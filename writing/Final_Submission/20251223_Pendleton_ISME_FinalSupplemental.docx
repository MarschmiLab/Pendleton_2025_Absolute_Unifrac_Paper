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72A61" w14:textId="77777777" w:rsidR="009F47C7" w:rsidRPr="00FE5A7D" w:rsidRDefault="00000000" w:rsidP="00147DD2">
      <w:pPr>
        <w:rPr>
          <w:b/>
          <w:bCs/>
          <w:sz w:val="36"/>
          <w:szCs w:val="36"/>
        </w:rPr>
      </w:pPr>
      <w:bookmarkStart w:id="0" w:name="supporting-information"/>
      <w:r w:rsidRPr="00FE5A7D">
        <w:rPr>
          <w:b/>
          <w:bCs/>
          <w:sz w:val="36"/>
          <w:szCs w:val="36"/>
        </w:rPr>
        <w:t>Supporting Information</w:t>
      </w:r>
    </w:p>
    <w:p w14:paraId="5891BE8D" w14:textId="77777777" w:rsidR="009F47C7" w:rsidRPr="00FE5A7D" w:rsidRDefault="00000000" w:rsidP="00147DD2">
      <w:pPr>
        <w:rPr>
          <w:b/>
          <w:bCs/>
        </w:rPr>
      </w:pPr>
      <w:bookmarkStart w:id="1" w:name="X61920d043a979f98ebd741c77f7cdf38bae6db9"/>
      <w:r w:rsidRPr="00FE5A7D">
        <w:rPr>
          <w:b/>
          <w:bCs/>
        </w:rPr>
        <w:t xml:space="preserve">Interpreting </w:t>
      </w:r>
      <w:proofErr w:type="spellStart"/>
      <w:r w:rsidRPr="00FE5A7D">
        <w:rPr>
          <w:b/>
          <w:bCs/>
        </w:rPr>
        <w:t>UniFrac</w:t>
      </w:r>
      <w:proofErr w:type="spellEnd"/>
      <w:r w:rsidRPr="00FE5A7D">
        <w:rPr>
          <w:b/>
          <w:bCs/>
        </w:rPr>
        <w:t xml:space="preserve"> with Absolute Abundance: A Conceptual and Practical Guide</w:t>
      </w:r>
    </w:p>
    <w:p w14:paraId="6A48160A" w14:textId="77777777" w:rsidR="009F47C7" w:rsidRPr="00147DD2" w:rsidRDefault="00000000" w:rsidP="00147DD2">
      <w:r w:rsidRPr="00147DD2">
        <w:t>Augustus Pendleton</w:t>
      </w:r>
      <w:r w:rsidRPr="00147DD2">
        <w:rPr>
          <w:vertAlign w:val="superscript"/>
        </w:rPr>
        <w:t>1</w:t>
      </w:r>
      <w:r w:rsidRPr="00147DD2">
        <w:t>* &amp; Marian L. Schmidt</w:t>
      </w:r>
      <w:r w:rsidRPr="00147DD2">
        <w:rPr>
          <w:vertAlign w:val="superscript"/>
        </w:rPr>
        <w:t>1</w:t>
      </w:r>
      <w:r w:rsidRPr="00147DD2">
        <w:t>*</w:t>
      </w:r>
    </w:p>
    <w:p w14:paraId="6A827045" w14:textId="77777777" w:rsidR="009F47C7" w:rsidRPr="00147DD2" w:rsidRDefault="00000000" w:rsidP="00147DD2">
      <w:r w:rsidRPr="00147DD2">
        <w:rPr>
          <w:vertAlign w:val="superscript"/>
        </w:rPr>
        <w:t>1</w:t>
      </w:r>
      <w:r w:rsidRPr="00147DD2">
        <w:t>Department of Microbiology, Cornell University, 123 Wing Dr, Ithaca, NY 14850, USA</w:t>
      </w:r>
    </w:p>
    <w:p w14:paraId="291A03D3" w14:textId="5A6031CA" w:rsidR="009F47C7" w:rsidRPr="00147DD2" w:rsidRDefault="00000000" w:rsidP="00147DD2">
      <w:r w:rsidRPr="00193BB9">
        <w:rPr>
          <w:b/>
          <w:bCs/>
          <w:rPrChange w:id="2" w:author="Marian Louise Schmidt" w:date="2025-12-23T14:04:00Z" w16du:dateUtc="2025-12-23T19:04:00Z">
            <w:rPr/>
          </w:rPrChange>
        </w:rPr>
        <w:t>Corresponding Authors:</w:t>
      </w:r>
      <w:r w:rsidRPr="00147DD2">
        <w:t xml:space="preserve"> Augustus Pendleton: </w:t>
      </w:r>
      <w:r w:rsidRPr="00FE5A7D">
        <w:t>arp277@cornell.edu</w:t>
      </w:r>
      <w:r w:rsidRPr="00147DD2">
        <w:t xml:space="preserve">; Marian L. Schmidt: </w:t>
      </w:r>
      <w:r w:rsidRPr="00FE5A7D">
        <w:t>marschmi@cornell.edu</w:t>
      </w:r>
    </w:p>
    <w:p w14:paraId="661179AF" w14:textId="77777777" w:rsidR="009F47C7" w:rsidRPr="00147DD2" w:rsidRDefault="00000000" w:rsidP="00147DD2">
      <w:r w:rsidRPr="00147DD2">
        <w:br w:type="page"/>
      </w:r>
    </w:p>
    <w:p w14:paraId="765A2C07" w14:textId="77777777" w:rsidR="0018719C" w:rsidRDefault="0018719C">
      <w:pPr>
        <w:rPr>
          <w:b/>
          <w:bCs/>
        </w:rPr>
      </w:pPr>
      <w:bookmarkStart w:id="3" w:name="supplemental-figures"/>
      <w:bookmarkEnd w:id="1"/>
      <w:r w:rsidRPr="0018719C">
        <w:rPr>
          <w:b/>
          <w:bCs/>
        </w:rPr>
        <w:lastRenderedPageBreak/>
        <w:t>Supporting Methods</w:t>
      </w:r>
    </w:p>
    <w:p w14:paraId="09F2BB2C" w14:textId="16D33BC1" w:rsidR="00776077" w:rsidRPr="00776077" w:rsidRDefault="00776077">
      <w:pPr>
        <w:rPr>
          <w:i/>
          <w:iCs/>
        </w:rPr>
      </w:pPr>
      <w:r>
        <w:rPr>
          <w:i/>
          <w:iCs/>
        </w:rPr>
        <w:t>ASV Generation and Phylogenetic Tree Construction</w:t>
      </w:r>
    </w:p>
    <w:p w14:paraId="4F335009" w14:textId="6232A337" w:rsidR="008D3DD3" w:rsidRPr="007C375A" w:rsidRDefault="00280F5F">
      <w:r w:rsidRPr="007C375A">
        <w:tab/>
        <w:t xml:space="preserve">Sequencing data and identifying metadata were downloaded from the Sequence Read Archive (SRA), from </w:t>
      </w:r>
      <w:proofErr w:type="spellStart"/>
      <w:r w:rsidRPr="007C375A">
        <w:t>BioProject</w:t>
      </w:r>
      <w:proofErr w:type="spellEnd"/>
      <w:r w:rsidRPr="007C375A">
        <w:t xml:space="preserve"> IDs </w:t>
      </w:r>
      <w:r w:rsidR="007C375A" w:rsidRPr="007C375A">
        <w:t>PRJNA815056,  </w:t>
      </w:r>
      <w:hyperlink r:id="rId8" w:history="1">
        <w:r w:rsidR="007C375A" w:rsidRPr="007C375A">
          <w:rPr>
            <w:rStyle w:val="Hyperlink"/>
            <w:color w:val="000000" w:themeColor="text1"/>
          </w:rPr>
          <w:t>PRJNA575097</w:t>
        </w:r>
      </w:hyperlink>
      <w:r w:rsidR="007C375A" w:rsidRPr="007C375A">
        <w:rPr>
          <w:color w:val="000000" w:themeColor="text1"/>
        </w:rPr>
        <w:t>, PRJNA1212049</w:t>
      </w:r>
      <w:r w:rsidR="00171171">
        <w:rPr>
          <w:color w:val="000000" w:themeColor="text1"/>
        </w:rPr>
        <w:t xml:space="preserve">, and </w:t>
      </w:r>
      <w:r w:rsidR="00171171" w:rsidRPr="00171171">
        <w:rPr>
          <w:color w:val="000000" w:themeColor="text1"/>
        </w:rPr>
        <w:t>PRJNA302180</w:t>
      </w:r>
      <w:r w:rsidR="00D4082A">
        <w:rPr>
          <w:color w:val="000000" w:themeColor="text1"/>
        </w:rPr>
        <w:t xml:space="preserve"> </w:t>
      </w:r>
      <w:r w:rsidR="00D4082A">
        <w:rPr>
          <w:color w:val="000000" w:themeColor="text1"/>
        </w:rPr>
        <w:fldChar w:fldCharType="begin"/>
      </w:r>
      <w:r w:rsidR="00D4082A">
        <w:rPr>
          <w:color w:val="000000" w:themeColor="text1"/>
        </w:rPr>
        <w:instrText xml:space="preserve"> ADDIN ZOTERO_ITEM CSL_CITATION {"citationID":"OQU99J3O","properties":{"formattedCitation":"[1\\uc0\\u8211{}4]","plainCitation":"[1–4]","noteIndex":0},"citationItems":[{"id":2082,"uris":["http://zotero.org/groups/5077571/items/7DSKNWDW"],"itemData":{"id":2082,"type":"article-journal","abstract":"High-throughput sequencing has become a critical tool for studying microbiomes by measuring relative microbiome profiling, although this typically overlooks the absolute abundance of microbiomes. Consequently, pathological, physiological, and ecological roles of microbial communities may be represented inaccurately. To address this, we estimated absolute abundances of soil microbiomes by combining amplicon sequencing with quantitative PCR. We collected soil samples (0–30 cm) at three sampling times (pre-planting, flowering, and maturity) from peanut plots subject to a long-term conventional rotation (peanut-cotton-cotton, CR) or sod-based rotation (bahiagrass-bahiagrass-peanut-cotton, SBR). Rotation and sampling time were important in shaping microbial communities. Relative to CR, SBR had greater microbial diversity, greater community stability, complexity and stability of bacterial-fungal networks, and greater richness and abundance of keystone taxa, which may make soil microbiomes more resilient to environmental changes among sampling times. SBR also showed significantly greater concentrations of total C and N, NO3−-N, resin-extractable P, Mg, Zn, Fe, and Cu, and greater potential N mineralization rates and C:N ratios, indicating that SBR’s higher rotational diversity affected soil health in the topsoil. There were more significant relationships between soil nutrients and microbial community composition as well as keystone taxa under SBR, indicating that higher rotational diversity intensified ecological connections among soil, microbes, and crops. Our results suggest that a more complex and stable microbial network with greater richness and abundance of keystone taxa (primarily bacterial communities) had critical impacts on nutrient cycling and plant health and fitness under SBR, which are the main factors contributing to crop productivity.","container-title":"Biology and Fertility of Soils","DOI":"10.1007/s00374-022-01675-4","ISSN":"1432-0789","issue":"8","journalAbbreviation":"Biol Fertil Soils","language":"en","page":"883-901","source":"Springer Link","title":"Absolute microbiome profiling highlights the links among microbial stability, soil health, and crop productivity under long-term sod-based rotation","volume":"58","author":[{"family":"Zhang","given":"Kaile"},{"family":"Maltais-Landry","given":"Gabriel"},{"family":"James","given":"Michael"},{"family":"Mendez","given":"Valerie"},{"family":"Wright","given":"David"},{"family":"George","given":"Sheeja"},{"family":"Liao","given":"Hui-Ling"}],"issued":{"date-parts":[["2022",11,1]]},"citation-key":"zhangAbsoluteMicrobiomeProfiling2022"}},{"id":2083,"uris":["http://zotero.org/groups/5077571/items/54TEARYZ"],"itemData":{"id":2083,"type":"article-journal","abstract":"Measuring the microbial diversity in natural and engineered environments is important for ecosystem characterization, ecosystem monitoring and hypothesis testing. Although the conventional assessment through single marker gene surveys has resulted in major advances, the complete procedure remains slow (i.e. weeks to months), labour-intensive and susceptible to multiple sources of laboratory and data processing bias. Growing interest, in highly resolved, temporal surveys of microbial diversity, necessitates rapid, inexpensive and robust analytical platforms that require limited computational effort. Here, we demonstrate that sensitive single-cell measurements of phenotypic attributes, obtained via flow cytometry, can provide fast (i.e. within minutes) first-line assessments of microbial diversity dynamics, without demanding extensive sample preparation and downstream data processing. We developed a data processing pipeline that fits bivariate kernel density functions to phenotypic parameter combinations of an entire microbial community and concatenates them to a single one-dimensional phenotypic fingerprint. By calculating established diversity metrics from such phenotypic fingerprints, we construct an alternative interpretation of the microbial diversity that incorporates distinct phenotypic traits underlying cell-to-cell heterogeneity (i.e. morphology and nucleic acid content). Based on a detailed longitudinal study of a highly dynamic microbial ecosystem, our approach delivered temporal alpha diversity profiles that strongly correlated with the reference diversity, as estimated by 16S rRNA amplicon sequencing. This strongly suggests that the distribution of a limited amount of phenotypic features within a microbial community already provides sufficient resolving power for the measurement of diversity dynamics at the species level. We present a fast, robust analysis method for monitoring the microbial biodiversity of natural and engineered ecosystems that correlates well with the conventional marker gene surveys. Our work has both applied and fundamental implications that stretch from ecosystem monitoring and studies on microbial community dynamics, to supervised sampling strategies. Furthermore, our approach offers perspectives for the development of online and in situ monitoring systems for microbial ecosystems.","container-title":"Methods in Ecology and Evolution","DOI":"10.1111/2041-210X.12607","ISSN":"2041-210X","issue":"11","language":"en","license":"© 2016 The Authors. Methods in Ecology and Evolution © 2016 British Ecological Society","note":"_eprint: https://besjournals.onlinelibrary.wiley.com/doi/pdf/10.1111/2041-210X.12607","page":"1376-1385","source":"Wiley Online Library","title":"Measuring the biodiversity of microbial communities by flow cytometry","volume":"7","author":[{"family":"Props","given":"Ruben"},{"family":"Monsieurs","given":"Pieter"},{"family":"Mysara","given":"Mohamed"},{"family":"Clement","given":"Lieven"},{"family":"Boon","given":"Nico"}],"issued":{"date-parts":[["2016"]]},"citation-key":"propsMeasuringBiodiversityMicrobial2016"}},{"id":2063,"uris":["http://zotero.org/groups/5077571/items/XECMGR9Y"],"itemData":{"id":2063,"type":"article","abstract":"The Laurentian Great Lakes hold 21% of the world’s surface freshwater and supply drinking water to nearly 40 million people. Here we provide the first evidence that winddriven upwelling fundamentally restructures microbial communities in Lake Ontario, with its effects extended and redistributed by an internal Kelvin wave propagating along the shoreline. While thermal stratification is known to organize microbial communities by depth and season, we show that this vertical structure arises from contrasting mechanisms: homogenizing selection in surface waters and dispersal limitation with drift in the hypolimnion. Kelvin wave-driven upwelling disrupts this scaffold, displacing rare taxa into the surface and creating novel coastal communities enriched in methane oxidation and sulfur metabolism genes—functional traits absent elsewhere in the lake. We observed a Kelvin wave lasting over two weeks and propagating eastward at </w:instrText>
      </w:r>
      <w:r w:rsidR="00D4082A">
        <w:rPr>
          <w:rFonts w:ascii="Cambria Math" w:hAnsi="Cambria Math" w:cs="Cambria Math"/>
          <w:color w:val="000000" w:themeColor="text1"/>
        </w:rPr>
        <w:instrText>∼</w:instrText>
      </w:r>
      <w:r w:rsidR="00D4082A">
        <w:rPr>
          <w:color w:val="000000" w:themeColor="text1"/>
        </w:rPr>
        <w:instrText xml:space="preserve">60 km day ¹. Given the </w:instrText>
      </w:r>
      <w:r w:rsidR="00D4082A">
        <w:rPr>
          <w:rFonts w:ascii="Cambria Math" w:hAnsi="Cambria Math" w:cs="Cambria Math"/>
          <w:color w:val="000000" w:themeColor="text1"/>
        </w:rPr>
        <w:instrText>∼</w:instrText>
      </w:r>
      <w:r w:rsidR="00D4082A">
        <w:rPr>
          <w:color w:val="000000" w:themeColor="text1"/>
        </w:rPr>
        <w:instrText xml:space="preserve">10–12 day recurrence of wind events (1), at any time, at least one segment of Lake Ontario’s coastline is typically experiencing upwelling—producing pulses frequent and sustained enough to remodel microbial communities on ecologically relevant timescales. Recurrent upwellings, sustained and redistributed by Kelvin waves, act as a biological disturbance that overrides stratification, mobilizes rare functional potential, and assembles novel coastal microbial communities. As climate change lengthens stratified periods and reshapes large-lake circulation, understanding how physical forcing governs microbial assembly is essential for forecasting the biogeochemical future of Earth’s great lakes—especially in shoreline zones where ecological shifts directly affect human communities.\nSignificance Statement The Laurentian Great Lakes hold 21% of the world’s surface freshwater and nearly 85% of North America’s—supplying drinking water to over 40 million people. Yet the microbial life that underpins their ecological function remains poorly understood. We show that wind-driven upwelling, followed by internal Kelvin waves that redistribute and sustain upwelling, acts as a recurring physical disturbance that overrides thermal stratification, redistributing rare microbes and assembling novel shoreline communities. These shifts bring unexpected functional changes, including enrichment of methane oxidation and sulfur metabolism genes, where people most interact with lake water. As climate change reshapes large lake circulation and intensifies thermal layering, understanding how microbial ecosystems respond is essential for forecasting transformations in water quality, ecosystem function, and biogeochemical resilience.","DOI":"10.1101/2025.01.17.633667","language":"en","license":"© 2025, Posted by Cold Spring Harbor Laboratory. This pre-print is available under a Creative Commons License (Attribution-NonCommercial-NoDerivs 4.0 International), CC BY-NC-ND 4.0, as described at http://creativecommons.org/licenses/by-nc-nd/4.0/","note":"ISSN: 2692-8205, 2692-8205\npage: 2025.01.17.633667\nsection: New Results","publisher":"bioRxiv","source":"bioRxiv","title":"Upwelling periodically disturbs the ecological assembly of microbial communities in the Laurentian Great Lakes","URL":"https://www.biorxiv.org/content/10.1101/2025.01.17.633667v2","author":[{"family":"Pendleton","given":"Augustus"},{"family":"Wells","given":"Mathew"},{"family":"Schmidt","given":"Marian L."}],"accessed":{"date-parts":[["2025",7,8]]},"issued":{"date-parts":[["2025",7,3]]},"citation-key":"pendletonUpwellingPeriodicallyDisturbs2025"}},{"id":2078,"uris":["http://zotero.org/groups/5077571/items/9FC6PKRB"],"itemData":{"id":2078,"type":"article-journal","abstract":"A fundamental goal in microbiome studies is determining which microbes affect host physiology. Standard methods for determining changes in microbial taxa measure relative, rather than absolute abundances. Moreover, studies often analyze only stool, despite microbial diversity differing substantially among gastrointestinal (GI) locations. Here, we develop a quantitative framework to measure absolute abundances of individual bacterial taxa by combining the precision of digital PCR with the high-throughput nature of 16S rRNA gene amplicon sequencing. In a murine ketogenic-diet study, we compare microbial loads in lumenal and mucosal samples along the GI tract. Quantitative measurements of absolute (but not relative) abundances reveal decreases in total microbial loads on the ketogenic diet and enable us to determine the differential effects of diet on each taxon in stool and small-intestine mucosa samples. This rigorous quantitative microbial analysis framework, appropriate for diverse GI locations enables mapping microbial biogeography of the mammalian GI tract and more accurate analyses of changes in microbial taxa in microbiome studies.","container-title":"Nature Communications","DOI":"10.1038/s41467-020-16224-6","ISSN":"2041-1723","issue":"1","journalAbbreviation":"Nat Commun","language":"en","license":"2020 The Author(s)","note":"publisher: Nature Publishing Group","page":"2590","source":"www.nature.com","title":"A quantitative sequencing framework for absolute abundance measurements of mucosal and lumenal microbial communities","volume":"11","author":[{"family":"Barlow","given":"Jacob T."},{"family":"Bogatyrev","given":"Said R."},{"family":"Ismagilov","given":"Rustem F."}],"issued":{"date-parts":[["2020",5,22]]},"citation-key":"barlowQuantitativeSequencingFramework2020"}}],"schema":"https://github.com/citation-style-language/schema/raw/master/csl-citation.json"} </w:instrText>
      </w:r>
      <w:r w:rsidR="00D4082A">
        <w:rPr>
          <w:color w:val="000000" w:themeColor="text1"/>
        </w:rPr>
        <w:fldChar w:fldCharType="separate"/>
      </w:r>
      <w:r w:rsidR="00D4082A" w:rsidRPr="00D4082A">
        <w:rPr>
          <w:rFonts w:cs="Times New Roman"/>
          <w:color w:val="000000"/>
        </w:rPr>
        <w:t>[1–4]</w:t>
      </w:r>
      <w:r w:rsidR="00D4082A">
        <w:rPr>
          <w:color w:val="000000" w:themeColor="text1"/>
        </w:rPr>
        <w:fldChar w:fldCharType="end"/>
      </w:r>
      <w:r w:rsidRPr="007C375A">
        <w:t xml:space="preserve">. </w:t>
      </w:r>
      <w:r w:rsidR="00484B8C" w:rsidRPr="007C375A">
        <w:t xml:space="preserve">Full details and code of the Pendleton et al. 2025 data analysis are included within that paper and associated </w:t>
      </w:r>
      <w:proofErr w:type="spellStart"/>
      <w:r w:rsidR="00484B8C" w:rsidRPr="007C375A">
        <w:t>Github</w:t>
      </w:r>
      <w:proofErr w:type="spellEnd"/>
      <w:r w:rsidR="00484B8C" w:rsidRPr="007C375A">
        <w:t xml:space="preserve"> repository and not shown here. </w:t>
      </w:r>
      <w:r w:rsidR="00F71C12" w:rsidRPr="007C375A">
        <w:t xml:space="preserve">Each dataset varied substantially in terms of which 16S region it targeted, sequencing strategy, and read quality, so ASV generation varied between them in terms of primer removal, filtering, and trimming (see code for </w:t>
      </w:r>
      <w:r w:rsidR="00776077" w:rsidRPr="007C375A">
        <w:t xml:space="preserve">full </w:t>
      </w:r>
      <w:r w:rsidR="00F71C12" w:rsidRPr="007C375A">
        <w:t>description of these steps). Post trimming, all ASVs were generated using the same methods within the standard DADA2 workflow</w:t>
      </w:r>
      <w:r w:rsidR="00D4082A">
        <w:t xml:space="preserve"> </w:t>
      </w:r>
      <w:r w:rsidR="00D4082A">
        <w:fldChar w:fldCharType="begin"/>
      </w:r>
      <w:r w:rsidR="00D4082A">
        <w:instrText xml:space="preserve"> ADDIN ZOTERO_ITEM CSL_CITATION {"citationID":"mmgpYBl3","properties":{"formattedCitation":"[5]","plainCitation":"[5]","noteIndex":0},"citationItems":[{"id":1197,"uris":["http://zotero.org/groups/5077571/items/SWK58L9N"],"itemData":{"id":1197,"type":"article-journal","abstract":"DADA2 is an open-source software package that denoises and removes sequencing errors from Illumina amplicon sequence data to distinguish microbial sample sequences differing by as little as a single nucleotide.","container-title":"Nature Methods","DOI":"10.1038/nmeth.3869","ISSN":"1548-7105","issue":"7","journalAbbreviation":"Nat Methods","language":"en","license":"2016 Springer Nature America, Inc.","note":"number: 7\npublisher: Nature Publishing Group","page":"581-583","source":"www.nature.com","title":"DADA2: High-resolution sample inference from Illumina amplicon data","title-short":"DADA2","volume":"13","author":[{"family":"Callahan","given":"Benjamin J."},{"family":"McMurdie","given":"Paul J."},{"family":"Rosen","given":"Michael J."},{"family":"Han","given":"Andrew W."},{"family":"Johnson","given":"Amy Jo A."},{"family":"Holmes","given":"Susan P."}],"issued":{"date-parts":[["2016",7]]},"citation-key":"callahanDADA2HighresolutionSample2016"}}],"schema":"https://github.com/citation-style-language/schema/raw/master/csl-citation.json"} </w:instrText>
      </w:r>
      <w:r w:rsidR="00D4082A">
        <w:fldChar w:fldCharType="separate"/>
      </w:r>
      <w:r w:rsidR="00D4082A">
        <w:rPr>
          <w:noProof/>
        </w:rPr>
        <w:t>[5]</w:t>
      </w:r>
      <w:r w:rsidR="00D4082A">
        <w:fldChar w:fldCharType="end"/>
      </w:r>
      <w:r w:rsidR="00F71C12" w:rsidRPr="007C375A">
        <w:t xml:space="preserve">. Chimaeras were removed, and ASVs were size selected (252/253 bp for V4 datasets, &gt;400bp for V3-V4 datasets). </w:t>
      </w:r>
      <w:r w:rsidR="00484B8C" w:rsidRPr="007C375A">
        <w:t>Taxonomy was assigned via the Silva v138.2 database, and used to remove mitochondrial and chloroplast sequences</w:t>
      </w:r>
      <w:r w:rsidR="00D4082A">
        <w:t xml:space="preserve"> </w:t>
      </w:r>
      <w:r w:rsidR="00D4082A">
        <w:fldChar w:fldCharType="begin"/>
      </w:r>
      <w:r w:rsidR="00D4082A">
        <w:instrText xml:space="preserve"> ADDIN ZOTERO_ITEM CSL_CITATION {"citationID":"K6XBrJVS","properties":{"formattedCitation":"[6]","plainCitation":"[6]","noteIndex":0},"citationItems":[{"id":1198,"uris":["http://zotero.org/groups/5077571/items/9XR48DJE"],"itemData":{"id":1198,"type":"article-journal","abstract":"SILVA (from Latin silva, forest, http://www.arb-silva.de) is a comprehensive web resource for up to date, quality-controlled databases of aligned ribosomal RNA (rRNA) gene sequences from the Bacteria, Archaea and Eukaryota domains and supplementary online services. The referred database release 111 (July 2012) contains 3 194 778 small subunit and 288 717 large subunit rRNA gene sequences. Since the initial description of the project, substantial new features have been introduced, including advanced quality control procedures, an improved rRNA gene aligner, online tools for probe and primer evaluation and optimized browsing, searching and downloading on the website. Furthermore, the extensively curated SILVA taxonomy and the new non-redundant SILVA datasets provide an ideal reference for high-throughput classification of data from next-generation sequencing approaches.","container-title":"Nucleic Acids Research","DOI":"10.1093/nar/gks1219","ISSN":"0305-1048","issue":"D1","journalAbbreviation":"Nucleic Acids Research","page":"D590-D596","source":"Silverchair","title":"The SILVA ribosomal RNA gene database project: improved data processing and web-based tools","title-short":"The SILVA ribosomal RNA gene database project","volume":"41","author":[{"family":"Quast","given":"Christian"},{"family":"Pruesse","given":"Elmar"},{"family":"Yilmaz","given":"Pelin"},{"family":"Gerken","given":"Jan"},{"family":"Schweer","given":"Timmy"},{"family":"Yarza","given":"Pablo"},{"family":"Peplies","given":"Jörg"},{"family":"Glöckner","given":"Frank Oliver"}],"issued":{"date-parts":[["2013",1,1]]},"citation-key":"quastSILVARibosomalRNA2013"}}],"schema":"https://github.com/citation-style-language/schema/raw/master/csl-citation.json"} </w:instrText>
      </w:r>
      <w:r w:rsidR="00D4082A">
        <w:fldChar w:fldCharType="separate"/>
      </w:r>
      <w:r w:rsidR="00D4082A">
        <w:rPr>
          <w:noProof/>
        </w:rPr>
        <w:t>[6]</w:t>
      </w:r>
      <w:r w:rsidR="00D4082A">
        <w:fldChar w:fldCharType="end"/>
      </w:r>
      <w:r w:rsidR="00484B8C" w:rsidRPr="007C375A">
        <w:t xml:space="preserve">. </w:t>
      </w:r>
      <w:r w:rsidR="00776077" w:rsidRPr="007C375A">
        <w:t xml:space="preserve">When sequencing positives or negatives were present, they were removed. </w:t>
      </w:r>
    </w:p>
    <w:p w14:paraId="0AF15798" w14:textId="1CAC068B" w:rsidR="00776077" w:rsidRDefault="00776077">
      <w:r>
        <w:tab/>
        <w:t xml:space="preserve">Phylogenetic trees were built using alignment via MAFFT followed by </w:t>
      </w:r>
      <w:proofErr w:type="spellStart"/>
      <w:r>
        <w:t>FastTree</w:t>
      </w:r>
      <w:proofErr w:type="spellEnd"/>
      <w:r>
        <w:t xml:space="preserve"> under a generalized time-reversible model</w:t>
      </w:r>
      <w:r w:rsidR="00D4082A">
        <w:t xml:space="preserve"> </w:t>
      </w:r>
      <w:r w:rsidR="00D4082A">
        <w:fldChar w:fldCharType="begin"/>
      </w:r>
      <w:r w:rsidR="00D4082A">
        <w:instrText xml:space="preserve"> ADDIN ZOTERO_ITEM CSL_CITATION {"citationID":"0nVrMbjm","properties":{"formattedCitation":"[7, 8]","plainCitation":"[7, 8]","noteIndex":0},"citationItems":[{"id":1424,"uris":["http://zotero.org/groups/5077571/items/C5UARIDQ"],"itemData":{"id":1424,"type":"article-journal","abstract":"We report a major update of the MAFFT multiple sequence alignment program. This version has several new features, including options for adding unaligned sequences into an existing alignment, adjustment of direction in nucleotide alignment, constrained alignment and parallel processing, which were implemented after the previous major update. This report shows actual examples to explain how these features work, alone and in combination. Some examples incorrectly aligned by MAFFT are also shown to clarify its limitations. We discuss how to avoid misalignments, and our ongoing efforts to overcome such limitations.","container-title":"Molecular Biology and Evolution","DOI":"10.1093/molbev/mst010","ISSN":"0737-4038","issue":"4","journalAbbreviation":"Molecular Biology and Evolution","page":"772-780","source":"Silverchair","title":"MAFFT Multiple Sequence Alignment Software Version 7: Improvements in Performance and Usability","title-short":"MAFFT Multiple Sequence Alignment Software Version 7","volume":"30","author":[{"family":"Katoh","given":"Kazutaka"},{"family":"Standley","given":"Daron M."}],"issued":{"date-parts":[["2013",4,1]]},"citation-key":"katohMAFFTMultipleSequence2013"}},{"id":1057,"uris":["http://zotero.org/groups/5077571/items/JQ35EGBG"],"itemData":{"id":1057,"type":"article-journal","abstract":"Background We recently described FastTree, a tool for inferring phylogenies for alignments with up to hundreds of thousands of sequences. Here, we describe improvements to FastTree that improve its accuracy without sacrificing scalability. Methodology/Principal Findings Where FastTree 1 used nearest-neighbor interchanges (NNIs) and the minimum-evolution criterion to improve the tree, FastTree 2 adds minimum-evolution subtree-pruning-regrafting (SPRs) and maximum-likelihood NNIs. FastTree 2 uses heuristics to restrict the search for better trees and estimates a rate of evolution for each site (the “CAT” approximation). Nevertheless, for both simulated and genuine alignments, FastTree 2 is slightly more accurate than a standard implementation of maximum-likelihood NNIs (PhyML 3 with default settings). Although FastTree 2 is not quite as accurate as methods that use maximum-likelihood SPRs, most of the splits that disagree are poorly supported, and for large alignments, FastTree 2 is 100–1,000 times faster. FastTree 2 inferred a topology and likelihood-based local support values for 237,882 distinct 16S ribosomal RNAs on a desktop computer in 22 hours and 5.8 gigabytes of memory. Conclusions/Significance FastTree 2 allows the inference of maximum-likelihood phylogenies for huge alignments. FastTree 2 is freely available at http://www.microbesonline.org/fasttree.","container-title":"PLOS ONE","DOI":"10.1371/journal.pone.0009490","ISSN":"1932-6203","issue":"3","journalAbbreviation":"PLOS ONE","language":"en","note":"publisher: Public Library of Science","page":"e9490","source":"PLoS Journals","title":"FastTree 2 – Approximately Maximum-Likelihood Trees for Large Alignments","volume":"5","author":[{"family":"Price","given":"Morgan N."},{"family":"Dehal","given":"Paramvir S."},{"family":"Arkin","given":"Adam P."}],"issued":{"date-parts":[["2010",3,10]]},"citation-key":"priceFastTreeApproximatelyMaximumLikelihood2010"}}],"schema":"https://github.com/citation-style-language/schema/raw/master/csl-citation.json"} </w:instrText>
      </w:r>
      <w:r w:rsidR="00D4082A">
        <w:fldChar w:fldCharType="separate"/>
      </w:r>
      <w:r w:rsidR="00D4082A">
        <w:rPr>
          <w:noProof/>
        </w:rPr>
        <w:t>[7, 8]</w:t>
      </w:r>
      <w:r w:rsidR="00D4082A">
        <w:fldChar w:fldCharType="end"/>
      </w:r>
      <w:r>
        <w:t xml:space="preserve">. Trees were visualized via </w:t>
      </w:r>
      <w:proofErr w:type="spellStart"/>
      <w:r>
        <w:t>ggtree</w:t>
      </w:r>
      <w:proofErr w:type="spellEnd"/>
      <w:r>
        <w:t xml:space="preserve"> in R, and anomalously long branches were removed</w:t>
      </w:r>
      <w:r w:rsidR="0059681F">
        <w:t xml:space="preserve"> using ape</w:t>
      </w:r>
      <w:r w:rsidR="00D4082A">
        <w:t xml:space="preserve"> </w:t>
      </w:r>
      <w:r w:rsidR="00D4082A">
        <w:fldChar w:fldCharType="begin"/>
      </w:r>
      <w:r w:rsidR="00D4082A">
        <w:instrText xml:space="preserve"> ADDIN ZOTERO_ITEM CSL_CITATION {"citationID":"2APf8mUw","properties":{"formattedCitation":"[9]","plainCitation":"[9]","noteIndex":0},"citationItems":[{"id":1311,"uris":["http://zotero.org/groups/5077571/items/WSWWL3L2"],"itemData":{"id":1311,"type":"report","genre":"manual","note":"Citation Key: R-ape","title":"ape: Analyses of phylogenetics and evolution","URL":"http://ape-package.ird.fr/","author":[{"family":"Paradis","given":"Emmanuel"},{"family":"Blomberg","given":"Simon"},{"family":"Bolker","given":"Ben"},{"family":"Brown","given":"Joseph"},{"family":"Claramunt","given":"Santiago"},{"family":"Claude","given":"Julien"},{"family":"Cuong","given":"Hoa Sien"},{"family":"Desper","given":"Richard"},{"family":"Didier","given":"Gilles"},{"family":"Durand","given":"Benoit"},{"family":"Dutheil","given":"Julien"},{"family":"Ewing","given":"RJ"},{"family":"Gascuel","given":"Olivier"},{"family":"Guillerme","given":"Thomas"},{"family":"Heibl","given":"Christoph"},{"family":"Ives","given":"Anthony"},{"family":"Jones","given":"Bradley"},{"family":"Krah","given":"Franz"},{"family":"Lawson","given":"Daniel"},{"family":"Lefort","given":"Vincent"},{"family":"Legendre","given":"Pierre"},{"family":"Lemon","given":"Jim"},{"family":"Louvel","given":"Guillaume"},{"family":"Marcon","given":"Eric"},{"family":"McCloskey","given":"Rosemary"},{"family":"Nylander","given":"Johan"},{"family":"Opgen-Rhein","given":"Rainer"},{"family":"Popescu","given":"Andrei-Alin"},{"family":"Royer-Carenzi","given":"Manuela"},{"family":"Schliep","given":"Klaus"},{"family":"Strimmer","given":"Korbinian"},{"family":"Vienne","given":"Damien","non-dropping-particle":"de"}],"issued":{"date-parts":[["2023"]]},"citation-key":"R-ape"}}],"schema":"https://github.com/citation-style-language/schema/raw/master/csl-citation.json"} </w:instrText>
      </w:r>
      <w:r w:rsidR="00D4082A">
        <w:fldChar w:fldCharType="separate"/>
      </w:r>
      <w:r w:rsidR="00D4082A">
        <w:rPr>
          <w:noProof/>
        </w:rPr>
        <w:t>[9]</w:t>
      </w:r>
      <w:r w:rsidR="00D4082A">
        <w:fldChar w:fldCharType="end"/>
      </w:r>
      <w:r>
        <w:t xml:space="preserve">. Trees, metadata, taxonomy, and ASV abundances (OTU tables) were organized and analyzed using </w:t>
      </w:r>
      <w:proofErr w:type="spellStart"/>
      <w:r>
        <w:t>phyloseq</w:t>
      </w:r>
      <w:proofErr w:type="spellEnd"/>
      <w:r w:rsidR="00D4082A">
        <w:t xml:space="preserve"> </w:t>
      </w:r>
      <w:r w:rsidR="00D4082A">
        <w:fldChar w:fldCharType="begin"/>
      </w:r>
      <w:r w:rsidR="00D4082A">
        <w:instrText xml:space="preserve"> ADDIN ZOTERO_ITEM CSL_CITATION {"citationID":"ivaR9j0M","properties":{"formattedCitation":"[10]","plainCitation":"[10]","noteIndex":0},"citationItems":[{"id":1053,"uris":["http://zotero.org/groups/5077571/items/CJUJ3ICL"],"itemData":{"id":1053,"type":"article-journal","container-title":"PLoS ONE","issue":"4","page":"e61217","title":"phyloseq: An R package for reproducible interactive analysis and graphics of microbiome census data","volume":"8","author":[{"family":"McMurdie","given":"Paul J."},{"family":"Holmes","given":"Susan"}],"issued":{"date-parts":[["2013"]]},"citation-key":"mcmurdiePhyloseqPackageReproducible2013"}}],"schema":"https://github.com/citation-style-language/schema/raw/master/csl-citation.json"} </w:instrText>
      </w:r>
      <w:r w:rsidR="00D4082A">
        <w:fldChar w:fldCharType="separate"/>
      </w:r>
      <w:r w:rsidR="00D4082A">
        <w:rPr>
          <w:noProof/>
        </w:rPr>
        <w:t>[10]</w:t>
      </w:r>
      <w:r w:rsidR="00D4082A">
        <w:fldChar w:fldCharType="end"/>
      </w:r>
      <w:r>
        <w:t xml:space="preserve">. </w:t>
      </w:r>
    </w:p>
    <w:p w14:paraId="6F084176" w14:textId="523918B5" w:rsidR="00776077" w:rsidRPr="00776077" w:rsidRDefault="00776077">
      <w:r>
        <w:rPr>
          <w:i/>
          <w:iCs/>
        </w:rPr>
        <w:t xml:space="preserve">Rarefaction and </w:t>
      </w:r>
      <m:oMath>
        <m:r>
          <w:rPr>
            <w:rFonts w:ascii="Cambria Math" w:hAnsi="Cambria Math"/>
          </w:rPr>
          <m:t>β</m:t>
        </m:r>
      </m:oMath>
      <w:r>
        <w:rPr>
          <w:rFonts w:eastAsiaTheme="minorEastAsia"/>
          <w:i/>
          <w:iCs/>
        </w:rPr>
        <w:t>-diversity</w:t>
      </w:r>
      <w:r>
        <w:tab/>
      </w:r>
    </w:p>
    <w:p w14:paraId="7051E45A" w14:textId="7CEAF5DE" w:rsidR="009147AC" w:rsidRDefault="00776077">
      <w:r>
        <w:rPr>
          <w:b/>
          <w:bCs/>
        </w:rPr>
        <w:tab/>
      </w:r>
      <w:r>
        <w:t xml:space="preserve">To generate rarefied ASV tables of equal sequencing depth, ASV abundance matrices were subsampled using a multivariate hypergeometric distribution via the </w:t>
      </w:r>
      <w:proofErr w:type="spellStart"/>
      <w:r>
        <w:t>rmvhyper</w:t>
      </w:r>
      <w:proofErr w:type="spellEnd"/>
      <w:r>
        <w:t xml:space="preserve"> function in the </w:t>
      </w:r>
      <w:proofErr w:type="spellStart"/>
      <w:r>
        <w:t>extraDistr</w:t>
      </w:r>
      <w:proofErr w:type="spellEnd"/>
      <w:r>
        <w:t xml:space="preserve"> package (see </w:t>
      </w:r>
      <w:proofErr w:type="spellStart"/>
      <w:r>
        <w:t>generate_rarefied_abs_tables.R</w:t>
      </w:r>
      <w:proofErr w:type="spellEnd"/>
      <w:r>
        <w:t>)</w:t>
      </w:r>
      <w:r w:rsidR="00D4082A">
        <w:t xml:space="preserve"> </w:t>
      </w:r>
      <w:r w:rsidR="003F4E19">
        <w:fldChar w:fldCharType="begin"/>
      </w:r>
      <w:r w:rsidR="003F4E19">
        <w:instrText xml:space="preserve"> ADDIN ZOTERO_ITEM CSL_CITATION {"citationID":"vyETP5at","properties":{"formattedCitation":"[11]","plainCitation":"[11]","noteIndex":0},"citationItems":[{"id":2098,"uris":["http://zotero.org/groups/5077571/items/XR2WIIP7"],"itemData":{"id":2098,"type":"report","genre":"manual","note":"DOI: 10.32614/CRAN.package.extraDistr","title":"extraDistr: Additional univariate and multivariate distributions","URL":"https://CRAN.R-project.org/package=extraDistr","author":[{"family":"Wolodzko","given":"Tymoteusz"}],"issued":{"date-parts":[["2023"]]},"citation-key":"wolodzkoExtraDistrAdditionalUnivariate2023"}}],"schema":"https://github.com/citation-style-language/schema/raw/master/csl-citation.json"} </w:instrText>
      </w:r>
      <w:r w:rsidR="003F4E19">
        <w:fldChar w:fldCharType="separate"/>
      </w:r>
      <w:r w:rsidR="003F4E19">
        <w:rPr>
          <w:noProof/>
        </w:rPr>
        <w:t>[11]</w:t>
      </w:r>
      <w:r w:rsidR="003F4E19">
        <w:fldChar w:fldCharType="end"/>
      </w:r>
      <w:r>
        <w:t xml:space="preserve">. Each ASV was then converted to relative abundances, and then to absolute abundances by multiplying the relative abundance by each samples cell count or 16S copy number. Bray-Curtis dissimilarities were calculated via the </w:t>
      </w:r>
      <w:proofErr w:type="spellStart"/>
      <w:r>
        <w:t>vegdist</w:t>
      </w:r>
      <w:proofErr w:type="spellEnd"/>
      <w:r>
        <w:t xml:space="preserve"> function in vegan</w:t>
      </w:r>
      <w:r w:rsidR="00D4082A">
        <w:t xml:space="preserve"> </w:t>
      </w:r>
      <w:r w:rsidR="00D4082A">
        <w:fldChar w:fldCharType="begin"/>
      </w:r>
      <w:r w:rsidR="003F4E19">
        <w:instrText xml:space="preserve"> ADDIN ZOTERO_ITEM CSL_CITATION {"citationID":"ss81dMZy","properties":{"formattedCitation":"[12]","plainCitation":"[12]","noteIndex":0},"citationItems":[{"id":1282,"uris":["http://zotero.org/groups/5077571/items/SDB7WLXE"],"itemData":{"id":1282,"type":"report","genre":"manual","note":"Citation Key: R-vegan","title":"vegan: Community ecology package","URL":"https://github.com/vegandevs/vegan","author":[{"family":"Oksanen","given":"Jari"},{"family":"Simpson","given":"Gavin L."},{"family":"Blanchet","given":"F. Guillaume"},{"family":"Kindt","given":"Roeland"},{"family":"Legendre","given":"Pierre"},{"family":"Minchin","given":"Peter R."},{"family":"O'Hara","given":"R.B."},{"family":"Solymos","given":"Peter"},{"family":"Stevens","given":"M. Henry H."},{"family":"Szoecs","given":"Eduard"},{"family":"Wagner","given":"Helene"},{"family":"Barbour","given":"Matt"},{"family":"Bedward","given":"Michael"},{"family":"Bolker","given":"Ben"},{"family":"Borcard","given":"Daniel"},{"family":"Carvalho","given":"Gustavo"},{"family":"Chirico","given":"Michael"},{"family":"De Caceres","given":"Miquel"},{"family":"Durand","given":"Sebastien"},{"family":"Evangelista","given":"Heloisa Beatriz Antoniazi"},{"family":"FitzJohn","given":"Rich"},{"family":"Friendly","given":"Michael"},{"family":"Furneaux","given":"Brendan"},{"family":"Hannigan","given":"Geoffrey"},{"family":"Hill","given":"Mark O."},{"family":"Lahti","given":"Leo"},{"family":"McGlinn","given":"Dan"},{"family":"Ouellette","given":"Marie-Helene"},{"family":"Ribeiro Cunha","given":"Eduardo"},{"family":"Smith","given":"Tyler"},{"family":"Stier","given":"Adrian"},{"family":"Ter Braak","given":"Cajo J.F."},{"family":"Weedon","given":"James"}],"issued":{"date-parts":[["2022"]]},"citation-key":"R-vegan"}}],"schema":"https://github.com/citation-style-language/schema/raw/master/csl-citation.json"} </w:instrText>
      </w:r>
      <w:r w:rsidR="00D4082A">
        <w:fldChar w:fldCharType="separate"/>
      </w:r>
      <w:r w:rsidR="003F4E19">
        <w:rPr>
          <w:noProof/>
        </w:rPr>
        <w:t>[12]</w:t>
      </w:r>
      <w:r w:rsidR="00D4082A">
        <w:fldChar w:fldCharType="end"/>
      </w:r>
      <w:r>
        <w:t xml:space="preserve">. </w:t>
      </w:r>
      <w:r w:rsidR="009147AC">
        <w:t xml:space="preserve">Unless otherwise noted, all </w:t>
      </w:r>
      <w:proofErr w:type="spellStart"/>
      <w:r w:rsidR="009147AC">
        <w:t>Unifrac</w:t>
      </w:r>
      <w:proofErr w:type="spellEnd"/>
      <w:r w:rsidR="009147AC">
        <w:t xml:space="preserve"> distances were calculated via the </w:t>
      </w:r>
      <w:proofErr w:type="spellStart"/>
      <w:r w:rsidR="009147AC">
        <w:t>GUnifrac</w:t>
      </w:r>
      <w:proofErr w:type="spellEnd"/>
      <w:r w:rsidR="009147AC">
        <w:t xml:space="preserve"> package</w:t>
      </w:r>
      <w:r w:rsidR="00D4082A">
        <w:t xml:space="preserve"> </w:t>
      </w:r>
      <w:r w:rsidR="00D4082A">
        <w:fldChar w:fldCharType="begin"/>
      </w:r>
      <w:r w:rsidR="003F4E19">
        <w:instrText xml:space="preserve"> ADDIN ZOTERO_ITEM CSL_CITATION {"citationID":"38rtX3fH","properties":{"formattedCitation":"[13]","plainCitation":"[13]","noteIndex":0},"citationItems":[{"id":2017,"uris":["http://zotero.org/groups/5077571/items/W4RRRQEL"],"itemData":{"id":2017,"type":"article-journal","abstract":"Motivation: The human microbiome plays an important role in human disease and health. Identification of factors that affect the microbiome composition can provide insights into disease mechanism as well as suggest ways to modulate the microbiome composition for therapeutical purposes. Distance-based statistical tests have been applied to test the association of microbiome composition with environmental or biological covariates. The unweighted and weighted UniFrac distances are the most widely used distance measures. However, these two measures assign too much weight either to rare lineages or to most abundant lineages, which can lead to loss of power when the important composition change occurs in moderately abundant lineages., Results: We develop generalized UniFrac distances that extend the weighted and unweighted UniFrac distances for detecting a much wider range of biologically relevant changes. We evaluate the use of generalized UniFrac distances in associating microbiome composition with environmental covariates using extensive Monte Carlo simulations. Our results show that tests using the unweighted and weighted UniFrac distances are less powerful in detecting abundance change in moderately abundant lineages. In contrast, the generalized UniFrac distance is most powerful in detecting such changes, yet it retains nearly all its power for detecting rare and highly abundant lineages. The generalized UniFrac distance also has an overall better power than the joint use of unweighted/weighted UniFrac distances. Application to two real microbiome datasets has demonstrated gains in power in testing the associations between human microbiome and diet intakes and habitual smoking., Availability:\nhttp://cran.r-project.org/web/packages/GUniFrac, Contact:\nhongzhe@upenn.edu, Supplementary information:\nSupplementary data are available at Bioinformatics online.","container-title":"Bioinformatics","DOI":"10.1093/bioinformatics/bts342","ISSN":"1367-4803","issue":"16","journalAbbreviation":"Bioinformatics","note":"PMID: 22711789\nPMCID: PMC3413390","page":"2106-2113","source":"PubMed Central","title":"Associating microbiome composition with environmental covariates using generalized UniFrac distances","volume":"28","author":[{"family":"Chen","given":"Jun"},{"family":"Bittinger","given":"Kyle"},{"family":"Charlson","given":"Emily S."},{"family":"Hoffmann","given":"Christian"},{"family":"Lewis","given":"James"},{"family":"Wu","given":"Gary D."},{"family":"Collman","given":"Ronald G."},{"family":"Bushman","given":"Frederic D."},{"family":"Li","given":"Hongzhe"}],"issued":{"date-parts":[["2012",8,15]]},"citation-key":"chenAssociatingMicrobiomeComposition2012"}}],"schema":"https://github.com/citation-style-language/schema/raw/master/csl-citation.json"} </w:instrText>
      </w:r>
      <w:r w:rsidR="00D4082A">
        <w:fldChar w:fldCharType="separate"/>
      </w:r>
      <w:r w:rsidR="003F4E19">
        <w:rPr>
          <w:noProof/>
        </w:rPr>
        <w:t>[13]</w:t>
      </w:r>
      <w:r w:rsidR="00D4082A">
        <w:fldChar w:fldCharType="end"/>
      </w:r>
      <w:r w:rsidR="009147AC">
        <w:t>. Final distance matrices were the average of all rarefied distance matrices. All samples within each dataset were used for contour plots in Figure 2.</w:t>
      </w:r>
    </w:p>
    <w:p w14:paraId="6AC2A365" w14:textId="5F4DC10D" w:rsidR="006E7F10" w:rsidRDefault="006E7F10">
      <w:r>
        <w:tab/>
      </w:r>
      <w:r w:rsidR="003207B7">
        <w:t xml:space="preserve">For the analysis of rarefaction itself (Fig. S4), datasets were rarefied to multiple sequencing depths (250, 500, 1000, 5000, 10,000 reads per sample), as well as the minimum sequencing depth observed in each dataset (ranging from 1,086 reads per sample in the cooling reactor dataset to 48,601 reads per sample in the soil dataset). In addition, a non-rarefied control from each dataset was generated as a control. Absolute abundance normalization and </w:t>
      </w:r>
      <w:r w:rsidR="003207B7">
        <w:rPr>
          <w:i/>
          <w:iCs/>
        </w:rPr>
        <w:t>GU</w:t>
      </w:r>
      <w:r w:rsidR="003207B7">
        <w:rPr>
          <w:i/>
          <w:iCs/>
          <w:vertAlign w:val="superscript"/>
        </w:rPr>
        <w:t>A</w:t>
      </w:r>
      <w:r w:rsidR="003207B7">
        <w:rPr>
          <w:i/>
          <w:iCs/>
        </w:rPr>
        <w:t xml:space="preserve"> </w:t>
      </w:r>
      <w:r w:rsidR="003207B7">
        <w:t>calculation were then performed as described above.</w:t>
      </w:r>
    </w:p>
    <w:p w14:paraId="69ACD6C9" w14:textId="5D0A6EF5" w:rsidR="009147AC" w:rsidRDefault="009147AC">
      <w:pPr>
        <w:rPr>
          <w:i/>
          <w:iCs/>
        </w:rPr>
      </w:pPr>
      <w:r>
        <w:t xml:space="preserve"> </w:t>
      </w:r>
      <w:r>
        <w:rPr>
          <w:i/>
          <w:iCs/>
        </w:rPr>
        <w:t>PERMANOVAs</w:t>
      </w:r>
      <w:ins w:id="4" w:author="Augustus Raymond Pendleton" w:date="2025-11-21T15:08:00Z" w16du:dateUtc="2025-11-21T20:08:00Z">
        <w:r w:rsidR="00871CDA">
          <w:rPr>
            <w:i/>
            <w:iCs/>
          </w:rPr>
          <w:t>,</w:t>
        </w:r>
      </w:ins>
      <w:r>
        <w:rPr>
          <w:i/>
          <w:iCs/>
        </w:rPr>
        <w:t xml:space="preserve"> Ordinations</w:t>
      </w:r>
      <w:r w:rsidR="00871CDA">
        <w:rPr>
          <w:i/>
          <w:iCs/>
        </w:rPr>
        <w:t>, and Mantel Tests</w:t>
      </w:r>
    </w:p>
    <w:p w14:paraId="7AD40E06" w14:textId="0DBAFDB5" w:rsidR="00A805AC" w:rsidRDefault="009147AC">
      <w:r>
        <w:tab/>
        <w:t>PERMANOVAs were conducted via the adonis2 function in vegan</w:t>
      </w:r>
      <w:r w:rsidR="00A805AC">
        <w:t xml:space="preserve"> (Fig. 3 and Fig. S2)</w:t>
      </w:r>
      <w:r>
        <w:t xml:space="preserve">. To limit confounding variables, not all samples were used in these analyses. From the cooling water dataset, just samples from Reactor cycle 1 were used. For the mouse gut, just stool samples were used. For the soil dataset, just mature samples were used. All PERMANOVAs were run with 1,000 iterations. </w:t>
      </w:r>
      <w:r w:rsidR="00A805AC">
        <w:t xml:space="preserve">These same, simplified datasets were used for Principal Coordinates Analysis in Fig S3. </w:t>
      </w:r>
      <w:r w:rsidR="00871CDA">
        <w:t>When estimating the correlation between distance matrices, we used the mantel function from the vegan package with 999 permutations.</w:t>
      </w:r>
    </w:p>
    <w:p w14:paraId="3CC8BAA8" w14:textId="77777777" w:rsidR="00871CDA" w:rsidRDefault="00871CDA"/>
    <w:p w14:paraId="65787655" w14:textId="77777777" w:rsidR="00A805AC" w:rsidRDefault="00A805AC">
      <w:pPr>
        <w:rPr>
          <w:i/>
          <w:iCs/>
        </w:rPr>
      </w:pPr>
      <w:r>
        <w:rPr>
          <w:i/>
          <w:iCs/>
        </w:rPr>
        <w:t>Timing Analysis</w:t>
      </w:r>
    </w:p>
    <w:p w14:paraId="31DB1F32" w14:textId="5F28CC8E" w:rsidR="006346B8" w:rsidRDefault="00A805AC">
      <w:r>
        <w:tab/>
        <w:t xml:space="preserve">To estimate computational time, we subsampled the soil dataset to </w:t>
      </w:r>
      <w:r w:rsidR="006346B8">
        <w:t xml:space="preserve">a </w:t>
      </w:r>
      <w:r>
        <w:t xml:space="preserve">set </w:t>
      </w:r>
      <w:r w:rsidR="007D6A7F">
        <w:t xml:space="preserve">number of ASVs, samples, and </w:t>
      </w:r>
      <m:oMath>
        <m:r>
          <w:rPr>
            <w:rFonts w:ascii="Cambria Math" w:hAnsi="Cambria Math"/>
          </w:rPr>
          <m:t>α</m:t>
        </m:r>
      </m:oMath>
      <w:r w:rsidR="007D6A7F">
        <w:t xml:space="preserve"> numbers. When testing ASV number, we used 10 samples and one </w:t>
      </w:r>
      <m:oMath>
        <m:r>
          <w:rPr>
            <w:rFonts w:ascii="Cambria Math" w:hAnsi="Cambria Math"/>
          </w:rPr>
          <m:t>α</m:t>
        </m:r>
      </m:oMath>
      <w:r>
        <w:t xml:space="preserve"> </w:t>
      </w:r>
      <w:r w:rsidR="007D6A7F">
        <w:t xml:space="preserve">value, when testing sample or </w:t>
      </w:r>
      <m:oMath>
        <m:r>
          <w:rPr>
            <w:rFonts w:ascii="Cambria Math" w:hAnsi="Cambria Math"/>
          </w:rPr>
          <m:t>α</m:t>
        </m:r>
      </m:oMath>
      <w:r w:rsidR="007D6A7F">
        <w:t xml:space="preserve"> values, ASVs were held constant at 2,000. Each case was replicated 20 times, and computation time was calculated via </w:t>
      </w:r>
      <w:r>
        <w:t>the microbenchmark function from the microbenchmark package</w:t>
      </w:r>
      <w:r w:rsidR="007D6A7F">
        <w:t>, with two replications each time</w:t>
      </w:r>
      <w:r w:rsidR="003F4E19">
        <w:t xml:space="preserve"> </w:t>
      </w:r>
      <w:r w:rsidR="003F4E19">
        <w:fldChar w:fldCharType="begin"/>
      </w:r>
      <w:r w:rsidR="003F4E19">
        <w:instrText xml:space="preserve"> ADDIN ZOTERO_ITEM CSL_CITATION {"citationID":"sH2ykVgN","properties":{"formattedCitation":"[14]","plainCitation":"[14]","noteIndex":0},"citationItems":[{"id":2095,"uris":["http://zotero.org/groups/5077571/items/26R7UUUY"],"itemData":{"id":2095,"type":"report","genre":"manual","title":"microbenchmark: Accurate timing functions","URL":"https://github.com/joshuaulrich/microbenchmark","author":[{"family":"Mersmann","given":"Olaf"}],"issued":{"date-parts":[["2024"]]},"citation-key":"mersmannMicrobenchmarkAccurateTiming2024"}}],"schema":"https://github.com/citation-style-language/schema/raw/master/csl-citation.json"} </w:instrText>
      </w:r>
      <w:r w:rsidR="003F4E19">
        <w:fldChar w:fldCharType="separate"/>
      </w:r>
      <w:r w:rsidR="003F4E19">
        <w:rPr>
          <w:noProof/>
        </w:rPr>
        <w:t>[14]</w:t>
      </w:r>
      <w:r w:rsidR="003F4E19">
        <w:fldChar w:fldCharType="end"/>
      </w:r>
      <w:r w:rsidR="007D6A7F">
        <w:t xml:space="preserve">. </w:t>
      </w:r>
    </w:p>
    <w:p w14:paraId="52399A2D" w14:textId="77777777" w:rsidR="006346B8" w:rsidRDefault="006346B8">
      <w:pPr>
        <w:rPr>
          <w:i/>
          <w:iCs/>
        </w:rPr>
      </w:pPr>
      <w:r>
        <w:rPr>
          <w:i/>
          <w:iCs/>
        </w:rPr>
        <w:t>Error Analysis</w:t>
      </w:r>
    </w:p>
    <w:p w14:paraId="1FB7B4CA" w14:textId="20B4C1AD" w:rsidR="00E06C19" w:rsidRDefault="006346B8">
      <w:r>
        <w:tab/>
        <w:t xml:space="preserve">To estimate the impact of random error on quantification methods, we used the mouse gut dataset, focusing only on the stool samples. These samples ranged in 16S copy number from </w:t>
      </w:r>
      <w:r w:rsidR="00754431">
        <w:t>10</w:t>
      </w:r>
      <w:r w:rsidR="00754431">
        <w:rPr>
          <w:vertAlign w:val="superscript"/>
        </w:rPr>
        <w:t>1</w:t>
      </w:r>
      <w:r w:rsidR="00171171">
        <w:rPr>
          <w:vertAlign w:val="superscript"/>
        </w:rPr>
        <w:t>1</w:t>
      </w:r>
      <w:r w:rsidR="00754431">
        <w:t>-10</w:t>
      </w:r>
      <w:r w:rsidR="00754431">
        <w:rPr>
          <w:vertAlign w:val="superscript"/>
        </w:rPr>
        <w:t>1</w:t>
      </w:r>
      <w:r w:rsidR="00171171">
        <w:rPr>
          <w:vertAlign w:val="superscript"/>
        </w:rPr>
        <w:t>2</w:t>
      </w:r>
      <w:r w:rsidR="00754431">
        <w:rPr>
          <w:vertAlign w:val="superscript"/>
        </w:rPr>
        <w:t xml:space="preserve"> </w:t>
      </w:r>
      <w:r w:rsidR="00754431">
        <w:t>copies/gram. We tested a range of potential error, from 1% up to 50%. For each error percentage, the amount of error was selected from a normal distribution with a mean of that error percent and a standard deviation 1/10</w:t>
      </w:r>
      <w:r w:rsidR="00754431" w:rsidRPr="00754431">
        <w:rPr>
          <w:vertAlign w:val="superscript"/>
        </w:rPr>
        <w:t>th</w:t>
      </w:r>
      <w:r w:rsidR="00754431">
        <w:t xml:space="preserve"> of that error percentage. This error was then randomly assigned a direction (by multiplying by a binomial distribution of -1 and 1</w:t>
      </w:r>
      <w:proofErr w:type="gramStart"/>
      <w:r w:rsidR="00754431">
        <w:t>), and</w:t>
      </w:r>
      <w:proofErr w:type="gramEnd"/>
      <w:r w:rsidR="00754431">
        <w:t xml:space="preserve"> multiplied by the copy number to create a deviation from the true value, which was added to the original value. For example, in the case of 50% error, we first drew a random selection of error values from a distribution with mean 0.5 and standard deviation of 0.05. These errors were then randomly assigned to be negative or positive, and multiplied by the original cell counts, plus the cell count itself. We repeated this fifty times. Across these fifty iterations, we first rarefied the ASV abundances to relative abundance and then normalized to absolute abundance using these error-added values. We then compared the absolute difference in </w:t>
      </w:r>
      <w:r w:rsidR="00754431" w:rsidRPr="0029000C">
        <w:rPr>
          <w:i/>
          <w:iCs/>
        </w:rPr>
        <w:t>GU</w:t>
      </w:r>
      <w:r w:rsidR="00754431" w:rsidRPr="0029000C">
        <w:rPr>
          <w:i/>
          <w:iCs/>
          <w:vertAlign w:val="superscript"/>
        </w:rPr>
        <w:t>A</w:t>
      </w:r>
      <w:r w:rsidR="00754431">
        <w:t xml:space="preserve"> or </w:t>
      </w:r>
      <w:r w:rsidR="00754431" w:rsidRPr="0029000C">
        <w:rPr>
          <w:i/>
          <w:iCs/>
        </w:rPr>
        <w:t>BC</w:t>
      </w:r>
      <w:r w:rsidR="00754431" w:rsidRPr="0029000C">
        <w:rPr>
          <w:i/>
          <w:iCs/>
          <w:vertAlign w:val="superscript"/>
        </w:rPr>
        <w:t>A</w:t>
      </w:r>
      <w:r w:rsidR="00754431" w:rsidRPr="0029000C">
        <w:rPr>
          <w:vertAlign w:val="superscript"/>
        </w:rPr>
        <w:t xml:space="preserve"> </w:t>
      </w:r>
      <w:r w:rsidR="00754431">
        <w:t xml:space="preserve">from these error-added datasets compared to the original data to produce Fig. 4C-D. </w:t>
      </w:r>
    </w:p>
    <w:p w14:paraId="05048427" w14:textId="51F28C67" w:rsidR="006E7F10" w:rsidRDefault="006E7F10">
      <w:pPr>
        <w:rPr>
          <w:i/>
          <w:iCs/>
        </w:rPr>
      </w:pPr>
      <w:r>
        <w:rPr>
          <w:i/>
          <w:iCs/>
        </w:rPr>
        <w:t>Copy Number Normalization</w:t>
      </w:r>
    </w:p>
    <w:p w14:paraId="40AF3B50" w14:textId="2D8E6028" w:rsidR="006E7F10" w:rsidRPr="006E7F10" w:rsidRDefault="006E7F10">
      <w:pPr>
        <w:rPr>
          <w:ins w:id="5" w:author="Augustus Raymond Pendleton" w:date="2025-11-21T15:02:00Z" w16du:dateUtc="2025-11-21T20:02:00Z"/>
        </w:rPr>
      </w:pPr>
      <w:r>
        <w:tab/>
      </w:r>
      <w:r w:rsidR="00871CDA">
        <w:t xml:space="preserve">We used </w:t>
      </w:r>
      <w:r>
        <w:t>PICRUSt2 (v2.6, with the updated PICRUSt2-SC database)</w:t>
      </w:r>
      <w:r w:rsidR="00871CDA">
        <w:t xml:space="preserve"> </w:t>
      </w:r>
      <w:r>
        <w:t xml:space="preserve">to normalize ASV abundances for each dataset, using the default settings (NSTI = 2) in the </w:t>
      </w:r>
      <w:r w:rsidRPr="006E7F10">
        <w:t xml:space="preserve">picrust2_pipeline.py </w:t>
      </w:r>
      <w:r>
        <w:t xml:space="preserve"> function</w:t>
      </w:r>
      <w:r w:rsidR="00FE44D6">
        <w:t xml:space="preserve"> </w:t>
      </w:r>
      <w:r w:rsidR="00FE44D6">
        <w:fldChar w:fldCharType="begin"/>
      </w:r>
      <w:r w:rsidR="00B60C77">
        <w:instrText xml:space="preserve"> ADDIN ZOTERO_ITEM CSL_CITATION {"citationID":"2zYR3EVt","properties":{"formattedCitation":"[15]","plainCitation":"[15]","noteIndex":0},"citationItems":[{"id":2039,"uris":["http://zotero.org/groups/5077571/items/UIGMPRVP"],"itemData":{"id":2039,"type":"article-journal","abstract":"PICRUSt2 is a bioinformatic tool that predicts microbial functions in amplicon sequencing data using a database of annotated reference genomes. We have constructed an updated database for PICRUSt2 that has substantially increased the number of bacterial (19,493 to 26,868) and archaeal (406 to 1,002) genomes as well as the number of functional annotations present. The previous PICRUSt2 database relied on many timely and computationally intensive manual processes that made it difficult to update. We constructed a new streamlined process to allow regular upgrades to the PICRUSt2 database on an ongoing basis, and used this process to create a new database, PICRUSt2-SC (Sugar-Coated). Additionally, we have shown that this updated database contains genomes that more closely match study sequences from a range of different environments. The genomes contained in the database therefore better represent these environments and this leads to an improvement in the predicted functional annotations obtained from PICRUSt2.PICRUSt2 source code is freely available at https://github.com/picrust/picrust2 and at https://anaconda.org/bioconda/picrust2. The latest version of PICRUSt2 at the time of writing is also archived: https://doi.org/10.5281/zenodo.15119781. The PICRUSt2-SC database comes pre-installed with PICRUSt2 from version 2.6.0 onwards. Step-by-step instructions for making the updated database are at https://github.com/picrust/picrust2/wiki/Updating-the-PICRUSt2-database. All code used for the analyses and figures in this manuscript is at https://github.com/R-Wright-1/PICRUSt2-SC_application_note and https://doi.org/10.5281/zenodo.15119770.","container-title":"Bioinformatics","DOI":"10.1093/bioinformatics/btaf269","ISSN":"1367-4811","issue":"5","journalAbbreviation":"Bioinformatics","page":"btaf269","source":"Silverchair","title":"PICRUSt2-SC: an update to the reference database used for functional prediction within PICRUSt2","title-short":"PICRUSt2-SC","volume":"41","author":[{"family":"Wright","given":"Robyn J"},{"family":"Langille","given":"Morgan G I"}],"issued":{"date-parts":[["2025",5,1]]},"citation-key":"wrightPICRUSt2SCUpdateReference2025"}}],"schema":"https://github.com/citation-style-language/schema/raw/master/csl-citation.json"} </w:instrText>
      </w:r>
      <w:r w:rsidR="00FE44D6">
        <w:fldChar w:fldCharType="separate"/>
      </w:r>
      <w:r w:rsidR="00B60C77">
        <w:rPr>
          <w:noProof/>
        </w:rPr>
        <w:t>[15]</w:t>
      </w:r>
      <w:r w:rsidR="00FE44D6">
        <w:fldChar w:fldCharType="end"/>
      </w:r>
      <w:r>
        <w:t>. These normalized ASV tables (in /</w:t>
      </w:r>
      <w:proofErr w:type="spellStart"/>
      <w:r>
        <w:t>EC_metagenome_out</w:t>
      </w:r>
      <w:proofErr w:type="spellEnd"/>
      <w:r>
        <w:t xml:space="preserve">/seqtab_norm.tsv.gz) were then used to calculate </w:t>
      </w:r>
      <w:bookmarkStart w:id="6" w:name="_Hlk214629917"/>
      <w:r w:rsidRPr="0029000C">
        <w:rPr>
          <w:i/>
          <w:iCs/>
        </w:rPr>
        <w:t>GU</w:t>
      </w:r>
      <w:r w:rsidRPr="0029000C">
        <w:rPr>
          <w:i/>
          <w:iCs/>
          <w:vertAlign w:val="superscript"/>
        </w:rPr>
        <w:t>A</w:t>
      </w:r>
      <w:bookmarkEnd w:id="6"/>
      <w:r>
        <w:rPr>
          <w:i/>
          <w:iCs/>
          <w:vertAlign w:val="superscript"/>
        </w:rPr>
        <w:t xml:space="preserve"> </w:t>
      </w:r>
      <w:r>
        <w:t xml:space="preserve">using our standard pipeline, including rarefaction to the minimum sequencing depth (across 10 iterations), normalization by absolute abundance, and averaging </w:t>
      </w:r>
      <w:r w:rsidR="001833A1">
        <w:t xml:space="preserve">of </w:t>
      </w:r>
      <w:r w:rsidRPr="0029000C">
        <w:rPr>
          <w:i/>
          <w:iCs/>
        </w:rPr>
        <w:t>GU</w:t>
      </w:r>
      <w:r w:rsidRPr="0029000C">
        <w:rPr>
          <w:i/>
          <w:iCs/>
          <w:vertAlign w:val="superscript"/>
        </w:rPr>
        <w:t>A</w:t>
      </w:r>
      <w:r>
        <w:rPr>
          <w:i/>
          <w:iCs/>
          <w:vertAlign w:val="superscript"/>
        </w:rPr>
        <w:t xml:space="preserve"> </w:t>
      </w:r>
      <w:r>
        <w:t xml:space="preserve">across iterations. The predicted </w:t>
      </w:r>
      <w:r w:rsidR="003207B7">
        <w:t xml:space="preserve">16S rRNA gene </w:t>
      </w:r>
      <w:r>
        <w:t>copy number of each ASV (for Fig. S6) was accessed from combined_marker_predicted_and_nsti.tsv.gz.</w:t>
      </w:r>
    </w:p>
    <w:p w14:paraId="3E5011BB" w14:textId="7B28301B" w:rsidR="00E06C19" w:rsidRDefault="00E06C19">
      <w:pPr>
        <w:rPr>
          <w:i/>
          <w:iCs/>
        </w:rPr>
      </w:pPr>
      <w:r>
        <w:rPr>
          <w:i/>
          <w:iCs/>
        </w:rPr>
        <w:t>Other Coding Packages</w:t>
      </w:r>
    </w:p>
    <w:p w14:paraId="24508101" w14:textId="51295C13" w:rsidR="0018719C" w:rsidRDefault="00E06C19">
      <w:pPr>
        <w:rPr>
          <w:b/>
          <w:bCs/>
        </w:rPr>
      </w:pPr>
      <w:r>
        <w:tab/>
        <w:t xml:space="preserve">Other packages used for general coding </w:t>
      </w:r>
      <w:r w:rsidR="0059681F">
        <w:t xml:space="preserve">and visualization include </w:t>
      </w:r>
      <w:proofErr w:type="spellStart"/>
      <w:r w:rsidR="0059681F">
        <w:t>tidyverse</w:t>
      </w:r>
      <w:proofErr w:type="spellEnd"/>
      <w:r w:rsidR="0059681F">
        <w:t xml:space="preserve">, purr, patchwork, </w:t>
      </w:r>
      <w:proofErr w:type="spellStart"/>
      <w:r w:rsidR="0059681F">
        <w:t>NatParksPalette</w:t>
      </w:r>
      <w:proofErr w:type="spellEnd"/>
      <w:r w:rsidR="0059681F">
        <w:t xml:space="preserve">, broom, </w:t>
      </w:r>
      <w:proofErr w:type="spellStart"/>
      <w:r w:rsidR="0059681F">
        <w:t>corrr</w:t>
      </w:r>
      <w:proofErr w:type="spellEnd"/>
      <w:r w:rsidR="0059681F">
        <w:t xml:space="preserve">, </w:t>
      </w:r>
      <w:proofErr w:type="spellStart"/>
      <w:r w:rsidR="0059681F">
        <w:t>ggpubr</w:t>
      </w:r>
      <w:proofErr w:type="spellEnd"/>
      <w:r w:rsidR="0059681F">
        <w:t xml:space="preserve">, </w:t>
      </w:r>
      <w:proofErr w:type="spellStart"/>
      <w:r w:rsidR="001833A1">
        <w:t>biomformat</w:t>
      </w:r>
      <w:proofErr w:type="spellEnd"/>
      <w:r w:rsidR="001833A1">
        <w:t xml:space="preserve">, </w:t>
      </w:r>
      <w:r w:rsidR="0059681F">
        <w:t xml:space="preserve">and </w:t>
      </w:r>
      <w:proofErr w:type="spellStart"/>
      <w:r w:rsidR="0059681F">
        <w:t>renv</w:t>
      </w:r>
      <w:proofErr w:type="spellEnd"/>
      <w:r w:rsidR="0059681F">
        <w:t xml:space="preserve">. All packages and version numbers are listed in Table S1. </w:t>
      </w:r>
      <w:r w:rsidR="0018719C">
        <w:rPr>
          <w:b/>
          <w:bCs/>
        </w:rPr>
        <w:br w:type="page"/>
      </w:r>
    </w:p>
    <w:p w14:paraId="47762C14" w14:textId="3A2E7BCF" w:rsidR="009F47C7" w:rsidRPr="0018719C" w:rsidRDefault="00000000" w:rsidP="00147DD2">
      <w:pPr>
        <w:rPr>
          <w:b/>
          <w:bCs/>
        </w:rPr>
      </w:pPr>
      <w:r w:rsidRPr="0018719C">
        <w:rPr>
          <w:b/>
          <w:bCs/>
        </w:rPr>
        <w:lastRenderedPageBreak/>
        <w:t>Supplemental Figures</w:t>
      </w:r>
    </w:p>
    <w:p w14:paraId="1B85DEA0" w14:textId="77777777" w:rsidR="009F47C7" w:rsidRPr="00147DD2" w:rsidRDefault="00000000" w:rsidP="00147DD2">
      <w:r w:rsidRPr="00147DD2">
        <w:rPr>
          <w:noProof/>
        </w:rPr>
        <w:drawing>
          <wp:inline distT="0" distB="0" distL="0" distR="0" wp14:anchorId="2D4B22A2" wp14:editId="367C6F61">
            <wp:extent cx="3660658" cy="1883847"/>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figures/Figure_S1.png"/>
                    <pic:cNvPicPr>
                      <a:picLocks noChangeAspect="1" noChangeArrowheads="1"/>
                    </pic:cNvPicPr>
                  </pic:nvPicPr>
                  <pic:blipFill>
                    <a:blip r:embed="rId9"/>
                    <a:stretch>
                      <a:fillRect/>
                    </a:stretch>
                  </pic:blipFill>
                  <pic:spPr bwMode="auto">
                    <a:xfrm>
                      <a:off x="0" y="0"/>
                      <a:ext cx="3660658" cy="1883847"/>
                    </a:xfrm>
                    <a:prstGeom prst="rect">
                      <a:avLst/>
                    </a:prstGeom>
                    <a:noFill/>
                    <a:ln w="9525">
                      <a:noFill/>
                      <a:headEnd/>
                      <a:tailEnd/>
                    </a:ln>
                  </pic:spPr>
                </pic:pic>
              </a:graphicData>
            </a:graphic>
          </wp:inline>
        </w:drawing>
      </w:r>
    </w:p>
    <w:p w14:paraId="79BA4E0E" w14:textId="77777777" w:rsidR="009F47C7" w:rsidRPr="00147DD2" w:rsidRDefault="00000000" w:rsidP="00147DD2">
      <w:r w:rsidRPr="00147DD2">
        <w:rPr>
          <w:i/>
          <w:iCs/>
        </w:rPr>
        <w:t>Figure S1.</w:t>
      </w:r>
      <w:r w:rsidRPr="00147DD2">
        <w:t xml:space="preserve"> </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Pr="00147DD2">
        <w:t xml:space="preserve"> is always less than </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A</m:t>
            </m:r>
          </m:sup>
        </m:sSup>
      </m:oMath>
      <w:r w:rsidRPr="00147DD2">
        <w:t xml:space="preserve"> when branch lengths are fully symmetrical. (A) Symmetrical tree used for simulations as opposed to non-symmetrical tree in Fig. 1A. (B) Distribution of differences between </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A</m:t>
            </m:r>
          </m:sup>
        </m:sSup>
      </m:oMath>
      <w:r w:rsidRPr="00147DD2">
        <w:t xml:space="preserve"> and </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Pr="00147DD2">
        <w:t xml:space="preserve">. As the differences are never negative, </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Pr="00147DD2">
        <w:t xml:space="preserve"> is always less than or equal to </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A</m:t>
            </m:r>
          </m:sup>
        </m:sSup>
      </m:oMath>
      <w:r w:rsidRPr="00147DD2">
        <w:t>.</w:t>
      </w:r>
    </w:p>
    <w:p w14:paraId="7B51562F" w14:textId="77777777" w:rsidR="009F47C7" w:rsidRPr="00147DD2" w:rsidRDefault="00000000" w:rsidP="00147DD2">
      <w:r w:rsidRPr="00147DD2">
        <w:br w:type="page"/>
      </w:r>
    </w:p>
    <w:p w14:paraId="7A6446E0" w14:textId="77777777" w:rsidR="009F47C7" w:rsidRPr="00147DD2" w:rsidRDefault="00000000" w:rsidP="00147DD2">
      <w:r w:rsidRPr="00147DD2">
        <w:rPr>
          <w:noProof/>
        </w:rPr>
        <w:lastRenderedPageBreak/>
        <w:drawing>
          <wp:inline distT="0" distB="0" distL="0" distR="0" wp14:anchorId="5EC99D80" wp14:editId="170AD92A">
            <wp:extent cx="5914966" cy="2480730"/>
            <wp:effectExtent l="0" t="0" r="3810" b="0"/>
            <wp:docPr id="27" name="Picture"/>
            <wp:cNvGraphicFramePr/>
            <a:graphic xmlns:a="http://schemas.openxmlformats.org/drawingml/2006/main">
              <a:graphicData uri="http://schemas.openxmlformats.org/drawingml/2006/picture">
                <pic:pic xmlns:pic="http://schemas.openxmlformats.org/drawingml/2006/picture">
                  <pic:nvPicPr>
                    <pic:cNvPr id="27" name="Picture"/>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5914966" cy="2480730"/>
                    </a:xfrm>
                    <a:prstGeom prst="rect">
                      <a:avLst/>
                    </a:prstGeom>
                    <a:noFill/>
                    <a:ln w="9525">
                      <a:noFill/>
                      <a:headEnd/>
                      <a:tailEnd/>
                    </a:ln>
                  </pic:spPr>
                </pic:pic>
              </a:graphicData>
            </a:graphic>
          </wp:inline>
        </w:drawing>
      </w:r>
    </w:p>
    <w:p w14:paraId="14701721" w14:textId="7878A10C" w:rsidR="00FE5A7D" w:rsidRDefault="00000000">
      <w:r w:rsidRPr="00147DD2">
        <w:rPr>
          <w:i/>
          <w:iCs/>
        </w:rPr>
        <w:t>Figure S2.</w:t>
      </w:r>
      <w:r w:rsidR="00FE5A7D">
        <w:rPr>
          <w:i/>
          <w:iCs/>
        </w:rPr>
        <w:t xml:space="preserve"> Additional PERMANOVA results when using GU</w:t>
      </w:r>
      <w:r w:rsidR="00FE5A7D">
        <w:rPr>
          <w:i/>
          <w:iCs/>
          <w:vertAlign w:val="superscript"/>
        </w:rPr>
        <w:t>A</w:t>
      </w:r>
      <w:r w:rsidR="00FE5A7D">
        <w:rPr>
          <w:i/>
          <w:iCs/>
        </w:rPr>
        <w:t xml:space="preserve"> across a range of </w:t>
      </w:r>
      <m:oMath>
        <m:r>
          <w:rPr>
            <w:rFonts w:ascii="Cambria Math" w:hAnsi="Cambria Math"/>
          </w:rPr>
          <m:t>α</m:t>
        </m:r>
      </m:oMath>
      <w:r w:rsidR="00FE5A7D">
        <w:rPr>
          <w:i/>
          <w:iCs/>
        </w:rPr>
        <w:t xml:space="preserve"> values</w:t>
      </w:r>
      <w:r w:rsidRPr="00147DD2">
        <w:rPr>
          <w:i/>
          <w:iCs/>
        </w:rPr>
        <w:t>.</w:t>
      </w:r>
      <w:r w:rsidRPr="00147DD2">
        <w:t xml:space="preserve"> </w:t>
      </w:r>
      <w:r w:rsidR="00FE5A7D">
        <w:t>P</w:t>
      </w:r>
      <w:r w:rsidR="0007412E">
        <w:t>ERMANOVA</w:t>
      </w:r>
      <w:r w:rsidR="00FE5A7D">
        <w:t xml:space="preserve">s were run testing the significance of two-three category groups from each dataset (provided in italics beneath data names). Results indicate </w:t>
      </w:r>
      <w:r w:rsidR="00FE5A7D">
        <w:rPr>
          <w:i/>
          <w:iCs/>
        </w:rPr>
        <w:t xml:space="preserve">pseudo-F </w:t>
      </w:r>
      <w:r w:rsidR="00FE5A7D">
        <w:t xml:space="preserve">statistics and </w:t>
      </w:r>
      <w:r w:rsidR="00FE5A7D">
        <w:rPr>
          <w:i/>
          <w:iCs/>
        </w:rPr>
        <w:t>p-</w:t>
      </w:r>
      <w:r w:rsidR="00FE5A7D">
        <w:t xml:space="preserve">values after 1,000 iterations. </w:t>
      </w:r>
      <w:r w:rsidR="00140A51">
        <w:t>I</w:t>
      </w:r>
      <w:r w:rsidR="00140A51" w:rsidRPr="00140A51">
        <w:t>n the cooling reactor, only samples from Reactor cycle 1 were used; in the mouse gut, only stool samples were used, and in the soil, only mature samples were used.</w:t>
      </w:r>
      <w:r w:rsidR="009147AC">
        <w:t xml:space="preserve"> </w:t>
      </w:r>
      <w:r w:rsidR="00FE5A7D">
        <w:t xml:space="preserve">Note the y-axes for </w:t>
      </w:r>
      <w:r w:rsidR="00FE5A7D">
        <w:rPr>
          <w:i/>
          <w:iCs/>
        </w:rPr>
        <w:t>pseudo-F</w:t>
      </w:r>
      <w:r w:rsidR="00FE5A7D">
        <w:t xml:space="preserve"> plots are variable between datasets, and y-axes for the </w:t>
      </w:r>
      <w:r w:rsidR="00FE5A7D">
        <w:rPr>
          <w:i/>
          <w:iCs/>
        </w:rPr>
        <w:t>p</w:t>
      </w:r>
      <w:r w:rsidR="00FE5A7D">
        <w:t xml:space="preserve">-value plots are log-scaled. </w:t>
      </w:r>
    </w:p>
    <w:p w14:paraId="51B99FFD" w14:textId="3BE6E841" w:rsidR="00054B18" w:rsidRDefault="00FE5A7D" w:rsidP="00054B18">
      <w:pPr>
        <w:rPr>
          <w:rFonts w:eastAsiaTheme="minorEastAsia"/>
        </w:rPr>
      </w:pPr>
      <w:r>
        <w:rPr>
          <w:noProof/>
        </w:rPr>
        <w:lastRenderedPageBreak/>
        <w:drawing>
          <wp:anchor distT="0" distB="0" distL="114300" distR="114300" simplePos="0" relativeHeight="251658240" behindDoc="0" locked="0" layoutInCell="1" allowOverlap="1" wp14:anchorId="3B1E693B" wp14:editId="410A74D0">
            <wp:simplePos x="0" y="0"/>
            <wp:positionH relativeFrom="margin">
              <wp:posOffset>3810</wp:posOffset>
            </wp:positionH>
            <wp:positionV relativeFrom="margin">
              <wp:posOffset>0</wp:posOffset>
            </wp:positionV>
            <wp:extent cx="5934710" cy="7138035"/>
            <wp:effectExtent l="0" t="0" r="0" b="0"/>
            <wp:wrapSquare wrapText="bothSides"/>
            <wp:docPr id="13861411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141154"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34710" cy="7138035"/>
                    </a:xfrm>
                    <a:prstGeom prst="rect">
                      <a:avLst/>
                    </a:prstGeom>
                  </pic:spPr>
                </pic:pic>
              </a:graphicData>
            </a:graphic>
            <wp14:sizeRelH relativeFrom="page">
              <wp14:pctWidth>0</wp14:pctWidth>
            </wp14:sizeRelH>
            <wp14:sizeRelV relativeFrom="page">
              <wp14:pctHeight>0</wp14:pctHeight>
            </wp14:sizeRelV>
          </wp:anchor>
        </w:drawing>
      </w:r>
      <w:r>
        <w:rPr>
          <w:i/>
          <w:iCs/>
        </w:rPr>
        <w:t xml:space="preserve">Figure S3. Principal Coordinate </w:t>
      </w:r>
      <w:r w:rsidR="00054B18">
        <w:rPr>
          <w:i/>
          <w:iCs/>
        </w:rPr>
        <w:t>Analysis o</w:t>
      </w:r>
      <w:r>
        <w:rPr>
          <w:i/>
          <w:iCs/>
        </w:rPr>
        <w:t>rdinations of each dataset using U</w:t>
      </w:r>
      <w:r>
        <w:rPr>
          <w:i/>
          <w:iCs/>
          <w:vertAlign w:val="superscript"/>
        </w:rPr>
        <w:t>R</w:t>
      </w:r>
      <w:r>
        <w:rPr>
          <w:i/>
          <w:iCs/>
        </w:rPr>
        <w:t xml:space="preserve"> and U</w:t>
      </w:r>
      <w:r>
        <w:rPr>
          <w:i/>
          <w:iCs/>
          <w:vertAlign w:val="superscript"/>
        </w:rPr>
        <w:t>A</w:t>
      </w:r>
      <w:r>
        <w:rPr>
          <w:i/>
          <w:iCs/>
        </w:rPr>
        <w:t xml:space="preserve">. </w:t>
      </w:r>
      <w:r>
        <w:t xml:space="preserve">Points are colored using the same categorical variable tested in the PERMANOVAs of Fig. </w:t>
      </w:r>
      <w:r w:rsidR="00054B18">
        <w:t xml:space="preserve">2 and Fig. S2 (for additional details on experimental design, see </w:t>
      </w:r>
      <w:r w:rsidR="00054B18">
        <w:fldChar w:fldCharType="begin"/>
      </w:r>
      <w:r w:rsidR="00B60C77">
        <w:instrText xml:space="preserve"> ADDIN ZOTERO_ITEM CSL_CITATION {"citationID":"P0GMp9p8","properties":{"formattedCitation":"[1, 3, 4, 16]","plainCitation":"[1, 3, 4, 16]","noteIndex":0},"citationItems":[{"id":1451,"uris":["http://zotero.org/groups/5077571/items/JAZBIWBQ"],"itemData":{"id":1451,"type":"article-journal","abstract":"High-throughput amplicon sequencing has become a well-established approach for microbial community profiling. Correlating shifts in the relative abundances of bacterial taxa with environmental gradients is the goal of many microbiome surveys. As the abundances generated by this technology are semi-quantitative by definition, the observed dynamics may not accurately reflect those of the actual taxon densities. We combined the sequencing approach (16S rRNA gene) with robust single-cell enumeration technologies (flow cytometry) to quantify the absolute taxon abundances. A detailed longitudinal analysis of the absolute abundances resulted in distinct abundance profiles that were less ambiguous and expressed in units that can be directly compared across studies. We further provide evidence that the enrichment of taxa (increase in relative abundance) does not necessarily relate to the outgrowth of taxa (increase in absolute abundance). Our results highlight that both relative and absolute abundances should be considered for a comprehensive biological interpretation of microbiome surveys.","container-title":"The ISME Journal","DOI":"10.1038/ismej.2016.117","ISSN":"1751-7370","issue":"2","journalAbbreviation":"ISME J","language":"en","license":"2017 International Society for Microbial Ecology","note":"publisher: Nature Publishing Group","page":"584-587","source":"www.nature.com","title":"Absolute quantification of microbial taxon abundances","volume":"11","author":[{"family":"Props","given":"Ruben"},{"family":"Kerckhof","given":"Frederiek-Maarten"},{"family":"Rubbens","given":"Peter"},{"family":"De Vrieze","given":"Jo"},{"family":"Hernandez Sanabria","given":"Emma"},{"family":"Waegeman","given":"Willem"},{"family":"Monsieurs","given":"Pieter"},{"family":"Hammes","given":"Frederik"},{"family":"Boon","given":"Nico"}],"issued":{"date-parts":[["2017",2]]},"citation-key":"propsAbsoluteQuantificationMicrobial2017"}},{"id":2078,"uris":["http://zotero.org/groups/5077571/items/9FC6PKRB"],"itemData":{"id":2078,"type":"article-journal","abstract":"A fundamental goal in microbiome studies is determining which microbes affect host physiology. Standard methods for determining changes in microbial taxa measure relative, rather than absolute abundances. Moreover, studies often analyze only stool, despite microbial diversity differing substantially among gastrointestinal (GI) locations. Here, we develop a quantitative framework to measure absolute abundances of individual bacterial taxa by combining the precision of digital PCR with the high-throughput nature of 16S rRNA gene amplicon sequencing. In a murine ketogenic-diet study, we compare microbial loads in lumenal and mucosal samples along the GI tract. Quantitative measurements of absolute (but not relative) abundances reveal decreases in total microbial loads on the ketogenic diet and enable us to determine the differential effects of diet on each taxon in stool and small-intestine mucosa samples. This rigorous quantitative microbial analysis framework, appropriate for diverse GI locations enables mapping microbial biogeography of the mammalian GI tract and more accurate analyses of changes in microbial taxa in microbiome studies.","container-title":"Nature Communications","DOI":"10.1038/s41467-020-16224-6","ISSN":"2041-1723","issue":"1","journalAbbreviation":"Nat Commun","language":"en","license":"2020 The Author(s)","note":"publisher: Nature Publishing Group","page":"2590","source":"www.nature.com","title":"A quantitative sequencing framework for absolute abundance measurements of mucosal and lumenal microbial communities","volume":"11","author":[{"family":"Barlow","given":"Jacob T."},{"family":"Bogatyrev","given":"Said R."},{"family":"Ismagilov","given":"Rustem F."}],"issued":{"date-parts":[["2020",5,22]]},"citation-key":"barlowQuantitativeSequencingFramework2020"}},{"id":2063,"uris":["http://zotero.org/groups/5077571/items/XECMGR9Y"],"itemData":{"id":2063,"type":"article","abstract":"The Laurentian Great Lakes hold 21% of the world’s surface freshwater and supply drinking water to nearly 40 million people. Here we provide the first evidence that winddriven upwelling fundamentally restructures microbial communities in Lake Ontario, with its effects extended and redistributed by an internal Kelvin wave propagating along the shoreline. While thermal stratification is known to organize microbial communities by depth and season, we show that this vertical structure arises from contrasting mechanisms: homogenizing selection in surface waters and dispersal limitation with drift in the hypolimnion. Kelvin wave-driven upwelling disrupts this scaffold, displacing rare taxa into the surface and creating novel coastal communities enriched in methane oxidation and sulfur metabolism genes—functional traits absent elsewhere in the lake. We observed a Kelvin wave lasting over two weeks and propagating eastward at </w:instrText>
      </w:r>
      <w:r w:rsidR="00B60C77">
        <w:rPr>
          <w:rFonts w:ascii="Cambria Math" w:hAnsi="Cambria Math" w:cs="Cambria Math"/>
        </w:rPr>
        <w:instrText>∼</w:instrText>
      </w:r>
      <w:r w:rsidR="00B60C77">
        <w:instrText xml:space="preserve">60 km day ¹. Given the </w:instrText>
      </w:r>
      <w:r w:rsidR="00B60C77">
        <w:rPr>
          <w:rFonts w:ascii="Cambria Math" w:hAnsi="Cambria Math" w:cs="Cambria Math"/>
        </w:rPr>
        <w:instrText>∼</w:instrText>
      </w:r>
      <w:r w:rsidR="00B60C77">
        <w:instrText xml:space="preserve">10–12 day recurrence of wind events (1), at any time, at least one segment of Lake Ontario’s coastline is typically experiencing upwelling—producing pulses frequent and sustained enough to remodel microbial communities on ecologically relevant timescales. Recurrent upwellings, sustained and redistributed by Kelvin waves, act as a biological disturbance that overrides stratification, mobilizes rare functional potential, and assembles novel coastal microbial communities. As climate change lengthens stratified periods and reshapes large-lake circulation, understanding how physical forcing governs microbial assembly is essential for forecasting the biogeochemical future of Earth’s great lakes—especially in shoreline zones where ecological shifts directly affect human communities.\nSignificance Statement The Laurentian Great Lakes hold 21% of the world’s surface freshwater and nearly 85% of North America’s—supplying drinking water to over 40 million people. Yet the microbial life that underpins their ecological function remains poorly understood. We show that wind-driven upwelling, followed by internal Kelvin waves that redistribute and sustain upwelling, acts as a recurring physical disturbance that overrides thermal stratification, redistributing rare microbes and assembling novel shoreline communities. These shifts bring unexpected functional changes, including enrichment of methane oxidation and sulfur metabolism genes, where people most interact with lake water. As climate change reshapes large lake circulation and intensifies thermal layering, understanding how microbial ecosystems respond is essential for forecasting transformations in water quality, ecosystem function, and biogeochemical resilience.","DOI":"10.1101/2025.01.17.633667","language":"en","license":"© 2025, Posted by Cold Spring Harbor Laboratory. This pre-print is available under a Creative Commons License (Attribution-NonCommercial-NoDerivs 4.0 International), CC BY-NC-ND 4.0, as described at http://creativecommons.org/licenses/by-nc-nd/4.0/","note":"ISSN: 2692-8205, 2692-8205\npage: 2025.01.17.633667\nsection: New Results","publisher":"bioRxiv","source":"bioRxiv","title":"Upwelling periodically disturbs the ecological assembly of microbial communities in the Laurentian Great Lakes","URL":"https://www.biorxiv.org/content/10.1101/2025.01.17.633667v2","author":[{"family":"Pendleton","given":"Augustus"},{"family":"Wells","given":"Mathew"},{"family":"Schmidt","given":"Marian L."}],"accessed":{"date-parts":[["2025",7,8]]},"issued":{"date-parts":[["2025",7,3]]},"citation-key":"pendletonUpwellingPeriodicallyDisturbs2025"}},{"id":2082,"uris":["http://zotero.org/groups/5077571/items/7DSKNWDW"],"itemData":{"id":2082,"type":"article-journal","abstract":"High-throughput sequencing has become a critical tool for studying microbiomes by measuring relative microbiome profiling, although this typically overlooks the absolute abundance of microbiomes. Consequently, pathological, physiological, and ecological roles of microbial communities may be represented inaccurately. To address this, we estimated absolute abundances of soil microbiomes by combining amplicon sequencing with quantitative PCR. We collected soil samples (0–30 cm) at three sampling times (pre-planting, flowering, and maturity) from peanut plots subject to a long-term conventional rotation (peanut-cotton-cotton, CR) or sod-based rotation (bahiagrass-bahiagrass-peanut-cotton, SBR). Rotation and sampling time were important in shaping microbial communities. Relative to CR, SBR had greater microbial diversity, greater community stability, complexity and stability of bacterial-fungal networks, and greater richness and abundance of keystone taxa, which may make soil microbiomes more resilient to environmental changes among sampling times. SBR also showed significantly greater concentrations of total C and N, NO3−-N, resin-extractable P, Mg, Zn, Fe, and Cu, and greater potential N mineralization rates and C:N ratios, indicating that SBR’s higher rotational diversity affected soil health in the topsoil. There were more significant relationships between soil nutrients and microbial community composition as well as keystone taxa under SBR, indicating that higher rotational diversity intensified ecological connections among soil, microbes, and crops. Our results suggest that a more complex and stable microbial network with greater richness and abundance of keystone taxa (primarily bacterial communities) had critical impacts on nutrient cycling and plant health and fitness under SBR, which are the main factors contributing to crop productivity.","container-title":"Biology and Fertility of Soils","DOI":"10.1007/s00374-022-01675-4","ISSN":"1432-0789","issue":"8","journalAbbreviation":"Biol Fertil Soils","language":"en","page":"883-901","source":"Springer Link","title":"Absolute microbiome profiling highlights the links among microbial stability, soil health, and crop productivity under long-term sod-based rotation","volume":"58","author":[{"family":"Zhang","given":"Kaile"},{"family":"Maltais-Landry","given":"Gabriel"},{"family":"James","given":"Michael"},{"family":"Mendez","given":"Valerie"},{"family":"Wright","given":"David"},{"family":"George","given":"Sheeja"},{"family":"Liao","given":"Hui-Ling"}],"issued":{"date-parts":[["2022",11,1]]},"citation-key":"zhangAbsoluteMicrobiomeProfiling2022"}}],"schema":"https://github.com/citation-style-language/schema/raw/master/csl-citation.json"} </w:instrText>
      </w:r>
      <w:r w:rsidR="00054B18">
        <w:fldChar w:fldCharType="separate"/>
      </w:r>
      <w:r w:rsidR="00B60C77">
        <w:rPr>
          <w:rFonts w:cs="Times New Roman"/>
        </w:rPr>
        <w:t>[1, 3, 4, 16]</w:t>
      </w:r>
      <w:r w:rsidR="00054B18">
        <w:fldChar w:fldCharType="end"/>
      </w:r>
      <w:r w:rsidR="00054B18">
        <w:t xml:space="preserve">). Both </w:t>
      </w:r>
      <w:r w:rsidR="00054B18">
        <w:rPr>
          <w:i/>
          <w:iCs/>
        </w:rPr>
        <w:t>U</w:t>
      </w:r>
      <w:r w:rsidR="00054B18">
        <w:rPr>
          <w:i/>
          <w:iCs/>
          <w:vertAlign w:val="superscript"/>
        </w:rPr>
        <w:t>R</w:t>
      </w:r>
      <w:r w:rsidR="00054B18">
        <w:rPr>
          <w:i/>
          <w:iCs/>
        </w:rPr>
        <w:t xml:space="preserve"> </w:t>
      </w:r>
      <w:r w:rsidR="00054B18">
        <w:t xml:space="preserve">and </w:t>
      </w:r>
      <w:r w:rsidR="00054B18">
        <w:rPr>
          <w:i/>
          <w:iCs/>
        </w:rPr>
        <w:t>U</w:t>
      </w:r>
      <w:r w:rsidR="00054B18">
        <w:rPr>
          <w:i/>
          <w:iCs/>
          <w:vertAlign w:val="superscript"/>
        </w:rPr>
        <w:t>A</w:t>
      </w:r>
      <w:r w:rsidR="00054B18">
        <w:t xml:space="preserve"> were calculated at an </w:t>
      </w:r>
      <m:oMath>
        <m:r>
          <w:rPr>
            <w:rFonts w:ascii="Cambria Math" w:hAnsi="Cambria Math"/>
          </w:rPr>
          <m:t>α</m:t>
        </m:r>
      </m:oMath>
      <w:r w:rsidR="00054B18">
        <w:rPr>
          <w:rFonts w:eastAsiaTheme="minorEastAsia"/>
        </w:rPr>
        <w:t xml:space="preserve"> = 1.</w:t>
      </w:r>
    </w:p>
    <w:p w14:paraId="564C15F4" w14:textId="120B3660" w:rsidR="007C3321" w:rsidRDefault="007C3321">
      <w:r>
        <w:br w:type="page"/>
      </w:r>
    </w:p>
    <w:p w14:paraId="2D10A382" w14:textId="77777777" w:rsidR="004928FB" w:rsidRDefault="004928FB">
      <w:r>
        <w:rPr>
          <w:noProof/>
        </w:rPr>
        <w:lastRenderedPageBreak/>
        <w:drawing>
          <wp:inline distT="0" distB="0" distL="0" distR="0" wp14:anchorId="0B32F19B" wp14:editId="612D044D">
            <wp:extent cx="5588000" cy="5930900"/>
            <wp:effectExtent l="0" t="0" r="0" b="0"/>
            <wp:docPr id="640669000" name="Picture 1" descr="A group of graphs showing different types of so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669000" name="Picture 1" descr="A group of graphs showing different types of soil&#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88000" cy="5930900"/>
                    </a:xfrm>
                    <a:prstGeom prst="rect">
                      <a:avLst/>
                    </a:prstGeom>
                  </pic:spPr>
                </pic:pic>
              </a:graphicData>
            </a:graphic>
          </wp:inline>
        </w:drawing>
      </w:r>
    </w:p>
    <w:p w14:paraId="75E392F5" w14:textId="77777777" w:rsidR="003207B7" w:rsidRDefault="003207B7" w:rsidP="003207B7">
      <w:r>
        <w:rPr>
          <w:i/>
          <w:iCs/>
        </w:rPr>
        <w:t>Figure S4. Effect of rarefaction on GU</w:t>
      </w:r>
      <w:r>
        <w:rPr>
          <w:i/>
          <w:iCs/>
          <w:vertAlign w:val="superscript"/>
        </w:rPr>
        <w:t>A</w:t>
      </w:r>
      <w:r>
        <w:rPr>
          <w:i/>
          <w:iCs/>
        </w:rPr>
        <w:t>.</w:t>
      </w:r>
      <w:r>
        <w:t xml:space="preserve"> </w:t>
      </w:r>
      <w:r>
        <w:rPr>
          <w:i/>
          <w:iCs/>
        </w:rPr>
        <w:t>GU</w:t>
      </w:r>
      <w:r>
        <w:rPr>
          <w:i/>
          <w:iCs/>
          <w:vertAlign w:val="superscript"/>
        </w:rPr>
        <w:t>A</w:t>
      </w:r>
      <w:r>
        <w:rPr>
          <w:i/>
          <w:iCs/>
        </w:rPr>
        <w:t xml:space="preserve"> </w:t>
      </w:r>
      <w:r>
        <w:t xml:space="preserve">was calculated across </w:t>
      </w:r>
      <m:oMath>
        <m:r>
          <w:rPr>
            <w:rFonts w:ascii="Cambria Math" w:hAnsi="Cambria Math"/>
          </w:rPr>
          <m:t>α</m:t>
        </m:r>
      </m:oMath>
      <w:r>
        <w:t xml:space="preserve"> values from 0 up to 1 at multiple rarefaction depths. Depths ranged from 250 reads/sample, up to minimum sequencing depth for each dataset (1,086 reads/sample in the cooling reactor, up to 48,601 reads/sample in the soil dataset). Mantel tests were then used to calculate the correlation between the rarefied </w:t>
      </w:r>
      <w:r>
        <w:rPr>
          <w:i/>
          <w:iCs/>
        </w:rPr>
        <w:t>GU</w:t>
      </w:r>
      <w:r>
        <w:rPr>
          <w:i/>
          <w:iCs/>
          <w:vertAlign w:val="superscript"/>
        </w:rPr>
        <w:t>A</w:t>
      </w:r>
      <w:r>
        <w:t xml:space="preserve"> distance matrices compared to </w:t>
      </w:r>
      <w:r>
        <w:rPr>
          <w:i/>
          <w:iCs/>
        </w:rPr>
        <w:t>GU</w:t>
      </w:r>
      <w:r>
        <w:rPr>
          <w:i/>
          <w:iCs/>
          <w:vertAlign w:val="superscript"/>
        </w:rPr>
        <w:t>A</w:t>
      </w:r>
      <w:r>
        <w:t xml:space="preserve"> calculated on the non-rarefied control. Each rarefaction depth was calculated across 10 iterations.</w:t>
      </w:r>
    </w:p>
    <w:p w14:paraId="59D5E773" w14:textId="7826C7F4" w:rsidR="004928FB" w:rsidRDefault="004928FB">
      <w:r>
        <w:br w:type="page"/>
      </w:r>
    </w:p>
    <w:p w14:paraId="62D1ED55" w14:textId="77777777" w:rsidR="004928FB" w:rsidRPr="00171171" w:rsidRDefault="004928FB">
      <w:pPr>
        <w:rPr>
          <w:rFonts w:eastAsiaTheme="minorEastAsia"/>
        </w:rPr>
      </w:pPr>
    </w:p>
    <w:p w14:paraId="6BF4980B" w14:textId="49ACB5BD" w:rsidR="00054B18" w:rsidRPr="00054B18" w:rsidRDefault="007C3321" w:rsidP="00054B18">
      <w:r>
        <w:rPr>
          <w:noProof/>
        </w:rPr>
        <w:drawing>
          <wp:inline distT="0" distB="0" distL="0" distR="0" wp14:anchorId="01C500AF" wp14:editId="78397415">
            <wp:extent cx="5486400" cy="2743200"/>
            <wp:effectExtent l="0" t="0" r="0" b="0"/>
            <wp:docPr id="6391776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77647" name="Picture 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86400" cy="2743200"/>
                    </a:xfrm>
                    <a:prstGeom prst="rect">
                      <a:avLst/>
                    </a:prstGeom>
                  </pic:spPr>
                </pic:pic>
              </a:graphicData>
            </a:graphic>
          </wp:inline>
        </w:drawing>
      </w:r>
    </w:p>
    <w:p w14:paraId="5C6BC086" w14:textId="4FCC8F87" w:rsidR="007C3321" w:rsidRPr="007C3321" w:rsidRDefault="007C3321" w:rsidP="00147DD2">
      <w:r>
        <w:rPr>
          <w:i/>
          <w:iCs/>
        </w:rPr>
        <w:t>Figure S</w:t>
      </w:r>
      <w:r w:rsidR="004928FB">
        <w:rPr>
          <w:i/>
          <w:iCs/>
        </w:rPr>
        <w:t>5</w:t>
      </w:r>
      <w:r>
        <w:rPr>
          <w:i/>
          <w:iCs/>
        </w:rPr>
        <w:t>. Additional parameters which weakly influence computation time for GU</w:t>
      </w:r>
      <w:r>
        <w:rPr>
          <w:i/>
          <w:iCs/>
          <w:vertAlign w:val="superscript"/>
        </w:rPr>
        <w:t>A</w:t>
      </w:r>
      <w:r>
        <w:rPr>
          <w:i/>
          <w:iCs/>
        </w:rPr>
        <w:t xml:space="preserve">. </w:t>
      </w:r>
      <w:r>
        <w:t xml:space="preserve">A) </w:t>
      </w:r>
      <w:r>
        <w:rPr>
          <w:i/>
          <w:iCs/>
        </w:rPr>
        <w:t>GU</w:t>
      </w:r>
      <w:r>
        <w:rPr>
          <w:i/>
          <w:iCs/>
          <w:vertAlign w:val="superscript"/>
        </w:rPr>
        <w:t>A</w:t>
      </w:r>
      <w:r>
        <w:rPr>
          <w:i/>
          <w:iCs/>
        </w:rPr>
        <w:t xml:space="preserve"> </w:t>
      </w:r>
      <w:r>
        <w:t xml:space="preserve">was calculated 50 times across six sample sizes (2, 5, 15, 20, 30) with a constant of 2,000 ASVs and one calculated </w:t>
      </w:r>
      <m:oMath>
        <m:r>
          <w:rPr>
            <w:rFonts w:ascii="Cambria Math" w:hAnsi="Cambria Math"/>
          </w:rPr>
          <m:t>α</m:t>
        </m:r>
      </m:oMath>
      <w:r>
        <w:rPr>
          <w:rFonts w:eastAsiaTheme="minorEastAsia"/>
        </w:rPr>
        <w:t xml:space="preserve"> (though unweighted Unifrac is also calculated by default). B) </w:t>
      </w:r>
      <w:r>
        <w:rPr>
          <w:i/>
          <w:iCs/>
        </w:rPr>
        <w:t>GU</w:t>
      </w:r>
      <w:r>
        <w:rPr>
          <w:i/>
          <w:iCs/>
          <w:vertAlign w:val="superscript"/>
        </w:rPr>
        <w:t>A</w:t>
      </w:r>
      <w:r>
        <w:rPr>
          <w:i/>
          <w:iCs/>
        </w:rPr>
        <w:t xml:space="preserve"> </w:t>
      </w:r>
      <w:r>
        <w:t xml:space="preserve">was calculated 50 times across four alpha parameter sizes (1, 2, 4, 8; note unweighted </w:t>
      </w:r>
      <w:proofErr w:type="spellStart"/>
      <w:r>
        <w:t>Unifrac</w:t>
      </w:r>
      <w:proofErr w:type="spellEnd"/>
      <w:r>
        <w:t xml:space="preserve"> is also calculated by </w:t>
      </w:r>
      <w:proofErr w:type="spellStart"/>
      <w:r>
        <w:t>defualt</w:t>
      </w:r>
      <w:proofErr w:type="spellEnd"/>
      <w:r>
        <w:t xml:space="preserve">) with a constant of 2,000 </w:t>
      </w:r>
      <w:proofErr w:type="gramStart"/>
      <w:r>
        <w:t>ASVs  and</w:t>
      </w:r>
      <w:proofErr w:type="gramEnd"/>
      <w:r>
        <w:t xml:space="preserve"> 10 samples. In both panels, </w:t>
      </w:r>
      <w:r>
        <w:rPr>
          <w:i/>
          <w:iCs/>
        </w:rPr>
        <w:t>R</w:t>
      </w:r>
      <w:r>
        <w:rPr>
          <w:i/>
          <w:iCs/>
          <w:vertAlign w:val="superscript"/>
        </w:rPr>
        <w:t>2</w:t>
      </w:r>
      <w:r>
        <w:rPr>
          <w:i/>
          <w:iCs/>
        </w:rPr>
        <w:t xml:space="preserve"> </w:t>
      </w:r>
      <w:r>
        <w:t xml:space="preserve">is derived from a linear model between the x and y axes. </w:t>
      </w:r>
    </w:p>
    <w:p w14:paraId="12B12432" w14:textId="412FA8CE" w:rsidR="009F47C7" w:rsidRPr="00147DD2" w:rsidRDefault="00000000" w:rsidP="00147DD2">
      <w:r w:rsidRPr="00147DD2">
        <w:br w:type="page"/>
      </w:r>
    </w:p>
    <w:p w14:paraId="596EB357" w14:textId="77777777" w:rsidR="001F48B6" w:rsidRDefault="001F48B6">
      <w:r>
        <w:rPr>
          <w:noProof/>
        </w:rPr>
        <w:lastRenderedPageBreak/>
        <w:drawing>
          <wp:inline distT="0" distB="0" distL="0" distR="0" wp14:anchorId="014FB260" wp14:editId="5C61985D">
            <wp:extent cx="5943600" cy="2832100"/>
            <wp:effectExtent l="0" t="0" r="0" b="0"/>
            <wp:docPr id="19072331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233194" name="Picture 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832100"/>
                    </a:xfrm>
                    <a:prstGeom prst="rect">
                      <a:avLst/>
                    </a:prstGeom>
                  </pic:spPr>
                </pic:pic>
              </a:graphicData>
            </a:graphic>
          </wp:inline>
        </w:drawing>
      </w:r>
    </w:p>
    <w:p w14:paraId="0F6F15F2" w14:textId="77777777" w:rsidR="003207B7" w:rsidDel="00092576" w:rsidRDefault="003207B7" w:rsidP="003207B7">
      <w:pPr>
        <w:rPr>
          <w:del w:id="7" w:author="Marian Louise Schmidt" w:date="2025-12-23T13:41:00Z" w16du:dateUtc="2025-12-23T18:41:00Z"/>
        </w:rPr>
      </w:pPr>
      <w:r>
        <w:rPr>
          <w:i/>
          <w:iCs/>
        </w:rPr>
        <w:t>Figure S6. 16S rRNA gene copy number-normalization had a negligible effect on GU</w:t>
      </w:r>
      <w:r>
        <w:rPr>
          <w:i/>
          <w:iCs/>
          <w:vertAlign w:val="superscript"/>
        </w:rPr>
        <w:t>A</w:t>
      </w:r>
      <w:r>
        <w:rPr>
          <w:i/>
          <w:iCs/>
        </w:rPr>
        <w:t>.</w:t>
      </w:r>
      <w:r>
        <w:t xml:space="preserve"> A) PICRUSt2 (v2.6) was used to normalize sequencing reads within each sample by the predicted 16S rRNA gene copy number </w:t>
      </w:r>
      <w:r>
        <w:fldChar w:fldCharType="begin"/>
      </w:r>
      <w:r>
        <w:instrText xml:space="preserve"> ADDIN ZOTERO_ITEM CSL_CITATION {"citationID":"G63f7xNk","properties":{"formattedCitation":"[15]","plainCitation":"[15]","noteIndex":0},"citationItems":[{"id":2039,"uris":["http://zotero.org/groups/5077571/items/UIGMPRVP"],"itemData":{"id":2039,"type":"article-journal","abstract":"PICRUSt2 is a bioinformatic tool that predicts microbial functions in amplicon sequencing data using a database of annotated reference genomes. We have constructed an updated database for PICRUSt2 that has substantially increased the number of bacterial (19,493 to 26,868) and archaeal (406 to 1,002) genomes as well as the number of functional annotations present. The previous PICRUSt2 database relied on many timely and computationally intensive manual processes that made it difficult to update. We constructed a new streamlined process to allow regular upgrades to the PICRUSt2 database on an ongoing basis, and used this process to create a new database, PICRUSt2-SC (Sugar-Coated). Additionally, we have shown that this updated database contains genomes that more closely match study sequences from a range of different environments. The genomes contained in the database therefore better represent these environments and this leads to an improvement in the predicted functional annotations obtained from PICRUSt2.PICRUSt2 source code is freely available at https://github.com/picrust/picrust2 and at https://anaconda.org/bioconda/picrust2. The latest version of PICRUSt2 at the time of writing is also archived: https://doi.org/10.5281/zenodo.15119781. The PICRUSt2-SC database comes pre-installed with PICRUSt2 from version 2.6.0 onwards. Step-by-step instructions for making the updated database are at https://github.com/picrust/picrust2/wiki/Updating-the-PICRUSt2-database. All code used for the analyses and figures in this manuscript is at https://github.com/R-Wright-1/PICRUSt2-SC_application_note and https://doi.org/10.5281/zenodo.15119770.","container-title":"Bioinformatics","DOI":"10.1093/bioinformatics/btaf269","ISSN":"1367-4811","issue":"5","journalAbbreviation":"Bioinformatics","page":"btaf269","source":"Silverchair","title":"PICRUSt2-SC: an update to the reference database used for functional prediction within PICRUSt2","title-short":"PICRUSt2-SC","volume":"41","author":[{"family":"Wright","given":"Robyn J"},{"family":"Langille","given":"Morgan G I"}],"issued":{"date-parts":[["2025",5,1]]},"citation-key":"wrightPICRUSt2SCUpdateReference2025"}}],"schema":"https://github.com/citation-style-language/schema/raw/master/csl-citation.json"} </w:instrText>
      </w:r>
      <w:r>
        <w:fldChar w:fldCharType="separate"/>
      </w:r>
      <w:r>
        <w:rPr>
          <w:noProof/>
        </w:rPr>
        <w:t>[15]</w:t>
      </w:r>
      <w:r>
        <w:fldChar w:fldCharType="end"/>
      </w:r>
      <w:r>
        <w:t xml:space="preserve">. </w:t>
      </w:r>
      <w:r>
        <w:rPr>
          <w:i/>
          <w:iCs/>
        </w:rPr>
        <w:t>GU</w:t>
      </w:r>
      <w:r>
        <w:rPr>
          <w:i/>
          <w:iCs/>
          <w:vertAlign w:val="superscript"/>
        </w:rPr>
        <w:t>A</w:t>
      </w:r>
      <w:r>
        <w:rPr>
          <w:i/>
          <w:iCs/>
        </w:rPr>
        <w:t xml:space="preserve"> </w:t>
      </w:r>
      <w:r>
        <w:t xml:space="preserve">was then calculated across </w:t>
      </w:r>
      <m:oMath>
        <m:r>
          <w:rPr>
            <w:rFonts w:ascii="Cambria Math" w:hAnsi="Cambria Math"/>
          </w:rPr>
          <m:t>α</m:t>
        </m:r>
      </m:oMath>
      <w:r>
        <w:t xml:space="preserve"> values from 0 to 1. Mantel tests were used to assess correlations between the </w:t>
      </w:r>
      <w:r>
        <w:rPr>
          <w:i/>
          <w:iCs/>
        </w:rPr>
        <w:t>GU</w:t>
      </w:r>
      <w:r>
        <w:rPr>
          <w:i/>
          <w:iCs/>
          <w:vertAlign w:val="superscript"/>
        </w:rPr>
        <w:t>A</w:t>
      </w:r>
      <w:r>
        <w:t xml:space="preserve"> distance matrices calculated from copy number-normalized dataset and those calculated from non-normalized controls. For both analyses, rarefaction was carried out to the minimum sequencing depth for each dataset across 10 iterations. The y-axis is truncated to highlight the differences among correlations, all of which exceed a Mantel’s R of 0.98. B) Percentage of total reads assigned to ASVs at each predicted 16S copy number. Predicted copy numbers extended up to 27 copies per genome, however, categories with negligible representation are not shown. In the mouse gut dataset, ASVs (and reads) with seven predicted 16S copies per genome primarily belonged to the genus </w:t>
      </w:r>
      <w:proofErr w:type="spellStart"/>
      <w:r w:rsidRPr="00D51502">
        <w:rPr>
          <w:i/>
          <w:iCs/>
        </w:rPr>
        <w:t>Faecalibaculum</w:t>
      </w:r>
      <w:proofErr w:type="spellEnd"/>
      <w:r>
        <w:t xml:space="preserve">, with one ASV assigned to </w:t>
      </w:r>
      <w:r>
        <w:rPr>
          <w:i/>
          <w:iCs/>
        </w:rPr>
        <w:t xml:space="preserve">Escherichia-Shigella </w:t>
      </w:r>
      <w:r>
        <w:t>and one to the class Clostridia.</w:t>
      </w:r>
    </w:p>
    <w:p w14:paraId="4D95E5F0" w14:textId="77777777" w:rsidR="001F48B6" w:rsidRDefault="001F48B6"/>
    <w:p w14:paraId="66DA406B" w14:textId="249A46AB" w:rsidR="001F48B6" w:rsidRDefault="001F48B6">
      <w:r>
        <w:br w:type="page"/>
      </w:r>
    </w:p>
    <w:tbl>
      <w:tblPr>
        <w:tblStyle w:val="Table"/>
        <w:tblW w:w="5000" w:type="pct"/>
        <w:tblLayout w:type="fixed"/>
        <w:tblLook w:val="0020" w:firstRow="1" w:lastRow="0" w:firstColumn="0" w:lastColumn="0" w:noHBand="0" w:noVBand="0"/>
      </w:tblPr>
      <w:tblGrid>
        <w:gridCol w:w="2341"/>
        <w:gridCol w:w="2210"/>
        <w:gridCol w:w="4809"/>
      </w:tblGrid>
      <w:tr w:rsidR="009F47C7" w:rsidRPr="00147DD2" w14:paraId="4D395835" w14:textId="77777777" w:rsidTr="007A655D">
        <w:trPr>
          <w:cnfStyle w:val="100000000000" w:firstRow="1" w:lastRow="0" w:firstColumn="0" w:lastColumn="0" w:oddVBand="0" w:evenVBand="0" w:oddHBand="0" w:evenHBand="0" w:firstRowFirstColumn="0" w:firstRowLastColumn="0" w:lastRowFirstColumn="0" w:lastRowLastColumn="0"/>
          <w:tblHeader/>
        </w:trPr>
        <w:tc>
          <w:tcPr>
            <w:tcW w:w="2341" w:type="dxa"/>
          </w:tcPr>
          <w:p w14:paraId="30C645CA" w14:textId="0910DC26" w:rsidR="009F47C7" w:rsidRPr="00147DD2" w:rsidRDefault="00000000" w:rsidP="00147DD2">
            <w:r w:rsidRPr="00147DD2">
              <w:lastRenderedPageBreak/>
              <w:t>Package/Software</w:t>
            </w:r>
          </w:p>
        </w:tc>
        <w:tc>
          <w:tcPr>
            <w:tcW w:w="2210" w:type="dxa"/>
          </w:tcPr>
          <w:p w14:paraId="417035FE" w14:textId="77777777" w:rsidR="009F47C7" w:rsidRPr="00147DD2" w:rsidRDefault="00000000" w:rsidP="00147DD2">
            <w:r w:rsidRPr="00147DD2">
              <w:t>Version</w:t>
            </w:r>
          </w:p>
        </w:tc>
        <w:tc>
          <w:tcPr>
            <w:tcW w:w="4809" w:type="dxa"/>
          </w:tcPr>
          <w:p w14:paraId="08D4226D" w14:textId="77777777" w:rsidR="009F47C7" w:rsidRPr="00147DD2" w:rsidRDefault="00000000" w:rsidP="00147DD2">
            <w:r w:rsidRPr="00147DD2">
              <w:t>Citation</w:t>
            </w:r>
          </w:p>
        </w:tc>
      </w:tr>
      <w:tr w:rsidR="009F47C7" w:rsidRPr="00147DD2" w14:paraId="35D0D9B5" w14:textId="77777777" w:rsidTr="007A655D">
        <w:tc>
          <w:tcPr>
            <w:tcW w:w="2341" w:type="dxa"/>
          </w:tcPr>
          <w:p w14:paraId="2BF9D454" w14:textId="77777777" w:rsidR="009F47C7" w:rsidRPr="00147DD2" w:rsidRDefault="00000000" w:rsidP="00147DD2">
            <w:r w:rsidRPr="00147DD2">
              <w:t>R</w:t>
            </w:r>
          </w:p>
        </w:tc>
        <w:tc>
          <w:tcPr>
            <w:tcW w:w="2210" w:type="dxa"/>
          </w:tcPr>
          <w:p w14:paraId="2A5363A6" w14:textId="2F550924" w:rsidR="009F47C7" w:rsidRPr="00147DD2" w:rsidRDefault="00000000" w:rsidP="00147DD2">
            <w:r w:rsidRPr="00147DD2">
              <w:t>4.</w:t>
            </w:r>
            <w:r w:rsidR="009633F0">
              <w:t>3</w:t>
            </w:r>
            <w:r w:rsidRPr="00147DD2">
              <w:t>.</w:t>
            </w:r>
            <w:r w:rsidR="009633F0">
              <w:t>3</w:t>
            </w:r>
          </w:p>
        </w:tc>
        <w:tc>
          <w:tcPr>
            <w:tcW w:w="4809" w:type="dxa"/>
          </w:tcPr>
          <w:p w14:paraId="5C229592" w14:textId="306277B0" w:rsidR="009F47C7" w:rsidRPr="00147DD2" w:rsidRDefault="00BC6D15" w:rsidP="00147DD2">
            <w:r>
              <w:fldChar w:fldCharType="begin"/>
            </w:r>
            <w:r w:rsidR="00E71EDF">
              <w:instrText xml:space="preserve"> ADDIN ZOTERO_ITEM CSL_CITATION {"citationID":"bNHVKxSD","properties":{"formattedCitation":"[17]","plainCitation":"[17]","noteIndex":0},"citationItems":[{"id":1219,"uris":["http://zotero.org/groups/5077571/items/WFXVZW4Q"],"itemData":{"id":1219,"type":"report","event-place":"Vienna, Austria","genre":"manual","note":"Citation Key: R-base","publisher":"R Foundation for Statistical Computing","publisher-place":"Vienna, Austria","title":"R: A language and environment for statistical computing","URL":"https://www.R-project.org/","author":[{"literal":"R Core Team"}],"issued":{"date-parts":[["2022"]]},"citation-key":"R-base"}}],"schema":"https://github.com/citation-style-language/schema/raw/master/csl-citation.json"} </w:instrText>
            </w:r>
            <w:r>
              <w:fldChar w:fldCharType="separate"/>
            </w:r>
            <w:r w:rsidR="00E71EDF">
              <w:rPr>
                <w:noProof/>
              </w:rPr>
              <w:t>[17]</w:t>
            </w:r>
            <w:r>
              <w:fldChar w:fldCharType="end"/>
            </w:r>
          </w:p>
        </w:tc>
      </w:tr>
      <w:tr w:rsidR="009F47C7" w:rsidRPr="00147DD2" w14:paraId="5CB6F2B0" w14:textId="77777777" w:rsidTr="007A655D">
        <w:tc>
          <w:tcPr>
            <w:tcW w:w="2341" w:type="dxa"/>
          </w:tcPr>
          <w:p w14:paraId="283CBC2A" w14:textId="77777777" w:rsidR="009F47C7" w:rsidRPr="00147DD2" w:rsidRDefault="00000000" w:rsidP="00147DD2">
            <w:r w:rsidRPr="00147DD2">
              <w:t>RStudio</w:t>
            </w:r>
          </w:p>
        </w:tc>
        <w:tc>
          <w:tcPr>
            <w:tcW w:w="2210" w:type="dxa"/>
          </w:tcPr>
          <w:p w14:paraId="3D0B4EB5" w14:textId="77777777" w:rsidR="009F47C7" w:rsidRPr="00147DD2" w:rsidRDefault="00000000" w:rsidP="00147DD2">
            <w:r w:rsidRPr="00147DD2">
              <w:t>2024.12.1+563</w:t>
            </w:r>
          </w:p>
        </w:tc>
        <w:tc>
          <w:tcPr>
            <w:tcW w:w="4809" w:type="dxa"/>
          </w:tcPr>
          <w:p w14:paraId="75D7391D" w14:textId="3148F859" w:rsidR="009F47C7" w:rsidRPr="00147DD2" w:rsidRDefault="00BC6D15" w:rsidP="00147DD2">
            <w:r>
              <w:fldChar w:fldCharType="begin"/>
            </w:r>
            <w:r w:rsidR="00E71EDF">
              <w:instrText xml:space="preserve"> ADDIN ZOTERO_ITEM CSL_CITATION {"citationID":"KScqevBO","properties":{"formattedCitation":"[18]","plainCitation":"[18]","noteIndex":0},"citationItems":[{"id":1056,"uris":["http://zotero.org/groups/5077571/items/HURZAA9U"],"itemData":{"id":1056,"type":"book","event-place":"Boston, MA","publisher":"RStudio, PBC.","publisher-place":"Boston, MA","title":"RStudio: Integrated Development Environment for R","URL":"http://www.rstudio.com/","author":[{"literal":"RStudio Team"}],"issued":{"date-parts":[["2020"]]},"citation-key":"rstudioteamRStudioIntegratedDevelopment2020"}}],"schema":"https://github.com/citation-style-language/schema/raw/master/csl-citation.json"} </w:instrText>
            </w:r>
            <w:r>
              <w:fldChar w:fldCharType="separate"/>
            </w:r>
            <w:r w:rsidR="00E71EDF">
              <w:rPr>
                <w:noProof/>
              </w:rPr>
              <w:t>[18]</w:t>
            </w:r>
            <w:r>
              <w:fldChar w:fldCharType="end"/>
            </w:r>
          </w:p>
        </w:tc>
      </w:tr>
      <w:tr w:rsidR="009F47C7" w:rsidRPr="00147DD2" w14:paraId="6D9DDCCA" w14:textId="77777777" w:rsidTr="007A655D">
        <w:tc>
          <w:tcPr>
            <w:tcW w:w="2341" w:type="dxa"/>
          </w:tcPr>
          <w:p w14:paraId="71892C04" w14:textId="77777777" w:rsidR="009F47C7" w:rsidRPr="00147DD2" w:rsidRDefault="00000000" w:rsidP="00147DD2">
            <w:proofErr w:type="spellStart"/>
            <w:r w:rsidRPr="00147DD2">
              <w:t>tidyverse</w:t>
            </w:r>
            <w:proofErr w:type="spellEnd"/>
          </w:p>
        </w:tc>
        <w:tc>
          <w:tcPr>
            <w:tcW w:w="2210" w:type="dxa"/>
          </w:tcPr>
          <w:p w14:paraId="366A8CBD" w14:textId="77777777" w:rsidR="009F47C7" w:rsidRPr="00147DD2" w:rsidRDefault="00000000" w:rsidP="00147DD2">
            <w:r w:rsidRPr="00147DD2">
              <w:t>2.0.0</w:t>
            </w:r>
          </w:p>
        </w:tc>
        <w:tc>
          <w:tcPr>
            <w:tcW w:w="4809" w:type="dxa"/>
          </w:tcPr>
          <w:p w14:paraId="30A60F18" w14:textId="732F1108" w:rsidR="009F47C7" w:rsidRPr="00147DD2" w:rsidRDefault="00BC6D15" w:rsidP="00147DD2">
            <w:r>
              <w:fldChar w:fldCharType="begin"/>
            </w:r>
            <w:r w:rsidR="00E71EDF">
              <w:instrText xml:space="preserve"> ADDIN ZOTERO_ITEM CSL_CITATION {"citationID":"GbQsfBYq","properties":{"formattedCitation":"[19]","plainCitation":"[19]","noteIndex":0},"citationItems":[{"id":1280,"uris":["http://zotero.org/groups/5077571/items/SJCWAI4E"],"itemData":{"id":1280,"type":"report","genre":"manual","note":"Citation Key: R-tidyverse","title":"tidyverse: Easily install and load the tidyverse","URL":"https://CRAN.R-project.org/package=tidyverse","author":[{"family":"Wickham","given":"Hadley"}],"issued":{"date-parts":[["2023"]]},"citation-key":"R-tidyverse"}}],"schema":"https://github.com/citation-style-language/schema/raw/master/csl-citation.json"} </w:instrText>
            </w:r>
            <w:r>
              <w:fldChar w:fldCharType="separate"/>
            </w:r>
            <w:r w:rsidR="00E71EDF">
              <w:rPr>
                <w:noProof/>
              </w:rPr>
              <w:t>[19]</w:t>
            </w:r>
            <w:r>
              <w:fldChar w:fldCharType="end"/>
            </w:r>
          </w:p>
        </w:tc>
      </w:tr>
      <w:tr w:rsidR="009F47C7" w:rsidRPr="00147DD2" w14:paraId="6DBD3D29" w14:textId="77777777" w:rsidTr="007A655D">
        <w:tc>
          <w:tcPr>
            <w:tcW w:w="2341" w:type="dxa"/>
          </w:tcPr>
          <w:p w14:paraId="5C2C1FC0" w14:textId="77777777" w:rsidR="009F47C7" w:rsidRPr="00147DD2" w:rsidRDefault="00000000" w:rsidP="00147DD2">
            <w:proofErr w:type="spellStart"/>
            <w:r w:rsidRPr="00147DD2">
              <w:t>phyloseq</w:t>
            </w:r>
            <w:proofErr w:type="spellEnd"/>
          </w:p>
        </w:tc>
        <w:tc>
          <w:tcPr>
            <w:tcW w:w="2210" w:type="dxa"/>
          </w:tcPr>
          <w:p w14:paraId="23CAF805" w14:textId="77777777" w:rsidR="009F47C7" w:rsidRPr="00147DD2" w:rsidRDefault="00000000" w:rsidP="00147DD2">
            <w:r w:rsidRPr="00147DD2">
              <w:t>1.52.0</w:t>
            </w:r>
          </w:p>
        </w:tc>
        <w:tc>
          <w:tcPr>
            <w:tcW w:w="4809" w:type="dxa"/>
          </w:tcPr>
          <w:p w14:paraId="3C99A78A" w14:textId="0266FE8A" w:rsidR="009F47C7" w:rsidRPr="00147DD2" w:rsidRDefault="00BC6D15" w:rsidP="00147DD2">
            <w:r>
              <w:fldChar w:fldCharType="begin"/>
            </w:r>
            <w:r w:rsidR="00D4082A">
              <w:instrText xml:space="preserve"> ADDIN ZOTERO_ITEM CSL_CITATION {"citationID":"Do63TcPE","properties":{"formattedCitation":"[10]","plainCitation":"[10]","noteIndex":0},"citationItems":[{"id":1053,"uris":["http://zotero.org/groups/5077571/items/CJUJ3ICL"],"itemData":{"id":1053,"type":"article-journal","container-title":"PLoS ONE","issue":"4","page":"e61217","title":"phyloseq: An R package for reproducible interactive analysis and graphics of microbiome census data","volume":"8","author":[{"family":"McMurdie","given":"Paul J."},{"family":"Holmes","given":"Susan"}],"issued":{"date-parts":[["2013"]]},"citation-key":"mcmurdiePhyloseqPackageReproducible2013"}}],"schema":"https://github.com/citation-style-language/schema/raw/master/csl-citation.json"} </w:instrText>
            </w:r>
            <w:r>
              <w:fldChar w:fldCharType="separate"/>
            </w:r>
            <w:r w:rsidR="00D4082A">
              <w:rPr>
                <w:noProof/>
              </w:rPr>
              <w:t>[10]</w:t>
            </w:r>
            <w:r>
              <w:fldChar w:fldCharType="end"/>
            </w:r>
          </w:p>
        </w:tc>
      </w:tr>
      <w:tr w:rsidR="009F47C7" w:rsidRPr="00147DD2" w14:paraId="105F852B" w14:textId="77777777" w:rsidTr="007A655D">
        <w:tc>
          <w:tcPr>
            <w:tcW w:w="2341" w:type="dxa"/>
          </w:tcPr>
          <w:p w14:paraId="0FE03A8B" w14:textId="77777777" w:rsidR="009F47C7" w:rsidRPr="00147DD2" w:rsidRDefault="00000000" w:rsidP="00147DD2">
            <w:r w:rsidRPr="00147DD2">
              <w:t>vegan</w:t>
            </w:r>
          </w:p>
        </w:tc>
        <w:tc>
          <w:tcPr>
            <w:tcW w:w="2210" w:type="dxa"/>
          </w:tcPr>
          <w:p w14:paraId="2832A882" w14:textId="77777777" w:rsidR="009F47C7" w:rsidRPr="00147DD2" w:rsidRDefault="00000000" w:rsidP="00147DD2">
            <w:r w:rsidRPr="00147DD2">
              <w:t>2.7-1</w:t>
            </w:r>
          </w:p>
        </w:tc>
        <w:tc>
          <w:tcPr>
            <w:tcW w:w="4809" w:type="dxa"/>
          </w:tcPr>
          <w:p w14:paraId="3A775E0A" w14:textId="3269F331" w:rsidR="009F47C7" w:rsidRPr="00147DD2" w:rsidRDefault="00BC6D15" w:rsidP="00147DD2">
            <w:r>
              <w:fldChar w:fldCharType="begin"/>
            </w:r>
            <w:r w:rsidR="003F4E19">
              <w:instrText xml:space="preserve"> ADDIN ZOTERO_ITEM CSL_CITATION {"citationID":"XXi67jZx","properties":{"formattedCitation":"[12]","plainCitation":"[12]","noteIndex":0},"citationItems":[{"id":1282,"uris":["http://zotero.org/groups/5077571/items/SDB7WLXE"],"itemData":{"id":1282,"type":"report","genre":"manual","note":"Citation Key: R-vegan","title":"vegan: Community ecology package","URL":"https://github.com/vegandevs/vegan","author":[{"family":"Oksanen","given":"Jari"},{"family":"Simpson","given":"Gavin L."},{"family":"Blanchet","given":"F. Guillaume"},{"family":"Kindt","given":"Roeland"},{"family":"Legendre","given":"Pierre"},{"family":"Minchin","given":"Peter R."},{"family":"O'Hara","given":"R.B."},{"family":"Solymos","given":"Peter"},{"family":"Stevens","given":"M. Henry H."},{"family":"Szoecs","given":"Eduard"},{"family":"Wagner","given":"Helene"},{"family":"Barbour","given":"Matt"},{"family":"Bedward","given":"Michael"},{"family":"Bolker","given":"Ben"},{"family":"Borcard","given":"Daniel"},{"family":"Carvalho","given":"Gustavo"},{"family":"Chirico","given":"Michael"},{"family":"De Caceres","given":"Miquel"},{"family":"Durand","given":"Sebastien"},{"family":"Evangelista","given":"Heloisa Beatriz Antoniazi"},{"family":"FitzJohn","given":"Rich"},{"family":"Friendly","given":"Michael"},{"family":"Furneaux","given":"Brendan"},{"family":"Hannigan","given":"Geoffrey"},{"family":"Hill","given":"Mark O."},{"family":"Lahti","given":"Leo"},{"family":"McGlinn","given":"Dan"},{"family":"Ouellette","given":"Marie-Helene"},{"family":"Ribeiro Cunha","given":"Eduardo"},{"family":"Smith","given":"Tyler"},{"family":"Stier","given":"Adrian"},{"family":"Ter Braak","given":"Cajo J.F."},{"family":"Weedon","given":"James"}],"issued":{"date-parts":[["2022"]]},"citation-key":"R-vegan"}}],"schema":"https://github.com/citation-style-language/schema/raw/master/csl-citation.json"} </w:instrText>
            </w:r>
            <w:r>
              <w:fldChar w:fldCharType="separate"/>
            </w:r>
            <w:r w:rsidR="003F4E19">
              <w:rPr>
                <w:noProof/>
              </w:rPr>
              <w:t>[12]</w:t>
            </w:r>
            <w:r>
              <w:fldChar w:fldCharType="end"/>
            </w:r>
          </w:p>
        </w:tc>
      </w:tr>
      <w:tr w:rsidR="009F47C7" w:rsidRPr="00147DD2" w14:paraId="65F4FF86" w14:textId="77777777" w:rsidTr="007A655D">
        <w:tc>
          <w:tcPr>
            <w:tcW w:w="2341" w:type="dxa"/>
          </w:tcPr>
          <w:p w14:paraId="3B848CCD" w14:textId="77777777" w:rsidR="009F47C7" w:rsidRPr="00147DD2" w:rsidRDefault="00000000" w:rsidP="00147DD2">
            <w:proofErr w:type="spellStart"/>
            <w:r w:rsidRPr="00147DD2">
              <w:t>GUniFrac</w:t>
            </w:r>
            <w:proofErr w:type="spellEnd"/>
            <w:r w:rsidRPr="00147DD2">
              <w:t>*</w:t>
            </w:r>
          </w:p>
        </w:tc>
        <w:tc>
          <w:tcPr>
            <w:tcW w:w="2210" w:type="dxa"/>
          </w:tcPr>
          <w:p w14:paraId="671A6791" w14:textId="77777777" w:rsidR="009F47C7" w:rsidRPr="00147DD2" w:rsidRDefault="00000000" w:rsidP="00147DD2">
            <w:r w:rsidRPr="00147DD2">
              <w:t>1.8.1</w:t>
            </w:r>
          </w:p>
        </w:tc>
        <w:tc>
          <w:tcPr>
            <w:tcW w:w="4809" w:type="dxa"/>
          </w:tcPr>
          <w:p w14:paraId="7B04105F" w14:textId="3D0BB31C" w:rsidR="009F47C7" w:rsidRPr="00147DD2" w:rsidRDefault="00BC6D15" w:rsidP="00147DD2">
            <w:r>
              <w:fldChar w:fldCharType="begin"/>
            </w:r>
            <w:r w:rsidR="003F4E19">
              <w:instrText xml:space="preserve"> ADDIN ZOTERO_ITEM CSL_CITATION {"citationID":"F7LNLah1","properties":{"formattedCitation":"[13]","plainCitation":"[13]","noteIndex":0},"citationItems":[{"id":2017,"uris":["http://zotero.org/groups/5077571/items/W4RRRQEL"],"itemData":{"id":2017,"type":"article-journal","abstract":"Motivation: The human microbiome plays an important role in human disease and health. Identification of factors that affect the microbiome composition can provide insights into disease mechanism as well as suggest ways to modulate the microbiome composition for therapeutical purposes. Distance-based statistical tests have been applied to test the association of microbiome composition with environmental or biological covariates. The unweighted and weighted UniFrac distances are the most widely used distance measures. However, these two measures assign too much weight either to rare lineages or to most abundant lineages, which can lead to loss of power when the important composition change occurs in moderately abundant lineages., Results: We develop generalized UniFrac distances that extend the weighted and unweighted UniFrac distances for detecting a much wider range of biologically relevant changes. We evaluate the use of generalized UniFrac distances in associating microbiome composition with environmental covariates using extensive Monte Carlo simulations. Our results show that tests using the unweighted and weighted UniFrac distances are less powerful in detecting abundance change in moderately abundant lineages. In contrast, the generalized UniFrac distance is most powerful in detecting such changes, yet it retains nearly all its power for detecting rare and highly abundant lineages. The generalized UniFrac distance also has an overall better power than the joint use of unweighted/weighted UniFrac distances. Application to two real microbiome datasets has demonstrated gains in power in testing the associations between human microbiome and diet intakes and habitual smoking., Availability:\nhttp://cran.r-project.org/web/packages/GUniFrac, Contact:\nhongzhe@upenn.edu, Supplementary information:\nSupplementary data are available at Bioinformatics online.","container-title":"Bioinformatics","DOI":"10.1093/bioinformatics/bts342","ISSN":"1367-4803","issue":"16","journalAbbreviation":"Bioinformatics","note":"PMID: 22711789\nPMCID: PMC3413390","page":"2106-2113","source":"PubMed Central","title":"Associating microbiome composition with environmental covariates using generalized UniFrac distances","volume":"28","author":[{"family":"Chen","given":"Jun"},{"family":"Bittinger","given":"Kyle"},{"family":"Charlson","given":"Emily S."},{"family":"Hoffmann","given":"Christian"},{"family":"Lewis","given":"James"},{"family":"Wu","given":"Gary D."},{"family":"Collman","given":"Ronald G."},{"family":"Bushman","given":"Frederic D."},{"family":"Li","given":"Hongzhe"}],"issued":{"date-parts":[["2012",8,15]]},"citation-key":"chenAssociatingMicrobiomeComposition2012"}}],"schema":"https://github.com/citation-style-language/schema/raw/master/csl-citation.json"} </w:instrText>
            </w:r>
            <w:r>
              <w:fldChar w:fldCharType="separate"/>
            </w:r>
            <w:r w:rsidR="003F4E19">
              <w:rPr>
                <w:noProof/>
              </w:rPr>
              <w:t>[13]</w:t>
            </w:r>
            <w:r>
              <w:fldChar w:fldCharType="end"/>
            </w:r>
          </w:p>
        </w:tc>
      </w:tr>
      <w:tr w:rsidR="009F47C7" w:rsidRPr="00147DD2" w14:paraId="0499A75B" w14:textId="77777777" w:rsidTr="007A655D">
        <w:tc>
          <w:tcPr>
            <w:tcW w:w="2341" w:type="dxa"/>
          </w:tcPr>
          <w:p w14:paraId="02FBB0FE" w14:textId="77777777" w:rsidR="009F47C7" w:rsidRPr="00147DD2" w:rsidRDefault="00000000" w:rsidP="00147DD2">
            <w:proofErr w:type="spellStart"/>
            <w:r w:rsidRPr="00147DD2">
              <w:t>ggtree</w:t>
            </w:r>
            <w:proofErr w:type="spellEnd"/>
          </w:p>
        </w:tc>
        <w:tc>
          <w:tcPr>
            <w:tcW w:w="2210" w:type="dxa"/>
          </w:tcPr>
          <w:p w14:paraId="0CC1B6AD" w14:textId="77777777" w:rsidR="009F47C7" w:rsidRPr="00147DD2" w:rsidRDefault="00000000" w:rsidP="00147DD2">
            <w:r w:rsidRPr="00147DD2">
              <w:t>3.16.0</w:t>
            </w:r>
          </w:p>
        </w:tc>
        <w:tc>
          <w:tcPr>
            <w:tcW w:w="4809" w:type="dxa"/>
          </w:tcPr>
          <w:p w14:paraId="7E89B961" w14:textId="425B4146" w:rsidR="009F47C7" w:rsidRPr="00147DD2" w:rsidRDefault="00BC6D15" w:rsidP="00147DD2">
            <w:r>
              <w:fldChar w:fldCharType="begin"/>
            </w:r>
            <w:r w:rsidR="00E71EDF">
              <w:instrText xml:space="preserve"> ADDIN ZOTERO_ITEM CSL_CITATION {"citationID":"9FmQ1VYz","properties":{"formattedCitation":"[20]","plainCitation":"[20]","noteIndex":0},"citationItems":[{"id":1378,"uris":["http://zotero.org/groups/5077571/items/QTR5IKR9"],"itemData":{"id":1378,"type":"article-journal","container-title":"iMeta","DOI":"10.1002/imt2.56","issue":"4","note":"Citation Key: ggtree2022b","page":"e56","title":"Ggtree: A serialized data object for visualization of a phylogenetic tree and annotation data","volume":"1","author":[{"family":"Xu","given":"Shuangbin"},{"family":"Li","given":"Lin"},{"family":"Luo","given":"Xiao"},{"family":"Chen","given":"Meijun"},{"family":"Tang","given":"Wenli"},{"family":"Zhan","given":"Li"},{"family":"Dai","given":"Zehan"},{"family":"Lam","given":"Tommy T."},{"family":"Guan","given":"Yi"},{"family":"Yu","given":"Guangchuang"}],"issued":{"date-parts":[["2022"]]},"citation-key":"ggtree2022b"}}],"schema":"https://github.com/citation-style-language/schema/raw/master/csl-citation.json"} </w:instrText>
            </w:r>
            <w:r>
              <w:fldChar w:fldCharType="separate"/>
            </w:r>
            <w:r w:rsidR="00E71EDF">
              <w:rPr>
                <w:noProof/>
              </w:rPr>
              <w:t>[20]</w:t>
            </w:r>
            <w:r>
              <w:fldChar w:fldCharType="end"/>
            </w:r>
          </w:p>
        </w:tc>
      </w:tr>
      <w:tr w:rsidR="009F47C7" w:rsidRPr="00147DD2" w14:paraId="13D0B982" w14:textId="77777777" w:rsidTr="007A655D">
        <w:tc>
          <w:tcPr>
            <w:tcW w:w="2341" w:type="dxa"/>
          </w:tcPr>
          <w:p w14:paraId="15B6129F" w14:textId="77777777" w:rsidR="009F47C7" w:rsidRPr="00147DD2" w:rsidRDefault="00000000" w:rsidP="00147DD2">
            <w:r w:rsidRPr="00147DD2">
              <w:t>patchwork</w:t>
            </w:r>
          </w:p>
        </w:tc>
        <w:tc>
          <w:tcPr>
            <w:tcW w:w="2210" w:type="dxa"/>
          </w:tcPr>
          <w:p w14:paraId="04F518F6" w14:textId="77777777" w:rsidR="009F47C7" w:rsidRPr="00147DD2" w:rsidRDefault="00000000" w:rsidP="00147DD2">
            <w:r w:rsidRPr="00147DD2">
              <w:t>1.3.1</w:t>
            </w:r>
          </w:p>
        </w:tc>
        <w:tc>
          <w:tcPr>
            <w:tcW w:w="4809" w:type="dxa"/>
          </w:tcPr>
          <w:p w14:paraId="49CB3583" w14:textId="0F1CBD2E" w:rsidR="009F47C7" w:rsidRPr="00147DD2" w:rsidRDefault="00BC6D15" w:rsidP="00147DD2">
            <w:r>
              <w:fldChar w:fldCharType="begin"/>
            </w:r>
            <w:r w:rsidR="00E71EDF">
              <w:instrText xml:space="preserve"> ADDIN ZOTERO_ITEM CSL_CITATION {"citationID":"xYROKfSp","properties":{"formattedCitation":"[21]","plainCitation":"[21]","noteIndex":0},"citationItems":[{"id":1260,"uris":["http://zotero.org/groups/5077571/items/DQLCFF2N"],"itemData":{"id":1260,"type":"report","genre":"manual","note":"Citation Key: R-patchwork","title":"patchwork: The composer of plots","URL":"https://CRAN.R-project.org/package=patchwork","author":[{"family":"Pedersen","given":"Thomas Lin"}],"issued":{"date-parts":[["2024"]]},"citation-key":"R-patchwork"}}],"schema":"https://github.com/citation-style-language/schema/raw/master/csl-citation.json"} </w:instrText>
            </w:r>
            <w:r>
              <w:fldChar w:fldCharType="separate"/>
            </w:r>
            <w:r w:rsidR="00E71EDF">
              <w:rPr>
                <w:noProof/>
              </w:rPr>
              <w:t>[21]</w:t>
            </w:r>
            <w:r>
              <w:fldChar w:fldCharType="end"/>
            </w:r>
          </w:p>
        </w:tc>
      </w:tr>
      <w:tr w:rsidR="009F47C7" w:rsidRPr="00147DD2" w14:paraId="5BCD972F" w14:textId="77777777" w:rsidTr="007A655D">
        <w:tc>
          <w:tcPr>
            <w:tcW w:w="2341" w:type="dxa"/>
          </w:tcPr>
          <w:p w14:paraId="49697EAD" w14:textId="77777777" w:rsidR="009F47C7" w:rsidRPr="00147DD2" w:rsidRDefault="00000000" w:rsidP="00147DD2">
            <w:proofErr w:type="spellStart"/>
            <w:r w:rsidRPr="00147DD2">
              <w:t>NatParksPalettes</w:t>
            </w:r>
            <w:proofErr w:type="spellEnd"/>
          </w:p>
        </w:tc>
        <w:tc>
          <w:tcPr>
            <w:tcW w:w="2210" w:type="dxa"/>
          </w:tcPr>
          <w:p w14:paraId="6F2D9381" w14:textId="77777777" w:rsidR="009F47C7" w:rsidRPr="00147DD2" w:rsidRDefault="00000000" w:rsidP="00147DD2">
            <w:r w:rsidRPr="00147DD2">
              <w:t>0.2.0</w:t>
            </w:r>
          </w:p>
        </w:tc>
        <w:tc>
          <w:tcPr>
            <w:tcW w:w="4809" w:type="dxa"/>
          </w:tcPr>
          <w:p w14:paraId="4280A1D7" w14:textId="71C2E512" w:rsidR="009F47C7" w:rsidRPr="00147DD2" w:rsidRDefault="00BC6D15" w:rsidP="00147DD2">
            <w:r>
              <w:fldChar w:fldCharType="begin"/>
            </w:r>
            <w:r w:rsidR="00E71EDF">
              <w:instrText xml:space="preserve"> ADDIN ZOTERO_ITEM CSL_CITATION {"citationID":"sZH7HQFR","properties":{"formattedCitation":"[22]","plainCitation":"[22]","noteIndex":0},"citationItems":[{"id":1258,"uris":["http://zotero.org/groups/5077571/items/ZCHKQJBX"],"itemData":{"id":1258,"type":"report","genre":"manual","note":"Citation Key: R-NatParksPalettes","title":"NatParksPalettes: Color palettes inspired by national parks","URL":"https://github.com/kevinsblake/NatParksPalettes","author":[{"family":"Blake","given":"Kevin"}],"issued":{"date-parts":[["2022"]]},"citation-key":"R-NatParksPalettes"}}],"schema":"https://github.com/citation-style-language/schema/raw/master/csl-citation.json"} </w:instrText>
            </w:r>
            <w:r>
              <w:fldChar w:fldCharType="separate"/>
            </w:r>
            <w:r w:rsidR="00E71EDF">
              <w:rPr>
                <w:noProof/>
              </w:rPr>
              <w:t>[22]</w:t>
            </w:r>
            <w:r>
              <w:fldChar w:fldCharType="end"/>
            </w:r>
          </w:p>
        </w:tc>
      </w:tr>
      <w:tr w:rsidR="009F47C7" w:rsidRPr="00147DD2" w14:paraId="2808CACE" w14:textId="77777777" w:rsidTr="007A655D">
        <w:tc>
          <w:tcPr>
            <w:tcW w:w="2341" w:type="dxa"/>
          </w:tcPr>
          <w:p w14:paraId="792DDD5B" w14:textId="77777777" w:rsidR="009F47C7" w:rsidRPr="00147DD2" w:rsidRDefault="00000000" w:rsidP="00147DD2">
            <w:r w:rsidRPr="00147DD2">
              <w:t>ape</w:t>
            </w:r>
          </w:p>
        </w:tc>
        <w:tc>
          <w:tcPr>
            <w:tcW w:w="2210" w:type="dxa"/>
          </w:tcPr>
          <w:p w14:paraId="6F91F2DA" w14:textId="77777777" w:rsidR="009F47C7" w:rsidRPr="00147DD2" w:rsidRDefault="00000000" w:rsidP="00147DD2">
            <w:r w:rsidRPr="00147DD2">
              <w:t>5.8-1</w:t>
            </w:r>
          </w:p>
        </w:tc>
        <w:tc>
          <w:tcPr>
            <w:tcW w:w="4809" w:type="dxa"/>
          </w:tcPr>
          <w:p w14:paraId="4D1E8CB5" w14:textId="366D678A" w:rsidR="009F47C7" w:rsidRPr="00147DD2" w:rsidRDefault="00BC6D15" w:rsidP="00147DD2">
            <w:r>
              <w:fldChar w:fldCharType="begin"/>
            </w:r>
            <w:r w:rsidR="00D4082A">
              <w:instrText xml:space="preserve"> ADDIN ZOTERO_ITEM CSL_CITATION {"citationID":"SQW8cIl2","properties":{"formattedCitation":"[9]","plainCitation":"[9]","noteIndex":0},"citationItems":[{"id":1311,"uris":["http://zotero.org/groups/5077571/items/WSWWL3L2"],"itemData":{"id":1311,"type":"report","genre":"manual","note":"Citation Key: R-ape","title":"ape: Analyses of phylogenetics and evolution","URL":"http://ape-package.ird.fr/","author":[{"family":"Paradis","given":"Emmanuel"},{"family":"Blomberg","given":"Simon"},{"family":"Bolker","given":"Ben"},{"family":"Brown","given":"Joseph"},{"family":"Claramunt","given":"Santiago"},{"family":"Claude","given":"Julien"},{"family":"Cuong","given":"Hoa Sien"},{"family":"Desper","given":"Richard"},{"family":"Didier","given":"Gilles"},{"family":"Durand","given":"Benoit"},{"family":"Dutheil","given":"Julien"},{"family":"Ewing","given":"RJ"},{"family":"Gascuel","given":"Olivier"},{"family":"Guillerme","given":"Thomas"},{"family":"Heibl","given":"Christoph"},{"family":"Ives","given":"Anthony"},{"family":"Jones","given":"Bradley"},{"family":"Krah","given":"Franz"},{"family":"Lawson","given":"Daniel"},{"family":"Lefort","given":"Vincent"},{"family":"Legendre","given":"Pierre"},{"family":"Lemon","given":"Jim"},{"family":"Louvel","given":"Guillaume"},{"family":"Marcon","given":"Eric"},{"family":"McCloskey","given":"Rosemary"},{"family":"Nylander","given":"Johan"},{"family":"Opgen-Rhein","given":"Rainer"},{"family":"Popescu","given":"Andrei-Alin"},{"family":"Royer-Carenzi","given":"Manuela"},{"family":"Schliep","given":"Klaus"},{"family":"Strimmer","given":"Korbinian"},{"family":"Vienne","given":"Damien","non-dropping-particle":"de"}],"issued":{"date-parts":[["2023"]]},"citation-key":"R-ape"}}],"schema":"https://github.com/citation-style-language/schema/raw/master/csl-citation.json"} </w:instrText>
            </w:r>
            <w:r>
              <w:fldChar w:fldCharType="separate"/>
            </w:r>
            <w:r w:rsidR="00D4082A">
              <w:rPr>
                <w:noProof/>
              </w:rPr>
              <w:t>[9]</w:t>
            </w:r>
            <w:r>
              <w:fldChar w:fldCharType="end"/>
            </w:r>
          </w:p>
        </w:tc>
      </w:tr>
      <w:tr w:rsidR="009F47C7" w:rsidRPr="00147DD2" w14:paraId="62049286" w14:textId="77777777" w:rsidTr="007A655D">
        <w:tc>
          <w:tcPr>
            <w:tcW w:w="2341" w:type="dxa"/>
          </w:tcPr>
          <w:p w14:paraId="74590C83" w14:textId="77777777" w:rsidR="009F47C7" w:rsidRPr="00147DD2" w:rsidRDefault="00000000" w:rsidP="00147DD2">
            <w:r w:rsidRPr="00147DD2">
              <w:t>broom</w:t>
            </w:r>
          </w:p>
        </w:tc>
        <w:tc>
          <w:tcPr>
            <w:tcW w:w="2210" w:type="dxa"/>
          </w:tcPr>
          <w:p w14:paraId="1741E8F7" w14:textId="77777777" w:rsidR="009F47C7" w:rsidRPr="00147DD2" w:rsidRDefault="00000000" w:rsidP="00147DD2">
            <w:r w:rsidRPr="00147DD2">
              <w:t>1.0.8</w:t>
            </w:r>
          </w:p>
        </w:tc>
        <w:tc>
          <w:tcPr>
            <w:tcW w:w="4809" w:type="dxa"/>
          </w:tcPr>
          <w:p w14:paraId="56930A72" w14:textId="5F4C5CD9" w:rsidR="009F47C7" w:rsidRPr="00147DD2" w:rsidRDefault="00BC6D15" w:rsidP="00147DD2">
            <w:r>
              <w:fldChar w:fldCharType="begin"/>
            </w:r>
            <w:r w:rsidR="00E71EDF">
              <w:instrText xml:space="preserve"> ADDIN ZOTERO_ITEM CSL_CITATION {"citationID":"2SST9AaR","properties":{"formattedCitation":"[23]","plainCitation":"[23]","noteIndex":0},"citationItems":[{"id":1224,"uris":["http://zotero.org/groups/5077571/items/F735P5J7"],"itemData":{"id":1224,"type":"report","genre":"manual","note":"Citation Key: R-broom","title":"broom: Convert statistical objects into tidy tibbles","URL":"https://CRAN.R-project.org/package=broom","author":[{"family":"Robinson","given":"David"},{"family":"Hayes","given":"Alex"},{"family":"Couch","given":"Simon"}],"issued":{"date-parts":[["2023"]]},"citation-key":"R-broom"}}],"schema":"https://github.com/citation-style-language/schema/raw/master/csl-citation.json"} </w:instrText>
            </w:r>
            <w:r>
              <w:fldChar w:fldCharType="separate"/>
            </w:r>
            <w:r w:rsidR="00E71EDF">
              <w:rPr>
                <w:noProof/>
              </w:rPr>
              <w:t>[23]</w:t>
            </w:r>
            <w:r>
              <w:fldChar w:fldCharType="end"/>
            </w:r>
          </w:p>
        </w:tc>
      </w:tr>
      <w:tr w:rsidR="009F47C7" w:rsidRPr="00147DD2" w14:paraId="4DCE5909" w14:textId="77777777" w:rsidTr="007A655D">
        <w:tc>
          <w:tcPr>
            <w:tcW w:w="2341" w:type="dxa"/>
          </w:tcPr>
          <w:p w14:paraId="64761A16" w14:textId="77777777" w:rsidR="009F47C7" w:rsidRPr="00147DD2" w:rsidRDefault="00000000" w:rsidP="00147DD2">
            <w:proofErr w:type="spellStart"/>
            <w:r w:rsidRPr="00147DD2">
              <w:t>corrr</w:t>
            </w:r>
            <w:proofErr w:type="spellEnd"/>
          </w:p>
        </w:tc>
        <w:tc>
          <w:tcPr>
            <w:tcW w:w="2210" w:type="dxa"/>
          </w:tcPr>
          <w:p w14:paraId="21D39E0D" w14:textId="77777777" w:rsidR="009F47C7" w:rsidRPr="00147DD2" w:rsidRDefault="00000000" w:rsidP="00147DD2">
            <w:r w:rsidRPr="00147DD2">
              <w:t>0.4.4</w:t>
            </w:r>
          </w:p>
        </w:tc>
        <w:tc>
          <w:tcPr>
            <w:tcW w:w="4809" w:type="dxa"/>
          </w:tcPr>
          <w:p w14:paraId="4E632D51" w14:textId="2489E9FE" w:rsidR="009F47C7" w:rsidRPr="00147DD2" w:rsidRDefault="00BC6D15" w:rsidP="00147DD2">
            <w:r>
              <w:fldChar w:fldCharType="begin"/>
            </w:r>
            <w:r w:rsidR="00E71EDF">
              <w:instrText xml:space="preserve"> ADDIN ZOTERO_ITEM CSL_CITATION {"citationID":"qYtkcGfh","properties":{"formattedCitation":"[24]","plainCitation":"[24]","noteIndex":0},"citationItems":[{"id":2073,"uris":["http://zotero.org/groups/5077571/items/N8ICQNZB"],"itemData":{"id":2073,"type":"report","genre":"manual","note":"DOI: 10.32614/CRAN.package.corrr","title":"corrr: Correlations in R","URL":"https://CRAN.R-project.org/package=corrr","author":[{"family":"Kuhn","given":"Max"},{"family":"Jackson","given":"Simon"},{"family":"Cimentada","given":"Jorge"}],"issued":{"date-parts":[["2022"]]},"citation-key":"kuhnCorrrCorrelations2022"}}],"schema":"https://github.com/citation-style-language/schema/raw/master/csl-citation.json"} </w:instrText>
            </w:r>
            <w:r>
              <w:fldChar w:fldCharType="separate"/>
            </w:r>
            <w:r w:rsidR="00E71EDF">
              <w:rPr>
                <w:noProof/>
              </w:rPr>
              <w:t>[24]</w:t>
            </w:r>
            <w:r>
              <w:fldChar w:fldCharType="end"/>
            </w:r>
          </w:p>
        </w:tc>
      </w:tr>
      <w:tr w:rsidR="009F47C7" w:rsidRPr="00147DD2" w14:paraId="6A3D4740" w14:textId="77777777" w:rsidTr="007A655D">
        <w:tc>
          <w:tcPr>
            <w:tcW w:w="2341" w:type="dxa"/>
          </w:tcPr>
          <w:p w14:paraId="003A9B98" w14:textId="77777777" w:rsidR="009F47C7" w:rsidRPr="00147DD2" w:rsidRDefault="00000000" w:rsidP="00147DD2">
            <w:proofErr w:type="spellStart"/>
            <w:r w:rsidRPr="00147DD2">
              <w:t>renv</w:t>
            </w:r>
            <w:proofErr w:type="spellEnd"/>
          </w:p>
        </w:tc>
        <w:tc>
          <w:tcPr>
            <w:tcW w:w="2210" w:type="dxa"/>
          </w:tcPr>
          <w:p w14:paraId="636FCA38" w14:textId="77777777" w:rsidR="009F47C7" w:rsidRPr="00147DD2" w:rsidRDefault="00000000" w:rsidP="00147DD2">
            <w:r w:rsidRPr="00147DD2">
              <w:t>1.0.5</w:t>
            </w:r>
          </w:p>
        </w:tc>
        <w:tc>
          <w:tcPr>
            <w:tcW w:w="4809" w:type="dxa"/>
          </w:tcPr>
          <w:p w14:paraId="52ADA26E" w14:textId="53974BAC" w:rsidR="009F47C7" w:rsidRPr="00147DD2" w:rsidRDefault="00BC6D15" w:rsidP="00147DD2">
            <w:r>
              <w:fldChar w:fldCharType="begin"/>
            </w:r>
            <w:r w:rsidR="00E71EDF">
              <w:instrText xml:space="preserve"> ADDIN ZOTERO_ITEM CSL_CITATION {"citationID":"4SRY7bdh","properties":{"formattedCitation":"[25]","plainCitation":"[25]","noteIndex":0},"citationItems":[{"id":2075,"uris":["http://zotero.org/groups/5077571/items/Q9I4UBGQ"],"itemData":{"id":2075,"type":"report","genre":"manual","note":"DOI: 10.32614/CRAN.package.renv","title":"renv: Project environments","URL":"https://CRAN.R-project.org/package=renv","author":[{"family":"Ushey","given":"Kevin"},{"family":"Wickham","given":"Hadley"}],"issued":{"date-parts":[["2024"]]},"citation-key":"usheyRenvProjectEnvironments2024"}}],"schema":"https://github.com/citation-style-language/schema/raw/master/csl-citation.json"} </w:instrText>
            </w:r>
            <w:r>
              <w:fldChar w:fldCharType="separate"/>
            </w:r>
            <w:r w:rsidR="00E71EDF">
              <w:rPr>
                <w:noProof/>
              </w:rPr>
              <w:t>[25]</w:t>
            </w:r>
            <w:r>
              <w:fldChar w:fldCharType="end"/>
            </w:r>
          </w:p>
        </w:tc>
      </w:tr>
      <w:tr w:rsidR="007A655D" w:rsidRPr="00147DD2" w14:paraId="1E5A9CFD" w14:textId="77777777" w:rsidTr="007A655D">
        <w:tc>
          <w:tcPr>
            <w:tcW w:w="2341" w:type="dxa"/>
          </w:tcPr>
          <w:p w14:paraId="4019AAC9" w14:textId="375C6FB7" w:rsidR="007A655D" w:rsidRPr="00147DD2" w:rsidRDefault="007A655D" w:rsidP="00147DD2">
            <w:r>
              <w:t>microbenchmark</w:t>
            </w:r>
          </w:p>
        </w:tc>
        <w:tc>
          <w:tcPr>
            <w:tcW w:w="2210" w:type="dxa"/>
          </w:tcPr>
          <w:p w14:paraId="33B9BCA8" w14:textId="0043D3D9" w:rsidR="007A655D" w:rsidRPr="00147DD2" w:rsidRDefault="00BC6D15" w:rsidP="00147DD2">
            <w:r>
              <w:t>1.5.0</w:t>
            </w:r>
          </w:p>
        </w:tc>
        <w:tc>
          <w:tcPr>
            <w:tcW w:w="4809" w:type="dxa"/>
          </w:tcPr>
          <w:p w14:paraId="7787587D" w14:textId="0EC8C2E1" w:rsidR="007A655D" w:rsidRPr="00147DD2" w:rsidRDefault="00D4082A" w:rsidP="00147DD2">
            <w:r>
              <w:fldChar w:fldCharType="begin"/>
            </w:r>
            <w:r w:rsidR="003F4E19">
              <w:instrText xml:space="preserve"> ADDIN ZOTERO_ITEM CSL_CITATION {"citationID":"OaUxBgOL","properties":{"formattedCitation":"[14]","plainCitation":"[14]","noteIndex":0},"citationItems":[{"id":2095,"uris":["http://zotero.org/groups/5077571/items/26R7UUUY"],"itemData":{"id":2095,"type":"report","genre":"manual","title":"microbenchmark: Accurate timing functions","URL":"https://github.com/joshuaulrich/microbenchmark","author":[{"family":"Mersmann","given":"Olaf"}],"issued":{"date-parts":[["2024"]]},"citation-key":"mersmannMicrobenchmarkAccurateTiming2024"}}],"schema":"https://github.com/citation-style-language/schema/raw/master/csl-citation.json"} </w:instrText>
            </w:r>
            <w:r>
              <w:fldChar w:fldCharType="separate"/>
            </w:r>
            <w:r w:rsidR="003F4E19">
              <w:rPr>
                <w:noProof/>
              </w:rPr>
              <w:t>[14]</w:t>
            </w:r>
            <w:r>
              <w:fldChar w:fldCharType="end"/>
            </w:r>
          </w:p>
        </w:tc>
      </w:tr>
      <w:tr w:rsidR="007A655D" w:rsidRPr="00147DD2" w14:paraId="10BD116A" w14:textId="77777777" w:rsidTr="007A655D">
        <w:tc>
          <w:tcPr>
            <w:tcW w:w="2341" w:type="dxa"/>
          </w:tcPr>
          <w:p w14:paraId="54F77163" w14:textId="77A14D8D" w:rsidR="007A655D" w:rsidRDefault="007A655D" w:rsidP="00147DD2">
            <w:proofErr w:type="spellStart"/>
            <w:r>
              <w:t>ggpubr</w:t>
            </w:r>
            <w:proofErr w:type="spellEnd"/>
          </w:p>
        </w:tc>
        <w:tc>
          <w:tcPr>
            <w:tcW w:w="2210" w:type="dxa"/>
          </w:tcPr>
          <w:p w14:paraId="33C5D4EF" w14:textId="573D6E2B" w:rsidR="007A655D" w:rsidRPr="00147DD2" w:rsidRDefault="00BC6D15" w:rsidP="00147DD2">
            <w:r>
              <w:t>0.6.1</w:t>
            </w:r>
          </w:p>
        </w:tc>
        <w:tc>
          <w:tcPr>
            <w:tcW w:w="4809" w:type="dxa"/>
          </w:tcPr>
          <w:p w14:paraId="478692DD" w14:textId="2E9EBAC2" w:rsidR="007A655D" w:rsidRPr="00147DD2" w:rsidRDefault="00BC6D15" w:rsidP="00147DD2">
            <w:r>
              <w:fldChar w:fldCharType="begin"/>
            </w:r>
            <w:r w:rsidR="00E71EDF">
              <w:instrText xml:space="preserve"> ADDIN ZOTERO_ITEM CSL_CITATION {"citationID":"TQVB6iv6","properties":{"formattedCitation":"[26]","plainCitation":"[26]","noteIndex":0},"citationItems":[{"id":1244,"uris":["http://zotero.org/groups/5077571/items/NPJCPGRF"],"itemData":{"id":1244,"type":"report","genre":"manual","note":"Citation Key: R-ggpubr","title":"ggpubr: ggplot2 based publication ready plots","URL":"https://rpkgs.datanovia.com/ggpubr/","author":[{"family":"Kassambara","given":"Alboukadel"}],"issued":{"date-parts":[["2023"]]},"citation-key":"R-ggpubr"}}],"schema":"https://github.com/citation-style-language/schema/raw/master/csl-citation.json"} </w:instrText>
            </w:r>
            <w:r>
              <w:fldChar w:fldCharType="separate"/>
            </w:r>
            <w:r w:rsidR="00E71EDF">
              <w:rPr>
                <w:noProof/>
              </w:rPr>
              <w:t>[26]</w:t>
            </w:r>
            <w:r>
              <w:fldChar w:fldCharType="end"/>
            </w:r>
          </w:p>
        </w:tc>
      </w:tr>
      <w:tr w:rsidR="00D4082A" w:rsidRPr="00147DD2" w14:paraId="54DC8034" w14:textId="77777777" w:rsidTr="007A655D">
        <w:tc>
          <w:tcPr>
            <w:tcW w:w="2341" w:type="dxa"/>
          </w:tcPr>
          <w:p w14:paraId="5728B457" w14:textId="20A0F4E9" w:rsidR="00D4082A" w:rsidRDefault="00D4082A" w:rsidP="00147DD2">
            <w:r>
              <w:t>dada2</w:t>
            </w:r>
          </w:p>
        </w:tc>
        <w:tc>
          <w:tcPr>
            <w:tcW w:w="2210" w:type="dxa"/>
          </w:tcPr>
          <w:p w14:paraId="4F9B5754" w14:textId="3A17C893" w:rsidR="00D4082A" w:rsidRDefault="00D4082A" w:rsidP="00147DD2">
            <w:r>
              <w:t>1.36.0</w:t>
            </w:r>
          </w:p>
        </w:tc>
        <w:tc>
          <w:tcPr>
            <w:tcW w:w="4809" w:type="dxa"/>
          </w:tcPr>
          <w:p w14:paraId="157216AC" w14:textId="7893E5B3" w:rsidR="00D4082A" w:rsidRDefault="00D4082A" w:rsidP="00147DD2">
            <w:r>
              <w:fldChar w:fldCharType="begin"/>
            </w:r>
            <w:r>
              <w:instrText xml:space="preserve"> ADDIN ZOTERO_ITEM CSL_CITATION {"citationID":"Z5hmOnIQ","properties":{"formattedCitation":"[5]","plainCitation":"[5]","noteIndex":0},"citationItems":[{"id":1197,"uris":["http://zotero.org/groups/5077571/items/SWK58L9N"],"itemData":{"id":1197,"type":"article-journal","abstract":"DADA2 is an open-source software package that denoises and removes sequencing errors from Illumina amplicon sequence data to distinguish microbial sample sequences differing by as little as a single nucleotide.","container-title":"Nature Methods","DOI":"10.1038/nmeth.3869","ISSN":"1548-7105","issue":"7","journalAbbreviation":"Nat Methods","language":"en","license":"2016 Springer Nature America, Inc.","note":"number: 7\npublisher: Nature Publishing Group","page":"581-583","source":"www.nature.com","title":"DADA2: High-resolution sample inference from Illumina amplicon data","title-short":"DADA2","volume":"13","author":[{"family":"Callahan","given":"Benjamin J."},{"family":"McMurdie","given":"Paul J."},{"family":"Rosen","given":"Michael J."},{"family":"Han","given":"Andrew W."},{"family":"Johnson","given":"Amy Jo A."},{"family":"Holmes","given":"Susan P."}],"issued":{"date-parts":[["2016",7]]},"citation-key":"callahanDADA2HighresolutionSample2016"}}],"schema":"https://github.com/citation-style-language/schema/raw/master/csl-citation.json"} </w:instrText>
            </w:r>
            <w:r>
              <w:fldChar w:fldCharType="separate"/>
            </w:r>
            <w:r>
              <w:rPr>
                <w:noProof/>
              </w:rPr>
              <w:t>[5]</w:t>
            </w:r>
            <w:r>
              <w:fldChar w:fldCharType="end"/>
            </w:r>
          </w:p>
        </w:tc>
      </w:tr>
      <w:tr w:rsidR="00D4082A" w:rsidRPr="00147DD2" w14:paraId="7E9C7C48" w14:textId="77777777" w:rsidTr="007A655D">
        <w:tc>
          <w:tcPr>
            <w:tcW w:w="2341" w:type="dxa"/>
          </w:tcPr>
          <w:p w14:paraId="7E1DBAE6" w14:textId="53D1B7B6" w:rsidR="00D4082A" w:rsidRDefault="00D4082A" w:rsidP="00147DD2">
            <w:r>
              <w:t>MAFFT</w:t>
            </w:r>
          </w:p>
        </w:tc>
        <w:tc>
          <w:tcPr>
            <w:tcW w:w="2210" w:type="dxa"/>
          </w:tcPr>
          <w:p w14:paraId="5598099B" w14:textId="2C7A92D6" w:rsidR="00D4082A" w:rsidRDefault="00D4082A" w:rsidP="00147DD2">
            <w:r>
              <w:t>7.520</w:t>
            </w:r>
          </w:p>
        </w:tc>
        <w:tc>
          <w:tcPr>
            <w:tcW w:w="4809" w:type="dxa"/>
          </w:tcPr>
          <w:p w14:paraId="44B5697B" w14:textId="7E3A0F5A" w:rsidR="00D4082A" w:rsidRDefault="00D4082A" w:rsidP="00147DD2">
            <w:r>
              <w:fldChar w:fldCharType="begin"/>
            </w:r>
            <w:r>
              <w:instrText xml:space="preserve"> ADDIN ZOTERO_ITEM CSL_CITATION {"citationID":"5Iu8SQKu","properties":{"formattedCitation":"[7]","plainCitation":"[7]","noteIndex":0},"citationItems":[{"id":1424,"uris":["http://zotero.org/groups/5077571/items/C5UARIDQ"],"itemData":{"id":1424,"type":"article-journal","abstract":"We report a major update of the MAFFT multiple sequence alignment program. This version has several new features, including options for adding unaligned sequences into an existing alignment, adjustment of direction in nucleotide alignment, constrained alignment and parallel processing, which were implemented after the previous major update. This report shows actual examples to explain how these features work, alone and in combination. Some examples incorrectly aligned by MAFFT are also shown to clarify its limitations. We discuss how to avoid misalignments, and our ongoing efforts to overcome such limitations.","container-title":"Molecular Biology and Evolution","DOI":"10.1093/molbev/mst010","ISSN":"0737-4038","issue":"4","journalAbbreviation":"Molecular Biology and Evolution","page":"772-780","source":"Silverchair","title":"MAFFT Multiple Sequence Alignment Software Version 7: Improvements in Performance and Usability","title-short":"MAFFT Multiple Sequence Alignment Software Version 7","volume":"30","author":[{"family":"Katoh","given":"Kazutaka"},{"family":"Standley","given":"Daron M."}],"issued":{"date-parts":[["2013",4,1]]},"citation-key":"katohMAFFTMultipleSequence2013"}}],"schema":"https://github.com/citation-style-language/schema/raw/master/csl-citation.json"} </w:instrText>
            </w:r>
            <w:r>
              <w:fldChar w:fldCharType="separate"/>
            </w:r>
            <w:r>
              <w:rPr>
                <w:noProof/>
              </w:rPr>
              <w:t>[7]</w:t>
            </w:r>
            <w:r>
              <w:fldChar w:fldCharType="end"/>
            </w:r>
          </w:p>
        </w:tc>
      </w:tr>
      <w:tr w:rsidR="00D4082A" w:rsidRPr="00147DD2" w14:paraId="2E979D91" w14:textId="77777777" w:rsidTr="007A655D">
        <w:tc>
          <w:tcPr>
            <w:tcW w:w="2341" w:type="dxa"/>
          </w:tcPr>
          <w:p w14:paraId="6FB0EDCD" w14:textId="0B136A75" w:rsidR="00D4082A" w:rsidRDefault="00D4082A" w:rsidP="00147DD2">
            <w:proofErr w:type="spellStart"/>
            <w:r>
              <w:t>FastTree</w:t>
            </w:r>
            <w:proofErr w:type="spellEnd"/>
          </w:p>
        </w:tc>
        <w:tc>
          <w:tcPr>
            <w:tcW w:w="2210" w:type="dxa"/>
          </w:tcPr>
          <w:p w14:paraId="719FB5B9" w14:textId="5600274A" w:rsidR="00D4082A" w:rsidRDefault="00D4082A" w:rsidP="00147DD2">
            <w:r>
              <w:t>2.1.11</w:t>
            </w:r>
          </w:p>
        </w:tc>
        <w:tc>
          <w:tcPr>
            <w:tcW w:w="4809" w:type="dxa"/>
          </w:tcPr>
          <w:p w14:paraId="170B7BC3" w14:textId="481F2B71" w:rsidR="00D4082A" w:rsidRDefault="00D4082A" w:rsidP="00147DD2">
            <w:r>
              <w:fldChar w:fldCharType="begin"/>
            </w:r>
            <w:r>
              <w:instrText xml:space="preserve"> ADDIN ZOTERO_ITEM CSL_CITATION {"citationID":"emSBzwGC","properties":{"formattedCitation":"[8]","plainCitation":"[8]","noteIndex":0},"citationItems":[{"id":1057,"uris":["http://zotero.org/groups/5077571/items/JQ35EGBG"],"itemData":{"id":1057,"type":"article-journal","abstract":"Background We recently described FastTree, a tool for inferring phylogenies for alignments with up to hundreds of thousands of sequences. Here, we describe improvements to FastTree that improve its accuracy without sacrificing scalability. Methodology/Principal Findings Where FastTree 1 used nearest-neighbor interchanges (NNIs) and the minimum-evolution criterion to improve the tree, FastTree 2 adds minimum-evolution subtree-pruning-regrafting (SPRs) and maximum-likelihood NNIs. FastTree 2 uses heuristics to restrict the search for better trees and estimates a rate of evolution for each site (the “CAT” approximation). Nevertheless, for both simulated and genuine alignments, FastTree 2 is slightly more accurate than a standard implementation of maximum-likelihood NNIs (PhyML 3 with default settings). Although FastTree 2 is not quite as accurate as methods that use maximum-likelihood SPRs, most of the splits that disagree are poorly supported, and for large alignments, FastTree 2 is 100–1,000 times faster. FastTree 2 inferred a topology and likelihood-based local support values for 237,882 distinct 16S ribosomal RNAs on a desktop computer in 22 hours and 5.8 gigabytes of memory. Conclusions/Significance FastTree 2 allows the inference of maximum-likelihood phylogenies for huge alignments. FastTree 2 is freely available at http://www.microbesonline.org/fasttree.","container-title":"PLOS ONE","DOI":"10.1371/journal.pone.0009490","ISSN":"1932-6203","issue":"3","journalAbbreviation":"PLOS ONE","language":"en","note":"publisher: Public Library of Science","page":"e9490","source":"PLoS Journals","title":"FastTree 2 – Approximately Maximum-Likelihood Trees for Large Alignments","volume":"5","author":[{"family":"Price","given":"Morgan N."},{"family":"Dehal","given":"Paramvir S."},{"family":"Arkin","given":"Adam P."}],"issued":{"date-parts":[["2010",3,10]]},"citation-key":"priceFastTreeApproximatelyMaximumLikelihood2010"}}],"schema":"https://github.com/citation-style-language/schema/raw/master/csl-citation.json"} </w:instrText>
            </w:r>
            <w:r>
              <w:fldChar w:fldCharType="separate"/>
            </w:r>
            <w:r>
              <w:rPr>
                <w:noProof/>
              </w:rPr>
              <w:t>[8]</w:t>
            </w:r>
            <w:r>
              <w:fldChar w:fldCharType="end"/>
            </w:r>
          </w:p>
        </w:tc>
      </w:tr>
      <w:tr w:rsidR="00D4082A" w:rsidRPr="00147DD2" w14:paraId="261FD1FB" w14:textId="77777777" w:rsidTr="007A655D">
        <w:tc>
          <w:tcPr>
            <w:tcW w:w="2341" w:type="dxa"/>
          </w:tcPr>
          <w:p w14:paraId="5B26F754" w14:textId="501AAE73" w:rsidR="00D4082A" w:rsidRDefault="00D4082A" w:rsidP="00147DD2">
            <w:proofErr w:type="spellStart"/>
            <w:r>
              <w:t>cutadapt</w:t>
            </w:r>
            <w:proofErr w:type="spellEnd"/>
          </w:p>
        </w:tc>
        <w:tc>
          <w:tcPr>
            <w:tcW w:w="2210" w:type="dxa"/>
          </w:tcPr>
          <w:p w14:paraId="00EB261D" w14:textId="610E875D" w:rsidR="00D4082A" w:rsidRDefault="00D4082A" w:rsidP="00147DD2">
            <w:r>
              <w:t>5.1</w:t>
            </w:r>
          </w:p>
        </w:tc>
        <w:tc>
          <w:tcPr>
            <w:tcW w:w="4809" w:type="dxa"/>
          </w:tcPr>
          <w:p w14:paraId="5821DCC8" w14:textId="46591D17" w:rsidR="00D4082A" w:rsidRDefault="00D4082A" w:rsidP="00147DD2">
            <w:r>
              <w:fldChar w:fldCharType="begin"/>
            </w:r>
            <w:r w:rsidR="00E71EDF">
              <w:instrText xml:space="preserve"> ADDIN ZOTERO_ITEM CSL_CITATION {"citationID":"Jm7TD0Mr","properties":{"formattedCitation":"[27]","plainCitation":"[27]","noteIndex":0},"citationItems":[{"id":2097,"uris":["http://zotero.org/groups/5077571/items/CKBWEFND"],"itemData":{"id":2097,"type":"article-journal","abstract":"When small RNA is sequenced on current sequencing machines, the resulting reads are usually longer than the RNA and therefore contain parts of the 3' adapter. That adapter must be found and removed error-tolerantly from each read before read mapping. Previous solutions are either hard to use or do not offer required features, in particular support for color space data. As an easy to use alternative, we developed the command-line tool cutadapt, which supports 454, Illumina and SOLiD (color space) data, offers two adapter trimming algorithms, and has other useful features. Cutadapt, including its MIT-licensed source code, is available for download at http://code.google.com/p/cutadapt/","container-title":"EMBnet.journal","DOI":"10.14806/ej.17.1.200","ISSN":"2226-6089","issue":"1","language":"en","license":"Copyright (c)","page":"10-12","source":"journal.embnet.org","title":"Cutadapt removes adapter sequences from high-throughput sequencing reads","volume":"17","author":[{"family":"Martin","given":"Marcel"}],"issued":{"date-parts":[["2011",5,2]]},"citation-key":"martinCutadaptRemovesAdapter2011"}}],"schema":"https://github.com/citation-style-language/schema/raw/master/csl-citation.json"} </w:instrText>
            </w:r>
            <w:r>
              <w:fldChar w:fldCharType="separate"/>
            </w:r>
            <w:r w:rsidR="00E71EDF">
              <w:rPr>
                <w:noProof/>
              </w:rPr>
              <w:t>[27]</w:t>
            </w:r>
            <w:r>
              <w:fldChar w:fldCharType="end"/>
            </w:r>
          </w:p>
        </w:tc>
      </w:tr>
      <w:tr w:rsidR="00D4082A" w:rsidRPr="00147DD2" w14:paraId="35D77E87" w14:textId="77777777" w:rsidTr="007A655D">
        <w:tc>
          <w:tcPr>
            <w:tcW w:w="2341" w:type="dxa"/>
          </w:tcPr>
          <w:p w14:paraId="37DAAB3A" w14:textId="5602D237" w:rsidR="00D4082A" w:rsidRDefault="00D4082A" w:rsidP="00147DD2">
            <w:proofErr w:type="spellStart"/>
            <w:r>
              <w:t>extraDistr</w:t>
            </w:r>
            <w:proofErr w:type="spellEnd"/>
          </w:p>
        </w:tc>
        <w:tc>
          <w:tcPr>
            <w:tcW w:w="2210" w:type="dxa"/>
          </w:tcPr>
          <w:p w14:paraId="5AE798F9" w14:textId="4D64F32B" w:rsidR="00D4082A" w:rsidRDefault="00D4082A" w:rsidP="00147DD2">
            <w:r>
              <w:t>1.10.0</w:t>
            </w:r>
          </w:p>
        </w:tc>
        <w:tc>
          <w:tcPr>
            <w:tcW w:w="4809" w:type="dxa"/>
          </w:tcPr>
          <w:p w14:paraId="01E47E8C" w14:textId="3B73CF4B" w:rsidR="00D4082A" w:rsidRDefault="003F4E19" w:rsidP="00147DD2">
            <w:r>
              <w:fldChar w:fldCharType="begin"/>
            </w:r>
            <w:r>
              <w:instrText xml:space="preserve"> ADDIN ZOTERO_ITEM CSL_CITATION {"citationID":"0v42CRkk","properties":{"formattedCitation":"[11]","plainCitation":"[11]","noteIndex":0},"citationItems":[{"id":2098,"uris":["http://zotero.org/groups/5077571/items/XR2WIIP7"],"itemData":{"id":2098,"type":"report","genre":"manual","note":"DOI: 10.32614/CRAN.package.extraDistr","title":"extraDistr: Additional univariate and multivariate distributions","URL":"https://CRAN.R-project.org/package=extraDistr","author":[{"family":"Wolodzko","given":"Tymoteusz"}],"issued":{"date-parts":[["2023"]]},"citation-key":"wolodzkoExtraDistrAdditionalUnivariate2023"}}],"schema":"https://github.com/citation-style-language/schema/raw/master/csl-citation.json"} </w:instrText>
            </w:r>
            <w:r>
              <w:fldChar w:fldCharType="separate"/>
            </w:r>
            <w:r>
              <w:rPr>
                <w:noProof/>
              </w:rPr>
              <w:t>[11]</w:t>
            </w:r>
            <w:r>
              <w:fldChar w:fldCharType="end"/>
            </w:r>
          </w:p>
        </w:tc>
      </w:tr>
      <w:tr w:rsidR="00FA7BD7" w:rsidRPr="00147DD2" w14:paraId="25751DF8" w14:textId="77777777" w:rsidTr="007A655D">
        <w:tc>
          <w:tcPr>
            <w:tcW w:w="2341" w:type="dxa"/>
          </w:tcPr>
          <w:p w14:paraId="538165A1" w14:textId="6C540C76" w:rsidR="00FA7BD7" w:rsidRDefault="00FA7BD7" w:rsidP="00147DD2">
            <w:r>
              <w:t>PICRUSt2</w:t>
            </w:r>
          </w:p>
        </w:tc>
        <w:tc>
          <w:tcPr>
            <w:tcW w:w="2210" w:type="dxa"/>
          </w:tcPr>
          <w:p w14:paraId="2624AC9A" w14:textId="44E87841" w:rsidR="00FA7BD7" w:rsidRDefault="00FA7BD7" w:rsidP="00147DD2">
            <w:r>
              <w:t>2.6.0</w:t>
            </w:r>
          </w:p>
        </w:tc>
        <w:tc>
          <w:tcPr>
            <w:tcW w:w="4809" w:type="dxa"/>
          </w:tcPr>
          <w:p w14:paraId="67FE64FD" w14:textId="4C7CBB6A" w:rsidR="00FA7BD7" w:rsidRDefault="00FA7BD7" w:rsidP="00147DD2">
            <w:r>
              <w:fldChar w:fldCharType="begin"/>
            </w:r>
            <w:r w:rsidR="00B60C77">
              <w:instrText xml:space="preserve"> ADDIN ZOTERO_ITEM CSL_CITATION {"citationID":"wslXdydb","properties":{"formattedCitation":"[15, 28]","plainCitation":"[15, 28]","noteIndex":0},"citationItems":[{"id":2039,"uris":["http://zotero.org/groups/5077571/items/UIGMPRVP"],"itemData":{"id":2039,"type":"article-journal","abstract":"PICRUSt2 is a bioinformatic tool that predicts microbial functions in amplicon sequencing data using a database of annotated reference genomes. We have constructed an updated database for PICRUSt2 that has substantially increased the number of bacterial (19,493 to 26,868) and archaeal (406 to 1,002) genomes as well as the number of functional annotations present. The previous PICRUSt2 database relied on many timely and computationally intensive manual processes that made it difficult to update. We constructed a new streamlined process to allow regular upgrades to the PICRUSt2 database on an ongoing basis, and used this process to create a new database, PICRUSt2-SC (Sugar-Coated). Additionally, we have shown that this updated database contains genomes that more closely match study sequences from a range of different environments. The genomes contained in the database therefore better represent these environments and this leads to an improvement in the predicted functional annotations obtained from PICRUSt2.PICRUSt2 source code is freely available at https://github.com/picrust/picrust2 and at https://anaconda.org/bioconda/picrust2. The latest version of PICRUSt2 at the time of writing is also archived: https://doi.org/10.5281/zenodo.15119781. The PICRUSt2-SC database comes pre-installed with PICRUSt2 from version 2.6.0 onwards. Step-by-step instructions for making the updated database are at https://github.com/picrust/picrust2/wiki/Updating-the-PICRUSt2-database. All code used for the analyses and figures in this manuscript is at https://github.com/R-Wright-1/PICRUSt2-SC_application_note and https://doi.org/10.5281/zenodo.15119770.","container-title":"Bioinformatics","DOI":"10.1093/bioinformatics/btaf269","ISSN":"1367-4811","issue":"5","journalAbbreviation":"Bioinformatics","page":"btaf269","source":"Silverchair","title":"PICRUSt2-SC: an update to the reference database used for functional prediction within PICRUSt2","title-short":"PICRUSt2-SC","volume":"41","author":[{"family":"Wright","given":"Robyn J"},{"family":"Langille","given":"Morgan G I"}],"issued":{"date-parts":[["2025",5,1]]},"citation-key":"wrightPICRUSt2SCUpdateReference2025"}},{"id":956,"uris":["http://zotero.org/groups/5077571/items/3A7JYSWF"],"itemData":{"id":956,"type":"article-journal","container-title":"Nature Biotechnology","DOI":"10.1038/s41587-020-0548-6","ISSN":"1546-1696","issue":"6","journalAbbreviation":"Nat Biotechnol","language":"en","license":"2020 The Author(s), under exclusive licence to Springer Nature America, Inc.","note":"number: 6\npublisher: Nature Publishing Group","page":"685-688","source":"www.nature.com","title":"PICRUSt2 for prediction of metagenome functions","volume":"38","author":[{"family":"Douglas","given":"Gavin M."},{"family":"Maffei","given":"Vincent J."},{"family":"Zaneveld","given":"Jesse R."},{"family":"Yurgel","given":"Svetlana N."},{"family":"Brown","given":"James R."},{"family":"Taylor","given":"Christopher M."},{"family":"Huttenhower","given":"Curtis"},{"family":"Langille","given":"Morgan G. I."}],"issued":{"date-parts":[["2020",6]]},"citation-key":"douglasPICRUSt2PredictionMetagenome2020"}}],"schema":"https://github.com/citation-style-language/schema/raw/master/csl-citation.json"} </w:instrText>
            </w:r>
            <w:r>
              <w:fldChar w:fldCharType="separate"/>
            </w:r>
            <w:r w:rsidR="00B60C77">
              <w:rPr>
                <w:noProof/>
              </w:rPr>
              <w:t>[15, 28]</w:t>
            </w:r>
            <w:r>
              <w:fldChar w:fldCharType="end"/>
            </w:r>
          </w:p>
        </w:tc>
      </w:tr>
      <w:tr w:rsidR="001833A1" w:rsidRPr="00147DD2" w14:paraId="2685A229" w14:textId="77777777" w:rsidTr="007A655D">
        <w:trPr>
          <w:ins w:id="8" w:author="Augustus Raymond Pendleton" w:date="2025-11-21T15:05:00Z"/>
        </w:trPr>
        <w:tc>
          <w:tcPr>
            <w:tcW w:w="2341" w:type="dxa"/>
          </w:tcPr>
          <w:p w14:paraId="4395DF94" w14:textId="1E975193" w:rsidR="001833A1" w:rsidRDefault="001833A1" w:rsidP="00147DD2">
            <w:pPr>
              <w:rPr>
                <w:ins w:id="9" w:author="Augustus Raymond Pendleton" w:date="2025-11-21T15:05:00Z" w16du:dateUtc="2025-11-21T20:05:00Z"/>
              </w:rPr>
            </w:pPr>
            <w:proofErr w:type="spellStart"/>
            <w:ins w:id="10" w:author="Augustus Raymond Pendleton" w:date="2025-11-21T15:05:00Z" w16du:dateUtc="2025-11-21T20:05:00Z">
              <w:r>
                <w:t>biomformat</w:t>
              </w:r>
              <w:proofErr w:type="spellEnd"/>
            </w:ins>
          </w:p>
        </w:tc>
        <w:tc>
          <w:tcPr>
            <w:tcW w:w="2210" w:type="dxa"/>
          </w:tcPr>
          <w:p w14:paraId="67AF152B" w14:textId="08457E1B" w:rsidR="001833A1" w:rsidRDefault="001833A1" w:rsidP="00147DD2">
            <w:pPr>
              <w:rPr>
                <w:ins w:id="11" w:author="Augustus Raymond Pendleton" w:date="2025-11-21T15:05:00Z" w16du:dateUtc="2025-11-21T20:05:00Z"/>
              </w:rPr>
            </w:pPr>
            <w:ins w:id="12" w:author="Augustus Raymond Pendleton" w:date="2025-11-21T15:07:00Z" w16du:dateUtc="2025-11-21T20:07:00Z">
              <w:r>
                <w:t>1.30.0</w:t>
              </w:r>
            </w:ins>
          </w:p>
        </w:tc>
        <w:tc>
          <w:tcPr>
            <w:tcW w:w="4809" w:type="dxa"/>
          </w:tcPr>
          <w:p w14:paraId="42CBFBBF" w14:textId="1DEC9A6B" w:rsidR="001833A1" w:rsidRDefault="001833A1" w:rsidP="00147DD2">
            <w:pPr>
              <w:rPr>
                <w:ins w:id="13" w:author="Augustus Raymond Pendleton" w:date="2025-11-21T15:05:00Z" w16du:dateUtc="2025-11-21T20:05:00Z"/>
              </w:rPr>
            </w:pPr>
            <w:r>
              <w:fldChar w:fldCharType="begin"/>
            </w:r>
            <w:r>
              <w:instrText xml:space="preserve"> ADDIN ZOTERO_ITEM CSL_CITATION {"citationID":"RnD81q4d","properties":{"formattedCitation":"[29]","plainCitation":"[29]","noteIndex":0},"citationItems":[{"id":1838,"uris":["http://zotero.org/users/8359713/items/X2TQARWS"],"itemData":{"id":1838,"type":"report","genre":"manual","note":"DOI: 10.18129/B9.bioc.biomformat","title":"biomformat: An interface package for the BIOM file format","URL":"https://bioconductor.org/packages/biomformat","author":[{"family":"McMurdie","given":"Paul J."},{"family":"Paulson","given":"Joseph N"}],"issued":{"date-parts":[["2023"]]},"citation-key":"mcmurdieBiomformatInterfacePackage2023"}}],"schema":"https://github.com/citation-style-language/schema/raw/master/csl-citation.json"} </w:instrText>
            </w:r>
            <w:r>
              <w:fldChar w:fldCharType="separate"/>
            </w:r>
            <w:r>
              <w:rPr>
                <w:noProof/>
              </w:rPr>
              <w:t>[29]</w:t>
            </w:r>
            <w:r>
              <w:fldChar w:fldCharType="end"/>
            </w:r>
          </w:p>
        </w:tc>
      </w:tr>
    </w:tbl>
    <w:p w14:paraId="4BE354AA" w14:textId="77777777" w:rsidR="009F47C7" w:rsidRPr="00147DD2" w:rsidRDefault="00000000" w:rsidP="00147DD2">
      <w:r w:rsidRPr="00147DD2">
        <w:rPr>
          <w:i/>
          <w:iCs/>
        </w:rPr>
        <w:t>Table S1. Software and packages used in analysis.</w:t>
      </w:r>
      <w:r w:rsidRPr="00147DD2">
        <w:t xml:space="preserve"> Note that </w:t>
      </w:r>
      <w:proofErr w:type="spellStart"/>
      <w:r w:rsidRPr="00147DD2">
        <w:t>GUniFrac</w:t>
      </w:r>
      <w:proofErr w:type="spellEnd"/>
      <w:r w:rsidRPr="00147DD2">
        <w:t xml:space="preserve"> was modified slightly to make incorporating absolute abundances more apparent; this version can be installed via </w:t>
      </w:r>
      <w:proofErr w:type="spellStart"/>
      <w:r w:rsidRPr="00147DD2">
        <w:t>Github</w:t>
      </w:r>
      <w:proofErr w:type="spellEnd"/>
      <w:r w:rsidRPr="00147DD2">
        <w:t xml:space="preserve"> at </w:t>
      </w:r>
      <w:hyperlink r:id="rId15">
        <w:r w:rsidR="009F47C7" w:rsidRPr="00147DD2">
          <w:rPr>
            <w:rStyle w:val="Hyperlink"/>
          </w:rPr>
          <w:t>https://github.com/MarschmiLab/GUniFrac</w:t>
        </w:r>
      </w:hyperlink>
      <w:r w:rsidRPr="00147DD2">
        <w:t>.</w:t>
      </w:r>
    </w:p>
    <w:p w14:paraId="6B33E59B" w14:textId="77777777" w:rsidR="009F47C7" w:rsidRPr="00147DD2" w:rsidRDefault="00000000" w:rsidP="00147DD2">
      <w:r w:rsidRPr="00147DD2">
        <w:br w:type="page"/>
      </w:r>
    </w:p>
    <w:p w14:paraId="40FC6212" w14:textId="77777777" w:rsidR="009F47C7" w:rsidRDefault="00000000" w:rsidP="00147DD2">
      <w:pPr>
        <w:rPr>
          <w:b/>
          <w:bCs/>
        </w:rPr>
      </w:pPr>
      <w:bookmarkStart w:id="14" w:name="supporting-references"/>
      <w:r w:rsidRPr="00230C54">
        <w:rPr>
          <w:b/>
          <w:bCs/>
        </w:rPr>
        <w:lastRenderedPageBreak/>
        <w:t>Supporting References</w:t>
      </w:r>
    </w:p>
    <w:p w14:paraId="6F637E96" w14:textId="77777777" w:rsidR="001833A1" w:rsidRPr="001833A1" w:rsidRDefault="00230C54" w:rsidP="001833A1">
      <w:pPr>
        <w:pStyle w:val="Bibliography"/>
        <w:rPr>
          <w:rFonts w:cs="Times New Roman"/>
        </w:rPr>
      </w:pPr>
      <w:r>
        <w:rPr>
          <w:b/>
          <w:bCs/>
        </w:rPr>
        <w:fldChar w:fldCharType="begin"/>
      </w:r>
      <w:r w:rsidR="00FA7BD7">
        <w:rPr>
          <w:b/>
          <w:bCs/>
        </w:rPr>
        <w:instrText xml:space="preserve"> ADDIN ZOTERO_BIBL {"uncited":[],"omitted":[],"custom":[]} CSL_BIBLIOGRAPHY </w:instrText>
      </w:r>
      <w:r>
        <w:rPr>
          <w:b/>
          <w:bCs/>
        </w:rPr>
        <w:fldChar w:fldCharType="separate"/>
      </w:r>
      <w:r w:rsidR="001833A1" w:rsidRPr="001833A1">
        <w:rPr>
          <w:rFonts w:cs="Times New Roman"/>
        </w:rPr>
        <w:t xml:space="preserve">1. </w:t>
      </w:r>
      <w:r w:rsidR="001833A1" w:rsidRPr="001833A1">
        <w:rPr>
          <w:rFonts w:cs="Times New Roman"/>
        </w:rPr>
        <w:tab/>
        <w:t xml:space="preserve">Zhang K et al. Absolute microbiome profiling highlights the links among microbial stability, soil health, and crop productivity under long-term sod-based rotation. </w:t>
      </w:r>
      <w:r w:rsidR="001833A1" w:rsidRPr="001833A1">
        <w:rPr>
          <w:rFonts w:cs="Times New Roman"/>
          <w:i/>
          <w:iCs/>
        </w:rPr>
        <w:t>Biol Fertil Soils</w:t>
      </w:r>
      <w:r w:rsidR="001833A1" w:rsidRPr="001833A1">
        <w:rPr>
          <w:rFonts w:cs="Times New Roman"/>
        </w:rPr>
        <w:t xml:space="preserve"> 2022;</w:t>
      </w:r>
      <w:r w:rsidR="001833A1" w:rsidRPr="001833A1">
        <w:rPr>
          <w:rFonts w:cs="Times New Roman"/>
          <w:b/>
          <w:bCs/>
        </w:rPr>
        <w:t>58</w:t>
      </w:r>
      <w:r w:rsidR="001833A1" w:rsidRPr="001833A1">
        <w:rPr>
          <w:rFonts w:cs="Times New Roman"/>
        </w:rPr>
        <w:t>:883–901. https://doi.org/10.1007/s00374-022-01675-4</w:t>
      </w:r>
    </w:p>
    <w:p w14:paraId="56FC2F9C" w14:textId="77777777" w:rsidR="001833A1" w:rsidRPr="001833A1" w:rsidRDefault="001833A1" w:rsidP="001833A1">
      <w:pPr>
        <w:pStyle w:val="Bibliography"/>
        <w:rPr>
          <w:rFonts w:cs="Times New Roman"/>
        </w:rPr>
      </w:pPr>
      <w:r w:rsidRPr="001833A1">
        <w:rPr>
          <w:rFonts w:cs="Times New Roman"/>
        </w:rPr>
        <w:t xml:space="preserve">2. </w:t>
      </w:r>
      <w:r w:rsidRPr="001833A1">
        <w:rPr>
          <w:rFonts w:cs="Times New Roman"/>
        </w:rPr>
        <w:tab/>
        <w:t xml:space="preserve">Props R et al. Measuring the biodiversity of microbial communities by flow cytometry. </w:t>
      </w:r>
      <w:r w:rsidRPr="001833A1">
        <w:rPr>
          <w:rFonts w:cs="Times New Roman"/>
          <w:i/>
          <w:iCs/>
        </w:rPr>
        <w:t>Methods in Ecology and Evolution</w:t>
      </w:r>
      <w:r w:rsidRPr="001833A1">
        <w:rPr>
          <w:rFonts w:cs="Times New Roman"/>
        </w:rPr>
        <w:t xml:space="preserve"> 2016;</w:t>
      </w:r>
      <w:r w:rsidRPr="001833A1">
        <w:rPr>
          <w:rFonts w:cs="Times New Roman"/>
          <w:b/>
          <w:bCs/>
        </w:rPr>
        <w:t>7</w:t>
      </w:r>
      <w:r w:rsidRPr="001833A1">
        <w:rPr>
          <w:rFonts w:cs="Times New Roman"/>
        </w:rPr>
        <w:t>:1376–1385. https://doi.org/10.1111/2041-210X.12607</w:t>
      </w:r>
    </w:p>
    <w:p w14:paraId="23BB5BE6" w14:textId="77777777" w:rsidR="001833A1" w:rsidRPr="001833A1" w:rsidRDefault="001833A1" w:rsidP="001833A1">
      <w:pPr>
        <w:pStyle w:val="Bibliography"/>
        <w:rPr>
          <w:rFonts w:cs="Times New Roman"/>
        </w:rPr>
      </w:pPr>
      <w:r w:rsidRPr="001833A1">
        <w:rPr>
          <w:rFonts w:cs="Times New Roman"/>
        </w:rPr>
        <w:t xml:space="preserve">3. </w:t>
      </w:r>
      <w:r w:rsidRPr="001833A1">
        <w:rPr>
          <w:rFonts w:cs="Times New Roman"/>
        </w:rPr>
        <w:tab/>
        <w:t>Pendleton A, Wells M, Schmidt ML. Upwelling periodically disturbs the ecological assembly of microbial communities in the Laurentian Great Lakes. 2025. bioRxiv, 2025. , 2025.01.17.633667</w:t>
      </w:r>
    </w:p>
    <w:p w14:paraId="65C1536E" w14:textId="77777777" w:rsidR="001833A1" w:rsidRPr="001833A1" w:rsidRDefault="001833A1" w:rsidP="001833A1">
      <w:pPr>
        <w:pStyle w:val="Bibliography"/>
        <w:rPr>
          <w:rFonts w:cs="Times New Roman"/>
        </w:rPr>
      </w:pPr>
      <w:r w:rsidRPr="001833A1">
        <w:rPr>
          <w:rFonts w:cs="Times New Roman"/>
        </w:rPr>
        <w:t xml:space="preserve">4. </w:t>
      </w:r>
      <w:r w:rsidRPr="001833A1">
        <w:rPr>
          <w:rFonts w:cs="Times New Roman"/>
        </w:rPr>
        <w:tab/>
        <w:t xml:space="preserve">Barlow JT, Bogatyrev SR, Ismagilov RF. A quantitative sequencing framework for absolute abundance measurements of mucosal and lumenal microbial communities. </w:t>
      </w:r>
      <w:r w:rsidRPr="001833A1">
        <w:rPr>
          <w:rFonts w:cs="Times New Roman"/>
          <w:i/>
          <w:iCs/>
        </w:rPr>
        <w:t>Nat Commun</w:t>
      </w:r>
      <w:r w:rsidRPr="001833A1">
        <w:rPr>
          <w:rFonts w:cs="Times New Roman"/>
        </w:rPr>
        <w:t xml:space="preserve"> 2020;</w:t>
      </w:r>
      <w:r w:rsidRPr="001833A1">
        <w:rPr>
          <w:rFonts w:cs="Times New Roman"/>
          <w:b/>
          <w:bCs/>
        </w:rPr>
        <w:t>11</w:t>
      </w:r>
      <w:r w:rsidRPr="001833A1">
        <w:rPr>
          <w:rFonts w:cs="Times New Roman"/>
        </w:rPr>
        <w:t>:2590. https://doi.org/10.1038/s41467-020-16224-6</w:t>
      </w:r>
    </w:p>
    <w:p w14:paraId="44AA8ABD" w14:textId="77777777" w:rsidR="001833A1" w:rsidRPr="001833A1" w:rsidRDefault="001833A1" w:rsidP="001833A1">
      <w:pPr>
        <w:pStyle w:val="Bibliography"/>
        <w:rPr>
          <w:rFonts w:cs="Times New Roman"/>
        </w:rPr>
      </w:pPr>
      <w:r w:rsidRPr="001833A1">
        <w:rPr>
          <w:rFonts w:cs="Times New Roman"/>
        </w:rPr>
        <w:t xml:space="preserve">5. </w:t>
      </w:r>
      <w:r w:rsidRPr="001833A1">
        <w:rPr>
          <w:rFonts w:cs="Times New Roman"/>
        </w:rPr>
        <w:tab/>
        <w:t xml:space="preserve">Callahan BJ et al. DADA2: High-resolution sample inference from Illumina amplicon data. </w:t>
      </w:r>
      <w:r w:rsidRPr="001833A1">
        <w:rPr>
          <w:rFonts w:cs="Times New Roman"/>
          <w:i/>
          <w:iCs/>
        </w:rPr>
        <w:t>Nat Methods</w:t>
      </w:r>
      <w:r w:rsidRPr="001833A1">
        <w:rPr>
          <w:rFonts w:cs="Times New Roman"/>
        </w:rPr>
        <w:t xml:space="preserve"> 2016;</w:t>
      </w:r>
      <w:r w:rsidRPr="001833A1">
        <w:rPr>
          <w:rFonts w:cs="Times New Roman"/>
          <w:b/>
          <w:bCs/>
        </w:rPr>
        <w:t>13</w:t>
      </w:r>
      <w:r w:rsidRPr="001833A1">
        <w:rPr>
          <w:rFonts w:cs="Times New Roman"/>
        </w:rPr>
        <w:t>:581–583. https://doi.org/10.1038/nmeth.3869</w:t>
      </w:r>
    </w:p>
    <w:p w14:paraId="5D993E17" w14:textId="77777777" w:rsidR="001833A1" w:rsidRPr="001833A1" w:rsidRDefault="001833A1" w:rsidP="001833A1">
      <w:pPr>
        <w:pStyle w:val="Bibliography"/>
        <w:rPr>
          <w:rFonts w:cs="Times New Roman"/>
        </w:rPr>
      </w:pPr>
      <w:r w:rsidRPr="001833A1">
        <w:rPr>
          <w:rFonts w:cs="Times New Roman"/>
        </w:rPr>
        <w:t xml:space="preserve">6. </w:t>
      </w:r>
      <w:r w:rsidRPr="001833A1">
        <w:rPr>
          <w:rFonts w:cs="Times New Roman"/>
        </w:rPr>
        <w:tab/>
        <w:t xml:space="preserve">Quast C et al. The SILVA ribosomal RNA gene database project: improved data processing and web-based tools. </w:t>
      </w:r>
      <w:r w:rsidRPr="001833A1">
        <w:rPr>
          <w:rFonts w:cs="Times New Roman"/>
          <w:i/>
          <w:iCs/>
        </w:rPr>
        <w:t>Nucleic Acids Research</w:t>
      </w:r>
      <w:r w:rsidRPr="001833A1">
        <w:rPr>
          <w:rFonts w:cs="Times New Roman"/>
        </w:rPr>
        <w:t xml:space="preserve"> 2013;</w:t>
      </w:r>
      <w:r w:rsidRPr="001833A1">
        <w:rPr>
          <w:rFonts w:cs="Times New Roman"/>
          <w:b/>
          <w:bCs/>
        </w:rPr>
        <w:t>41</w:t>
      </w:r>
      <w:r w:rsidRPr="001833A1">
        <w:rPr>
          <w:rFonts w:cs="Times New Roman"/>
        </w:rPr>
        <w:t>:D590–D596. https://doi.org/10.1093/nar/gks1219</w:t>
      </w:r>
    </w:p>
    <w:p w14:paraId="5AEFD27E" w14:textId="77777777" w:rsidR="001833A1" w:rsidRPr="001833A1" w:rsidRDefault="001833A1" w:rsidP="001833A1">
      <w:pPr>
        <w:pStyle w:val="Bibliography"/>
        <w:rPr>
          <w:rFonts w:cs="Times New Roman"/>
        </w:rPr>
      </w:pPr>
      <w:r w:rsidRPr="001833A1">
        <w:rPr>
          <w:rFonts w:cs="Times New Roman"/>
        </w:rPr>
        <w:t xml:space="preserve">7. </w:t>
      </w:r>
      <w:r w:rsidRPr="001833A1">
        <w:rPr>
          <w:rFonts w:cs="Times New Roman"/>
        </w:rPr>
        <w:tab/>
        <w:t xml:space="preserve">Katoh K, Standley DM. MAFFT Multiple Sequence Alignment Software Version 7: Improvements in Performance and Usability. </w:t>
      </w:r>
      <w:r w:rsidRPr="001833A1">
        <w:rPr>
          <w:rFonts w:cs="Times New Roman"/>
          <w:i/>
          <w:iCs/>
        </w:rPr>
        <w:t>Molecular Biology and Evolution</w:t>
      </w:r>
      <w:r w:rsidRPr="001833A1">
        <w:rPr>
          <w:rFonts w:cs="Times New Roman"/>
        </w:rPr>
        <w:t xml:space="preserve"> 2013;</w:t>
      </w:r>
      <w:r w:rsidRPr="001833A1">
        <w:rPr>
          <w:rFonts w:cs="Times New Roman"/>
          <w:b/>
          <w:bCs/>
        </w:rPr>
        <w:t>30</w:t>
      </w:r>
      <w:r w:rsidRPr="001833A1">
        <w:rPr>
          <w:rFonts w:cs="Times New Roman"/>
        </w:rPr>
        <w:t>:772–780. https://doi.org/10.1093/molbev/mst010</w:t>
      </w:r>
    </w:p>
    <w:p w14:paraId="3D6B1952" w14:textId="77777777" w:rsidR="001833A1" w:rsidRPr="001833A1" w:rsidRDefault="001833A1" w:rsidP="001833A1">
      <w:pPr>
        <w:pStyle w:val="Bibliography"/>
        <w:rPr>
          <w:rFonts w:cs="Times New Roman"/>
        </w:rPr>
      </w:pPr>
      <w:r w:rsidRPr="001833A1">
        <w:rPr>
          <w:rFonts w:cs="Times New Roman"/>
        </w:rPr>
        <w:t xml:space="preserve">8. </w:t>
      </w:r>
      <w:r w:rsidRPr="001833A1">
        <w:rPr>
          <w:rFonts w:cs="Times New Roman"/>
        </w:rPr>
        <w:tab/>
        <w:t xml:space="preserve">Price MN, Dehal PS, Arkin AP. FastTree 2 – Approximately Maximum-Likelihood Trees for Large Alignments. </w:t>
      </w:r>
      <w:r w:rsidRPr="001833A1">
        <w:rPr>
          <w:rFonts w:cs="Times New Roman"/>
          <w:i/>
          <w:iCs/>
        </w:rPr>
        <w:t>PLOS ONE</w:t>
      </w:r>
      <w:r w:rsidRPr="001833A1">
        <w:rPr>
          <w:rFonts w:cs="Times New Roman"/>
        </w:rPr>
        <w:t xml:space="preserve"> 2010;</w:t>
      </w:r>
      <w:r w:rsidRPr="001833A1">
        <w:rPr>
          <w:rFonts w:cs="Times New Roman"/>
          <w:b/>
          <w:bCs/>
        </w:rPr>
        <w:t>5</w:t>
      </w:r>
      <w:r w:rsidRPr="001833A1">
        <w:rPr>
          <w:rFonts w:cs="Times New Roman"/>
        </w:rPr>
        <w:t>:e9490. https://doi.org/10.1371/journal.pone.0009490</w:t>
      </w:r>
    </w:p>
    <w:p w14:paraId="50B727B2" w14:textId="77777777" w:rsidR="001833A1" w:rsidRPr="001833A1" w:rsidRDefault="001833A1" w:rsidP="001833A1">
      <w:pPr>
        <w:pStyle w:val="Bibliography"/>
        <w:rPr>
          <w:rFonts w:cs="Times New Roman"/>
        </w:rPr>
      </w:pPr>
      <w:r w:rsidRPr="001833A1">
        <w:rPr>
          <w:rFonts w:cs="Times New Roman"/>
        </w:rPr>
        <w:lastRenderedPageBreak/>
        <w:t xml:space="preserve">9. </w:t>
      </w:r>
      <w:r w:rsidRPr="001833A1">
        <w:rPr>
          <w:rFonts w:cs="Times New Roman"/>
        </w:rPr>
        <w:tab/>
        <w:t xml:space="preserve">Paradis E et al. ape: Analyses of phylogenetics and evolution. 2023. </w:t>
      </w:r>
    </w:p>
    <w:p w14:paraId="1D7AA764" w14:textId="77777777" w:rsidR="001833A1" w:rsidRPr="001833A1" w:rsidRDefault="001833A1" w:rsidP="001833A1">
      <w:pPr>
        <w:pStyle w:val="Bibliography"/>
        <w:rPr>
          <w:rFonts w:cs="Times New Roman"/>
        </w:rPr>
      </w:pPr>
      <w:r w:rsidRPr="001833A1">
        <w:rPr>
          <w:rFonts w:cs="Times New Roman"/>
        </w:rPr>
        <w:t xml:space="preserve">10. </w:t>
      </w:r>
      <w:r w:rsidRPr="001833A1">
        <w:rPr>
          <w:rFonts w:cs="Times New Roman"/>
        </w:rPr>
        <w:tab/>
        <w:t xml:space="preserve">McMurdie PJ, Holmes S. phyloseq: An R package for reproducible interactive analysis and graphics of microbiome census data. </w:t>
      </w:r>
      <w:r w:rsidRPr="001833A1">
        <w:rPr>
          <w:rFonts w:cs="Times New Roman"/>
          <w:i/>
          <w:iCs/>
        </w:rPr>
        <w:t>PLoS ONE</w:t>
      </w:r>
      <w:r w:rsidRPr="001833A1">
        <w:rPr>
          <w:rFonts w:cs="Times New Roman"/>
        </w:rPr>
        <w:t xml:space="preserve"> 2013;</w:t>
      </w:r>
      <w:r w:rsidRPr="001833A1">
        <w:rPr>
          <w:rFonts w:cs="Times New Roman"/>
          <w:b/>
          <w:bCs/>
        </w:rPr>
        <w:t>8</w:t>
      </w:r>
      <w:r w:rsidRPr="001833A1">
        <w:rPr>
          <w:rFonts w:cs="Times New Roman"/>
        </w:rPr>
        <w:t xml:space="preserve">:e61217. </w:t>
      </w:r>
    </w:p>
    <w:p w14:paraId="057464FF" w14:textId="77777777" w:rsidR="001833A1" w:rsidRPr="001833A1" w:rsidRDefault="001833A1" w:rsidP="001833A1">
      <w:pPr>
        <w:pStyle w:val="Bibliography"/>
        <w:rPr>
          <w:rFonts w:cs="Times New Roman"/>
        </w:rPr>
      </w:pPr>
      <w:r w:rsidRPr="001833A1">
        <w:rPr>
          <w:rFonts w:cs="Times New Roman"/>
        </w:rPr>
        <w:t xml:space="preserve">11. </w:t>
      </w:r>
      <w:r w:rsidRPr="001833A1">
        <w:rPr>
          <w:rFonts w:cs="Times New Roman"/>
        </w:rPr>
        <w:tab/>
        <w:t xml:space="preserve">Wolodzko T. extraDistr: Additional univariate and multivariate distributions. 2023. </w:t>
      </w:r>
    </w:p>
    <w:p w14:paraId="5D5350EB" w14:textId="77777777" w:rsidR="001833A1" w:rsidRPr="001833A1" w:rsidRDefault="001833A1" w:rsidP="001833A1">
      <w:pPr>
        <w:pStyle w:val="Bibliography"/>
        <w:rPr>
          <w:rFonts w:cs="Times New Roman"/>
        </w:rPr>
      </w:pPr>
      <w:r w:rsidRPr="001833A1">
        <w:rPr>
          <w:rFonts w:cs="Times New Roman"/>
        </w:rPr>
        <w:t xml:space="preserve">12. </w:t>
      </w:r>
      <w:r w:rsidRPr="001833A1">
        <w:rPr>
          <w:rFonts w:cs="Times New Roman"/>
        </w:rPr>
        <w:tab/>
        <w:t xml:space="preserve">Oksanen J et al. vegan: Community ecology package. 2022. </w:t>
      </w:r>
    </w:p>
    <w:p w14:paraId="60542FBF" w14:textId="77777777" w:rsidR="001833A1" w:rsidRPr="001833A1" w:rsidRDefault="001833A1" w:rsidP="001833A1">
      <w:pPr>
        <w:pStyle w:val="Bibliography"/>
        <w:rPr>
          <w:rFonts w:cs="Times New Roman"/>
        </w:rPr>
      </w:pPr>
      <w:r w:rsidRPr="001833A1">
        <w:rPr>
          <w:rFonts w:cs="Times New Roman"/>
        </w:rPr>
        <w:t xml:space="preserve">13. </w:t>
      </w:r>
      <w:r w:rsidRPr="001833A1">
        <w:rPr>
          <w:rFonts w:cs="Times New Roman"/>
        </w:rPr>
        <w:tab/>
        <w:t xml:space="preserve">Chen J et al. Associating microbiome composition with environmental covariates using generalized UniFrac distances. </w:t>
      </w:r>
      <w:r w:rsidRPr="001833A1">
        <w:rPr>
          <w:rFonts w:cs="Times New Roman"/>
          <w:i/>
          <w:iCs/>
        </w:rPr>
        <w:t>Bioinformatics</w:t>
      </w:r>
      <w:r w:rsidRPr="001833A1">
        <w:rPr>
          <w:rFonts w:cs="Times New Roman"/>
        </w:rPr>
        <w:t xml:space="preserve"> 2012;</w:t>
      </w:r>
      <w:r w:rsidRPr="001833A1">
        <w:rPr>
          <w:rFonts w:cs="Times New Roman"/>
          <w:b/>
          <w:bCs/>
        </w:rPr>
        <w:t>28</w:t>
      </w:r>
      <w:r w:rsidRPr="001833A1">
        <w:rPr>
          <w:rFonts w:cs="Times New Roman"/>
        </w:rPr>
        <w:t>:2106–2113. https://doi.org/10.1093/bioinformatics/bts342</w:t>
      </w:r>
    </w:p>
    <w:p w14:paraId="18B88D34" w14:textId="77777777" w:rsidR="001833A1" w:rsidRPr="001833A1" w:rsidRDefault="001833A1" w:rsidP="001833A1">
      <w:pPr>
        <w:pStyle w:val="Bibliography"/>
        <w:rPr>
          <w:rFonts w:cs="Times New Roman"/>
        </w:rPr>
      </w:pPr>
      <w:r w:rsidRPr="001833A1">
        <w:rPr>
          <w:rFonts w:cs="Times New Roman"/>
        </w:rPr>
        <w:t xml:space="preserve">14. </w:t>
      </w:r>
      <w:r w:rsidRPr="001833A1">
        <w:rPr>
          <w:rFonts w:cs="Times New Roman"/>
        </w:rPr>
        <w:tab/>
        <w:t xml:space="preserve">Mersmann O. microbenchmark: Accurate timing functions. 2024. </w:t>
      </w:r>
    </w:p>
    <w:p w14:paraId="7B0DBD0F" w14:textId="77777777" w:rsidR="001833A1" w:rsidRPr="001833A1" w:rsidRDefault="001833A1" w:rsidP="001833A1">
      <w:pPr>
        <w:pStyle w:val="Bibliography"/>
        <w:rPr>
          <w:rFonts w:cs="Times New Roman"/>
        </w:rPr>
      </w:pPr>
      <w:r w:rsidRPr="001833A1">
        <w:rPr>
          <w:rFonts w:cs="Times New Roman"/>
        </w:rPr>
        <w:t xml:space="preserve">15. </w:t>
      </w:r>
      <w:r w:rsidRPr="001833A1">
        <w:rPr>
          <w:rFonts w:cs="Times New Roman"/>
        </w:rPr>
        <w:tab/>
        <w:t xml:space="preserve">Wright RJ, Langille MGI. PICRUSt2-SC: an update to the reference database used for functional prediction within PICRUSt2. </w:t>
      </w:r>
      <w:r w:rsidRPr="001833A1">
        <w:rPr>
          <w:rFonts w:cs="Times New Roman"/>
          <w:i/>
          <w:iCs/>
        </w:rPr>
        <w:t>Bioinformatics</w:t>
      </w:r>
      <w:r w:rsidRPr="001833A1">
        <w:rPr>
          <w:rFonts w:cs="Times New Roman"/>
        </w:rPr>
        <w:t xml:space="preserve"> 2025;</w:t>
      </w:r>
      <w:r w:rsidRPr="001833A1">
        <w:rPr>
          <w:rFonts w:cs="Times New Roman"/>
          <w:b/>
          <w:bCs/>
        </w:rPr>
        <w:t>41</w:t>
      </w:r>
      <w:r w:rsidRPr="001833A1">
        <w:rPr>
          <w:rFonts w:cs="Times New Roman"/>
        </w:rPr>
        <w:t>:btaf269. https://doi.org/10.1093/bioinformatics/btaf269</w:t>
      </w:r>
    </w:p>
    <w:p w14:paraId="591AD8FE" w14:textId="77777777" w:rsidR="001833A1" w:rsidRPr="001833A1" w:rsidRDefault="001833A1" w:rsidP="001833A1">
      <w:pPr>
        <w:pStyle w:val="Bibliography"/>
        <w:rPr>
          <w:rFonts w:cs="Times New Roman"/>
        </w:rPr>
      </w:pPr>
      <w:r w:rsidRPr="001833A1">
        <w:rPr>
          <w:rFonts w:cs="Times New Roman"/>
        </w:rPr>
        <w:t xml:space="preserve">16. </w:t>
      </w:r>
      <w:r w:rsidRPr="001833A1">
        <w:rPr>
          <w:rFonts w:cs="Times New Roman"/>
        </w:rPr>
        <w:tab/>
        <w:t xml:space="preserve">Props R et al. Absolute quantification of microbial taxon abundances. </w:t>
      </w:r>
      <w:r w:rsidRPr="001833A1">
        <w:rPr>
          <w:rFonts w:cs="Times New Roman"/>
          <w:i/>
          <w:iCs/>
        </w:rPr>
        <w:t>ISME J</w:t>
      </w:r>
      <w:r w:rsidRPr="001833A1">
        <w:rPr>
          <w:rFonts w:cs="Times New Roman"/>
        </w:rPr>
        <w:t xml:space="preserve"> 2017;</w:t>
      </w:r>
      <w:r w:rsidRPr="001833A1">
        <w:rPr>
          <w:rFonts w:cs="Times New Roman"/>
          <w:b/>
          <w:bCs/>
        </w:rPr>
        <w:t>11</w:t>
      </w:r>
      <w:r w:rsidRPr="001833A1">
        <w:rPr>
          <w:rFonts w:cs="Times New Roman"/>
        </w:rPr>
        <w:t>:584–587. https://doi.org/10.1038/ismej.2016.117</w:t>
      </w:r>
    </w:p>
    <w:p w14:paraId="76035B5E" w14:textId="77777777" w:rsidR="001833A1" w:rsidRPr="001833A1" w:rsidRDefault="001833A1" w:rsidP="001833A1">
      <w:pPr>
        <w:pStyle w:val="Bibliography"/>
        <w:rPr>
          <w:rFonts w:cs="Times New Roman"/>
        </w:rPr>
      </w:pPr>
      <w:r w:rsidRPr="001833A1">
        <w:rPr>
          <w:rFonts w:cs="Times New Roman"/>
        </w:rPr>
        <w:t xml:space="preserve">17. </w:t>
      </w:r>
      <w:r w:rsidRPr="001833A1">
        <w:rPr>
          <w:rFonts w:cs="Times New Roman"/>
        </w:rPr>
        <w:tab/>
        <w:t xml:space="preserve">R Core Team. R: A language and environment for statistical computing. Vienna, Austria: R Foundation for Statistical Computing, 2022. </w:t>
      </w:r>
    </w:p>
    <w:p w14:paraId="79D50FD8" w14:textId="77777777" w:rsidR="001833A1" w:rsidRPr="001833A1" w:rsidRDefault="001833A1" w:rsidP="001833A1">
      <w:pPr>
        <w:pStyle w:val="Bibliography"/>
        <w:rPr>
          <w:rFonts w:cs="Times New Roman"/>
        </w:rPr>
      </w:pPr>
      <w:r w:rsidRPr="001833A1">
        <w:rPr>
          <w:rFonts w:cs="Times New Roman"/>
        </w:rPr>
        <w:t xml:space="preserve">18. </w:t>
      </w:r>
      <w:r w:rsidRPr="001833A1">
        <w:rPr>
          <w:rFonts w:cs="Times New Roman"/>
        </w:rPr>
        <w:tab/>
        <w:t xml:space="preserve">RStudio Team. RStudio: Integrated Development Environment for R. Boston, MA: RStudio, PBC., 2020. </w:t>
      </w:r>
    </w:p>
    <w:p w14:paraId="7DCDC47B" w14:textId="77777777" w:rsidR="001833A1" w:rsidRPr="001833A1" w:rsidRDefault="001833A1" w:rsidP="001833A1">
      <w:pPr>
        <w:pStyle w:val="Bibliography"/>
        <w:rPr>
          <w:rFonts w:cs="Times New Roman"/>
        </w:rPr>
      </w:pPr>
      <w:r w:rsidRPr="001833A1">
        <w:rPr>
          <w:rFonts w:cs="Times New Roman"/>
        </w:rPr>
        <w:t xml:space="preserve">19. </w:t>
      </w:r>
      <w:r w:rsidRPr="001833A1">
        <w:rPr>
          <w:rFonts w:cs="Times New Roman"/>
        </w:rPr>
        <w:tab/>
        <w:t xml:space="preserve">Wickham H. tidyverse: Easily install and load the tidyverse. 2023. </w:t>
      </w:r>
    </w:p>
    <w:p w14:paraId="59F79BFE" w14:textId="77777777" w:rsidR="001833A1" w:rsidRPr="001833A1" w:rsidRDefault="001833A1" w:rsidP="001833A1">
      <w:pPr>
        <w:pStyle w:val="Bibliography"/>
        <w:rPr>
          <w:rFonts w:cs="Times New Roman"/>
        </w:rPr>
      </w:pPr>
      <w:r w:rsidRPr="001833A1">
        <w:rPr>
          <w:rFonts w:cs="Times New Roman"/>
        </w:rPr>
        <w:t xml:space="preserve">20. </w:t>
      </w:r>
      <w:r w:rsidRPr="001833A1">
        <w:rPr>
          <w:rFonts w:cs="Times New Roman"/>
        </w:rPr>
        <w:tab/>
        <w:t xml:space="preserve">Xu S et al. Ggtree: A serialized data object for visualization of a phylogenetic tree and annotation data. </w:t>
      </w:r>
      <w:r w:rsidRPr="001833A1">
        <w:rPr>
          <w:rFonts w:cs="Times New Roman"/>
          <w:i/>
          <w:iCs/>
        </w:rPr>
        <w:t>iMeta</w:t>
      </w:r>
      <w:r w:rsidRPr="001833A1">
        <w:rPr>
          <w:rFonts w:cs="Times New Roman"/>
        </w:rPr>
        <w:t xml:space="preserve"> 2022;</w:t>
      </w:r>
      <w:r w:rsidRPr="001833A1">
        <w:rPr>
          <w:rFonts w:cs="Times New Roman"/>
          <w:b/>
          <w:bCs/>
        </w:rPr>
        <w:t>1</w:t>
      </w:r>
      <w:r w:rsidRPr="001833A1">
        <w:rPr>
          <w:rFonts w:cs="Times New Roman"/>
        </w:rPr>
        <w:t>:e56. https://doi.org/10.1002/imt2.56</w:t>
      </w:r>
    </w:p>
    <w:p w14:paraId="0B283C1D" w14:textId="77777777" w:rsidR="001833A1" w:rsidRPr="001833A1" w:rsidRDefault="001833A1" w:rsidP="001833A1">
      <w:pPr>
        <w:pStyle w:val="Bibliography"/>
        <w:rPr>
          <w:rFonts w:cs="Times New Roman"/>
        </w:rPr>
      </w:pPr>
      <w:r w:rsidRPr="001833A1">
        <w:rPr>
          <w:rFonts w:cs="Times New Roman"/>
        </w:rPr>
        <w:t xml:space="preserve">21. </w:t>
      </w:r>
      <w:r w:rsidRPr="001833A1">
        <w:rPr>
          <w:rFonts w:cs="Times New Roman"/>
        </w:rPr>
        <w:tab/>
        <w:t xml:space="preserve">Pedersen TL. patchwork: The composer of plots. 2024. </w:t>
      </w:r>
    </w:p>
    <w:p w14:paraId="2196DA09" w14:textId="77777777" w:rsidR="001833A1" w:rsidRPr="001833A1" w:rsidRDefault="001833A1" w:rsidP="001833A1">
      <w:pPr>
        <w:pStyle w:val="Bibliography"/>
        <w:rPr>
          <w:rFonts w:cs="Times New Roman"/>
        </w:rPr>
      </w:pPr>
      <w:r w:rsidRPr="001833A1">
        <w:rPr>
          <w:rFonts w:cs="Times New Roman"/>
        </w:rPr>
        <w:t xml:space="preserve">22. </w:t>
      </w:r>
      <w:r w:rsidRPr="001833A1">
        <w:rPr>
          <w:rFonts w:cs="Times New Roman"/>
        </w:rPr>
        <w:tab/>
        <w:t xml:space="preserve">Blake K. NatParksPalettes: Color palettes inspired by national parks. 2022. </w:t>
      </w:r>
    </w:p>
    <w:p w14:paraId="33375945" w14:textId="77777777" w:rsidR="001833A1" w:rsidRPr="001833A1" w:rsidRDefault="001833A1" w:rsidP="001833A1">
      <w:pPr>
        <w:pStyle w:val="Bibliography"/>
        <w:rPr>
          <w:rFonts w:cs="Times New Roman"/>
        </w:rPr>
      </w:pPr>
      <w:r w:rsidRPr="001833A1">
        <w:rPr>
          <w:rFonts w:cs="Times New Roman"/>
        </w:rPr>
        <w:lastRenderedPageBreak/>
        <w:t xml:space="preserve">23. </w:t>
      </w:r>
      <w:r w:rsidRPr="001833A1">
        <w:rPr>
          <w:rFonts w:cs="Times New Roman"/>
        </w:rPr>
        <w:tab/>
        <w:t xml:space="preserve">Robinson D, Hayes A, Couch S. broom: Convert statistical objects into tidy tibbles. 2023. </w:t>
      </w:r>
    </w:p>
    <w:p w14:paraId="6D688946" w14:textId="77777777" w:rsidR="001833A1" w:rsidRPr="001833A1" w:rsidRDefault="001833A1" w:rsidP="001833A1">
      <w:pPr>
        <w:pStyle w:val="Bibliography"/>
        <w:rPr>
          <w:rFonts w:cs="Times New Roman"/>
        </w:rPr>
      </w:pPr>
      <w:r w:rsidRPr="001833A1">
        <w:rPr>
          <w:rFonts w:cs="Times New Roman"/>
        </w:rPr>
        <w:t xml:space="preserve">24. </w:t>
      </w:r>
      <w:r w:rsidRPr="001833A1">
        <w:rPr>
          <w:rFonts w:cs="Times New Roman"/>
        </w:rPr>
        <w:tab/>
        <w:t xml:space="preserve">Kuhn M, Jackson S, Cimentada J. corrr: Correlations in R. 2022. </w:t>
      </w:r>
    </w:p>
    <w:p w14:paraId="5E674122" w14:textId="77777777" w:rsidR="001833A1" w:rsidRPr="001833A1" w:rsidRDefault="001833A1" w:rsidP="001833A1">
      <w:pPr>
        <w:pStyle w:val="Bibliography"/>
        <w:rPr>
          <w:rFonts w:cs="Times New Roman"/>
        </w:rPr>
      </w:pPr>
      <w:r w:rsidRPr="001833A1">
        <w:rPr>
          <w:rFonts w:cs="Times New Roman"/>
        </w:rPr>
        <w:t xml:space="preserve">25. </w:t>
      </w:r>
      <w:r w:rsidRPr="001833A1">
        <w:rPr>
          <w:rFonts w:cs="Times New Roman"/>
        </w:rPr>
        <w:tab/>
        <w:t xml:space="preserve">Ushey K, Wickham H. renv: Project environments. 2024. </w:t>
      </w:r>
    </w:p>
    <w:p w14:paraId="3A3A952F" w14:textId="77777777" w:rsidR="001833A1" w:rsidRPr="001833A1" w:rsidRDefault="001833A1" w:rsidP="001833A1">
      <w:pPr>
        <w:pStyle w:val="Bibliography"/>
        <w:rPr>
          <w:rFonts w:cs="Times New Roman"/>
        </w:rPr>
      </w:pPr>
      <w:r w:rsidRPr="001833A1">
        <w:rPr>
          <w:rFonts w:cs="Times New Roman"/>
        </w:rPr>
        <w:t xml:space="preserve">26. </w:t>
      </w:r>
      <w:r w:rsidRPr="001833A1">
        <w:rPr>
          <w:rFonts w:cs="Times New Roman"/>
        </w:rPr>
        <w:tab/>
        <w:t xml:space="preserve">Kassambara A. ggpubr: ggplot2 based publication ready plots. 2023. </w:t>
      </w:r>
    </w:p>
    <w:p w14:paraId="747A1220" w14:textId="77777777" w:rsidR="001833A1" w:rsidRPr="001833A1" w:rsidRDefault="001833A1" w:rsidP="001833A1">
      <w:pPr>
        <w:pStyle w:val="Bibliography"/>
        <w:rPr>
          <w:rFonts w:cs="Times New Roman"/>
        </w:rPr>
      </w:pPr>
      <w:r w:rsidRPr="001833A1">
        <w:rPr>
          <w:rFonts w:cs="Times New Roman"/>
        </w:rPr>
        <w:t xml:space="preserve">27. </w:t>
      </w:r>
      <w:r w:rsidRPr="001833A1">
        <w:rPr>
          <w:rFonts w:cs="Times New Roman"/>
        </w:rPr>
        <w:tab/>
        <w:t xml:space="preserve">Martin M. Cutadapt removes adapter sequences from high-throughput sequencing reads. </w:t>
      </w:r>
      <w:r w:rsidRPr="001833A1">
        <w:rPr>
          <w:rFonts w:cs="Times New Roman"/>
          <w:i/>
          <w:iCs/>
        </w:rPr>
        <w:t>EMBnet.journal</w:t>
      </w:r>
      <w:r w:rsidRPr="001833A1">
        <w:rPr>
          <w:rFonts w:cs="Times New Roman"/>
        </w:rPr>
        <w:t xml:space="preserve"> 2011;</w:t>
      </w:r>
      <w:r w:rsidRPr="001833A1">
        <w:rPr>
          <w:rFonts w:cs="Times New Roman"/>
          <w:b/>
          <w:bCs/>
        </w:rPr>
        <w:t>17</w:t>
      </w:r>
      <w:r w:rsidRPr="001833A1">
        <w:rPr>
          <w:rFonts w:cs="Times New Roman"/>
        </w:rPr>
        <w:t>:10–12. https://doi.org/10.14806/ej.17.1.200</w:t>
      </w:r>
    </w:p>
    <w:p w14:paraId="0A163E9A" w14:textId="77777777" w:rsidR="001833A1" w:rsidRPr="001833A1" w:rsidRDefault="001833A1" w:rsidP="001833A1">
      <w:pPr>
        <w:pStyle w:val="Bibliography"/>
        <w:rPr>
          <w:rFonts w:cs="Times New Roman"/>
        </w:rPr>
      </w:pPr>
      <w:r w:rsidRPr="001833A1">
        <w:rPr>
          <w:rFonts w:cs="Times New Roman"/>
        </w:rPr>
        <w:t xml:space="preserve">28. </w:t>
      </w:r>
      <w:r w:rsidRPr="001833A1">
        <w:rPr>
          <w:rFonts w:cs="Times New Roman"/>
        </w:rPr>
        <w:tab/>
        <w:t xml:space="preserve">Douglas GM et al. PICRUSt2 for prediction of metagenome functions. </w:t>
      </w:r>
      <w:r w:rsidRPr="001833A1">
        <w:rPr>
          <w:rFonts w:cs="Times New Roman"/>
          <w:i/>
          <w:iCs/>
        </w:rPr>
        <w:t>Nat Biotechnol</w:t>
      </w:r>
      <w:r w:rsidRPr="001833A1">
        <w:rPr>
          <w:rFonts w:cs="Times New Roman"/>
        </w:rPr>
        <w:t xml:space="preserve"> 2020;</w:t>
      </w:r>
      <w:r w:rsidRPr="001833A1">
        <w:rPr>
          <w:rFonts w:cs="Times New Roman"/>
          <w:b/>
          <w:bCs/>
        </w:rPr>
        <w:t>38</w:t>
      </w:r>
      <w:r w:rsidRPr="001833A1">
        <w:rPr>
          <w:rFonts w:cs="Times New Roman"/>
        </w:rPr>
        <w:t>:685–688. https://doi.org/10.1038/s41587-020-0548-6</w:t>
      </w:r>
    </w:p>
    <w:p w14:paraId="126C5FDB" w14:textId="77777777" w:rsidR="001833A1" w:rsidRPr="001833A1" w:rsidRDefault="001833A1" w:rsidP="001833A1">
      <w:pPr>
        <w:pStyle w:val="Bibliography"/>
        <w:rPr>
          <w:rFonts w:cs="Times New Roman"/>
        </w:rPr>
      </w:pPr>
      <w:r w:rsidRPr="001833A1">
        <w:rPr>
          <w:rFonts w:cs="Times New Roman"/>
        </w:rPr>
        <w:t xml:space="preserve">29. </w:t>
      </w:r>
      <w:r w:rsidRPr="001833A1">
        <w:rPr>
          <w:rFonts w:cs="Times New Roman"/>
        </w:rPr>
        <w:tab/>
        <w:t xml:space="preserve">McMurdie PJ, Paulson JN. biomformat: An interface package for the BIOM file format. 2023. </w:t>
      </w:r>
    </w:p>
    <w:p w14:paraId="3F9CBFBD" w14:textId="62A61A17" w:rsidR="00230C54" w:rsidRPr="00230C54" w:rsidRDefault="00230C54" w:rsidP="001833A1">
      <w:pPr>
        <w:pStyle w:val="Bibliography"/>
        <w:rPr>
          <w:b/>
          <w:bCs/>
        </w:rPr>
      </w:pPr>
      <w:r>
        <w:rPr>
          <w:b/>
          <w:bCs/>
        </w:rPr>
        <w:fldChar w:fldCharType="end"/>
      </w:r>
      <w:bookmarkEnd w:id="0"/>
      <w:bookmarkEnd w:id="3"/>
      <w:bookmarkEnd w:id="14"/>
    </w:p>
    <w:sectPr w:rsidR="00230C54" w:rsidRPr="00230C54" w:rsidSect="00147DD2">
      <w:footerReference w:type="even" r:id="rId16"/>
      <w:footerReference w:type="default" r:id="rId17"/>
      <w:pgSz w:w="12240" w:h="15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1123F7" w14:textId="77777777" w:rsidR="00670797" w:rsidRDefault="00670797" w:rsidP="00147DD2">
      <w:pPr>
        <w:spacing w:after="0"/>
      </w:pPr>
      <w:r>
        <w:separator/>
      </w:r>
    </w:p>
  </w:endnote>
  <w:endnote w:type="continuationSeparator" w:id="0">
    <w:p w14:paraId="700E8E90" w14:textId="77777777" w:rsidR="00670797" w:rsidRDefault="00670797" w:rsidP="00147DD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4385491"/>
      <w:docPartObj>
        <w:docPartGallery w:val="Page Numbers (Bottom of Page)"/>
        <w:docPartUnique/>
      </w:docPartObj>
    </w:sdtPr>
    <w:sdtContent>
      <w:p w14:paraId="34D0B86A" w14:textId="0FCEF025" w:rsidR="00147DD2" w:rsidRDefault="00147DD2" w:rsidP="00254A9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B696191" w14:textId="77777777" w:rsidR="00147DD2" w:rsidRDefault="00147DD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97514670"/>
      <w:docPartObj>
        <w:docPartGallery w:val="Page Numbers (Bottom of Page)"/>
        <w:docPartUnique/>
      </w:docPartObj>
    </w:sdtPr>
    <w:sdtContent>
      <w:p w14:paraId="1A486D0A" w14:textId="7C5646C6" w:rsidR="00147DD2" w:rsidRDefault="00147DD2" w:rsidP="00254A9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A76CAA1" w14:textId="77777777" w:rsidR="00147DD2" w:rsidRDefault="00147D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9742FF" w14:textId="77777777" w:rsidR="00670797" w:rsidRDefault="00670797" w:rsidP="00147DD2">
      <w:pPr>
        <w:spacing w:after="0"/>
      </w:pPr>
      <w:r>
        <w:separator/>
      </w:r>
    </w:p>
  </w:footnote>
  <w:footnote w:type="continuationSeparator" w:id="0">
    <w:p w14:paraId="77DF239F" w14:textId="77777777" w:rsidR="00670797" w:rsidRDefault="00670797" w:rsidP="00147DD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EE454A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11629277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ian Louise Schmidt">
    <w15:presenceInfo w15:providerId="AD" w15:userId="S::mls528@cornell.edu::3a8b8edc-e41c-471b-832d-141d9b744fcd"/>
  </w15:person>
  <w15:person w15:author="Augustus Raymond Pendleton">
    <w15:presenceInfo w15:providerId="AD" w15:userId="S::arp277@cornell.edu::8e2ba5de-7db6-4e90-909e-356d96f144c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7C7"/>
    <w:rsid w:val="000520A9"/>
    <w:rsid w:val="00054B18"/>
    <w:rsid w:val="0007412E"/>
    <w:rsid w:val="00074770"/>
    <w:rsid w:val="00092576"/>
    <w:rsid w:val="00130372"/>
    <w:rsid w:val="00140A51"/>
    <w:rsid w:val="0014771B"/>
    <w:rsid w:val="00147DD2"/>
    <w:rsid w:val="0016397E"/>
    <w:rsid w:val="00166B1F"/>
    <w:rsid w:val="00171171"/>
    <w:rsid w:val="001833A1"/>
    <w:rsid w:val="0018719C"/>
    <w:rsid w:val="0019286C"/>
    <w:rsid w:val="00193BB9"/>
    <w:rsid w:val="001C27F1"/>
    <w:rsid w:val="001E41F9"/>
    <w:rsid w:val="001F48B6"/>
    <w:rsid w:val="00230C54"/>
    <w:rsid w:val="00264D3A"/>
    <w:rsid w:val="00280F5F"/>
    <w:rsid w:val="0029000C"/>
    <w:rsid w:val="003207B7"/>
    <w:rsid w:val="00360A10"/>
    <w:rsid w:val="003F2CE2"/>
    <w:rsid w:val="003F4E19"/>
    <w:rsid w:val="00473F55"/>
    <w:rsid w:val="00484B8C"/>
    <w:rsid w:val="004928FB"/>
    <w:rsid w:val="00536AE4"/>
    <w:rsid w:val="00541927"/>
    <w:rsid w:val="00575928"/>
    <w:rsid w:val="0059681F"/>
    <w:rsid w:val="005A1920"/>
    <w:rsid w:val="005E5B28"/>
    <w:rsid w:val="006346B8"/>
    <w:rsid w:val="00670797"/>
    <w:rsid w:val="006D66FB"/>
    <w:rsid w:val="006E7F10"/>
    <w:rsid w:val="00751B1F"/>
    <w:rsid w:val="00754431"/>
    <w:rsid w:val="00776077"/>
    <w:rsid w:val="007A655D"/>
    <w:rsid w:val="007C3321"/>
    <w:rsid w:val="007C375A"/>
    <w:rsid w:val="007D6A7F"/>
    <w:rsid w:val="00816B36"/>
    <w:rsid w:val="00871CDA"/>
    <w:rsid w:val="00876148"/>
    <w:rsid w:val="008D3DD3"/>
    <w:rsid w:val="009147AC"/>
    <w:rsid w:val="009633F0"/>
    <w:rsid w:val="009F47C7"/>
    <w:rsid w:val="00A14351"/>
    <w:rsid w:val="00A4105D"/>
    <w:rsid w:val="00A805AC"/>
    <w:rsid w:val="00A96F1F"/>
    <w:rsid w:val="00AF4B4B"/>
    <w:rsid w:val="00B60C77"/>
    <w:rsid w:val="00BA32DD"/>
    <w:rsid w:val="00BC6D15"/>
    <w:rsid w:val="00C41F60"/>
    <w:rsid w:val="00C45825"/>
    <w:rsid w:val="00C736E7"/>
    <w:rsid w:val="00C90095"/>
    <w:rsid w:val="00D4082A"/>
    <w:rsid w:val="00D51502"/>
    <w:rsid w:val="00E06C19"/>
    <w:rsid w:val="00E2118A"/>
    <w:rsid w:val="00E71EDF"/>
    <w:rsid w:val="00E85AC8"/>
    <w:rsid w:val="00E93107"/>
    <w:rsid w:val="00EA1580"/>
    <w:rsid w:val="00F574CD"/>
    <w:rsid w:val="00F71C12"/>
    <w:rsid w:val="00FA7BD7"/>
    <w:rsid w:val="00FC648A"/>
    <w:rsid w:val="00FE44D6"/>
    <w:rsid w:val="00FE5A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791A2"/>
  <w15:docId w15:val="{585B83B5-8220-FA49-B8CB-D22076F08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833A1"/>
    <w:rPr>
      <w:rFonts w:ascii="Times New Roman" w:hAnsi="Times New Roman"/>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Normal"/>
    <w:next w:val="BodyText"/>
    <w:link w:val="SubtitleChar"/>
    <w:uiPriority w:val="11"/>
    <w:qFormat/>
    <w:rsid w:val="00A10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pPr>
      <w:tabs>
        <w:tab w:val="left" w:pos="500"/>
      </w:tabs>
      <w:spacing w:after="0" w:line="480" w:lineRule="auto"/>
      <w:ind w:left="504" w:hanging="504"/>
    </w:p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styleId="LineNumber">
    <w:name w:val="line number"/>
    <w:basedOn w:val="DefaultParagraphFont"/>
    <w:rsid w:val="00147DD2"/>
    <w:rPr>
      <w:rFonts w:ascii="Times New Roman" w:hAnsi="Times New Roman"/>
      <w:sz w:val="20"/>
    </w:rPr>
  </w:style>
  <w:style w:type="paragraph" w:styleId="Footer">
    <w:name w:val="footer"/>
    <w:basedOn w:val="Normal"/>
    <w:link w:val="FooterChar"/>
    <w:rsid w:val="00147DD2"/>
    <w:pPr>
      <w:tabs>
        <w:tab w:val="center" w:pos="4680"/>
        <w:tab w:val="right" w:pos="9360"/>
      </w:tabs>
      <w:spacing w:after="0"/>
    </w:pPr>
  </w:style>
  <w:style w:type="character" w:customStyle="1" w:styleId="FooterChar">
    <w:name w:val="Footer Char"/>
    <w:basedOn w:val="DefaultParagraphFont"/>
    <w:link w:val="Footer"/>
    <w:rsid w:val="00147DD2"/>
    <w:rPr>
      <w:rFonts w:ascii="Times New Roman" w:hAnsi="Times New Roman"/>
    </w:rPr>
  </w:style>
  <w:style w:type="character" w:styleId="PageNumber">
    <w:name w:val="page number"/>
    <w:basedOn w:val="DefaultParagraphFont"/>
    <w:rsid w:val="00147DD2"/>
  </w:style>
  <w:style w:type="character" w:styleId="FollowedHyperlink">
    <w:name w:val="FollowedHyperlink"/>
    <w:basedOn w:val="DefaultParagraphFont"/>
    <w:rsid w:val="00FE5A7D"/>
    <w:rPr>
      <w:color w:val="96607D" w:themeColor="followedHyperlink"/>
      <w:u w:val="single"/>
    </w:rPr>
  </w:style>
  <w:style w:type="character" w:styleId="CommentReference">
    <w:name w:val="annotation reference"/>
    <w:basedOn w:val="DefaultParagraphFont"/>
    <w:rsid w:val="00054B18"/>
    <w:rPr>
      <w:sz w:val="16"/>
      <w:szCs w:val="16"/>
    </w:rPr>
  </w:style>
  <w:style w:type="paragraph" w:styleId="CommentText">
    <w:name w:val="annotation text"/>
    <w:basedOn w:val="Normal"/>
    <w:link w:val="CommentTextChar"/>
    <w:rsid w:val="00054B18"/>
    <w:rPr>
      <w:sz w:val="20"/>
      <w:szCs w:val="20"/>
    </w:rPr>
  </w:style>
  <w:style w:type="character" w:customStyle="1" w:styleId="CommentTextChar">
    <w:name w:val="Comment Text Char"/>
    <w:basedOn w:val="DefaultParagraphFont"/>
    <w:link w:val="CommentText"/>
    <w:rsid w:val="00054B18"/>
    <w:rPr>
      <w:rFonts w:ascii="Times New Roman" w:hAnsi="Times New Roman"/>
      <w:sz w:val="20"/>
      <w:szCs w:val="20"/>
    </w:rPr>
  </w:style>
  <w:style w:type="paragraph" w:styleId="CommentSubject">
    <w:name w:val="annotation subject"/>
    <w:basedOn w:val="CommentText"/>
    <w:next w:val="CommentText"/>
    <w:link w:val="CommentSubjectChar"/>
    <w:rsid w:val="00054B18"/>
    <w:rPr>
      <w:b/>
      <w:bCs/>
    </w:rPr>
  </w:style>
  <w:style w:type="character" w:customStyle="1" w:styleId="CommentSubjectChar">
    <w:name w:val="Comment Subject Char"/>
    <w:basedOn w:val="CommentTextChar"/>
    <w:link w:val="CommentSubject"/>
    <w:rsid w:val="00054B18"/>
    <w:rPr>
      <w:rFonts w:ascii="Times New Roman" w:hAnsi="Times New Roman"/>
      <w:b/>
      <w:bCs/>
      <w:sz w:val="20"/>
      <w:szCs w:val="20"/>
    </w:rPr>
  </w:style>
  <w:style w:type="character" w:styleId="PlaceholderText">
    <w:name w:val="Placeholder Text"/>
    <w:basedOn w:val="DefaultParagraphFont"/>
    <w:rsid w:val="00776077"/>
    <w:rPr>
      <w:color w:val="666666"/>
    </w:rPr>
  </w:style>
  <w:style w:type="character" w:styleId="UnresolvedMention">
    <w:name w:val="Unresolved Mention"/>
    <w:basedOn w:val="DefaultParagraphFont"/>
    <w:uiPriority w:val="99"/>
    <w:semiHidden/>
    <w:unhideWhenUsed/>
    <w:rsid w:val="007C375A"/>
    <w:rPr>
      <w:color w:val="605E5C"/>
      <w:shd w:val="clear" w:color="auto" w:fill="E1DFDD"/>
    </w:rPr>
  </w:style>
  <w:style w:type="paragraph" w:styleId="Revision">
    <w:name w:val="Revision"/>
    <w:hidden/>
    <w:rsid w:val="006E7F10"/>
    <w:pPr>
      <w:spacing w:after="0"/>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cbi.nlm.nih.gov/bioproject/?term=PRJNA575097" TargetMode="Externa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github.com/MarschmiLab/GUniFrac" TargetMode="External"/><Relationship Id="rId10" Type="http://schemas.openxmlformats.org/officeDocument/2006/relationships/image" Target="media/image2.png"/><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EB0A7F-6764-8B45-AB21-11B5941309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13</Pages>
  <Words>12366</Words>
  <Characters>72466</Characters>
  <Application>Microsoft Office Word</Application>
  <DocSecurity>0</DocSecurity>
  <Lines>1610</Lines>
  <Paragraphs>902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Augustus Raymond Pendleton</dc:creator>
  <cp:keywords/>
  <cp:lastModifiedBy>Marian Louise Schmidt</cp:lastModifiedBy>
  <cp:revision>9</cp:revision>
  <cp:lastPrinted>2025-12-15T20:14:00Z</cp:lastPrinted>
  <dcterms:created xsi:type="dcterms:W3CDTF">2025-12-15T20:14:00Z</dcterms:created>
  <dcterms:modified xsi:type="dcterms:W3CDTF">2025-12-23T19:04:00Z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itor_options">
    <vt:lpwstr/>
  </property>
  <property fmtid="{D5CDD505-2E9C-101B-9397-08002B2CF9AE}" pid="3" name="output">
    <vt:lpwstr>word_document</vt:lpwstr>
  </property>
  <property fmtid="{D5CDD505-2E9C-101B-9397-08002B2CF9AE}" pid="4" name="ZOTERO_PREF_1">
    <vt:lpwstr>&lt;data data-version="3" zotero-version="7.0.29"&gt;&lt;session id="j5Qhd3D2"/&gt;&lt;style id="http://www.zotero.org/styles/the-isme-journal" hasBibliography="1" bibliographyStyleHasBeenSet="1"/&gt;&lt;prefs&gt;&lt;pref name="fieldType" value="Field"/&gt;&lt;/prefs&gt;&lt;/data&gt;</vt:lpwstr>
  </property>
</Properties>
</file>