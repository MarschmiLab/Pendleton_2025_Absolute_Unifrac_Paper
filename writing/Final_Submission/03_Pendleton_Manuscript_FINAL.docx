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8F6E0E">
      <w:pPr>
        <w:spacing w:line="36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8F6E0E">
      <w:pPr>
        <w:spacing w:line="36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8F6E0E">
      <w:pPr>
        <w:spacing w:line="360" w:lineRule="auto"/>
      </w:pPr>
      <w:r w:rsidRPr="0007048F">
        <w:rPr>
          <w:vertAlign w:val="superscript"/>
        </w:rPr>
        <w:t>1</w:t>
      </w:r>
      <w:r w:rsidRPr="0007048F">
        <w:t>Department of Microbiology, Cornell University, 123 Wing Dr, Ithaca, NY 14850, USA</w:t>
      </w:r>
    </w:p>
    <w:p w14:paraId="5AA09167" w14:textId="32C14E82" w:rsidR="0007048F" w:rsidRDefault="0007048F" w:rsidP="008F6E0E">
      <w:pPr>
        <w:spacing w:line="360" w:lineRule="auto"/>
        <w:rPr>
          <w:rFonts w:cs="Times New Roman"/>
        </w:rPr>
      </w:pPr>
      <w:r w:rsidRPr="0007048F">
        <w:rPr>
          <w:b/>
          <w:bCs/>
        </w:rPr>
        <w:t>Corresponding Authors:</w:t>
      </w:r>
      <w:r w:rsidRPr="0007048F">
        <w:t xml:space="preserve"> Augustus Pendleton: </w:t>
      </w:r>
      <w:hyperlink r:id="rId8" w:history="1">
        <w:r w:rsidRPr="00947D0B">
          <w:rPr>
            <w:rStyle w:val="Hyperlink"/>
            <w:rFonts w:cs="Times New Roman"/>
          </w:rPr>
          <w:t>arp277@cornell.edu</w:t>
        </w:r>
      </w:hyperlink>
      <w:r w:rsidRPr="0007048F">
        <w:t xml:space="preserve">; Marian L. Schmidt: </w:t>
      </w:r>
      <w:hyperlink r:id="rId9" w:history="1">
        <w:r w:rsidR="00615405" w:rsidRPr="00FA419A">
          <w:rPr>
            <w:rStyle w:val="Hyperlink"/>
            <w:rFonts w:cs="Times New Roman"/>
          </w:rPr>
          <w:t>marschmi@cornell.edu</w:t>
        </w:r>
      </w:hyperlink>
      <w:r w:rsidR="002C35B3">
        <w:t xml:space="preserve">; </w:t>
      </w:r>
      <w:hyperlink r:id="rId10" w:history="1">
        <w:r w:rsidR="002C35B3" w:rsidRPr="002C35B3">
          <w:rPr>
            <w:rStyle w:val="Hyperlink"/>
          </w:rPr>
          <w:t>MarianL.Schmidt@gmail.com</w:t>
        </w:r>
      </w:hyperlink>
    </w:p>
    <w:p w14:paraId="597657D2" w14:textId="53CBE514" w:rsidR="00615405" w:rsidRPr="00615405" w:rsidRDefault="00615405" w:rsidP="008F6E0E">
      <w:pPr>
        <w:pStyle w:val="p1"/>
        <w:spacing w:line="360" w:lineRule="auto"/>
      </w:pPr>
      <w:r>
        <w:rPr>
          <w:b/>
          <w:bCs/>
        </w:rPr>
        <w:t xml:space="preserve">Physical Mailing Address: </w:t>
      </w:r>
      <w:r>
        <w:t>Augustus Pendleton or Marian L. Schmidt, Department of Microbiology, Cornell University, 123 Wing Drive, Ithaca, NY, 14853, United States</w:t>
      </w:r>
    </w:p>
    <w:p w14:paraId="35DF76EA" w14:textId="7518CA9D" w:rsidR="0007048F" w:rsidRPr="0007048F" w:rsidRDefault="00615405" w:rsidP="00BD3836">
      <w:pPr>
        <w:pStyle w:val="p1"/>
        <w:spacing w:line="360" w:lineRule="auto"/>
      </w:pPr>
      <w:r>
        <w:rPr>
          <w:b/>
          <w:bCs/>
        </w:rPr>
        <w:t xml:space="preserve">Running Title: </w:t>
      </w:r>
      <w:r w:rsidRPr="00615405">
        <w:t xml:space="preserve">A Guide to Absolute-Abundance </w:t>
      </w:r>
      <w:proofErr w:type="spellStart"/>
      <w:r w:rsidRPr="00615405">
        <w:t>UniFrac</w:t>
      </w:r>
      <w:proofErr w:type="spellEnd"/>
      <w:r w:rsidR="0007048F" w:rsidRPr="0007048F">
        <w:br w:type="page"/>
      </w:r>
    </w:p>
    <w:p w14:paraId="58E1B97C" w14:textId="77777777" w:rsidR="0007048F" w:rsidRPr="00496696" w:rsidRDefault="0007048F" w:rsidP="008F6E0E">
      <w:pPr>
        <w:spacing w:line="360" w:lineRule="auto"/>
        <w:rPr>
          <w:b/>
          <w:bCs/>
        </w:rPr>
      </w:pPr>
      <w:bookmarkStart w:id="1" w:name="abstract"/>
      <w:r w:rsidRPr="00496696">
        <w:rPr>
          <w:b/>
          <w:bCs/>
        </w:rPr>
        <w:lastRenderedPageBreak/>
        <w:t>Abstract</w:t>
      </w:r>
    </w:p>
    <w:p w14:paraId="05194397" w14:textId="77777777" w:rsidR="00615405" w:rsidRDefault="0007048F" w:rsidP="008F6E0E">
      <w:pPr>
        <w:spacing w:line="360" w:lineRule="auto"/>
      </w:pPr>
      <m:oMath>
        <m:r>
          <w:rPr>
            <w:rFonts w:ascii="Cambria Math" w:hAnsi="Cambria Math"/>
          </w:rPr>
          <m:t>β</m:t>
        </m:r>
      </m:oMath>
      <w:r w:rsidRPr="0007048F">
        <w:t>-diversity</w:t>
      </w:r>
      <w:r w:rsidR="001B3C95">
        <w:t xml:space="preserve"> is central to microbial ecology, yet commonly used metrics overlook changes in microbial load</w:t>
      </w:r>
      <w:r w:rsidR="004E7775">
        <w:t xml:space="preserve"> (or “absolute abundance”)</w:t>
      </w:r>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ins w:id="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ins w:id="3"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w:t>
      </w:r>
      <w:r w:rsidR="00B25A30">
        <w:t>that has</w:t>
      </w:r>
      <w:r w:rsidR="00B25A30" w:rsidRPr="0007048F">
        <w:t xml:space="preserve"> a tunable</w:t>
      </w:r>
      <w:r w:rsidR="00B25A30">
        <w:t>, continuous ecological parameter (</w:t>
      </w:r>
      <m:oMath>
        <m:r>
          <w:rPr>
            <w:rFonts w:ascii="Cambria Math" w:hAnsi="Cambria Math"/>
          </w:rPr>
          <m:t>α</m:t>
        </m:r>
      </m:oMath>
      <w:r w:rsidR="00B25A30">
        <w:rPr>
          <w:rFonts w:eastAsiaTheme="minorEastAsia"/>
        </w:rPr>
        <w:t>)</w:t>
      </w:r>
      <w:r w:rsidR="00B25A30" w:rsidRPr="0007048F">
        <w:t xml:space="preserve"> </w:t>
      </w:r>
      <w:r w:rsidR="00B25A30">
        <w:t xml:space="preserve">that modulates the relative contribution of rare versus abundant lineages to </w:t>
      </w:r>
      <m:oMath>
        <m:r>
          <w:rPr>
            <w:rFonts w:ascii="Cambria Math" w:hAnsi="Cambria Math"/>
          </w:rPr>
          <m:t>β</m:t>
        </m:r>
      </m:oMath>
      <w:r w:rsidR="00B25A30" w:rsidRPr="0007048F">
        <w:t>-diversity</w:t>
      </w:r>
      <w:r w:rsidR="00B25A30">
        <w:t xml:space="preserve"> calculations.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is comparably sensitive to 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p>
    <w:p w14:paraId="604717D4" w14:textId="77777777" w:rsidR="00615405" w:rsidRDefault="00615405" w:rsidP="008F6E0E">
      <w:pPr>
        <w:spacing w:line="360" w:lineRule="auto"/>
        <w:rPr>
          <w:b/>
          <w:bCs/>
        </w:rPr>
      </w:pPr>
    </w:p>
    <w:p w14:paraId="18E7A8AB" w14:textId="60D276D1" w:rsidR="0007048F" w:rsidRPr="0007048F" w:rsidRDefault="00615405" w:rsidP="008F6E0E">
      <w:pPr>
        <w:spacing w:line="360" w:lineRule="auto"/>
      </w:pPr>
      <w:r w:rsidRPr="0007048F">
        <w:rPr>
          <w:b/>
          <w:bCs/>
        </w:rPr>
        <w:t>Keywords:</w:t>
      </w:r>
      <w:r w:rsidRPr="0007048F">
        <w:t xml:space="preserve"> Microbial Ecology - Beta Diversity - Absolute Abundance - Bioinformatics - </w:t>
      </w:r>
      <w:proofErr w:type="spellStart"/>
      <w:r w:rsidRPr="0007048F">
        <w:t>UniFrac</w:t>
      </w:r>
      <w:proofErr w:type="spellEnd"/>
      <w:r w:rsidR="0007048F" w:rsidRPr="0007048F">
        <w:br w:type="page"/>
      </w:r>
    </w:p>
    <w:p w14:paraId="0A3E7646" w14:textId="77777777" w:rsidR="0007048F" w:rsidRPr="00496696" w:rsidRDefault="0007048F" w:rsidP="008F6E0E">
      <w:pPr>
        <w:spacing w:line="360" w:lineRule="auto"/>
        <w:rPr>
          <w:b/>
          <w:bCs/>
        </w:rPr>
      </w:pPr>
      <w:bookmarkStart w:id="4" w:name="main-text"/>
      <w:bookmarkEnd w:id="1"/>
      <w:r w:rsidRPr="00496696">
        <w:rPr>
          <w:b/>
          <w:bCs/>
        </w:rPr>
        <w:lastRenderedPageBreak/>
        <w:t>Main Text</w:t>
      </w:r>
    </w:p>
    <w:p w14:paraId="194C2037" w14:textId="50FD83BF" w:rsidR="0007048F" w:rsidRDefault="0007048F" w:rsidP="008F6E0E">
      <w:pPr>
        <w:spacing w:line="36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8F6E0E">
      <w:pPr>
        <w:spacing w:line="36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8F6E0E">
      <w:pPr>
        <w:spacing w:line="36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8F6E0E">
      <w:pPr>
        <w:spacing w:line="36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w:t>
      </w:r>
      <w:r>
        <w:lastRenderedPageBreak/>
        <w:t xml:space="preserve">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8F6E0E">
      <w:pPr>
        <w:spacing w:line="36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8F6E0E">
      <w:pPr>
        <w:spacing w:line="360" w:lineRule="auto"/>
        <w:rPr>
          <w:b/>
          <w:bCs/>
        </w:rPr>
      </w:pPr>
      <w:r w:rsidRPr="006A381E">
        <w:rPr>
          <w:b/>
          <w:bCs/>
        </w:rPr>
        <w:t xml:space="preserve">Defining Absolute </w:t>
      </w:r>
      <w:proofErr w:type="spellStart"/>
      <w:r w:rsidRPr="006A381E">
        <w:rPr>
          <w:b/>
          <w:bCs/>
        </w:rPr>
        <w:t>UniFrac</w:t>
      </w:r>
      <w:proofErr w:type="spellEnd"/>
    </w:p>
    <w:p w14:paraId="022F15C7" w14:textId="385C95BB" w:rsidR="0007048F" w:rsidRPr="0007048F" w:rsidRDefault="0007048F" w:rsidP="008F6E0E">
      <w:pPr>
        <w:spacing w:line="36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8F6E0E">
      <w:pPr>
        <w:spacing w:line="360" w:lineRule="auto"/>
      </w:pPr>
      <m:oMathPara>
        <m:oMathParaPr>
          <m:jc m:val="center"/>
        </m:oMathParaPr>
        <m:oMath>
          <m:sSup>
            <m:sSupPr>
              <m:ctrlPr>
                <w:ins w:id="5"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ins w:id="6" w:author="Marian Louise Schmidt" w:date="2025-12-24T10:59:00Z" w16du:dateUtc="2025-12-24T15:59:00Z">
                  <w:rPr>
                    <w:rFonts w:ascii="Cambria Math" w:hAnsi="Cambria Math"/>
                  </w:rPr>
                </w:ins>
              </m:ctrlPr>
            </m:fPr>
            <m:num>
              <m:nary>
                <m:naryPr>
                  <m:chr m:val="∑"/>
                  <m:limLoc m:val="undOvr"/>
                  <m:ctrlPr>
                    <w:ins w:id="7"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8"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d>
                <m:dPr>
                  <m:begChr m:val="|"/>
                  <m:endChr m:val="|"/>
                  <m:ctrlPr>
                    <w:ins w:id="9" w:author="Marian Louise Schmidt" w:date="2025-12-24T10:59:00Z" w16du:dateUtc="2025-12-24T15:59:00Z">
                      <w:rPr>
                        <w:rFonts w:ascii="Cambria Math" w:hAnsi="Cambria Math"/>
                      </w:rPr>
                    </w:ins>
                  </m:ctrlPr>
                </m:dPr>
                <m:e>
                  <m:sSubSup>
                    <m:sSubSupPr>
                      <m:ctrlPr>
                        <w:ins w:id="10"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11"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ins w:id="12"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13"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d>
                <m:dPr>
                  <m:ctrlPr>
                    <w:ins w:id="14" w:author="Marian Louise Schmidt" w:date="2025-12-24T10:59:00Z" w16du:dateUtc="2025-12-24T15:59:00Z">
                      <w:rPr>
                        <w:rFonts w:ascii="Cambria Math" w:hAnsi="Cambria Math"/>
                      </w:rPr>
                    </w:ins>
                  </m:ctrlPr>
                </m:dPr>
                <m:e>
                  <m:sSubSup>
                    <m:sSubSupPr>
                      <m:ctrlPr>
                        <w:ins w:id="15"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16"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8F6E0E">
      <w:pPr>
        <w:spacing w:line="36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ins w:id="17"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ins w:id="18" w:author="Marian Louise Schmidt" w:date="2025-12-24T10:59:00Z" w16du:dateUtc="2025-12-24T15:59:00Z">
                <w:rPr>
                  <w:rFonts w:ascii="Cambria Math" w:hAnsi="Cambria Math"/>
                </w:rPr>
              </w:ins>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lastRenderedPageBreak/>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8F6E0E">
      <w:pPr>
        <w:spacing w:line="360" w:lineRule="auto"/>
        <w:ind w:firstLine="720"/>
      </w:pPr>
      <w:r>
        <w:t>Importantly,</w:t>
      </w:r>
      <w:r w:rsidR="0007048F" w:rsidRPr="0007048F">
        <w:t xml:space="preserve"> </w:t>
      </w:r>
      <m:oMath>
        <m:sSup>
          <m:sSupPr>
            <m:ctrlPr>
              <w:ins w:id="19"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ins w:id="20"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8F6E0E">
      <w:pPr>
        <w:spacing w:line="360" w:lineRule="auto"/>
      </w:pPr>
      <m:oMathPara>
        <m:oMathParaPr>
          <m:jc m:val="center"/>
        </m:oMathParaPr>
        <m:oMath>
          <m:r>
            <w:rPr>
              <w:rFonts w:ascii="Cambria Math" w:hAnsi="Cambria Math"/>
            </w:rPr>
            <m:t>G</m:t>
          </m:r>
          <m:sSup>
            <m:sSupPr>
              <m:ctrlPr>
                <w:ins w:id="2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ins w:id="22" w:author="Marian Louise Schmidt" w:date="2025-12-24T10:59:00Z" w16du:dateUtc="2025-12-24T15:59:00Z">
                  <w:rPr>
                    <w:rFonts w:ascii="Cambria Math" w:hAnsi="Cambria Math"/>
                  </w:rPr>
                </w:ins>
              </m:ctrlPr>
            </m:fPr>
            <m:num>
              <m:nary>
                <m:naryPr>
                  <m:chr m:val="∑"/>
                  <m:limLoc m:val="undOvr"/>
                  <m:ctrlPr>
                    <w:ins w:id="23"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24"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sSup>
                <m:sSupPr>
                  <m:ctrlPr>
                    <w:ins w:id="25" w:author="Marian Louise Schmidt" w:date="2025-12-24T10:59:00Z" w16du:dateUtc="2025-12-24T15:59:00Z">
                      <w:rPr>
                        <w:rFonts w:ascii="Cambria Math" w:hAnsi="Cambria Math"/>
                      </w:rPr>
                    </w:ins>
                  </m:ctrlPr>
                </m:sSupPr>
                <m:e>
                  <m:d>
                    <m:dPr>
                      <m:ctrlPr>
                        <w:ins w:id="26" w:author="Marian Louise Schmidt" w:date="2025-12-24T10:59:00Z" w16du:dateUtc="2025-12-24T15:59:00Z">
                          <w:rPr>
                            <w:rFonts w:ascii="Cambria Math" w:hAnsi="Cambria Math"/>
                          </w:rPr>
                        </w:ins>
                      </m:ctrlPr>
                    </m:dPr>
                    <m:e>
                      <m:sSubSup>
                        <m:sSubSupPr>
                          <m:ctrlPr>
                            <w:ins w:id="27"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28"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ins w:id="29" w:author="Marian Louise Schmidt" w:date="2025-12-24T10:59:00Z" w16du:dateUtc="2025-12-24T15:59:00Z">
                      <w:rPr>
                        <w:rFonts w:ascii="Cambria Math" w:hAnsi="Cambria Math"/>
                      </w:rPr>
                    </w:ins>
                  </m:ctrlPr>
                </m:dPr>
                <m:e>
                  <m:f>
                    <m:fPr>
                      <m:ctrlPr>
                        <w:ins w:id="30" w:author="Marian Louise Schmidt" w:date="2025-12-24T10:59:00Z" w16du:dateUtc="2025-12-24T15:59:00Z">
                          <w:rPr>
                            <w:rFonts w:ascii="Cambria Math" w:hAnsi="Cambria Math"/>
                          </w:rPr>
                        </w:ins>
                      </m:ctrlPr>
                    </m:fPr>
                    <m:num>
                      <m:sSubSup>
                        <m:sSubSupPr>
                          <m:ctrlPr>
                            <w:ins w:id="31"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32"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ins w:id="33"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34"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ins w:id="35"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36"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sSup>
                <m:sSupPr>
                  <m:ctrlPr>
                    <w:ins w:id="37" w:author="Marian Louise Schmidt" w:date="2025-12-24T10:59:00Z" w16du:dateUtc="2025-12-24T15:59:00Z">
                      <w:rPr>
                        <w:rFonts w:ascii="Cambria Math" w:hAnsi="Cambria Math"/>
                      </w:rPr>
                    </w:ins>
                  </m:ctrlPr>
                </m:sSupPr>
                <m:e>
                  <m:d>
                    <m:dPr>
                      <m:ctrlPr>
                        <w:ins w:id="38" w:author="Marian Louise Schmidt" w:date="2025-12-24T10:59:00Z" w16du:dateUtc="2025-12-24T15:59:00Z">
                          <w:rPr>
                            <w:rFonts w:ascii="Cambria Math" w:hAnsi="Cambria Math"/>
                          </w:rPr>
                        </w:ins>
                      </m:ctrlPr>
                    </m:dPr>
                    <m:e>
                      <m:sSubSup>
                        <m:sSubSupPr>
                          <m:ctrlPr>
                            <w:ins w:id="39"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40" w:author="Marian Louise Schmidt" w:date="2025-12-24T10:59:00Z" w16du:dateUtc="2025-12-24T15:59:00Z">
                              <w:rPr>
                                <w:rFonts w:ascii="Cambria Math" w:hAnsi="Cambria Math"/>
                              </w:rPr>
                            </w:ins>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8F6E0E">
      <w:pPr>
        <w:spacing w:line="36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ins w:id="4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ins w:id="4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ins w:id="43"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8F6E0E">
      <w:pPr>
        <w:spacing w:line="360" w:lineRule="auto"/>
      </w:pPr>
      <m:oMathPara>
        <m:oMathParaPr>
          <m:jc m:val="center"/>
        </m:oMathParaPr>
        <m:oMath>
          <m:m>
            <m:mPr>
              <m:plcHide m:val="1"/>
              <m:mcs>
                <m:mc>
                  <m:mcPr>
                    <m:count m:val="1"/>
                    <m:mcJc m:val="right"/>
                  </m:mcPr>
                </m:mc>
                <m:mc>
                  <m:mcPr>
                    <m:count m:val="1"/>
                    <m:mcJc m:val="left"/>
                  </m:mcPr>
                </m:mc>
                <m:mc>
                  <m:mcPr>
                    <m:count m:val="1"/>
                    <m:mcJc m:val="right"/>
                  </m:mcPr>
                </m:mc>
              </m:mcs>
              <m:ctrlPr>
                <w:ins w:id="44" w:author="Marian Louise Schmidt" w:date="2025-12-24T10:59:00Z" w16du:dateUtc="2025-12-24T15:59:00Z">
                  <w:rPr>
                    <w:rFonts w:ascii="Cambria Math" w:hAnsi="Cambria Math"/>
                  </w:rPr>
                </w:ins>
              </m:ctrlPr>
            </m:mPr>
            <m:mr>
              <m:e>
                <m:sSup>
                  <m:sSupPr>
                    <m:ctrlPr>
                      <w:ins w:id="45"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ins w:id="46" w:author="Marian Louise Schmidt" w:date="2025-12-24T10:59:00Z" w16du:dateUtc="2025-12-24T15:59:00Z">
                        <w:rPr>
                          <w:rFonts w:ascii="Cambria Math" w:hAnsi="Cambria Math"/>
                        </w:rPr>
                      </w:ins>
                    </m:ctrlPr>
                  </m:fPr>
                  <m:num>
                    <m:nary>
                      <m:naryPr>
                        <m:chr m:val="∑"/>
                        <m:limLoc m:val="undOvr"/>
                        <m:ctrlPr>
                          <w:ins w:id="47"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48"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d>
                      <m:dPr>
                        <m:begChr m:val="|"/>
                        <m:endChr m:val="|"/>
                        <m:ctrlPr>
                          <w:ins w:id="49" w:author="Marian Louise Schmidt" w:date="2025-12-24T10:59:00Z" w16du:dateUtc="2025-12-24T15:59:00Z">
                            <w:rPr>
                              <w:rFonts w:ascii="Cambria Math" w:hAnsi="Cambria Math"/>
                            </w:rPr>
                          </w:ins>
                        </m:ctrlPr>
                      </m:dPr>
                      <m:e>
                        <m:sSubSup>
                          <m:sSubSupPr>
                            <m:ctrlPr>
                              <w:ins w:id="50"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51"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ins w:id="52"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53"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d>
                      <m:dPr>
                        <m:ctrlPr>
                          <w:ins w:id="54" w:author="Marian Louise Schmidt" w:date="2025-12-24T10:59:00Z" w16du:dateUtc="2025-12-24T15:59:00Z">
                            <w:rPr>
                              <w:rFonts w:ascii="Cambria Math" w:hAnsi="Cambria Math"/>
                            </w:rPr>
                          </w:ins>
                        </m:ctrlPr>
                      </m:dPr>
                      <m:e>
                        <m:sSubSup>
                          <m:sSubSupPr>
                            <m:ctrlPr>
                              <w:ins w:id="55"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56"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ins w:id="57"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ins w:id="58" w:author="Marian Louise Schmidt" w:date="2025-12-24T10:59:00Z" w16du:dateUtc="2025-12-24T15:59:00Z">
                        <w:rPr>
                          <w:rFonts w:ascii="Cambria Math" w:hAnsi="Cambria Math"/>
                        </w:rPr>
                      </w:ins>
                    </m:ctrlPr>
                  </m:fPr>
                  <m:num>
                    <m:nary>
                      <m:naryPr>
                        <m:chr m:val="∑"/>
                        <m:limLoc m:val="undOvr"/>
                        <m:ctrlPr>
                          <w:ins w:id="59"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60"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sSup>
                      <m:sSupPr>
                        <m:ctrlPr>
                          <w:ins w:id="61" w:author="Marian Louise Schmidt" w:date="2025-12-24T10:59:00Z" w16du:dateUtc="2025-12-24T15:59:00Z">
                            <w:rPr>
                              <w:rFonts w:ascii="Cambria Math" w:hAnsi="Cambria Math"/>
                            </w:rPr>
                          </w:ins>
                        </m:ctrlPr>
                      </m:sSupPr>
                      <m:e>
                        <m:d>
                          <m:dPr>
                            <m:ctrlPr>
                              <w:ins w:id="62" w:author="Marian Louise Schmidt" w:date="2025-12-24T10:59:00Z" w16du:dateUtc="2025-12-24T15:59:00Z">
                                <w:rPr>
                                  <w:rFonts w:ascii="Cambria Math" w:hAnsi="Cambria Math"/>
                                </w:rPr>
                              </w:ins>
                            </m:ctrlPr>
                          </m:dPr>
                          <m:e>
                            <m:sSubSup>
                              <m:sSubSupPr>
                                <m:ctrlPr>
                                  <w:ins w:id="63"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64"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ins w:id="65" w:author="Marian Louise Schmidt" w:date="2025-12-24T10:59:00Z" w16du:dateUtc="2025-12-24T15:59:00Z">
                            <w:rPr>
                              <w:rFonts w:ascii="Cambria Math" w:hAnsi="Cambria Math"/>
                            </w:rPr>
                          </w:ins>
                        </m:ctrlPr>
                      </m:dPr>
                      <m:e>
                        <m:f>
                          <m:fPr>
                            <m:ctrlPr>
                              <w:ins w:id="66" w:author="Marian Louise Schmidt" w:date="2025-12-24T10:59:00Z" w16du:dateUtc="2025-12-24T15:59:00Z">
                                <w:rPr>
                                  <w:rFonts w:ascii="Cambria Math" w:hAnsi="Cambria Math"/>
                                </w:rPr>
                              </w:ins>
                            </m:ctrlPr>
                          </m:fPr>
                          <m:num>
                            <m:sSubSup>
                              <m:sSubSupPr>
                                <m:ctrlPr>
                                  <w:ins w:id="67"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68"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ins w:id="69"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70"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ins w:id="71" w:author="Marian Louise Schmidt" w:date="2025-12-24T10:59:00Z" w16du:dateUtc="2025-12-24T15:59:00Z">
                            <w:rPr>
                              <w:rFonts w:ascii="Cambria Math" w:hAnsi="Cambria Math"/>
                            </w:rPr>
                          </w:ins>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ins w:id="72"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e>
                    </m:nary>
                    <m:sSup>
                      <m:sSupPr>
                        <m:ctrlPr>
                          <w:ins w:id="73" w:author="Marian Louise Schmidt" w:date="2025-12-24T10:59:00Z" w16du:dateUtc="2025-12-24T15:59:00Z">
                            <w:rPr>
                              <w:rFonts w:ascii="Cambria Math" w:hAnsi="Cambria Math"/>
                            </w:rPr>
                          </w:ins>
                        </m:ctrlPr>
                      </m:sSupPr>
                      <m:e>
                        <m:d>
                          <m:dPr>
                            <m:ctrlPr>
                              <w:ins w:id="74" w:author="Marian Louise Schmidt" w:date="2025-12-24T10:59:00Z" w16du:dateUtc="2025-12-24T15:59:00Z">
                                <w:rPr>
                                  <w:rFonts w:ascii="Cambria Math" w:hAnsi="Cambria Math"/>
                                </w:rPr>
                              </w:ins>
                            </m:ctrlPr>
                          </m:dPr>
                          <m:e>
                            <m:sSubSup>
                              <m:sSubSupPr>
                                <m:ctrlPr>
                                  <w:ins w:id="75"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ins w:id="76"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36B7C9FE" w14:textId="4C88C4EC" w:rsidR="00406B1B" w:rsidRDefault="0007048F" w:rsidP="008F6E0E">
      <w:pPr>
        <w:spacing w:line="360" w:lineRule="auto"/>
      </w:pPr>
      <w:r w:rsidRPr="0007048F">
        <w:t xml:space="preserve">Where </w:t>
      </w:r>
      <m:oMath>
        <m:sSubSup>
          <m:sSubSupPr>
            <m:ctrlPr>
              <w:ins w:id="77"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ins w:id="78" w:author="Marian Louise Schmidt" w:date="2025-12-24T10:59:00Z" w16du:dateUtc="2025-12-24T15:59:00Z">
                <w:rPr>
                  <w:rFonts w:ascii="Cambria Math" w:hAnsi="Cambria Math"/>
                </w:rPr>
              </w:ins>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ins w:id="79" w:author="Marian Louise Schmidt" w:date="2025-12-24T10:59:00Z" w16du:dateUtc="2025-12-24T15:59:00Z">
                <w:rPr>
                  <w:rFonts w:ascii="Cambria Math" w:hAnsi="Cambria Math"/>
                </w:rPr>
              </w:ins>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ins w:id="80"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ins w:id="8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r w:rsidR="00944367">
        <w:t>to our knowledge there is</w:t>
      </w:r>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ins w:id="8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ins w:id="83"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2835298F" w14:textId="016672FD" w:rsidR="00475C3E" w:rsidRPr="006A381E" w:rsidRDefault="00475C3E" w:rsidP="008F6E0E">
      <w:pPr>
        <w:spacing w:line="36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8F6E0E">
      <w:pPr>
        <w:spacing w:line="360" w:lineRule="auto"/>
        <w:ind w:firstLine="720"/>
      </w:pPr>
      <w:r w:rsidRPr="0007048F">
        <w:t xml:space="preserve">To </w:t>
      </w:r>
      <w:r>
        <w:t xml:space="preserve">clarify </w:t>
      </w:r>
      <w:r w:rsidRPr="0007048F">
        <w:t xml:space="preserve">how </w:t>
      </w:r>
      <m:oMath>
        <m:sSup>
          <m:sSupPr>
            <m:ctrlPr>
              <w:ins w:id="84"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 xml:space="preserve">By varying the absolute abundance of each ASV (1, 10, or 100), we generated 81 samples and 3,240 pairwise comparisons. For each pair, we computed four dissimilarity metrics: Bray-Curtis with relative </w:t>
      </w:r>
      <w:r w:rsidR="0007048F" w:rsidRPr="0007048F">
        <w:lastRenderedPageBreak/>
        <w:t>abundance (</w:t>
      </w:r>
      <m:oMath>
        <m:r>
          <w:rPr>
            <w:rFonts w:ascii="Cambria Math" w:hAnsi="Cambria Math"/>
          </w:rPr>
          <m:t>B</m:t>
        </m:r>
        <m:sSup>
          <m:sSupPr>
            <m:ctrlPr>
              <w:ins w:id="85"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ins w:id="86"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ins w:id="87"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ins w:id="88"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8F6E0E">
      <w:pPr>
        <w:spacing w:line="360" w:lineRule="auto"/>
        <w:ind w:firstLine="720"/>
      </w:pPr>
      <m:oMath>
        <m:sSup>
          <m:sSupPr>
            <m:ctrlPr>
              <w:ins w:id="89"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ins w:id="90"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ins w:id="91"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ins w:id="9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ins w:id="93"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ins w:id="94"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ins w:id="95"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8F6E0E">
      <w:pPr>
        <w:spacing w:line="36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ins w:id="96"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Pr="0007048F">
        <w:t xml:space="preserve"> and </w:t>
      </w:r>
      <m:oMath>
        <m:sSup>
          <m:sSupPr>
            <m:ctrlPr>
              <w:ins w:id="97"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ins w:id="98"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ins w:id="99"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ins w:id="100"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R</m:t>
            </m:r>
          </m:sup>
        </m:sSup>
      </m:oMath>
      <w:r w:rsidRPr="0007048F">
        <w:t xml:space="preserve"> and </w:t>
      </w:r>
      <m:oMath>
        <m:sSup>
          <m:sSupPr>
            <m:ctrlPr>
              <w:ins w:id="10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ins w:id="102"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Pr="0007048F">
        <w:t xml:space="preserve"> and </w:t>
      </w:r>
      <m:oMath>
        <m:sSup>
          <m:sSupPr>
            <m:ctrlPr>
              <w:ins w:id="103"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ins w:id="104"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ins w:id="105"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6028C7A" w14:textId="113A666F" w:rsidR="00AE18EA" w:rsidRDefault="005C02A0" w:rsidP="008F6E0E">
      <w:pPr>
        <w:spacing w:line="360" w:lineRule="auto"/>
        <w:ind w:firstLine="720"/>
      </w:pPr>
      <w:r w:rsidRPr="0007048F">
        <w:t xml:space="preserve">These scenarios demonstrate that </w:t>
      </w:r>
      <m:oMath>
        <m:sSup>
          <m:sSupPr>
            <m:ctrlPr>
              <w:ins w:id="106"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ins w:id="107"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538DB0A7" w14:textId="77777777" w:rsidR="003E315E" w:rsidRDefault="003E315E" w:rsidP="008F6E0E">
      <w:pPr>
        <w:spacing w:line="360" w:lineRule="auto"/>
        <w:ind w:firstLine="720"/>
      </w:pPr>
    </w:p>
    <w:p w14:paraId="05CE7710" w14:textId="5027802F" w:rsidR="006237CB" w:rsidRPr="006A381E" w:rsidRDefault="006237CB" w:rsidP="008F6E0E">
      <w:pPr>
        <w:spacing w:line="360" w:lineRule="auto"/>
        <w:rPr>
          <w:b/>
          <w:bCs/>
        </w:rPr>
      </w:pPr>
      <w:r>
        <w:rPr>
          <w:b/>
          <w:bCs/>
        </w:rPr>
        <w:lastRenderedPageBreak/>
        <w:t xml:space="preserve">Application of Absolute </w:t>
      </w:r>
      <w:proofErr w:type="spellStart"/>
      <w:r>
        <w:rPr>
          <w:b/>
          <w:bCs/>
        </w:rPr>
        <w:t>UniFrac</w:t>
      </w:r>
      <w:proofErr w:type="spellEnd"/>
      <w:r>
        <w:rPr>
          <w:b/>
          <w:bCs/>
        </w:rPr>
        <w:t xml:space="preserve"> to Four Real-World Microbiome Datasets</w:t>
      </w:r>
    </w:p>
    <w:p w14:paraId="7A0417CA" w14:textId="6804ADDB" w:rsidR="00CA4E44" w:rsidRDefault="00CC3C53" w:rsidP="008F6E0E">
      <w:pPr>
        <w:spacing w:line="360" w:lineRule="auto"/>
        <w:ind w:firstLine="720"/>
      </w:pPr>
      <w:r>
        <w:t xml:space="preserve">To illustrate the sensitivity of </w:t>
      </w:r>
      <m:oMath>
        <m:sSup>
          <m:sSupPr>
            <m:ctrlPr>
              <w:ins w:id="108"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details of the re-analysis workflow, including ASV generation and phylogenetic inference, are provided in the Supporting Methods.</w:t>
      </w:r>
    </w:p>
    <w:p w14:paraId="0A11A17D" w14:textId="532E8CE9" w:rsidR="00CA4E44" w:rsidRDefault="00CA4E44" w:rsidP="008F6E0E">
      <w:pPr>
        <w:spacing w:line="36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8F6E0E">
      <w:pPr>
        <w:spacing w:line="36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8F6E0E">
      <w:pPr>
        <w:spacing w:line="36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w:t>
      </w:r>
      <w:r>
        <w:lastRenderedPageBreak/>
        <w:t xml:space="preserve">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8F6E0E">
      <w:pPr>
        <w:spacing w:line="360" w:lineRule="auto"/>
        <w:ind w:firstLine="720"/>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6308881" w:rsidR="00CA4E44" w:rsidRDefault="00CA4E44" w:rsidP="008F6E0E">
      <w:pPr>
        <w:spacing w:line="360" w:lineRule="auto"/>
        <w:ind w:firstLine="720"/>
      </w:pPr>
      <w:r>
        <w:rPr>
          <w:rFonts w:eastAsiaTheme="minorEastAsia"/>
        </w:rPr>
        <w:t xml:space="preserve">However, this comes with a major caveat: </w:t>
      </w:r>
      <w:r w:rsidRPr="0007048F">
        <w:t xml:space="preserve">at high </w:t>
      </w:r>
      <w:bookmarkStart w:id="109" w:name="_Hlk214542613"/>
      <m:oMath>
        <m:r>
          <w:rPr>
            <w:rFonts w:ascii="Cambria Math" w:hAnsi="Cambria Math"/>
          </w:rPr>
          <m:t>α</m:t>
        </m:r>
      </m:oMath>
      <w:bookmarkEnd w:id="109"/>
      <w:r w:rsidRPr="0007048F">
        <w:t xml:space="preserve"> values, </w:t>
      </w:r>
      <m:oMath>
        <m:r>
          <w:rPr>
            <w:rFonts w:ascii="Cambria Math" w:hAnsi="Cambria Math"/>
          </w:rPr>
          <m:t>G</m:t>
        </m:r>
        <m:sSup>
          <m:sSupPr>
            <m:ctrlPr>
              <w:ins w:id="110"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ins w:id="11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r w:rsidR="00210DF7">
        <w:rPr>
          <w:rFonts w:eastAsiaTheme="minorEastAsia"/>
        </w:rPr>
        <w:t xml:space="preserve"> </w:t>
      </w:r>
      <w:r w:rsidR="00B25A30">
        <w:rPr>
          <w:rFonts w:eastAsiaTheme="minorEastAsia"/>
        </w:rPr>
        <w:t xml:space="preserve">Beyond tuning </w:t>
      </w:r>
      <m:oMath>
        <m:r>
          <w:rPr>
            <w:rFonts w:ascii="Cambria Math" w:hAnsi="Cambria Math"/>
          </w:rPr>
          <m:t>α</m:t>
        </m:r>
      </m:oMath>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p>
    <w:p w14:paraId="4F0CD58C" w14:textId="3BAAEEDE" w:rsidR="008A350F" w:rsidRDefault="0007048F" w:rsidP="008F6E0E">
      <w:pPr>
        <w:spacing w:line="36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ins w:id="11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ins w:id="113"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8F6E0E">
      <w:pPr>
        <w:spacing w:line="36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 xml:space="preserve">ne </w:t>
      </w:r>
      <w:r w:rsidR="00042DC3">
        <w:lastRenderedPageBreak/>
        <w:t>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ins w:id="114"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8F6E0E">
      <w:pPr>
        <w:spacing w:line="360" w:lineRule="auto"/>
        <w:rPr>
          <w:b/>
          <w:bCs/>
        </w:rPr>
      </w:pPr>
      <w:r>
        <w:rPr>
          <w:b/>
          <w:bCs/>
        </w:rPr>
        <w:t xml:space="preserve">Computational and Methodological Considerations </w:t>
      </w:r>
    </w:p>
    <w:p w14:paraId="190E19DD" w14:textId="77777777" w:rsidR="00B25A30" w:rsidRDefault="00B25A30" w:rsidP="008F6E0E">
      <w:pPr>
        <w:spacing w:line="360" w:lineRule="auto"/>
        <w:ind w:firstLine="720"/>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2; available code). This approach minimizes sequencing-depth biases while preserving abundance scaling for downstream </w:t>
      </w:r>
      <m:oMath>
        <m:r>
          <w:rPr>
            <w:rFonts w:ascii="Cambria Math" w:hAnsi="Cambria Math"/>
          </w:rPr>
          <m:t>β</m:t>
        </m:r>
      </m:oMath>
      <w:r>
        <w:t xml:space="preserve">-diversity analysis. </w:t>
      </w:r>
    </w:p>
    <w:p w14:paraId="08449A29" w14:textId="08C8AD26" w:rsidR="00F81530" w:rsidRPr="00620593" w:rsidRDefault="00B25A30" w:rsidP="008F6E0E">
      <w:pPr>
        <w:spacing w:line="360" w:lineRule="auto"/>
        <w:ind w:firstLine="720"/>
        <w:rPr>
          <w:iCs/>
        </w:rPr>
      </w:pPr>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m:oMath>
        <m:r>
          <w:rPr>
            <w:rFonts w:ascii="Cambria Math" w:hAnsi="Cambria Math"/>
          </w:rPr>
          <m:t>α</m:t>
        </m:r>
      </m:oMath>
      <w:r>
        <w:t xml:space="preserve"> values</w:t>
      </w:r>
      <w:r>
        <w:rPr>
          <w:rFonts w:eastAsiaTheme="minorEastAsia"/>
        </w:rPr>
        <w:t>, even at depths as low as 250 reads per sample, but sensitivity increased as</w:t>
      </w:r>
      <w:r>
        <w:t xml:space="preserve"> </w:t>
      </w:r>
      <m:oMath>
        <m:r>
          <w:rPr>
            <w:rFonts w:ascii="Cambria Math" w:hAnsi="Cambria Math"/>
          </w:rPr>
          <m:t>α</m:t>
        </m:r>
      </m:oMath>
      <w:r>
        <w:t xml:space="preserve"> decreased (Fig. S4). When rarefying to the minimum sequencing depth, as recommended, the effect of rarefaction was negligible (all Mantel’s R &gt; 0.95, Fig. S4).</w:t>
      </w:r>
    </w:p>
    <w:p w14:paraId="7BFE8391" w14:textId="6141833E" w:rsidR="00F81530" w:rsidRDefault="00F81530" w:rsidP="008F6E0E">
      <w:pPr>
        <w:spacing w:line="36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r w:rsidR="00620593">
        <w:t>Fig. S5</w:t>
      </w:r>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21297B73" w:rsidR="001D13C8" w:rsidRPr="006A381E" w:rsidRDefault="001D13C8" w:rsidP="008F6E0E">
      <w:pPr>
        <w:spacing w:line="360" w:lineRule="auto"/>
        <w:ind w:firstLine="720"/>
      </w:pPr>
      <w:r>
        <w:lastRenderedPageBreak/>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r w:rsidR="00210DF7">
        <w:t>r</w:t>
      </w:r>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8F6E0E">
      <w:pPr>
        <w:spacing w:line="360" w:lineRule="auto"/>
        <w:ind w:firstLine="720"/>
        <w:rPr>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8F6E0E">
      <w:pPr>
        <w:spacing w:line="360" w:lineRule="auto"/>
        <w:ind w:firstLine="720"/>
        <w:rPr>
          <w:rFonts w:eastAsiaTheme="minorEastAsia"/>
        </w:rPr>
      </w:pPr>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m:oMath>
        <m:r>
          <w:rPr>
            <w:rFonts w:ascii="Cambria Math" w:hAnsi="Cambria Math"/>
          </w:rPr>
          <m:t>α</m:t>
        </m:r>
      </m:oMath>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had predicted 16S copy numbers of seven copies per genome, explaining the relatively greater (though still weak) sensitivity of this dataset to copy number-normalization (Fig. S6B). Finally, we note that 16S copy number-</w:t>
      </w:r>
      <w:r>
        <w:rPr>
          <w:rFonts w:eastAsiaTheme="minorEastAsia"/>
        </w:rPr>
        <w:lastRenderedPageBreak/>
        <w:t xml:space="preserve">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p>
    <w:p w14:paraId="37D7F57D" w14:textId="77777777" w:rsidR="001D13C8" w:rsidRPr="006A381E" w:rsidRDefault="001D13C8" w:rsidP="008F6E0E">
      <w:pPr>
        <w:spacing w:line="360" w:lineRule="auto"/>
        <w:rPr>
          <w:rFonts w:eastAsiaTheme="minorEastAsia"/>
          <w:b/>
          <w:bCs/>
        </w:rPr>
      </w:pPr>
      <w:r w:rsidRPr="006A381E">
        <w:rPr>
          <w:rFonts w:eastAsiaTheme="minorEastAsia"/>
          <w:b/>
          <w:bCs/>
        </w:rPr>
        <w:t>Ecological Interpretation and conceptual significance</w:t>
      </w:r>
    </w:p>
    <w:p w14:paraId="3479E1FD" w14:textId="3255C90C" w:rsidR="001D13C8" w:rsidRPr="006A381E" w:rsidRDefault="001D13C8" w:rsidP="008F6E0E">
      <w:pPr>
        <w:spacing w:line="36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8F6E0E">
      <w:pPr>
        <w:spacing w:line="36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8F6E0E">
      <w:pPr>
        <w:spacing w:line="36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ins w:id="115"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8F6E0E">
      <w:pPr>
        <w:spacing w:line="360" w:lineRule="auto"/>
        <w:ind w:firstLine="504"/>
        <w:rPr>
          <w:rFonts w:eastAsiaTheme="minorEastAsia"/>
        </w:rPr>
      </w:pPr>
      <w:r>
        <w:lastRenderedPageBreak/>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8F6E0E">
      <w:pPr>
        <w:spacing w:line="360" w:lineRule="auto"/>
        <w:rPr>
          <w:rFonts w:eastAsiaTheme="minorEastAsia"/>
          <w:b/>
          <w:bCs/>
        </w:rPr>
      </w:pPr>
      <w:r>
        <w:rPr>
          <w:rFonts w:eastAsiaTheme="minorEastAsia"/>
          <w:b/>
          <w:bCs/>
        </w:rPr>
        <w:t>Conclusion</w:t>
      </w:r>
    </w:p>
    <w:p w14:paraId="63D758B9" w14:textId="69B70515" w:rsidR="0092229D" w:rsidRDefault="0092229D" w:rsidP="008F6E0E">
      <w:pPr>
        <w:pStyle w:val="p1"/>
        <w:spacing w:line="360" w:lineRule="auto"/>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18FE86AA" w14:textId="77777777" w:rsidR="00615405" w:rsidRPr="0007048F" w:rsidRDefault="00615405" w:rsidP="008F6E0E">
      <w:pPr>
        <w:spacing w:line="360" w:lineRule="auto"/>
      </w:pPr>
      <w:r w:rsidRPr="0007048F">
        <w:rPr>
          <w:b/>
          <w:bCs/>
        </w:rPr>
        <w:t>Author Contribution Statement:</w:t>
      </w:r>
      <w:r w:rsidRPr="0007048F">
        <w:t xml:space="preserve"> Both authors contributed equally to the manuscript.</w:t>
      </w:r>
    </w:p>
    <w:p w14:paraId="7780E5B8" w14:textId="77777777" w:rsidR="00615405" w:rsidRPr="00496696" w:rsidRDefault="00615405" w:rsidP="008F6E0E">
      <w:pPr>
        <w:spacing w:line="36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Pr="00496696">
        <w:rPr>
          <w:rFonts w:cs="Times New Roman"/>
          <w:color w:val="333333"/>
          <w:shd w:val="clear" w:color="auto" w:fill="FFFFFF"/>
        </w:rPr>
        <w:t>10.1101/2025.07.18.665540</w:t>
      </w:r>
      <w:r w:rsidRPr="00496696">
        <w:rPr>
          <w:rFonts w:cs="Times New Roman"/>
        </w:rPr>
        <w:t>) under a CC-BY-NC-ND 4.0 International license.</w:t>
      </w:r>
    </w:p>
    <w:p w14:paraId="26F9CC5D" w14:textId="77777777" w:rsidR="00615405" w:rsidRDefault="00615405" w:rsidP="008F6E0E">
      <w:pPr>
        <w:spacing w:line="36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FB85BBF" w14:textId="59A3B8FC" w:rsidR="005B0677" w:rsidRPr="00406B1B" w:rsidRDefault="00615405" w:rsidP="008F6E0E">
      <w:pPr>
        <w:spacing w:line="360" w:lineRule="auto"/>
        <w:rPr>
          <w:rFonts w:cs="Times New Roman"/>
        </w:rPr>
      </w:pPr>
      <w:r w:rsidRPr="00AB52BE">
        <w:rPr>
          <w:rFonts w:cs="Times New Roman"/>
          <w:b/>
          <w:bCs/>
        </w:rPr>
        <w:t>Funding</w:t>
      </w:r>
      <w:r>
        <w:rPr>
          <w:rFonts w:cs="Times New Roman"/>
          <w:b/>
          <w:bCs/>
        </w:rPr>
        <w:t xml:space="preserve"> Statement</w:t>
      </w:r>
      <w:r w:rsidRPr="00AB52BE">
        <w:rPr>
          <w:rFonts w:cs="Times New Roman"/>
        </w:rPr>
        <w:t xml:space="preserve">: </w:t>
      </w:r>
      <w:r w:rsidRPr="00615405">
        <w:rPr>
          <w:rFonts w:cs="Times New Roman"/>
        </w:rPr>
        <w:t>This work was supported by a NOAA Margaret A. Davidson Fellowship to AP (NA24NOSX420C0016) and by a grant from the Affinito-Stewart &amp; President’s Council of Cornell Women, as well as Cornell University start-up funds to MLS.</w:t>
      </w:r>
      <w:r w:rsidR="005B0677">
        <w:br w:type="page"/>
      </w:r>
    </w:p>
    <w:p w14:paraId="23227280" w14:textId="77777777" w:rsidR="0007048F" w:rsidRPr="008D202E" w:rsidRDefault="0007048F" w:rsidP="008F6E0E">
      <w:pPr>
        <w:spacing w:line="360" w:lineRule="auto"/>
        <w:rPr>
          <w:b/>
          <w:bCs/>
        </w:rPr>
      </w:pPr>
      <w:bookmarkStart w:id="116" w:name="references"/>
      <w:r w:rsidRPr="008D202E">
        <w:rPr>
          <w:b/>
          <w:bCs/>
        </w:rPr>
        <w:lastRenderedPageBreak/>
        <w:t>References</w:t>
      </w:r>
    </w:p>
    <w:bookmarkEnd w:id="0"/>
    <w:bookmarkEnd w:id="4"/>
    <w:bookmarkEnd w:id="116"/>
    <w:p w14:paraId="094183EC" w14:textId="5ACA9DE3" w:rsidR="009E56F5" w:rsidRPr="009E56F5" w:rsidRDefault="008D202E" w:rsidP="008F6E0E">
      <w:pPr>
        <w:pStyle w:val="Bibliography"/>
        <w:spacing w:line="360" w:lineRule="auto"/>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Gloor GB</w:t>
      </w:r>
      <w:r w:rsidR="00E25F37">
        <w:rPr>
          <w:rFonts w:cs="Times New Roman"/>
        </w:rPr>
        <w:t>, Macklaim JM, Pawlowsky-Glahn V, Egozcue JJ</w:t>
      </w:r>
      <w:r w:rsidR="009E56F5" w:rsidRPr="009E56F5">
        <w:rPr>
          <w:rFonts w:cs="Times New Roman"/>
        </w:rPr>
        <w:t xml:space="preserve">.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16F722A9" w:rsidR="009E56F5" w:rsidRPr="009E56F5" w:rsidRDefault="009E56F5" w:rsidP="008F6E0E">
      <w:pPr>
        <w:pStyle w:val="Bibliography"/>
        <w:spacing w:line="360" w:lineRule="auto"/>
        <w:rPr>
          <w:rFonts w:cs="Times New Roman"/>
        </w:rPr>
      </w:pPr>
      <w:r w:rsidRPr="009E56F5">
        <w:rPr>
          <w:rFonts w:cs="Times New Roman"/>
        </w:rPr>
        <w:t xml:space="preserve">2. </w:t>
      </w:r>
      <w:r w:rsidRPr="009E56F5">
        <w:rPr>
          <w:rFonts w:cs="Times New Roman"/>
        </w:rPr>
        <w:tab/>
        <w:t>Vandeputte D</w:t>
      </w:r>
      <w:r w:rsidR="00E25F37">
        <w:rPr>
          <w:rFonts w:cs="Times New Roman"/>
        </w:rPr>
        <w:t>, Falony G, Vieira-Silva S, Tito RY, Joossens M, Raes J</w:t>
      </w:r>
      <w:r w:rsidRPr="009E56F5">
        <w:rPr>
          <w:rFonts w:cs="Times New Roman"/>
        </w:rPr>
        <w:t xml:space="preserve">.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8F6E0E">
      <w:pPr>
        <w:pStyle w:val="Bibliography"/>
        <w:spacing w:line="360" w:lineRule="auto"/>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3D51A0DF" w:rsidR="009E56F5" w:rsidRPr="009E56F5" w:rsidRDefault="009E56F5" w:rsidP="008F6E0E">
      <w:pPr>
        <w:pStyle w:val="Bibliography"/>
        <w:spacing w:line="360" w:lineRule="auto"/>
        <w:rPr>
          <w:rFonts w:cs="Times New Roman"/>
        </w:rPr>
      </w:pPr>
      <w:r w:rsidRPr="009E56F5">
        <w:rPr>
          <w:rFonts w:cs="Times New Roman"/>
        </w:rPr>
        <w:t xml:space="preserve">4. </w:t>
      </w:r>
      <w:r w:rsidRPr="009E56F5">
        <w:rPr>
          <w:rFonts w:cs="Times New Roman"/>
        </w:rPr>
        <w:tab/>
        <w:t>Wang X</w:t>
      </w:r>
      <w:r w:rsidR="00E25F37">
        <w:rPr>
          <w:rFonts w:cs="Times New Roman"/>
        </w:rPr>
        <w:t>, How S, Deng F, Zhao J</w:t>
      </w:r>
      <w:r w:rsidRPr="009E56F5">
        <w:rPr>
          <w:rFonts w:cs="Times New Roman"/>
        </w:rPr>
        <w:t xml:space="preserve">.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614D0872" w:rsidR="009E56F5" w:rsidRPr="009E56F5" w:rsidRDefault="009E56F5" w:rsidP="008F6E0E">
      <w:pPr>
        <w:pStyle w:val="Bibliography"/>
        <w:spacing w:line="360" w:lineRule="auto"/>
        <w:rPr>
          <w:rFonts w:cs="Times New Roman"/>
        </w:rPr>
      </w:pPr>
      <w:r w:rsidRPr="009E56F5">
        <w:rPr>
          <w:rFonts w:cs="Times New Roman"/>
        </w:rPr>
        <w:t xml:space="preserve">5. </w:t>
      </w:r>
      <w:r w:rsidRPr="009E56F5">
        <w:rPr>
          <w:rFonts w:cs="Times New Roman"/>
        </w:rPr>
        <w:tab/>
        <w:t>Props R</w:t>
      </w:r>
      <w:r w:rsidR="00E25F37">
        <w:rPr>
          <w:rFonts w:cs="Times New Roman"/>
        </w:rPr>
        <w:t>, Kerckhof FM, Rubbens P, De Vrieze J, Hernandez-Sanabria E, Waegeman W, et al</w:t>
      </w:r>
      <w:r w:rsidRPr="009E56F5">
        <w:rPr>
          <w:rFonts w:cs="Times New Roman"/>
        </w:rPr>
        <w:t xml:space="preserve">.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58FC3B46" w:rsidR="009E56F5" w:rsidRPr="009E56F5" w:rsidRDefault="009E56F5" w:rsidP="008F6E0E">
      <w:pPr>
        <w:pStyle w:val="Bibliography"/>
        <w:spacing w:line="360" w:lineRule="auto"/>
        <w:rPr>
          <w:rFonts w:cs="Times New Roman"/>
        </w:rPr>
      </w:pPr>
      <w:r w:rsidRPr="009E56F5">
        <w:rPr>
          <w:rFonts w:cs="Times New Roman"/>
        </w:rPr>
        <w:t xml:space="preserve">6. </w:t>
      </w:r>
      <w:r w:rsidRPr="009E56F5">
        <w:rPr>
          <w:rFonts w:cs="Times New Roman"/>
        </w:rPr>
        <w:tab/>
        <w:t>Rao C</w:t>
      </w:r>
      <w:r w:rsidR="00E25F37">
        <w:rPr>
          <w:rFonts w:cs="Times New Roman"/>
        </w:rPr>
        <w:t>, Coyte KZ, Bainter W, Geha RS, Martin CR, Rakoff-Nahoum S</w:t>
      </w:r>
      <w:r w:rsidRPr="009E56F5">
        <w:rPr>
          <w:rFonts w:cs="Times New Roman"/>
        </w:rPr>
        <w:t xml:space="preserve">.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8F6E0E">
      <w:pPr>
        <w:pStyle w:val="Bibliography"/>
        <w:spacing w:line="360" w:lineRule="auto"/>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244F0108" w:rsidR="009E56F5" w:rsidRPr="009E56F5" w:rsidRDefault="009E56F5" w:rsidP="008F6E0E">
      <w:pPr>
        <w:pStyle w:val="Bibliography"/>
        <w:spacing w:line="360" w:lineRule="auto"/>
        <w:rPr>
          <w:rFonts w:cs="Times New Roman"/>
        </w:rPr>
      </w:pPr>
      <w:r w:rsidRPr="009E56F5">
        <w:rPr>
          <w:rFonts w:cs="Times New Roman"/>
        </w:rPr>
        <w:t xml:space="preserve">8. </w:t>
      </w:r>
      <w:r w:rsidRPr="009E56F5">
        <w:rPr>
          <w:rFonts w:cs="Times New Roman"/>
        </w:rPr>
        <w:tab/>
        <w:t>Lozupone CA</w:t>
      </w:r>
      <w:r w:rsidR="00E25F37">
        <w:rPr>
          <w:rFonts w:cs="Times New Roman"/>
        </w:rPr>
        <w:t>, Hamady M, Kelley ST, Knight R</w:t>
      </w:r>
      <w:r w:rsidRPr="009E56F5">
        <w:rPr>
          <w:rFonts w:cs="Times New Roman"/>
        </w:rPr>
        <w:t xml:space="preserve">.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8F6E0E">
      <w:pPr>
        <w:pStyle w:val="Bibliography"/>
        <w:spacing w:line="360" w:lineRule="auto"/>
        <w:rPr>
          <w:rFonts w:cs="Times New Roman"/>
        </w:rPr>
      </w:pPr>
      <w:r w:rsidRPr="009E56F5">
        <w:rPr>
          <w:rFonts w:cs="Times New Roman"/>
        </w:rPr>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071C8B94" w:rsidR="009E56F5" w:rsidRPr="009E56F5" w:rsidRDefault="009E56F5" w:rsidP="008F6E0E">
      <w:pPr>
        <w:pStyle w:val="Bibliography"/>
        <w:spacing w:line="360" w:lineRule="auto"/>
        <w:rPr>
          <w:rFonts w:cs="Times New Roman"/>
        </w:rPr>
      </w:pPr>
      <w:r w:rsidRPr="009E56F5">
        <w:rPr>
          <w:rFonts w:cs="Times New Roman"/>
        </w:rPr>
        <w:t xml:space="preserve">10. </w:t>
      </w:r>
      <w:r w:rsidRPr="009E56F5">
        <w:rPr>
          <w:rFonts w:cs="Times New Roman"/>
        </w:rPr>
        <w:tab/>
        <w:t>Zhang K</w:t>
      </w:r>
      <w:r w:rsidR="00E25F37">
        <w:rPr>
          <w:rFonts w:cs="Times New Roman"/>
        </w:rPr>
        <w:t>, Maltais-Landry G, James M, Mendez V, Wright D, George S, et al</w:t>
      </w:r>
      <w:r w:rsidRPr="009E56F5">
        <w:rPr>
          <w:rFonts w:cs="Times New Roman"/>
        </w:rPr>
        <w:t xml:space="preserve">. Absolute microbiome profiling highlights the links among microbial stability, soil health, and crop </w:t>
      </w:r>
      <w:r w:rsidRPr="009E56F5">
        <w:rPr>
          <w:rFonts w:cs="Times New Roman"/>
        </w:rPr>
        <w:lastRenderedPageBreak/>
        <w:t xml:space="preserve">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2DC4D5A0" w:rsidR="009E56F5" w:rsidRPr="009E56F5" w:rsidRDefault="009E56F5" w:rsidP="008F6E0E">
      <w:pPr>
        <w:pStyle w:val="Bibliography"/>
        <w:spacing w:line="360" w:lineRule="auto"/>
        <w:rPr>
          <w:rFonts w:cs="Times New Roman"/>
        </w:rPr>
      </w:pPr>
      <w:r w:rsidRPr="009E56F5">
        <w:rPr>
          <w:rFonts w:cs="Times New Roman"/>
        </w:rPr>
        <w:t xml:space="preserve">11. </w:t>
      </w:r>
      <w:r w:rsidRPr="009E56F5">
        <w:rPr>
          <w:rFonts w:cs="Times New Roman"/>
        </w:rPr>
        <w:tab/>
        <w:t>Chen J</w:t>
      </w:r>
      <w:r w:rsidR="00E25F37">
        <w:rPr>
          <w:rFonts w:cs="Times New Roman"/>
        </w:rPr>
        <w:t>, Bittinger K, Charlson ES, Hoffmann C, Lewis J, Wu GD, et al</w:t>
      </w:r>
      <w:r w:rsidRPr="009E56F5">
        <w:rPr>
          <w:rFonts w:cs="Times New Roman"/>
        </w:rPr>
        <w:t xml:space="preserve">.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8F6E0E">
      <w:pPr>
        <w:pStyle w:val="Bibliography"/>
        <w:spacing w:line="360" w:lineRule="auto"/>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8F6E0E">
      <w:pPr>
        <w:pStyle w:val="Bibliography"/>
        <w:spacing w:line="360" w:lineRule="auto"/>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3D31AD23" w:rsidR="009E56F5" w:rsidRPr="009E56F5" w:rsidRDefault="009E56F5" w:rsidP="008F6E0E">
      <w:pPr>
        <w:pStyle w:val="Bibliography"/>
        <w:spacing w:line="360" w:lineRule="auto"/>
        <w:rPr>
          <w:rFonts w:cs="Times New Roman"/>
        </w:rPr>
      </w:pPr>
      <w:r w:rsidRPr="009E56F5">
        <w:rPr>
          <w:rFonts w:cs="Times New Roman"/>
        </w:rPr>
        <w:t xml:space="preserve">14. </w:t>
      </w:r>
      <w:r w:rsidRPr="009E56F5">
        <w:rPr>
          <w:rFonts w:cs="Times New Roman"/>
        </w:rPr>
        <w:tab/>
        <w:t>Bolyen E</w:t>
      </w:r>
      <w:r w:rsidR="00E25F37">
        <w:rPr>
          <w:rFonts w:cs="Times New Roman"/>
        </w:rPr>
        <w:t>, Rideout JM, Dillon MR, Bokulich NA, Abnet CC, Al-Ghalith GA, et al</w:t>
      </w:r>
      <w:r w:rsidRPr="009E56F5">
        <w:rPr>
          <w:rFonts w:cs="Times New Roman"/>
        </w:rPr>
        <w:t xml:space="preserve">.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13A49819" w:rsidR="009E56F5" w:rsidRPr="009E56F5" w:rsidRDefault="009E56F5" w:rsidP="008F6E0E">
      <w:pPr>
        <w:pStyle w:val="Bibliography"/>
        <w:spacing w:line="360" w:lineRule="auto"/>
        <w:rPr>
          <w:rFonts w:cs="Times New Roman"/>
        </w:rPr>
      </w:pPr>
      <w:r w:rsidRPr="009E56F5">
        <w:rPr>
          <w:rFonts w:cs="Times New Roman"/>
        </w:rPr>
        <w:t xml:space="preserve">15. </w:t>
      </w:r>
      <w:r w:rsidRPr="009E56F5">
        <w:rPr>
          <w:rFonts w:cs="Times New Roman"/>
        </w:rPr>
        <w:tab/>
        <w:t>Morton JT</w:t>
      </w:r>
      <w:r w:rsidR="00E25F37">
        <w:rPr>
          <w:rFonts w:cs="Times New Roman"/>
        </w:rPr>
        <w:t>, Toran L, Edlund A, Metcalf JL, Lauber, C, Knight R</w:t>
      </w:r>
      <w:r w:rsidRPr="009E56F5">
        <w:rPr>
          <w:rFonts w:cs="Times New Roman"/>
        </w:rPr>
        <w:t xml:space="preserve">.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8F6E0E">
      <w:pPr>
        <w:pStyle w:val="Bibliography"/>
        <w:spacing w:line="360" w:lineRule="auto"/>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8F6E0E">
      <w:pPr>
        <w:pStyle w:val="Bibliography"/>
        <w:spacing w:line="360" w:lineRule="auto"/>
        <w:rPr>
          <w:rFonts w:cs="Times New Roman"/>
        </w:rPr>
      </w:pPr>
      <w:r w:rsidRPr="009E56F5">
        <w:rPr>
          <w:rFonts w:cs="Times New Roman"/>
        </w:rPr>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133CEA51" w:rsidR="009E56F5" w:rsidRPr="009E56F5" w:rsidRDefault="009E56F5" w:rsidP="008F6E0E">
      <w:pPr>
        <w:pStyle w:val="Bibliography"/>
        <w:spacing w:line="360" w:lineRule="auto"/>
        <w:rPr>
          <w:rFonts w:cs="Times New Roman"/>
        </w:rPr>
      </w:pPr>
      <w:r w:rsidRPr="009E56F5">
        <w:rPr>
          <w:rFonts w:cs="Times New Roman"/>
        </w:rPr>
        <w:t xml:space="preserve">18. </w:t>
      </w:r>
      <w:r w:rsidRPr="009E56F5">
        <w:rPr>
          <w:rFonts w:cs="Times New Roman"/>
        </w:rPr>
        <w:tab/>
        <w:t>Fukuyama J</w:t>
      </w:r>
      <w:r w:rsidR="00E25F37">
        <w:rPr>
          <w:rFonts w:cs="Times New Roman"/>
        </w:rPr>
        <w:t>, McMurdie PJ, Dethlefsen L, Relman DA, Holmes S</w:t>
      </w:r>
      <w:r w:rsidRPr="009E56F5">
        <w:rPr>
          <w:rFonts w:cs="Times New Roman"/>
        </w:rPr>
        <w:t xml:space="preserve">. Comparisons of distance methods for combining covariates and abundances in microbiome studies. Biocomputing 2012. WORLD SCIENTIFIC, 2011, 213–224. </w:t>
      </w:r>
    </w:p>
    <w:p w14:paraId="1CC1B82D" w14:textId="77777777" w:rsidR="009E56F5" w:rsidRPr="009E56F5" w:rsidRDefault="009E56F5" w:rsidP="008F6E0E">
      <w:pPr>
        <w:pStyle w:val="Bibliography"/>
        <w:spacing w:line="360" w:lineRule="auto"/>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8F6E0E">
      <w:pPr>
        <w:pStyle w:val="Bibliography"/>
        <w:spacing w:line="360" w:lineRule="auto"/>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65C3FBD8" w:rsidR="009E56F5" w:rsidRPr="009E56F5" w:rsidRDefault="009E56F5" w:rsidP="008F6E0E">
      <w:pPr>
        <w:pStyle w:val="Bibliography"/>
        <w:spacing w:line="360" w:lineRule="auto"/>
        <w:rPr>
          <w:rFonts w:cs="Times New Roman"/>
        </w:rPr>
      </w:pPr>
      <w:r w:rsidRPr="009E56F5">
        <w:rPr>
          <w:rFonts w:cs="Times New Roman"/>
        </w:rPr>
        <w:lastRenderedPageBreak/>
        <w:t xml:space="preserve">21. </w:t>
      </w:r>
      <w:r w:rsidRPr="009E56F5">
        <w:rPr>
          <w:rFonts w:cs="Times New Roman"/>
        </w:rPr>
        <w:tab/>
        <w:t>Douglas GM</w:t>
      </w:r>
      <w:r w:rsidR="007F3225">
        <w:rPr>
          <w:rFonts w:cs="Times New Roman"/>
        </w:rPr>
        <w:t>, Maffei VJ, Zaneveld JR, Yurgel SN, Brown JR, Taylor CM, et al</w:t>
      </w:r>
      <w:r w:rsidRPr="009E56F5">
        <w:rPr>
          <w:rFonts w:cs="Times New Roman"/>
        </w:rPr>
        <w:t xml:space="preserve">.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8F6E0E">
      <w:pPr>
        <w:pStyle w:val="Bibliography"/>
        <w:spacing w:line="360" w:lineRule="auto"/>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6B1BA92C" w:rsidR="009E56F5" w:rsidRPr="009E56F5" w:rsidRDefault="009E56F5" w:rsidP="008F6E0E">
      <w:pPr>
        <w:pStyle w:val="Bibliography"/>
        <w:spacing w:line="360" w:lineRule="auto"/>
        <w:rPr>
          <w:rFonts w:cs="Times New Roman"/>
        </w:rPr>
      </w:pPr>
      <w:r w:rsidRPr="009E56F5">
        <w:rPr>
          <w:rFonts w:cs="Times New Roman"/>
        </w:rPr>
        <w:t xml:space="preserve">23. </w:t>
      </w:r>
      <w:r w:rsidRPr="009E56F5">
        <w:rPr>
          <w:rFonts w:cs="Times New Roman"/>
        </w:rPr>
        <w:tab/>
        <w:t>Mendell JE</w:t>
      </w:r>
      <w:r w:rsidR="007F3225">
        <w:rPr>
          <w:rFonts w:cs="Times New Roman"/>
        </w:rPr>
        <w:t>, Clements KD, Choat JH, Angert ER</w:t>
      </w:r>
      <w:r w:rsidRPr="009E56F5">
        <w:rPr>
          <w:rFonts w:cs="Times New Roman"/>
        </w:rPr>
        <w:t xml:space="preserve">.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2BC9366E" w:rsidR="009E56F5" w:rsidRPr="009E56F5" w:rsidRDefault="009E56F5" w:rsidP="008F6E0E">
      <w:pPr>
        <w:pStyle w:val="Bibliography"/>
        <w:spacing w:line="360" w:lineRule="auto"/>
        <w:rPr>
          <w:rFonts w:cs="Times New Roman"/>
        </w:rPr>
      </w:pPr>
      <w:r w:rsidRPr="009E56F5">
        <w:rPr>
          <w:rFonts w:cs="Times New Roman"/>
        </w:rPr>
        <w:t xml:space="preserve">24. </w:t>
      </w:r>
      <w:r w:rsidRPr="009E56F5">
        <w:rPr>
          <w:rFonts w:cs="Times New Roman"/>
        </w:rPr>
        <w:tab/>
        <w:t>Pecoraro V</w:t>
      </w:r>
      <w:r w:rsidR="007F3225">
        <w:rPr>
          <w:rFonts w:cs="Times New Roman"/>
        </w:rPr>
        <w:t>, Zerulla K, Lange C, Soppa J</w:t>
      </w:r>
      <w:r w:rsidRPr="009E56F5">
        <w:rPr>
          <w:rFonts w:cs="Times New Roman"/>
        </w:rPr>
        <w:t xml:space="preserve">.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8F6E0E">
      <w:pPr>
        <w:pStyle w:val="Bibliography"/>
        <w:spacing w:line="360" w:lineRule="auto"/>
        <w:rPr>
          <w:rFonts w:cs="Times New Roman"/>
        </w:rPr>
      </w:pPr>
      <w:r w:rsidRPr="009E56F5">
        <w:rPr>
          <w:rFonts w:cs="Times New Roman"/>
        </w:rPr>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2355CBD5" w:rsidR="009E56F5" w:rsidRPr="009E56F5" w:rsidRDefault="009E56F5" w:rsidP="008F6E0E">
      <w:pPr>
        <w:pStyle w:val="Bibliography"/>
        <w:spacing w:line="360" w:lineRule="auto"/>
        <w:rPr>
          <w:rFonts w:cs="Times New Roman"/>
        </w:rPr>
      </w:pPr>
      <w:r w:rsidRPr="009E56F5">
        <w:rPr>
          <w:rFonts w:cs="Times New Roman"/>
        </w:rPr>
        <w:t xml:space="preserve">26. </w:t>
      </w:r>
      <w:r w:rsidRPr="009E56F5">
        <w:rPr>
          <w:rFonts w:cs="Times New Roman"/>
        </w:rPr>
        <w:tab/>
        <w:t>Wagner S</w:t>
      </w:r>
      <w:r w:rsidR="007F3225">
        <w:rPr>
          <w:rFonts w:cs="Times New Roman"/>
        </w:rPr>
        <w:t>, Weber M, Paul LS, Grümpel-Schlüter A, Kluess, Neuhaus K, et al</w:t>
      </w:r>
      <w:r w:rsidRPr="009E56F5">
        <w:rPr>
          <w:rFonts w:cs="Times New Roman"/>
        </w:rPr>
        <w:t xml:space="preserve">.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8F6E0E">
      <w:pPr>
        <w:pStyle w:val="Bibliography"/>
        <w:spacing w:line="360" w:lineRule="auto"/>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1585C3BE" w:rsidR="00652D56" w:rsidRDefault="008D202E" w:rsidP="008F6E0E">
      <w:pPr>
        <w:pStyle w:val="Bibliography"/>
        <w:spacing w:line="360" w:lineRule="auto"/>
      </w:pPr>
      <w:r>
        <w:fldChar w:fldCharType="end"/>
      </w:r>
    </w:p>
    <w:p w14:paraId="47B31269" w14:textId="77777777" w:rsidR="00652D56" w:rsidRDefault="00652D56" w:rsidP="008F6E0E">
      <w:pPr>
        <w:spacing w:line="360" w:lineRule="auto"/>
      </w:pPr>
      <w:r>
        <w:br w:type="page"/>
      </w:r>
    </w:p>
    <w:p w14:paraId="0B3F46A4" w14:textId="507CE60B" w:rsidR="00E67659" w:rsidRPr="00652D56" w:rsidRDefault="00652D56" w:rsidP="008F6E0E">
      <w:pPr>
        <w:pStyle w:val="Bibliography"/>
        <w:spacing w:after="160" w:line="360" w:lineRule="auto"/>
        <w:rPr>
          <w:rFonts w:cs="Times New Roman"/>
          <w:b/>
          <w:bCs/>
        </w:rPr>
      </w:pPr>
      <w:r w:rsidRPr="00652D56">
        <w:rPr>
          <w:rFonts w:cs="Times New Roman"/>
          <w:b/>
          <w:bCs/>
        </w:rPr>
        <w:lastRenderedPageBreak/>
        <w:t xml:space="preserve">Figure Legends </w:t>
      </w:r>
    </w:p>
    <w:p w14:paraId="6306268F" w14:textId="4438B849" w:rsidR="00652D56" w:rsidRPr="00652D56" w:rsidRDefault="00652D56" w:rsidP="008F6E0E">
      <w:pPr>
        <w:spacing w:line="360" w:lineRule="auto"/>
        <w:rPr>
          <w:rFonts w:cs="Times New Roman"/>
        </w:rPr>
      </w:pPr>
      <w:r w:rsidRPr="00652D56">
        <w:rPr>
          <w:rFonts w:cs="Times New Roman"/>
          <w:b/>
          <w:bCs/>
          <w:i/>
          <w:iCs/>
        </w:rPr>
        <w:t>Figure 1.</w:t>
      </w:r>
      <w:r w:rsidRPr="00652D56">
        <w:rPr>
          <w:rFonts w:cs="Times New Roman"/>
          <w:i/>
          <w:iCs/>
        </w:rPr>
        <w:t xml:space="preserve"> </w:t>
      </w:r>
      <w:r w:rsidRPr="00652D56">
        <w:rPr>
          <w:rFonts w:cs="Times New Roman"/>
          <w:b/>
          <w:bCs/>
          <w:i/>
          <w:iCs/>
        </w:rPr>
        <w:t>Simulated communities reveal how absolute abundance affects phylogenetic and non-phylogenetic β-diversity measures.</w:t>
      </w:r>
      <w:r w:rsidRPr="00652D56">
        <w:rPr>
          <w:rFonts w:cs="Times New Roman"/>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Pr="00652D56">
        <w:rPr>
          <w:rFonts w:cs="Times New Roman"/>
        </w:rPr>
        <w:t>UniFrac</w:t>
      </w:r>
      <w:proofErr w:type="spellEnd"/>
      <w:r w:rsidRPr="00652D56">
        <w:rPr>
          <w:rFonts w:cs="Times New Roman"/>
        </w:rPr>
        <w:t xml:space="preserve"> using absolute abundance (</w:t>
      </w:r>
      <m:oMath>
        <m:sSup>
          <m:sSupPr>
            <m:ctrlPr>
              <w:ins w:id="117" w:author="Marian Louise Schmidt" w:date="2025-12-24T10:59:00Z" w16du:dateUtc="2025-12-24T15:59:00Z">
                <w:rPr>
                  <w:rFonts w:ascii="Cambria Math" w:hAnsi="Cambria Math" w:cs="Times New Roman"/>
                </w:rPr>
              </w:ins>
            </m:ctrlPr>
          </m:sSupPr>
          <m:e>
            <m:r>
              <w:rPr>
                <w:rFonts w:ascii="Cambria Math" w:hAnsi="Cambria Math" w:cs="Times New Roman"/>
              </w:rPr>
              <m:t>U</m:t>
            </m:r>
          </m:e>
          <m:sup>
            <m:r>
              <w:rPr>
                <w:rFonts w:ascii="Cambria Math" w:hAnsi="Cambria Math" w:cs="Times New Roman"/>
              </w:rPr>
              <m:t>A</m:t>
            </m:r>
          </m:sup>
        </m:sSup>
      </m:oMath>
      <w:r w:rsidRPr="00652D56">
        <w:rPr>
          <w:rFonts w:cs="Times New Roman"/>
        </w:rPr>
        <w:t>) and three other metrics: Bray-Curtis using relative abundance (</w:t>
      </w:r>
      <m:oMath>
        <m:r>
          <w:rPr>
            <w:rFonts w:ascii="Cambria Math" w:hAnsi="Cambria Math" w:cs="Times New Roman"/>
          </w:rPr>
          <m:t>B</m:t>
        </m:r>
        <m:sSup>
          <m:sSupPr>
            <m:ctrlPr>
              <w:ins w:id="118" w:author="Marian Louise Schmidt" w:date="2025-12-24T10:59:00Z" w16du:dateUtc="2025-12-24T15:59:00Z">
                <w:rPr>
                  <w:rFonts w:ascii="Cambria Math" w:hAnsi="Cambria Math" w:cs="Times New Roman"/>
                </w:rPr>
              </w:ins>
            </m:ctrlPr>
          </m:sSupPr>
          <m:e>
            <m:r>
              <w:rPr>
                <w:rFonts w:ascii="Cambria Math" w:hAnsi="Cambria Math" w:cs="Times New Roman"/>
              </w:rPr>
              <m:t>C</m:t>
            </m:r>
          </m:e>
          <m:sup>
            <m:r>
              <w:rPr>
                <w:rFonts w:ascii="Cambria Math" w:hAnsi="Cambria Math" w:cs="Times New Roman"/>
              </w:rPr>
              <m:t>R</m:t>
            </m:r>
          </m:sup>
        </m:sSup>
      </m:oMath>
      <w:r w:rsidRPr="00652D56">
        <w:rPr>
          <w:rFonts w:cs="Times New Roman"/>
        </w:rPr>
        <w:t>), weighted UniFrac using relative abundance (</w:t>
      </w:r>
      <m:oMath>
        <m:sSup>
          <m:sSupPr>
            <m:ctrlPr>
              <w:ins w:id="119" w:author="Marian Louise Schmidt" w:date="2025-12-24T10:59:00Z" w16du:dateUtc="2025-12-24T15:59:00Z">
                <w:rPr>
                  <w:rFonts w:ascii="Cambria Math" w:hAnsi="Cambria Math" w:cs="Times New Roman"/>
                </w:rPr>
              </w:ins>
            </m:ctrlPr>
          </m:sSupPr>
          <m:e>
            <m:r>
              <w:rPr>
                <w:rFonts w:ascii="Cambria Math" w:hAnsi="Cambria Math" w:cs="Times New Roman"/>
              </w:rPr>
              <m:t>U</m:t>
            </m:r>
          </m:e>
          <m:sup>
            <m:r>
              <w:rPr>
                <w:rFonts w:ascii="Cambria Math" w:hAnsi="Cambria Math" w:cs="Times New Roman"/>
              </w:rPr>
              <m:t>R</m:t>
            </m:r>
          </m:sup>
        </m:sSup>
      </m:oMath>
      <w:r w:rsidRPr="00652D56">
        <w:rPr>
          <w:rFonts w:cs="Times New Roman"/>
        </w:rPr>
        <w:t>), and Bray-Curtis using absolute abundance (</w:t>
      </w:r>
      <m:oMath>
        <m:r>
          <w:rPr>
            <w:rFonts w:ascii="Cambria Math" w:hAnsi="Cambria Math" w:cs="Times New Roman"/>
          </w:rPr>
          <m:t>B</m:t>
        </m:r>
        <m:sSup>
          <m:sSupPr>
            <m:ctrlPr>
              <w:ins w:id="120" w:author="Marian Louise Schmidt" w:date="2025-12-24T10:59:00Z" w16du:dateUtc="2025-12-24T15:59:00Z">
                <w:rPr>
                  <w:rFonts w:ascii="Cambria Math" w:hAnsi="Cambria Math" w:cs="Times New Roman"/>
                </w:rPr>
              </w:ins>
            </m:ctrlPr>
          </m:sSupPr>
          <m:e>
            <m:r>
              <w:rPr>
                <w:rFonts w:ascii="Cambria Math" w:hAnsi="Cambria Math" w:cs="Times New Roman"/>
              </w:rPr>
              <m:t>C</m:t>
            </m:r>
          </m:e>
          <m:sup>
            <m:r>
              <w:rPr>
                <w:rFonts w:ascii="Cambria Math" w:hAnsi="Cambria Math" w:cs="Times New Roman"/>
              </w:rPr>
              <m:t>A</m:t>
            </m:r>
          </m:sup>
        </m:sSup>
      </m:oMath>
      <w:r w:rsidRPr="00652D56">
        <w:rPr>
          <w:rFonts w:cs="Times New Roman"/>
        </w:rPr>
        <w:t>). (C) Illustrative sample pairs demonstrate how absolute abundances and phylogenetic structure interact to increase or decrease dissimilarity across metrics. Stars indicate where each scenario falls within the distributions shown in panel B. Actual values for each metric are displayed beneath each scenario.</w:t>
      </w:r>
    </w:p>
    <w:p w14:paraId="0D952679" w14:textId="77777777" w:rsidR="00652D56" w:rsidRPr="00652D56" w:rsidRDefault="00652D56" w:rsidP="008F6E0E">
      <w:pPr>
        <w:spacing w:line="360" w:lineRule="auto"/>
        <w:rPr>
          <w:rFonts w:cs="Times New Roman"/>
        </w:rPr>
      </w:pPr>
      <w:r w:rsidRPr="00652D56">
        <w:rPr>
          <w:rFonts w:cs="Times New Roman"/>
          <w:b/>
          <w:bCs/>
          <w:i/>
          <w:iCs/>
        </w:rPr>
        <w:t xml:space="preserve">Figure 2. Absolute </w:t>
      </w:r>
      <w:proofErr w:type="spellStart"/>
      <w:r w:rsidRPr="00652D56">
        <w:rPr>
          <w:rFonts w:cs="Times New Roman"/>
          <w:b/>
          <w:bCs/>
          <w:i/>
          <w:iCs/>
        </w:rPr>
        <w:t>UniFrac</w:t>
      </w:r>
      <w:proofErr w:type="spellEnd"/>
      <w:r w:rsidRPr="00652D56">
        <w:rPr>
          <w:rFonts w:cs="Times New Roman"/>
          <w:b/>
          <w:bCs/>
          <w:i/>
          <w:iCs/>
        </w:rPr>
        <w:t xml:space="preserve"> (U</w:t>
      </w:r>
      <w:r w:rsidRPr="00652D56">
        <w:rPr>
          <w:rFonts w:cs="Times New Roman"/>
          <w:b/>
          <w:bCs/>
          <w:i/>
          <w:iCs/>
          <w:vertAlign w:val="superscript"/>
        </w:rPr>
        <w:t>A</w:t>
      </w:r>
      <w:r w:rsidRPr="00652D56">
        <w:rPr>
          <w:rFonts w:cs="Times New Roman"/>
          <w:b/>
          <w:bCs/>
          <w:i/>
          <w:iCs/>
        </w:rPr>
        <w:t xml:space="preserve">) compared with other </w:t>
      </w:r>
      <w:r w:rsidRPr="00652D56">
        <w:rPr>
          <w:rFonts w:cs="Times New Roman"/>
          <w:b/>
          <w:bCs/>
          <w:i/>
          <w:iCs/>
        </w:rPr>
        <w:sym w:font="Symbol" w:char="F062"/>
      </w:r>
      <w:r w:rsidRPr="00652D56">
        <w:rPr>
          <w:rFonts w:cs="Times New Roman"/>
          <w:b/>
          <w:bCs/>
          <w:i/>
          <w:iCs/>
        </w:rPr>
        <w:t>-diversity metrics across four real microbial datasets.</w:t>
      </w:r>
      <w:r w:rsidRPr="00652D56">
        <w:rPr>
          <w:rFonts w:cs="Times New Roman"/>
          <w:i/>
          <w:iCs/>
        </w:rPr>
        <w:t xml:space="preserve"> </w:t>
      </w:r>
      <w:r w:rsidRPr="00652D56">
        <w:rPr>
          <w:rFonts w:cs="Times New Roman"/>
        </w:rPr>
        <w:t xml:space="preserve">Each panel shows pairwise sample distances for </w:t>
      </w:r>
      <w:r w:rsidRPr="00652D56">
        <w:rPr>
          <w:rFonts w:cs="Times New Roman"/>
          <w:i/>
          <w:iCs/>
        </w:rPr>
        <w:t>U</w:t>
      </w:r>
      <w:r w:rsidRPr="00652D56">
        <w:rPr>
          <w:rFonts w:cs="Times New Roman"/>
          <w:i/>
          <w:iCs/>
          <w:vertAlign w:val="superscript"/>
        </w:rPr>
        <w:t>A</w:t>
      </w:r>
      <w:r w:rsidRPr="00652D56">
        <w:rPr>
          <w:rFonts w:cs="Times New Roman"/>
        </w:rPr>
        <w:t xml:space="preserve"> (x-axis) against another metric (y-axis): Bray-Curtis using relative abundance (</w:t>
      </w:r>
      <w:r w:rsidRPr="00652D56">
        <w:rPr>
          <w:rFonts w:cs="Times New Roman"/>
          <w:i/>
          <w:iCs/>
        </w:rPr>
        <w:t>BC</w:t>
      </w:r>
      <w:r w:rsidRPr="00652D56">
        <w:rPr>
          <w:rFonts w:cs="Times New Roman"/>
          <w:i/>
          <w:iCs/>
          <w:vertAlign w:val="superscript"/>
        </w:rPr>
        <w:t>R</w:t>
      </w:r>
      <w:r w:rsidRPr="00652D56">
        <w:rPr>
          <w:rFonts w:cs="Times New Roman"/>
        </w:rPr>
        <w:t xml:space="preserve">, first column), weighted </w:t>
      </w:r>
      <w:proofErr w:type="spellStart"/>
      <w:r w:rsidRPr="00652D56">
        <w:rPr>
          <w:rFonts w:cs="Times New Roman"/>
        </w:rPr>
        <w:t>UniFrac</w:t>
      </w:r>
      <w:proofErr w:type="spellEnd"/>
      <w:r w:rsidRPr="00652D56">
        <w:rPr>
          <w:rFonts w:cs="Times New Roman"/>
        </w:rPr>
        <w:t xml:space="preserve"> using relative abundances (</w:t>
      </w:r>
      <w:r w:rsidRPr="00652D56">
        <w:rPr>
          <w:rFonts w:cs="Times New Roman"/>
          <w:i/>
          <w:iCs/>
        </w:rPr>
        <w:t>U</w:t>
      </w:r>
      <w:r w:rsidRPr="00652D56">
        <w:rPr>
          <w:rFonts w:cs="Times New Roman"/>
          <w:i/>
          <w:iCs/>
          <w:vertAlign w:val="superscript"/>
        </w:rPr>
        <w:t>R</w:t>
      </w:r>
      <w:r w:rsidRPr="00652D56">
        <w:rPr>
          <w:rFonts w:cs="Times New Roman"/>
        </w:rPr>
        <w:t>, second column), and Bray-</w:t>
      </w:r>
      <w:proofErr w:type="spellStart"/>
      <w:r w:rsidRPr="00652D56">
        <w:rPr>
          <w:rFonts w:cs="Times New Roman"/>
        </w:rPr>
        <w:t>curtis</w:t>
      </w:r>
      <w:proofErr w:type="spellEnd"/>
      <w:r w:rsidRPr="00652D56">
        <w:rPr>
          <w:rFonts w:cs="Times New Roman"/>
        </w:rPr>
        <w:t xml:space="preserve"> using absolute abundances (</w:t>
      </w:r>
      <w:r w:rsidRPr="00652D56">
        <w:rPr>
          <w:rFonts w:cs="Times New Roman"/>
          <w:i/>
          <w:iCs/>
        </w:rPr>
        <w:t>BC</w:t>
      </w:r>
      <w:r w:rsidRPr="00652D56">
        <w:rPr>
          <w:rFonts w:cs="Times New Roman"/>
          <w:i/>
          <w:iCs/>
          <w:vertAlign w:val="superscript"/>
        </w:rPr>
        <w:t>A</w:t>
      </w:r>
      <w:r w:rsidRPr="00652D56">
        <w:rPr>
          <w:rFonts w:cs="Times New Roman"/>
        </w:rPr>
        <w:t xml:space="preserve">, third column). Contours indicate the relative density of pairwise comparisons (n shown for each dataset, left), with darker shading corresponding to more observations. The dashed line marks the 1:1 relationship. Points above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smaller than the comparator metric, while points below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larger.</w:t>
      </w:r>
    </w:p>
    <w:p w14:paraId="074CF10E" w14:textId="2A61AC7E" w:rsidR="00652D56" w:rsidRPr="00652D56" w:rsidRDefault="00652D56" w:rsidP="008F6E0E">
      <w:pPr>
        <w:spacing w:line="360" w:lineRule="auto"/>
        <w:rPr>
          <w:rFonts w:cs="Times New Roman"/>
        </w:rPr>
      </w:pPr>
      <w:r w:rsidRPr="00652D56">
        <w:rPr>
          <w:rFonts w:cs="Times New Roman"/>
          <w:b/>
          <w:bCs/>
          <w:i/>
          <w:iCs/>
        </w:rPr>
        <w:t>Figure 3. Discriminatory performance of U</w:t>
      </w:r>
      <w:r w:rsidRPr="00652D56">
        <w:rPr>
          <w:rFonts w:cs="Times New Roman"/>
          <w:b/>
          <w:bCs/>
          <w:i/>
          <w:iCs/>
          <w:vertAlign w:val="superscript"/>
        </w:rPr>
        <w:t>A</w:t>
      </w:r>
      <w:r w:rsidRPr="00652D56">
        <w:rPr>
          <w:rFonts w:cs="Times New Roman"/>
          <w:b/>
          <w:bCs/>
          <w:i/>
          <w:iCs/>
        </w:rPr>
        <w:t xml:space="preserve"> and related metrics across four microbial systems.</w:t>
      </w:r>
      <w:r w:rsidRPr="00652D56">
        <w:rPr>
          <w:rFonts w:cs="Times New Roman"/>
          <w:i/>
          <w:iCs/>
        </w:rPr>
        <w:t xml:space="preserve"> </w:t>
      </w:r>
      <w:r w:rsidRPr="00652D56">
        <w:rPr>
          <w:rFonts w:cs="Times New Roman"/>
        </w:rPr>
        <w:t>(A) PERMANOVAs were used to quantify the percent variance (</w:t>
      </w:r>
      <w:r w:rsidRPr="00652D56">
        <w:rPr>
          <w:rFonts w:cs="Times New Roman"/>
          <w:i/>
          <w:iCs/>
        </w:rPr>
        <w:t>R</w:t>
      </w:r>
      <w:r w:rsidRPr="00652D56">
        <w:rPr>
          <w:rFonts w:cs="Times New Roman"/>
          <w:i/>
          <w:iCs/>
          <w:vertAlign w:val="superscript"/>
        </w:rPr>
        <w:t>2</w:t>
      </w:r>
      <w:r w:rsidRPr="00652D56">
        <w:rPr>
          <w:rFonts w:cs="Times New Roman"/>
        </w:rPr>
        <w:t xml:space="preserve">) explained by predefined categorical groups (shown in italics beneath each dataset name), with 1,000 permutations. PERMANOVA results were evaluated across five metrics and, where applicable, across eleven </w:t>
      </w:r>
      <m:oMath>
        <m:r>
          <w:rPr>
            <w:rFonts w:ascii="Cambria Math" w:hAnsi="Cambria Math" w:cs="Times New Roman"/>
          </w:rPr>
          <m:t>α</m:t>
        </m:r>
      </m:oMath>
      <w:r w:rsidRPr="00652D56">
        <w:rPr>
          <w:rFonts w:eastAsiaTheme="minorEastAsia" w:cs="Times New Roman"/>
        </w:rPr>
        <w:t xml:space="preserve"> values (0-1 in 0.1 increments). For consistency with the original studies, only samples from Reactor cycle 1 were used for the cooling-water dataset, only stool samples for the mouse gut dataset, and only mature rhizosphere samples for the soil dataset (no samples were excluded from the freshwater dataset). (B) Mantel correlation (R) between each distance metric and the pairwise differences in absolute abundance (cell counts or 16S copy number), illustrating the degree to which each metric is driven by biomass differences.</w:t>
      </w:r>
    </w:p>
    <w:p w14:paraId="43FE87CE" w14:textId="77777777" w:rsidR="00652D56" w:rsidRPr="00652D56" w:rsidRDefault="00652D56" w:rsidP="008F6E0E">
      <w:pPr>
        <w:spacing w:line="360" w:lineRule="auto"/>
        <w:rPr>
          <w:rFonts w:cs="Times New Roman"/>
        </w:rPr>
      </w:pPr>
      <w:r w:rsidRPr="00652D56">
        <w:rPr>
          <w:rFonts w:cs="Times New Roman"/>
          <w:b/>
          <w:bCs/>
          <w:i/>
          <w:iCs/>
        </w:rPr>
        <w:lastRenderedPageBreak/>
        <w:t>Figure 4. GU</w:t>
      </w:r>
      <w:r w:rsidRPr="00652D56">
        <w:rPr>
          <w:rFonts w:cs="Times New Roman"/>
          <w:b/>
          <w:bCs/>
          <w:i/>
          <w:iCs/>
          <w:vertAlign w:val="superscript"/>
        </w:rPr>
        <w:t>A</w:t>
      </w:r>
      <w:r w:rsidRPr="00652D56">
        <w:rPr>
          <w:rFonts w:cs="Times New Roman"/>
          <w:b/>
          <w:bCs/>
          <w:i/>
          <w:iCs/>
        </w:rPr>
        <w:t xml:space="preserve"> requires more computational time but remains resilient to quantification error.</w:t>
      </w:r>
      <w:r w:rsidRPr="00652D56">
        <w:rPr>
          <w:rFonts w:cs="Times New Roman"/>
          <w:i/>
          <w:iCs/>
        </w:rPr>
        <w:t xml:space="preserve"> </w:t>
      </w:r>
      <w:r w:rsidRPr="00652D56">
        <w:rPr>
          <w:rFonts w:cs="Times New Roman"/>
        </w:rPr>
        <w:t xml:space="preserve">(A) Runtime for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w:t>
      </w:r>
      <w:proofErr w:type="spellStart"/>
      <w:r w:rsidRPr="00652D56">
        <w:rPr>
          <w:rFonts w:cs="Times New Roman"/>
        </w:rPr>
        <w:t>GUniFrac</w:t>
      </w:r>
      <w:proofErr w:type="spellEnd"/>
      <w:r w:rsidRPr="00652D56">
        <w:rPr>
          <w:rFonts w:cs="Times New Roman"/>
        </w:rPr>
        <w:t xml:space="preserve"> package), </w:t>
      </w:r>
      <w:r w:rsidRPr="00652D56">
        <w:rPr>
          <w:rFonts w:cs="Times New Roman"/>
          <w:i/>
          <w:iCs/>
        </w:rPr>
        <w:t>U</w:t>
      </w:r>
      <w:r w:rsidRPr="00652D56">
        <w:rPr>
          <w:rFonts w:cs="Times New Roman"/>
          <w:i/>
          <w:iCs/>
          <w:vertAlign w:val="superscript"/>
        </w:rPr>
        <w:t>R</w:t>
      </w:r>
      <w:r w:rsidRPr="00652D56">
        <w:rPr>
          <w:rFonts w:cs="Times New Roman"/>
        </w:rPr>
        <w:t xml:space="preserve"> (</w:t>
      </w:r>
      <w:proofErr w:type="spellStart"/>
      <w:r w:rsidRPr="00652D56">
        <w:rPr>
          <w:rFonts w:cs="Times New Roman"/>
        </w:rPr>
        <w:t>FastUniFrac</w:t>
      </w:r>
      <w:proofErr w:type="spellEnd"/>
      <w:r w:rsidRPr="00652D56">
        <w:rPr>
          <w:rFonts w:cs="Times New Roman"/>
        </w:rPr>
        <w:t xml:space="preserve"> in the </w:t>
      </w:r>
      <w:proofErr w:type="spellStart"/>
      <w:r w:rsidRPr="00652D56">
        <w:rPr>
          <w:rFonts w:cs="Times New Roman"/>
        </w:rPr>
        <w:t>phyloseq</w:t>
      </w:r>
      <w:proofErr w:type="spellEnd"/>
      <w:r w:rsidRPr="00652D56">
        <w:rPr>
          <w:rFonts w:cs="Times New Roman"/>
        </w:rPr>
        <w:t xml:space="preserve"> package) and </w:t>
      </w:r>
      <w:r w:rsidRPr="00652D56">
        <w:rPr>
          <w:rFonts w:cs="Times New Roman"/>
          <w:i/>
          <w:iCs/>
        </w:rPr>
        <w:t>BC</w:t>
      </w:r>
      <w:r w:rsidRPr="00652D56">
        <w:rPr>
          <w:rFonts w:cs="Times New Roman"/>
          <w:i/>
          <w:iCs/>
          <w:vertAlign w:val="superscript"/>
        </w:rPr>
        <w:t>A</w:t>
      </w:r>
      <w:r w:rsidRPr="00652D56">
        <w:rPr>
          <w:rFonts w:cs="Times New Roman"/>
        </w:rPr>
        <w:t xml:space="preserve"> (vegan package) was benchmarked across 50 iterations on a sub-sampled soil dataset (mature samples only) </w:t>
      </w:r>
      <w:r w:rsidRPr="00652D56">
        <w:rPr>
          <w:rFonts w:cs="Times New Roman"/>
        </w:rPr>
        <w:fldChar w:fldCharType="begin"/>
      </w:r>
      <w:r w:rsidRPr="00652D56">
        <w:rPr>
          <w:rFonts w:cs="Times New Roman"/>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652D56">
        <w:rPr>
          <w:rFonts w:cs="Times New Roman"/>
        </w:rPr>
        <w:fldChar w:fldCharType="separate"/>
      </w:r>
      <w:r w:rsidRPr="00652D56">
        <w:rPr>
          <w:rFonts w:cs="Times New Roman"/>
          <w:noProof/>
        </w:rPr>
        <w:t>[10]</w:t>
      </w:r>
      <w:r w:rsidRPr="00652D56">
        <w:rPr>
          <w:rFonts w:cs="Times New Roman"/>
        </w:rPr>
        <w:fldChar w:fldCharType="end"/>
      </w:r>
      <w:r w:rsidRPr="00652D56">
        <w:rPr>
          <w:rFonts w:cs="Times New Roman"/>
        </w:rPr>
        <w:t xml:space="preserve">, using increasing ASV richness (50, 100, 200, 500, 1,000, 2,000, 5,000, 10,000), with 10 samples and one </w:t>
      </w:r>
      <m:oMath>
        <m:r>
          <w:rPr>
            <w:rFonts w:ascii="Cambria Math" w:hAnsi="Cambria Math" w:cs="Times New Roman"/>
          </w:rPr>
          <m:t>α</m:t>
        </m:r>
      </m:oMath>
      <w:r w:rsidRPr="00652D56">
        <w:rPr>
          <w:rFonts w:cs="Times New Roman"/>
        </w:rPr>
        <w:t xml:space="preserve"> value per run (unweighted UniFrac is also calculated by default). Error bars represent standard deviation. (B) Quadratic relationship between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 xml:space="preserve">computation time and ASV richness. Large center point represents median across 50 iterations, error bars (standard deviation) are too small to be seen. All benchmarks were run on an AMD EPYC 64-core processor with 1014 GB system memory (R v4.3.3, vegan v2.7-1, </w:t>
      </w:r>
      <w:proofErr w:type="spellStart"/>
      <w:r w:rsidRPr="00652D56">
        <w:rPr>
          <w:rFonts w:cs="Times New Roman"/>
        </w:rPr>
        <w:t>phyloseq</w:t>
      </w:r>
      <w:proofErr w:type="spellEnd"/>
      <w:r w:rsidRPr="00652D56">
        <w:rPr>
          <w:rFonts w:cs="Times New Roman"/>
        </w:rPr>
        <w:t xml:space="preserve"> v1.52.0, </w:t>
      </w:r>
      <w:proofErr w:type="spellStart"/>
      <w:r w:rsidRPr="00652D56">
        <w:rPr>
          <w:rFonts w:cs="Times New Roman"/>
        </w:rPr>
        <w:t>GUnifrac</w:t>
      </w:r>
      <w:proofErr w:type="spellEnd"/>
      <w:r w:rsidRPr="00652D56">
        <w:rPr>
          <w:rFonts w:cs="Times New Roman"/>
        </w:rPr>
        <w:t xml:space="preserve"> v1.8.1). (C-D) Sensitivity of </w:t>
      </w:r>
      <w:r w:rsidRPr="00652D56">
        <w:rPr>
          <w:rFonts w:cs="Times New Roman"/>
          <w:i/>
          <w:iCs/>
        </w:rPr>
        <w:t>GU</w:t>
      </w:r>
      <w:r w:rsidRPr="00652D56">
        <w:rPr>
          <w:rFonts w:cs="Times New Roman"/>
          <w:i/>
          <w:iCs/>
          <w:vertAlign w:val="superscript"/>
        </w:rPr>
        <w:t>A</w:t>
      </w:r>
      <w:r w:rsidRPr="00652D56">
        <w:rPr>
          <w:rFonts w:cs="Times New Roman"/>
        </w:rPr>
        <w:t xml:space="preserve"> (</w:t>
      </w:r>
      <m:oMath>
        <m:r>
          <w:rPr>
            <w:rFonts w:ascii="Cambria Math" w:hAnsi="Cambria Math" w:cs="Times New Roman"/>
          </w:rPr>
          <m:t>α</m:t>
        </m:r>
      </m:oMath>
      <w:r w:rsidRPr="00652D56">
        <w:rPr>
          <w:rFonts w:cs="Times New Roman"/>
        </w:rPr>
        <w:t xml:space="preserve"> = 1 and 0.2) and </w:t>
      </w:r>
      <w:r w:rsidRPr="00652D56">
        <w:rPr>
          <w:rFonts w:cs="Times New Roman"/>
          <w:i/>
          <w:iCs/>
        </w:rPr>
        <w:t>BC</w:t>
      </w:r>
      <w:r w:rsidRPr="00652D56">
        <w:rPr>
          <w:rFonts w:cs="Times New Roman"/>
          <w:i/>
          <w:iCs/>
          <w:vertAlign w:val="superscript"/>
        </w:rPr>
        <w:t>A</w:t>
      </w:r>
      <w:r w:rsidRPr="00652D56">
        <w:rPr>
          <w:rFonts w:cs="Times New Roman"/>
        </w:rPr>
        <w:t xml:space="preserve"> to measurement error was evaluated by adding random variation (±1% to ±50%; Supporting Methods) to 16S copy number estimates in stool samples from the mouse gut dataset </w:t>
      </w:r>
      <w:r w:rsidRPr="00652D56">
        <w:rPr>
          <w:rFonts w:cs="Times New Roman"/>
        </w:rPr>
        <w:fldChar w:fldCharType="begin"/>
      </w:r>
      <w:r w:rsidRPr="00652D56">
        <w:rPr>
          <w:rFonts w:cs="Times New Roman"/>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652D56">
        <w:rPr>
          <w:rFonts w:cs="Times New Roman"/>
        </w:rPr>
        <w:fldChar w:fldCharType="separate"/>
      </w:r>
      <w:r w:rsidRPr="00652D56">
        <w:rPr>
          <w:rFonts w:cs="Times New Roman"/>
          <w:noProof/>
        </w:rPr>
        <w:t>[3]</w:t>
      </w:r>
      <w:r w:rsidRPr="00652D56">
        <w:rPr>
          <w:rFonts w:cs="Times New Roman"/>
        </w:rPr>
        <w:fldChar w:fldCharType="end"/>
      </w:r>
      <w:r w:rsidRPr="00652D56">
        <w:rPr>
          <w:rFonts w:cs="Times New Roman"/>
        </w:rPr>
        <w:t>. For each error level, 50 replicate matrices were generated and compared to the original values. Panels reflect the (C) mean difference and (D) max difference between the error-added metrics compared to the originals. Error bars represent the standard deviation of the average mean and max difference across 50 iterations.</w:t>
      </w:r>
    </w:p>
    <w:p w14:paraId="44AE4755" w14:textId="6C2AE379" w:rsidR="008F6E0E" w:rsidRDefault="008F6E0E" w:rsidP="008F6E0E">
      <w:pPr>
        <w:spacing w:line="360" w:lineRule="auto"/>
      </w:pPr>
      <w:r>
        <w:br w:type="page"/>
      </w:r>
    </w:p>
    <w:p w14:paraId="132A66D7" w14:textId="77777777" w:rsidR="008F6E0E" w:rsidRDefault="008F6E0E" w:rsidP="008F6E0E">
      <w:pPr>
        <w:pStyle w:val="p1"/>
        <w:spacing w:line="360" w:lineRule="auto"/>
        <w:rPr>
          <w:b/>
          <w:bCs/>
        </w:rPr>
      </w:pPr>
      <w:r w:rsidRPr="00153449">
        <w:rPr>
          <w:b/>
          <w:bCs/>
        </w:rPr>
        <w:lastRenderedPageBreak/>
        <w:t xml:space="preserve">Box 1: </w:t>
      </w:r>
      <w:r w:rsidRPr="006A381E">
        <w:rPr>
          <w:b/>
          <w:bCs/>
        </w:rPr>
        <w:t>β-diversity metrics should reflect the hypothesis being tested</w:t>
      </w:r>
    </w:p>
    <w:p w14:paraId="5CB7FD67" w14:textId="77777777" w:rsidR="008F6E0E" w:rsidRDefault="008F6E0E" w:rsidP="008F6E0E">
      <w:pPr>
        <w:pStyle w:val="p1"/>
        <w:spacing w:line="360" w:lineRule="auto"/>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p w14:paraId="20CC1411" w14:textId="04BB3D40" w:rsidR="008F6E0E" w:rsidRDefault="008F6E0E">
      <w:pPr>
        <w:rPr>
          <w:rFonts w:eastAsia="Times New Roman" w:cs="Times New Roman"/>
          <w:kern w:val="0"/>
          <w14:ligatures w14:val="none"/>
        </w:rPr>
      </w:pPr>
      <w:r>
        <w:br w:type="page"/>
      </w:r>
    </w:p>
    <w:p w14:paraId="1E296E42" w14:textId="61C06540" w:rsidR="008F6E0E" w:rsidRPr="008F6E0E" w:rsidRDefault="008F6E0E" w:rsidP="008F6E0E">
      <w:pPr>
        <w:pStyle w:val="p1"/>
        <w:spacing w:line="360" w:lineRule="auto"/>
        <w:rPr>
          <w:b/>
          <w:bCs/>
          <w:i/>
          <w:iCs/>
        </w:rPr>
      </w:pPr>
      <w:r w:rsidRPr="008F6E0E">
        <w:rPr>
          <w:b/>
          <w:bCs/>
          <w:i/>
          <w:iCs/>
        </w:rPr>
        <w:lastRenderedPageBreak/>
        <w:t>Box 1 continued:</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8F6E0E" w:rsidRPr="00BB1FB4" w14:paraId="1F1CEC2A" w14:textId="77777777" w:rsidTr="00E85D4D">
        <w:trPr>
          <w:trHeight w:val="221"/>
        </w:trPr>
        <w:tc>
          <w:tcPr>
            <w:tcW w:w="5803" w:type="dxa"/>
            <w:gridSpan w:val="6"/>
            <w:shd w:val="clear" w:color="auto" w:fill="FFFFFF" w:themeFill="background1"/>
            <w:vAlign w:val="center"/>
          </w:tcPr>
          <w:p w14:paraId="19813435" w14:textId="77777777" w:rsidR="008F6E0E" w:rsidRPr="006A381E" w:rsidRDefault="008F6E0E" w:rsidP="008F6E0E">
            <w:pPr>
              <w:pStyle w:val="p1"/>
              <w:spacing w:line="360" w:lineRule="auto"/>
              <w:jc w:val="center"/>
              <w:rPr>
                <w:sz w:val="20"/>
                <w:szCs w:val="20"/>
              </w:rPr>
            </w:pPr>
          </w:p>
        </w:tc>
        <w:tc>
          <w:tcPr>
            <w:tcW w:w="2038" w:type="dxa"/>
            <w:shd w:val="clear" w:color="auto" w:fill="FFFFFF" w:themeFill="background1"/>
            <w:vAlign w:val="center"/>
          </w:tcPr>
          <w:p w14:paraId="0CBC9C4A" w14:textId="77777777" w:rsidR="008F6E0E" w:rsidRPr="006A381E" w:rsidRDefault="008F6E0E" w:rsidP="008F6E0E">
            <w:pPr>
              <w:pStyle w:val="p1"/>
              <w:spacing w:line="360" w:lineRule="auto"/>
              <w:jc w:val="center"/>
              <w:rPr>
                <w:sz w:val="20"/>
                <w:szCs w:val="20"/>
              </w:rPr>
            </w:pPr>
            <w:r w:rsidRPr="006A381E">
              <w:rPr>
                <w:sz w:val="20"/>
                <w:szCs w:val="20"/>
              </w:rPr>
              <w:t>Metric to Use</w:t>
            </w:r>
          </w:p>
        </w:tc>
        <w:tc>
          <w:tcPr>
            <w:tcW w:w="1509" w:type="dxa"/>
            <w:shd w:val="clear" w:color="auto" w:fill="FFFFFF" w:themeFill="background1"/>
            <w:vAlign w:val="center"/>
          </w:tcPr>
          <w:p w14:paraId="3AC47DDA" w14:textId="77777777" w:rsidR="008F6E0E" w:rsidRPr="006A381E" w:rsidRDefault="008F6E0E" w:rsidP="008F6E0E">
            <w:pPr>
              <w:pStyle w:val="p1"/>
              <w:spacing w:line="360" w:lineRule="auto"/>
              <w:jc w:val="center"/>
              <w:rPr>
                <w:sz w:val="20"/>
                <w:szCs w:val="20"/>
              </w:rPr>
            </w:pPr>
            <w:r>
              <w:rPr>
                <w:sz w:val="20"/>
                <w:szCs w:val="20"/>
              </w:rPr>
              <w:t xml:space="preserve">Hypothetical </w:t>
            </w:r>
            <w:r w:rsidRPr="006A381E">
              <w:rPr>
                <w:sz w:val="20"/>
                <w:szCs w:val="20"/>
              </w:rPr>
              <w:t>Example</w:t>
            </w:r>
          </w:p>
        </w:tc>
      </w:tr>
      <w:tr w:rsidR="008F6E0E" w:rsidRPr="00340F0D" w14:paraId="75BC9810" w14:textId="77777777" w:rsidTr="00E85D4D">
        <w:trPr>
          <w:trHeight w:val="221"/>
        </w:trPr>
        <w:tc>
          <w:tcPr>
            <w:tcW w:w="941" w:type="dxa"/>
            <w:vMerge w:val="restart"/>
            <w:shd w:val="clear" w:color="auto" w:fill="FFFFFF" w:themeFill="background1"/>
            <w:vAlign w:val="center"/>
          </w:tcPr>
          <w:p w14:paraId="339CC42D" w14:textId="77777777" w:rsidR="008F6E0E" w:rsidRPr="006A381E" w:rsidRDefault="008F6E0E" w:rsidP="008F6E0E">
            <w:pPr>
              <w:pStyle w:val="p1"/>
              <w:spacing w:line="360" w:lineRule="auto"/>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01EBFAD" w14:textId="77777777" w:rsidR="008F6E0E" w:rsidRPr="006A381E" w:rsidRDefault="008F6E0E" w:rsidP="008F6E0E">
            <w:pPr>
              <w:pStyle w:val="p1"/>
              <w:spacing w:line="360" w:lineRule="auto"/>
              <w:jc w:val="center"/>
              <w:rPr>
                <w:sz w:val="20"/>
                <w:szCs w:val="20"/>
              </w:rPr>
            </w:pPr>
            <w:r w:rsidRPr="006A381E">
              <w:rPr>
                <w:sz w:val="20"/>
                <w:szCs w:val="20"/>
              </w:rPr>
              <w:t>Yes</w:t>
            </w:r>
          </w:p>
        </w:tc>
        <w:tc>
          <w:tcPr>
            <w:tcW w:w="1067" w:type="dxa"/>
            <w:vMerge w:val="restart"/>
            <w:shd w:val="clear" w:color="auto" w:fill="FFFFFF" w:themeFill="background1"/>
            <w:vAlign w:val="center"/>
          </w:tcPr>
          <w:p w14:paraId="56AC14B5" w14:textId="77777777" w:rsidR="008F6E0E" w:rsidRPr="006A381E" w:rsidRDefault="008F6E0E" w:rsidP="008F6E0E">
            <w:pPr>
              <w:pStyle w:val="p1"/>
              <w:spacing w:line="360" w:lineRule="auto"/>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2A33AD3"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B1466A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08B3D344" w14:textId="77777777" w:rsidR="008F6E0E" w:rsidRPr="006A381E" w:rsidRDefault="008F6E0E" w:rsidP="008F6E0E">
            <w:pPr>
              <w:pStyle w:val="p1"/>
              <w:spacing w:line="360" w:lineRule="auto"/>
              <w:jc w:val="center"/>
              <w:rPr>
                <w:sz w:val="20"/>
                <w:szCs w:val="20"/>
              </w:rPr>
            </w:pPr>
            <w:r w:rsidRPr="006A381E">
              <w:rPr>
                <w:sz w:val="20"/>
                <w:szCs w:val="20"/>
              </w:rPr>
              <w:t>Cyanobacterial bloom, pathogen proliferation</w:t>
            </w:r>
          </w:p>
        </w:tc>
      </w:tr>
      <w:tr w:rsidR="008F6E0E" w:rsidRPr="00340F0D" w14:paraId="14E2F8F5" w14:textId="77777777" w:rsidTr="00E85D4D">
        <w:trPr>
          <w:trHeight w:val="194"/>
        </w:trPr>
        <w:tc>
          <w:tcPr>
            <w:tcW w:w="941" w:type="dxa"/>
            <w:vMerge/>
            <w:shd w:val="clear" w:color="auto" w:fill="FFFFFF" w:themeFill="background1"/>
            <w:vAlign w:val="center"/>
          </w:tcPr>
          <w:p w14:paraId="5F229F2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4E3FEF2F"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05C7C661"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5C1224B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3F178A80"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5291A4F" w14:textId="77777777" w:rsidR="008F6E0E" w:rsidRPr="006A381E" w:rsidRDefault="008F6E0E" w:rsidP="008F6E0E">
            <w:pPr>
              <w:pStyle w:val="p1"/>
              <w:spacing w:line="360" w:lineRule="auto"/>
              <w:jc w:val="center"/>
              <w:rPr>
                <w:sz w:val="20"/>
                <w:szCs w:val="20"/>
              </w:rPr>
            </w:pPr>
            <w:r w:rsidRPr="006A381E">
              <w:rPr>
                <w:sz w:val="20"/>
                <w:szCs w:val="20"/>
              </w:rPr>
              <w:t>Compositional shifts in response to nutrient addition</w:t>
            </w:r>
          </w:p>
        </w:tc>
      </w:tr>
      <w:tr w:rsidR="008F6E0E" w:rsidRPr="00BB1FB4" w14:paraId="1D71D635" w14:textId="77777777" w:rsidTr="00E85D4D">
        <w:trPr>
          <w:trHeight w:val="539"/>
        </w:trPr>
        <w:tc>
          <w:tcPr>
            <w:tcW w:w="941" w:type="dxa"/>
            <w:vMerge/>
            <w:shd w:val="clear" w:color="auto" w:fill="FFFFFF" w:themeFill="background1"/>
            <w:vAlign w:val="center"/>
          </w:tcPr>
          <w:p w14:paraId="62758194"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0F8FBE8"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AE4D7C2" w14:textId="77777777" w:rsidR="008F6E0E" w:rsidRPr="006A381E" w:rsidRDefault="008F6E0E" w:rsidP="008F6E0E">
            <w:pPr>
              <w:pStyle w:val="p1"/>
              <w:spacing w:line="360" w:lineRule="auto"/>
              <w:jc w:val="center"/>
              <w:rPr>
                <w:sz w:val="20"/>
                <w:szCs w:val="20"/>
              </w:rPr>
            </w:pPr>
          </w:p>
        </w:tc>
        <w:tc>
          <w:tcPr>
            <w:tcW w:w="1065" w:type="dxa"/>
            <w:vMerge w:val="restart"/>
            <w:shd w:val="clear" w:color="auto" w:fill="FFFFFF" w:themeFill="background1"/>
            <w:vAlign w:val="center"/>
          </w:tcPr>
          <w:p w14:paraId="38361D92" w14:textId="77777777" w:rsidR="008F6E0E" w:rsidRPr="006A381E" w:rsidRDefault="008F6E0E" w:rsidP="008F6E0E">
            <w:pPr>
              <w:pStyle w:val="p1"/>
              <w:spacing w:line="360" w:lineRule="auto"/>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0F1939B1" w14:textId="77777777" w:rsidR="008F6E0E" w:rsidRPr="006A381E" w:rsidRDefault="008F6E0E" w:rsidP="008F6E0E">
            <w:pPr>
              <w:pStyle w:val="p1"/>
              <w:spacing w:line="360" w:lineRule="auto"/>
              <w:jc w:val="center"/>
              <w:rPr>
                <w:sz w:val="20"/>
                <w:szCs w:val="20"/>
              </w:rPr>
            </w:pPr>
            <w:r w:rsidRPr="006A381E">
              <w:rPr>
                <w:sz w:val="20"/>
                <w:szCs w:val="20"/>
              </w:rPr>
              <w:t>Emphasize rare o</w:t>
            </w:r>
            <w:r>
              <w:rPr>
                <w:sz w:val="20"/>
                <w:szCs w:val="20"/>
              </w:rPr>
              <w:t>r</w:t>
            </w:r>
            <w:r w:rsidRPr="006A381E">
              <w:rPr>
                <w:sz w:val="20"/>
                <w:szCs w:val="20"/>
              </w:rPr>
              <w:t xml:space="preserve"> dominant taxa?</w:t>
            </w:r>
          </w:p>
        </w:tc>
        <w:tc>
          <w:tcPr>
            <w:tcW w:w="1016" w:type="dxa"/>
            <w:shd w:val="clear" w:color="auto" w:fill="FFFFFF" w:themeFill="background1"/>
            <w:vAlign w:val="center"/>
          </w:tcPr>
          <w:p w14:paraId="55C6F1FF"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4C3EB467"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1C9BBB6C" w14:textId="77777777" w:rsidR="008F6E0E" w:rsidRPr="006A381E" w:rsidRDefault="008F6E0E" w:rsidP="008F6E0E">
            <w:pPr>
              <w:pStyle w:val="p1"/>
              <w:spacing w:line="360" w:lineRule="auto"/>
              <w:jc w:val="center"/>
              <w:rPr>
                <w:sz w:val="20"/>
                <w:szCs w:val="20"/>
              </w:rPr>
            </w:pPr>
            <w:r w:rsidRPr="006A381E">
              <w:rPr>
                <w:sz w:val="20"/>
                <w:szCs w:val="20"/>
              </w:rPr>
              <w:t>Diet-associated microbiome shifts across hosts</w:t>
            </w:r>
          </w:p>
        </w:tc>
      </w:tr>
      <w:tr w:rsidR="008F6E0E" w:rsidRPr="00BB1FB4" w14:paraId="62AC8E6F" w14:textId="77777777" w:rsidTr="00E85D4D">
        <w:trPr>
          <w:trHeight w:val="215"/>
        </w:trPr>
        <w:tc>
          <w:tcPr>
            <w:tcW w:w="941" w:type="dxa"/>
            <w:vMerge/>
            <w:shd w:val="clear" w:color="auto" w:fill="FFFFFF" w:themeFill="background1"/>
            <w:vAlign w:val="center"/>
          </w:tcPr>
          <w:p w14:paraId="33337D0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9506436"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C215051" w14:textId="77777777" w:rsidR="008F6E0E" w:rsidRPr="006A381E" w:rsidRDefault="008F6E0E" w:rsidP="008F6E0E">
            <w:pPr>
              <w:pStyle w:val="p1"/>
              <w:spacing w:line="360" w:lineRule="auto"/>
              <w:jc w:val="center"/>
              <w:rPr>
                <w:sz w:val="20"/>
                <w:szCs w:val="20"/>
              </w:rPr>
            </w:pPr>
          </w:p>
        </w:tc>
        <w:tc>
          <w:tcPr>
            <w:tcW w:w="1065" w:type="dxa"/>
            <w:vMerge/>
            <w:shd w:val="clear" w:color="auto" w:fill="FFFFFF" w:themeFill="background1"/>
            <w:vAlign w:val="center"/>
          </w:tcPr>
          <w:p w14:paraId="2513386D" w14:textId="77777777" w:rsidR="008F6E0E" w:rsidRPr="006A381E" w:rsidRDefault="008F6E0E" w:rsidP="008F6E0E">
            <w:pPr>
              <w:pStyle w:val="p1"/>
              <w:spacing w:line="360" w:lineRule="auto"/>
              <w:jc w:val="center"/>
              <w:rPr>
                <w:sz w:val="20"/>
                <w:szCs w:val="20"/>
              </w:rPr>
            </w:pPr>
          </w:p>
        </w:tc>
        <w:tc>
          <w:tcPr>
            <w:tcW w:w="1163" w:type="dxa"/>
            <w:vMerge/>
            <w:shd w:val="clear" w:color="auto" w:fill="FFFFFF" w:themeFill="background1"/>
            <w:vAlign w:val="center"/>
          </w:tcPr>
          <w:p w14:paraId="6D6870F5" w14:textId="77777777" w:rsidR="008F6E0E" w:rsidRPr="006A381E" w:rsidRDefault="008F6E0E" w:rsidP="008F6E0E">
            <w:pPr>
              <w:pStyle w:val="p1"/>
              <w:spacing w:line="360" w:lineRule="auto"/>
              <w:jc w:val="center"/>
              <w:rPr>
                <w:sz w:val="20"/>
                <w:szCs w:val="20"/>
              </w:rPr>
            </w:pPr>
          </w:p>
        </w:tc>
        <w:tc>
          <w:tcPr>
            <w:tcW w:w="1016" w:type="dxa"/>
            <w:shd w:val="clear" w:color="auto" w:fill="FFFFFF" w:themeFill="background1"/>
            <w:vAlign w:val="center"/>
          </w:tcPr>
          <w:p w14:paraId="5AC24C2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6AF07C9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26E963F6" w14:textId="77777777" w:rsidR="008F6E0E" w:rsidRPr="006A381E" w:rsidRDefault="008F6E0E" w:rsidP="008F6E0E">
            <w:pPr>
              <w:pStyle w:val="p1"/>
              <w:spacing w:line="360" w:lineRule="auto"/>
              <w:jc w:val="center"/>
              <w:rPr>
                <w:sz w:val="20"/>
                <w:szCs w:val="20"/>
              </w:rPr>
            </w:pPr>
            <w:r w:rsidRPr="006A381E">
              <w:rPr>
                <w:sz w:val="20"/>
                <w:szCs w:val="20"/>
              </w:rPr>
              <w:t>Tributary inputs of rare taxa</w:t>
            </w:r>
          </w:p>
        </w:tc>
      </w:tr>
      <w:tr w:rsidR="008F6E0E" w:rsidRPr="00340F0D" w14:paraId="01666B70" w14:textId="77777777" w:rsidTr="00E85D4D">
        <w:trPr>
          <w:trHeight w:val="192"/>
        </w:trPr>
        <w:tc>
          <w:tcPr>
            <w:tcW w:w="941" w:type="dxa"/>
            <w:vMerge/>
            <w:shd w:val="clear" w:color="auto" w:fill="FFFFFF" w:themeFill="background1"/>
            <w:vAlign w:val="center"/>
          </w:tcPr>
          <w:p w14:paraId="10E12FC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29F213D9"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46F034AA"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0821268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7ACF57BD"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7F65D9EE" w14:textId="77777777" w:rsidR="008F6E0E" w:rsidRPr="006A381E" w:rsidRDefault="008F6E0E" w:rsidP="008F6E0E">
            <w:pPr>
              <w:pStyle w:val="p1"/>
              <w:spacing w:line="360" w:lineRule="auto"/>
              <w:jc w:val="center"/>
              <w:rPr>
                <w:sz w:val="20"/>
                <w:szCs w:val="20"/>
              </w:rPr>
            </w:pPr>
            <w:r w:rsidRPr="006A381E">
              <w:rPr>
                <w:sz w:val="20"/>
                <w:szCs w:val="20"/>
              </w:rPr>
              <w:t>Random variation in microbial load obscured compositional shifts in soil communities</w:t>
            </w:r>
          </w:p>
        </w:tc>
      </w:tr>
      <w:tr w:rsidR="008F6E0E" w:rsidRPr="00340F0D" w14:paraId="6E6B32CC" w14:textId="77777777" w:rsidTr="00E85D4D">
        <w:trPr>
          <w:trHeight w:val="431"/>
        </w:trPr>
        <w:tc>
          <w:tcPr>
            <w:tcW w:w="941" w:type="dxa"/>
            <w:vMerge/>
            <w:shd w:val="clear" w:color="auto" w:fill="FFFFFF" w:themeFill="background1"/>
            <w:vAlign w:val="center"/>
          </w:tcPr>
          <w:p w14:paraId="5134516C" w14:textId="77777777" w:rsidR="008F6E0E" w:rsidRPr="006A381E" w:rsidRDefault="008F6E0E" w:rsidP="008F6E0E">
            <w:pPr>
              <w:pStyle w:val="p1"/>
              <w:spacing w:line="360" w:lineRule="auto"/>
              <w:jc w:val="center"/>
              <w:rPr>
                <w:sz w:val="20"/>
                <w:szCs w:val="20"/>
              </w:rPr>
            </w:pPr>
          </w:p>
        </w:tc>
        <w:tc>
          <w:tcPr>
            <w:tcW w:w="551" w:type="dxa"/>
            <w:vMerge w:val="restart"/>
            <w:shd w:val="clear" w:color="auto" w:fill="FFFFFF" w:themeFill="background1"/>
            <w:vAlign w:val="center"/>
          </w:tcPr>
          <w:p w14:paraId="5F247CBE" w14:textId="77777777" w:rsidR="008F6E0E" w:rsidRPr="006A381E" w:rsidRDefault="008F6E0E" w:rsidP="008F6E0E">
            <w:pPr>
              <w:pStyle w:val="p1"/>
              <w:spacing w:line="360" w:lineRule="auto"/>
              <w:jc w:val="center"/>
              <w:rPr>
                <w:sz w:val="20"/>
                <w:szCs w:val="20"/>
              </w:rPr>
            </w:pPr>
            <w:r w:rsidRPr="006A381E">
              <w:rPr>
                <w:sz w:val="20"/>
                <w:szCs w:val="20"/>
              </w:rPr>
              <w:t>No</w:t>
            </w:r>
          </w:p>
        </w:tc>
        <w:tc>
          <w:tcPr>
            <w:tcW w:w="1067" w:type="dxa"/>
            <w:vMerge w:val="restart"/>
            <w:shd w:val="clear" w:color="auto" w:fill="FFFFFF" w:themeFill="background1"/>
            <w:vAlign w:val="center"/>
          </w:tcPr>
          <w:p w14:paraId="15D26888" w14:textId="77777777" w:rsidR="008F6E0E" w:rsidRPr="006A381E" w:rsidRDefault="008F6E0E" w:rsidP="008F6E0E">
            <w:pPr>
              <w:pStyle w:val="p1"/>
              <w:spacing w:line="360" w:lineRule="auto"/>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400E546"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71688D49"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53012813" w14:textId="77777777" w:rsidR="008F6E0E" w:rsidRPr="006A381E" w:rsidRDefault="008F6E0E" w:rsidP="008F6E0E">
            <w:pPr>
              <w:pStyle w:val="p1"/>
              <w:spacing w:line="360" w:lineRule="auto"/>
              <w:jc w:val="center"/>
              <w:rPr>
                <w:sz w:val="20"/>
                <w:szCs w:val="20"/>
              </w:rPr>
            </w:pPr>
            <w:r w:rsidRPr="006A381E">
              <w:rPr>
                <w:sz w:val="20"/>
                <w:szCs w:val="20"/>
              </w:rPr>
              <w:t>Strain turnover and proliferation in the infant gut</w:t>
            </w:r>
          </w:p>
        </w:tc>
      </w:tr>
      <w:tr w:rsidR="008F6E0E" w:rsidRPr="00340F0D" w14:paraId="385F0725" w14:textId="77777777" w:rsidTr="00E85D4D">
        <w:trPr>
          <w:trHeight w:val="220"/>
        </w:trPr>
        <w:tc>
          <w:tcPr>
            <w:tcW w:w="941" w:type="dxa"/>
            <w:vMerge/>
            <w:shd w:val="clear" w:color="auto" w:fill="FFFFFF" w:themeFill="background1"/>
            <w:vAlign w:val="center"/>
          </w:tcPr>
          <w:p w14:paraId="2188AA6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12FE19A5"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392A9BD2"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32A888B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06912AD3"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0A24946E" w14:textId="77777777" w:rsidR="008F6E0E" w:rsidRPr="006A381E" w:rsidRDefault="008F6E0E" w:rsidP="008F6E0E">
            <w:pPr>
              <w:pStyle w:val="p1"/>
              <w:spacing w:line="360" w:lineRule="auto"/>
              <w:jc w:val="center"/>
              <w:rPr>
                <w:sz w:val="20"/>
                <w:szCs w:val="20"/>
              </w:rPr>
            </w:pPr>
            <w:r w:rsidRPr="006A381E">
              <w:rPr>
                <w:sz w:val="20"/>
                <w:szCs w:val="20"/>
              </w:rPr>
              <w:t>Temporal succession in chemostat</w:t>
            </w:r>
          </w:p>
        </w:tc>
      </w:tr>
    </w:tbl>
    <w:p w14:paraId="30A1DF59" w14:textId="77777777" w:rsidR="008F6E0E" w:rsidRDefault="008F6E0E" w:rsidP="008F6E0E">
      <w:pPr>
        <w:pStyle w:val="p1"/>
        <w:spacing w:line="360" w:lineRule="auto"/>
      </w:pPr>
      <w:r>
        <w:t xml:space="preserve"> </w:t>
      </w:r>
      <w:r>
        <w:br w:type="page"/>
      </w:r>
    </w:p>
    <w:p w14:paraId="4D02290E" w14:textId="77777777" w:rsidR="008F6E0E" w:rsidRDefault="008F6E0E" w:rsidP="008F6E0E">
      <w:pPr>
        <w:spacing w:line="360" w:lineRule="auto"/>
        <w:rPr>
          <w:b/>
          <w:bCs/>
        </w:rPr>
      </w:pPr>
      <w:r w:rsidRPr="006A381E">
        <w:rPr>
          <w:b/>
          <w:bCs/>
        </w:rPr>
        <w:lastRenderedPageBreak/>
        <w:t>Box 2: Rarefaction workflow for incorporating absolute abundance</w:t>
      </w:r>
      <w:r w:rsidRPr="005B0677">
        <w:rPr>
          <w:noProof/>
        </w:rPr>
        <w:t xml:space="preserve"> </w:t>
      </w:r>
    </w:p>
    <w:p w14:paraId="66EDE21D" w14:textId="77777777" w:rsidR="008F6E0E" w:rsidRDefault="008F6E0E" w:rsidP="008F6E0E">
      <w:pPr>
        <w:spacing w:line="360" w:lineRule="auto"/>
      </w:pPr>
      <w:r>
        <w:rPr>
          <w:noProof/>
        </w:rPr>
        <w:drawing>
          <wp:anchor distT="0" distB="0" distL="114300" distR="114300" simplePos="0" relativeHeight="251659264" behindDoc="1" locked="0" layoutInCell="1" allowOverlap="1" wp14:anchorId="4F085F2E" wp14:editId="0F385017">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t xml:space="preserve">While we refrain from an in-depth analysis of rarefaction approaches, here we present our workflow for incorporating rarefaction alongside absolute abundance. First, samples were assessed for anomalously low read counts and discarded (sequencing blanks and controls were also removed). For rarefaction, each sample in the ASV table was subsampled to equal </w:t>
      </w:r>
      <w:r w:rsidRPr="00054B18">
        <w:rPr>
          <w:i/>
          <w:iCs/>
        </w:rPr>
        <w:t>sequencing</w:t>
      </w:r>
      <w:r>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 unless explicitly stated (Fig. S6) </w:t>
      </w:r>
      <w:r>
        <w:fldChar w:fldCharType="begin"/>
      </w:r>
      <w:r>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t>UniFrac</w:t>
      </w:r>
      <w:proofErr w:type="spellEnd"/>
      <w:r>
        <w:t xml:space="preserve"> distances. </w:t>
      </w:r>
    </w:p>
    <w:p w14:paraId="44658514" w14:textId="77777777" w:rsidR="00652D56" w:rsidRPr="00652D56" w:rsidRDefault="00652D56" w:rsidP="008F6E0E">
      <w:pPr>
        <w:spacing w:line="360" w:lineRule="auto"/>
      </w:pPr>
    </w:p>
    <w:sectPr w:rsidR="00652D56" w:rsidRPr="00652D56" w:rsidSect="00AE18EA">
      <w:footerReference w:type="even" r:id="rId12"/>
      <w:footerReference w:type="default" r:id="rId1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9EBE" w14:textId="77777777" w:rsidR="00023CC6" w:rsidRDefault="00023CC6" w:rsidP="00AE18EA">
      <w:pPr>
        <w:spacing w:after="0" w:line="240" w:lineRule="auto"/>
      </w:pPr>
      <w:r>
        <w:separator/>
      </w:r>
    </w:p>
  </w:endnote>
  <w:endnote w:type="continuationSeparator" w:id="0">
    <w:p w14:paraId="26C79C85" w14:textId="77777777" w:rsidR="00023CC6" w:rsidRDefault="00023CC6"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6A76" w14:textId="77777777" w:rsidR="00023CC6" w:rsidRDefault="00023CC6" w:rsidP="00AE18EA">
      <w:pPr>
        <w:spacing w:after="0" w:line="240" w:lineRule="auto"/>
      </w:pPr>
      <w:r>
        <w:separator/>
      </w:r>
    </w:p>
  </w:footnote>
  <w:footnote w:type="continuationSeparator" w:id="0">
    <w:p w14:paraId="55D5B8AC" w14:textId="77777777" w:rsidR="00023CC6" w:rsidRDefault="00023CC6" w:rsidP="00AE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503"/>
    <w:multiLevelType w:val="multilevel"/>
    <w:tmpl w:val="C33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93FC4"/>
    <w:multiLevelType w:val="multilevel"/>
    <w:tmpl w:val="C65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6583">
    <w:abstractNumId w:val="1"/>
  </w:num>
  <w:num w:numId="2" w16cid:durableId="17493077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 Louise Schmidt">
    <w15:presenceInfo w15:providerId="AD" w15:userId="S::mls528@cornell.edu::3a8b8edc-e41c-471b-832d-141d9b744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23CC6"/>
    <w:rsid w:val="00042DC3"/>
    <w:rsid w:val="00054F5C"/>
    <w:rsid w:val="0007048F"/>
    <w:rsid w:val="000C73B5"/>
    <w:rsid w:val="000E114E"/>
    <w:rsid w:val="000F0D90"/>
    <w:rsid w:val="00100018"/>
    <w:rsid w:val="00153449"/>
    <w:rsid w:val="00161013"/>
    <w:rsid w:val="0016397E"/>
    <w:rsid w:val="00166B1F"/>
    <w:rsid w:val="001839A8"/>
    <w:rsid w:val="00196468"/>
    <w:rsid w:val="001B3C95"/>
    <w:rsid w:val="001B5344"/>
    <w:rsid w:val="001D13C8"/>
    <w:rsid w:val="001E7B35"/>
    <w:rsid w:val="001F4ACE"/>
    <w:rsid w:val="00206EE1"/>
    <w:rsid w:val="00210DF7"/>
    <w:rsid w:val="002C35B3"/>
    <w:rsid w:val="002D2CA2"/>
    <w:rsid w:val="002F534E"/>
    <w:rsid w:val="00300B7E"/>
    <w:rsid w:val="00327654"/>
    <w:rsid w:val="00340F0D"/>
    <w:rsid w:val="003641B9"/>
    <w:rsid w:val="00384B48"/>
    <w:rsid w:val="003973E9"/>
    <w:rsid w:val="003B0D07"/>
    <w:rsid w:val="003C70B0"/>
    <w:rsid w:val="003D5DF5"/>
    <w:rsid w:val="003E315E"/>
    <w:rsid w:val="003E5D44"/>
    <w:rsid w:val="004037DA"/>
    <w:rsid w:val="00406912"/>
    <w:rsid w:val="00406B1B"/>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C397C"/>
    <w:rsid w:val="005E5B28"/>
    <w:rsid w:val="00604558"/>
    <w:rsid w:val="0060654F"/>
    <w:rsid w:val="00611B23"/>
    <w:rsid w:val="00615405"/>
    <w:rsid w:val="00620593"/>
    <w:rsid w:val="00622F9C"/>
    <w:rsid w:val="006237CB"/>
    <w:rsid w:val="006359AD"/>
    <w:rsid w:val="00643576"/>
    <w:rsid w:val="00652D56"/>
    <w:rsid w:val="006767F7"/>
    <w:rsid w:val="00686055"/>
    <w:rsid w:val="00693D9A"/>
    <w:rsid w:val="006A381E"/>
    <w:rsid w:val="006B42C1"/>
    <w:rsid w:val="006B7ABE"/>
    <w:rsid w:val="006C54C6"/>
    <w:rsid w:val="006D2645"/>
    <w:rsid w:val="006D56C5"/>
    <w:rsid w:val="00747C09"/>
    <w:rsid w:val="00760382"/>
    <w:rsid w:val="007652B2"/>
    <w:rsid w:val="007F3225"/>
    <w:rsid w:val="008202AF"/>
    <w:rsid w:val="008729F6"/>
    <w:rsid w:val="00876148"/>
    <w:rsid w:val="008830B0"/>
    <w:rsid w:val="008A0D17"/>
    <w:rsid w:val="008A350F"/>
    <w:rsid w:val="008C2426"/>
    <w:rsid w:val="008C369D"/>
    <w:rsid w:val="008C38BC"/>
    <w:rsid w:val="008D202E"/>
    <w:rsid w:val="008E17D7"/>
    <w:rsid w:val="008E7226"/>
    <w:rsid w:val="008F6E0E"/>
    <w:rsid w:val="0092229D"/>
    <w:rsid w:val="009338FB"/>
    <w:rsid w:val="0094174A"/>
    <w:rsid w:val="00944367"/>
    <w:rsid w:val="00947D0B"/>
    <w:rsid w:val="00973339"/>
    <w:rsid w:val="00977861"/>
    <w:rsid w:val="0099506B"/>
    <w:rsid w:val="009C4CF7"/>
    <w:rsid w:val="009E56F5"/>
    <w:rsid w:val="00A05CDC"/>
    <w:rsid w:val="00A20B2F"/>
    <w:rsid w:val="00A47762"/>
    <w:rsid w:val="00A65FCE"/>
    <w:rsid w:val="00A7136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D3836"/>
    <w:rsid w:val="00BE0623"/>
    <w:rsid w:val="00C150F6"/>
    <w:rsid w:val="00C31D77"/>
    <w:rsid w:val="00C35DC4"/>
    <w:rsid w:val="00C45617"/>
    <w:rsid w:val="00C65332"/>
    <w:rsid w:val="00C82EF0"/>
    <w:rsid w:val="00C91CAF"/>
    <w:rsid w:val="00CA4E44"/>
    <w:rsid w:val="00CB102E"/>
    <w:rsid w:val="00CB1466"/>
    <w:rsid w:val="00CC3C53"/>
    <w:rsid w:val="00CC6CD4"/>
    <w:rsid w:val="00CE2ACD"/>
    <w:rsid w:val="00CF5AB8"/>
    <w:rsid w:val="00CF6E2D"/>
    <w:rsid w:val="00D12EEF"/>
    <w:rsid w:val="00D3495F"/>
    <w:rsid w:val="00D554C0"/>
    <w:rsid w:val="00D6699E"/>
    <w:rsid w:val="00D73FD0"/>
    <w:rsid w:val="00DB4875"/>
    <w:rsid w:val="00DC522E"/>
    <w:rsid w:val="00E13411"/>
    <w:rsid w:val="00E25F37"/>
    <w:rsid w:val="00E30A58"/>
    <w:rsid w:val="00E32F80"/>
    <w:rsid w:val="00E35EC3"/>
    <w:rsid w:val="00E67659"/>
    <w:rsid w:val="00E85AC8"/>
    <w:rsid w:val="00ED1044"/>
    <w:rsid w:val="00EE4F86"/>
    <w:rsid w:val="00EF00D4"/>
    <w:rsid w:val="00EF1BA1"/>
    <w:rsid w:val="00F04F0A"/>
    <w:rsid w:val="00F106B6"/>
    <w:rsid w:val="00F2781F"/>
    <w:rsid w:val="00F81530"/>
    <w:rsid w:val="00F86279"/>
    <w:rsid w:val="00FA3797"/>
    <w:rsid w:val="00FA6FED"/>
    <w:rsid w:val="00FE2461"/>
    <w:rsid w:val="00FF313F"/>
    <w:rsid w:val="00FF4699"/>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5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p277@cornell.ed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MarianL.Schmidt@gmail.com" TargetMode="External"/><Relationship Id="rId4" Type="http://schemas.openxmlformats.org/officeDocument/2006/relationships/settings" Target="settings.xml"/><Relationship Id="rId9" Type="http://schemas.openxmlformats.org/officeDocument/2006/relationships/hyperlink" Target="mailto:marschmi@cornell.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24331</Words>
  <Characters>142827</Characters>
  <Application>Microsoft Office Word</Application>
  <DocSecurity>0</DocSecurity>
  <Lines>3104</Lines>
  <Paragraphs>1778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2</cp:revision>
  <cp:lastPrinted>2025-12-15T20:13:00Z</cp:lastPrinted>
  <dcterms:created xsi:type="dcterms:W3CDTF">2025-12-24T16:09:00Z</dcterms:created>
  <dcterms:modified xsi:type="dcterms:W3CDTF">2025-12-24T16:09:00Z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