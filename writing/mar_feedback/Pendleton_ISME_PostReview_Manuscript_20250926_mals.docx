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 xml:space="preserve">Interpreting </w:t>
      </w:r>
      <w:proofErr w:type="spellStart"/>
      <w:r w:rsidRPr="000F0D90">
        <w:rPr>
          <w:b/>
          <w:bCs/>
          <w:rPrChange w:id="3" w:author="Augustus Raymond Pendleton" w:date="2025-09-29T12:04:00Z" w16du:dateUtc="2025-09-29T16:04:00Z">
            <w:rPr/>
          </w:rPrChange>
        </w:rPr>
        <w:t>UniFrac</w:t>
      </w:r>
      <w:proofErr w:type="spellEnd"/>
      <w:r w:rsidRPr="000F0D90">
        <w:rPr>
          <w:b/>
          <w:bCs/>
          <w:rPrChange w:id="4"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5" w:name="abstract"/>
      <w:r w:rsidRPr="00496696">
        <w:rPr>
          <w:b/>
          <w:bCs/>
        </w:rPr>
        <w:lastRenderedPageBreak/>
        <w:t>Abstract</w:t>
      </w:r>
    </w:p>
    <w:p w14:paraId="6695B903" w14:textId="064E18E5" w:rsidR="0007048F" w:rsidRPr="00533D53" w:rsidRDefault="0007048F" w:rsidP="0007048F">
      <w:del w:id="6"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7" w:author="Marian Louise Schmidt" w:date="2025-10-21T09:45:00Z" w16du:dateUtc="2025-10-21T13:45:00Z">
        <w:r w:rsidR="00B41853">
          <w:t>is central to microbial ecology,</w:t>
        </w:r>
      </w:ins>
      <w:del w:id="8" w:author="Marian Louise Schmidt" w:date="2025-10-21T09:45:00Z" w16du:dateUtc="2025-10-21T13:45:00Z">
        <w:r w:rsidRPr="0007048F" w:rsidDel="00B41853">
          <w:delText>metrics to compare communities,</w:delText>
        </w:r>
      </w:del>
      <w:r w:rsidRPr="0007048F">
        <w:t xml:space="preserve"> yet </w:t>
      </w:r>
      <w:del w:id="9" w:author="Marian Louise Schmidt" w:date="2025-10-21T09:46:00Z" w16du:dateUtc="2025-10-21T13:46:00Z">
        <w:r w:rsidRPr="0007048F" w:rsidDel="00B41853">
          <w:delText xml:space="preserve">these </w:delText>
        </w:r>
      </w:del>
      <w:ins w:id="10" w:author="Marian Louise Schmidt" w:date="2025-10-21T09:46:00Z" w16du:dateUtc="2025-10-21T13:46:00Z">
        <w:r w:rsidR="00B41853">
          <w:t>commonly used metrics overlook changes in microbial load, limiting their ability t</w:t>
        </w:r>
      </w:ins>
      <w:ins w:id="11" w:author="Marian Louise Schmidt" w:date="2025-10-21T09:47:00Z" w16du:dateUtc="2025-10-21T13:47:00Z">
        <w:r w:rsidR="00B41853">
          <w:t>o</w:t>
        </w:r>
      </w:ins>
      <w:ins w:id="12" w:author="Marian Louise Schmidt" w:date="2025-10-21T09:46:00Z" w16du:dateUtc="2025-10-21T13:46:00Z">
        <w:r w:rsidR="00B41853">
          <w:t xml:space="preserve"> detect ecologically meaningful shifts</w:t>
        </w:r>
      </w:ins>
      <w:del w:id="13"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14" w:author="Marian Louise Schmidt" w:date="2025-10-21T09:47:00Z" w16du:dateUtc="2025-10-21T13:47:00Z">
        <w:r w:rsidR="00B41853">
          <w:t xml:space="preserve">currently </w:t>
        </w:r>
      </w:ins>
      <w:r w:rsidRPr="0007048F">
        <w:t>default to relative abundance</w:t>
      </w:r>
      <w:ins w:id="15" w:author="Marian Louise Schmidt" w:date="2025-10-21T09:47:00Z" w16du:dateUtc="2025-10-21T13:47:00Z">
        <w:r w:rsidR="00B41853">
          <w:t xml:space="preserve"> and therefore</w:t>
        </w:r>
      </w:ins>
      <w:del w:id="16" w:author="Marian Louise Schmidt" w:date="2025-10-21T09:47:00Z" w16du:dateUtc="2025-10-21T13:47:00Z">
        <w:r w:rsidRPr="0007048F" w:rsidDel="00B41853">
          <w:delText>,</w:delText>
        </w:r>
      </w:del>
      <w:r w:rsidRPr="0007048F">
        <w:t xml:space="preserve"> omit</w:t>
      </w:r>
      <w:del w:id="17" w:author="Marian Louise Schmidt" w:date="2025-10-21T09:47:00Z" w16du:dateUtc="2025-10-21T13:47:00Z">
        <w:r w:rsidRPr="0007048F" w:rsidDel="00B41853">
          <w:delText>ting</w:delText>
        </w:r>
      </w:del>
      <w:r w:rsidRPr="0007048F">
        <w:t xml:space="preserve"> important variation in microbial </w:t>
      </w:r>
      <w:del w:id="18" w:author="Marian Louise Schmidt" w:date="2025-10-21T09:47:00Z" w16du:dateUtc="2025-10-21T13:47:00Z">
        <w:r w:rsidRPr="0007048F" w:rsidDel="00B41853">
          <w:delText>load</w:delText>
        </w:r>
      </w:del>
      <w:ins w:id="19" w:author="Marian Louise Schmidt" w:date="2025-10-21T09:47:00Z" w16du:dateUtc="2025-10-21T13:47:00Z">
        <w:r w:rsidR="00B41853">
          <w:t>abundances</w:t>
        </w:r>
      </w:ins>
      <w:r w:rsidRPr="0007048F">
        <w:t xml:space="preserve">. As methods for </w:t>
      </w:r>
      <w:del w:id="20" w:author="Marian Louise Schmidt" w:date="2025-10-21T09:47:00Z" w16du:dateUtc="2025-10-21T13:47:00Z">
        <w:r w:rsidRPr="0007048F" w:rsidDel="00B41853">
          <w:delText xml:space="preserve">estimating </w:delText>
        </w:r>
      </w:del>
      <w:ins w:id="21" w:author="Marian Louise Schmidt" w:date="2025-10-21T09:47:00Z" w16du:dateUtc="2025-10-21T13:47:00Z">
        <w:r w:rsidR="00B41853">
          <w:t>quant</w:t>
        </w:r>
      </w:ins>
      <w:ins w:id="22" w:author="Marian Louise Schmidt" w:date="2025-10-21T09:48:00Z" w16du:dateUtc="2025-10-21T13:48:00Z">
        <w:r w:rsidR="00B41853">
          <w:t>ifying</w:t>
        </w:r>
      </w:ins>
      <w:ins w:id="23" w:author="Marian Louise Schmidt" w:date="2025-10-21T09:47:00Z" w16du:dateUtc="2025-10-21T13:47:00Z">
        <w:r w:rsidR="00B41853" w:rsidRPr="0007048F">
          <w:t xml:space="preserve"> </w:t>
        </w:r>
      </w:ins>
      <w:r w:rsidRPr="0007048F">
        <w:t xml:space="preserve">absolute abundance </w:t>
      </w:r>
      <w:del w:id="24" w:author="Marian Louise Schmidt" w:date="2025-10-21T09:48:00Z" w16du:dateUtc="2025-10-21T13:48:00Z">
        <w:r w:rsidRPr="0007048F" w:rsidDel="00B41853">
          <w:delText xml:space="preserve">gain </w:delText>
        </w:r>
      </w:del>
      <w:ins w:id="25" w:author="Marian Louise Schmidt" w:date="2025-10-21T09:48:00Z" w16du:dateUtc="2025-10-21T13:48:00Z">
        <w:r w:rsidR="00B41853">
          <w:t>become more accessible</w:t>
        </w:r>
      </w:ins>
      <w:del w:id="26" w:author="Marian Louise Schmidt" w:date="2025-10-21T09:48:00Z" w16du:dateUtc="2025-10-21T13:48:00Z">
        <w:r w:rsidRPr="0007048F" w:rsidDel="00B41853">
          <w:delText>traction</w:delText>
        </w:r>
      </w:del>
      <w:r w:rsidRPr="0007048F">
        <w:t xml:space="preserve">, </w:t>
      </w:r>
      <w:del w:id="27" w:author="Marian Louise Schmidt" w:date="2025-10-21T09:48:00Z" w16du:dateUtc="2025-10-21T13:48:00Z">
        <w:r w:rsidRPr="0007048F" w:rsidDel="00B41853">
          <w:delText xml:space="preserve">incorporating </w:delText>
        </w:r>
      </w:del>
      <w:ins w:id="28"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w:t>
      </w:r>
      <w:proofErr w:type="gramStart"/>
      <w:r w:rsidRPr="0007048F">
        <w:t>becomes</w:t>
      </w:r>
      <w:proofErr w:type="gramEnd"/>
      <w:r w:rsidRPr="0007048F">
        <w:t xml:space="preserve"> </w:t>
      </w:r>
      <w:ins w:id="29" w:author="Marian Louise Schmidt" w:date="2025-10-21T09:48:00Z" w16du:dateUtc="2025-10-21T13:48:00Z">
        <w:r w:rsidR="00B41853">
          <w:t>increasingly important</w:t>
        </w:r>
      </w:ins>
      <w:del w:id="30" w:author="Marian Louise Schmidt" w:date="2025-10-21T09:48:00Z" w16du:dateUtc="2025-10-21T13:48:00Z">
        <w:r w:rsidRPr="0007048F" w:rsidDel="00B41853">
          <w:delText>essential</w:delText>
        </w:r>
      </w:del>
      <w:r w:rsidRPr="0007048F">
        <w:t xml:space="preserve">. Here, we </w:t>
      </w:r>
      <w:del w:id="31" w:author="Marian Louise Schmidt" w:date="2025-10-21T09:48:00Z" w16du:dateUtc="2025-10-21T13:48:00Z">
        <w:r w:rsidRPr="0007048F" w:rsidDel="00B41853">
          <w:delText xml:space="preserve">present </w:delText>
        </w:r>
      </w:del>
      <w:ins w:id="32" w:author="Marian Louise Schmidt" w:date="2025-10-21T09:48:00Z" w16du:dateUtc="2025-10-21T13:48:00Z">
        <w:r w:rsidR="00B41853">
          <w:t>introduce</w:t>
        </w:r>
        <w:r w:rsidR="00B41853" w:rsidRPr="0007048F">
          <w:t xml:space="preserve"> </w:t>
        </w:r>
      </w:ins>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3" w:author="Marian Louise Schmidt" w:date="2025-10-21T09:49:00Z" w16du:dateUtc="2025-10-21T13:49:00Z">
        <w:r w:rsidRPr="0007048F" w:rsidDel="00B41853">
          <w:delText xml:space="preserve">uses </w:delText>
        </w:r>
      </w:del>
      <w:ins w:id="34" w:author="Marian Louise Schmidt" w:date="2025-10-21T09:49:00Z" w16du:dateUtc="2025-10-21T13:49:00Z">
        <w:r w:rsidR="00B41853">
          <w:t>operates on</w:t>
        </w:r>
        <w:r w:rsidR="00B41853" w:rsidRPr="0007048F">
          <w:t xml:space="preserve"> </w:t>
        </w:r>
      </w:ins>
      <w:r w:rsidRPr="0007048F">
        <w:t xml:space="preserve">absolute abundances. </w:t>
      </w:r>
      <w:del w:id="35" w:author="Marian Louise Schmidt" w:date="2025-10-21T09:49:00Z" w16du:dateUtc="2025-10-21T13:49:00Z">
        <w:r w:rsidRPr="0007048F" w:rsidDel="00B41853">
          <w:delText xml:space="preserve">Through </w:delText>
        </w:r>
      </w:del>
      <w:ins w:id="36" w:author="Marian Louise Schmidt" w:date="2025-10-21T09:49:00Z" w16du:dateUtc="2025-10-21T13:49:00Z">
        <w:r w:rsidR="00B41853">
          <w:t>Using</w:t>
        </w:r>
        <w:r w:rsidR="00B41853" w:rsidRPr="0007048F">
          <w:t xml:space="preserve"> </w:t>
        </w:r>
      </w:ins>
      <w:r w:rsidRPr="0007048F">
        <w:t>simulations and</w:t>
      </w:r>
      <w:del w:id="37" w:author="Marian Louise Schmidt" w:date="2025-10-21T09:49:00Z" w16du:dateUtc="2025-10-21T13:49:00Z">
        <w:r w:rsidRPr="0007048F" w:rsidDel="00B41853">
          <w:delText xml:space="preserve"> a</w:delText>
        </w:r>
      </w:del>
      <w:r w:rsidRPr="0007048F">
        <w:t xml:space="preserve"> </w:t>
      </w:r>
      <w:ins w:id="38" w:author="Augustus Raymond Pendleton" w:date="2025-09-29T09:10:00Z" w16du:dateUtc="2025-09-29T13:10:00Z">
        <w:r w:rsidR="008A0D17">
          <w:t xml:space="preserve">reanalysis of four 16S </w:t>
        </w:r>
        <w:del w:id="39" w:author="Marian Louise Schmidt" w:date="2025-10-21T09:49:00Z" w16du:dateUtc="2025-10-21T13:49:00Z">
          <w:r w:rsidR="008A0D17" w:rsidDel="002A0A81">
            <w:delText>metabarcoding</w:delText>
          </w:r>
        </w:del>
      </w:ins>
      <w:ins w:id="40" w:author="Marian Louise Schmidt" w:date="2025-10-21T09:49:00Z" w16du:dateUtc="2025-10-21T13:49:00Z">
        <w:r w:rsidR="002A0A81">
          <w:t>rRNA</w:t>
        </w:r>
      </w:ins>
      <w:ins w:id="41" w:author="Augustus Raymond Pendleton" w:date="2025-09-29T09:10:00Z" w16du:dateUtc="2025-09-29T13:10:00Z">
        <w:r w:rsidR="008A0D17">
          <w:t xml:space="preserve"> datasets (</w:t>
        </w:r>
        <w:del w:id="42" w:author="Marian Louise Schmidt" w:date="2025-10-21T09:49:00Z" w16du:dateUtc="2025-10-21T13:49:00Z">
          <w:r w:rsidR="008A0D17" w:rsidDel="002A0A81">
            <w:delText>from</w:delText>
          </w:r>
        </w:del>
      </w:ins>
      <w:ins w:id="43" w:author="Augustus Raymond Pendleton" w:date="2025-09-29T09:11:00Z" w16du:dateUtc="2025-09-29T13:11:00Z">
        <w:del w:id="44" w:author="Marian Louise Schmidt" w:date="2025-10-21T09:49:00Z" w16du:dateUtc="2025-10-21T13:49:00Z">
          <w:r w:rsidR="008A0D17" w:rsidDel="002A0A81">
            <w:delText xml:space="preserve"> </w:delText>
          </w:r>
        </w:del>
      </w:ins>
      <w:ins w:id="45" w:author="Augustus Raymond Pendleton" w:date="2025-09-29T12:05:00Z" w16du:dateUtc="2025-09-29T16:05:00Z">
        <w:del w:id="46" w:author="Marian Louise Schmidt" w:date="2025-10-21T09:49:00Z" w16du:dateUtc="2025-10-21T13:49:00Z">
          <w:r w:rsidR="000F0D90" w:rsidDel="002A0A81">
            <w:delText xml:space="preserve">a </w:delText>
          </w:r>
        </w:del>
      </w:ins>
      <w:ins w:id="47" w:author="Augustus Raymond Pendleton" w:date="2025-09-29T09:10:00Z" w16du:dateUtc="2025-09-29T13:10:00Z">
        <w:r w:rsidR="008A0D17">
          <w:t xml:space="preserve">nuclear reactor cooling </w:t>
        </w:r>
      </w:ins>
      <w:ins w:id="48" w:author="Augustus Raymond Pendleton" w:date="2025-09-29T09:11:00Z" w16du:dateUtc="2025-09-29T13:11:00Z">
        <w:r w:rsidR="008A0D17">
          <w:t>tank</w:t>
        </w:r>
      </w:ins>
      <w:ins w:id="49" w:author="Augustus Raymond Pendleton" w:date="2025-09-29T09:10:00Z" w16du:dateUtc="2025-09-29T13:10:00Z">
        <w:r w:rsidR="008A0D17">
          <w:t xml:space="preserve">, </w:t>
        </w:r>
      </w:ins>
      <w:ins w:id="50" w:author="Augustus Raymond Pendleton" w:date="2025-09-29T12:05:00Z" w16du:dateUtc="2025-09-29T16:05:00Z">
        <w:r w:rsidR="000F0D90">
          <w:t xml:space="preserve">the </w:t>
        </w:r>
      </w:ins>
      <w:ins w:id="51"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2" w:author="Augustus Raymond Pendleton" w:date="2025-09-29T09:11:00Z" w16du:dateUtc="2025-09-29T13:11:00Z">
        <w:r w:rsidRPr="0007048F" w:rsidDel="008A0D17">
          <w:delText>freshwater case study,</w:delText>
        </w:r>
      </w:del>
      <w:r w:rsidRPr="0007048F">
        <w:t xml:space="preserve"> we </w:t>
      </w:r>
      <w:ins w:id="53" w:author="Augustus Raymond Pendleton" w:date="2025-09-29T09:12:00Z" w16du:dateUtc="2025-09-29T13:12:00Z">
        <w:r w:rsidR="008A0D17">
          <w:t>demonstrate th</w:t>
        </w:r>
      </w:ins>
      <w:ins w:id="54" w:author="Marian Louise Schmidt" w:date="2025-10-21T09:50:00Z" w16du:dateUtc="2025-10-21T13:50:00Z">
        <w:r w:rsidR="002A0A81">
          <w:t xml:space="preserve">at </w:t>
        </w:r>
      </w:ins>
      <w:ins w:id="55" w:author="Augustus Raymond Pendleton" w:date="2025-09-29T09:12:00Z" w16du:dateUtc="2025-09-29T13:12:00Z">
        <w:del w:id="56" w:author="Marian Louise Schmidt" w:date="2025-10-21T09:50:00Z" w16du:dateUtc="2025-10-21T13:50:00Z">
          <w:r w:rsidR="008A0D17" w:rsidDel="002A0A81">
            <w:delText xml:space="preserve">e </w:delText>
          </w:r>
          <w:r w:rsidR="00533D53" w:rsidDel="002A0A81">
            <w:delText xml:space="preserve">nuanced ways </w:delText>
          </w:r>
        </w:del>
      </w:ins>
      <w:del w:id="57"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58" w:author="Marian Louise Schmidt" w:date="2025-10-21T09:50:00Z" w16du:dateUtc="2025-10-21T13:50:00Z">
        <w:r w:rsidR="002A0A81">
          <w:t xml:space="preserve">jointly </w:t>
        </w:r>
      </w:ins>
      <w:ins w:id="59" w:author="Augustus Raymond Pendleton" w:date="2025-09-29T09:12:00Z" w16du:dateUtc="2025-09-29T13:12:00Z">
        <w:del w:id="60" w:author="Marian Louise Schmidt" w:date="2025-10-21T09:50:00Z" w16du:dateUtc="2025-10-21T13:50:00Z">
          <w:r w:rsidR="00533D53" w:rsidDel="002A0A81">
            <w:delText>incorporat</w:delText>
          </w:r>
        </w:del>
      </w:ins>
      <w:del w:id="61" w:author="Marian Louise Schmidt" w:date="2025-10-21T09:50:00Z" w16du:dateUtc="2025-10-21T13:50:00Z">
        <w:r w:rsidRPr="0007048F" w:rsidDel="002A0A81">
          <w:delText>captures both</w:delText>
        </w:r>
      </w:del>
      <w:ins w:id="62" w:author="Marian Louise Schmidt" w:date="2025-10-21T09:50:00Z" w16du:dateUtc="2025-10-21T13:50:00Z">
        <w:r w:rsidR="002A0A81">
          <w:t>captures</w:t>
        </w:r>
      </w:ins>
      <w:r w:rsidRPr="0007048F">
        <w:t xml:space="preserve"> microbial load </w:t>
      </w:r>
      <w:ins w:id="63" w:author="Marian Louise Schmidt" w:date="2025-10-21T09:50:00Z" w16du:dateUtc="2025-10-21T13:50:00Z">
        <w:r w:rsidR="002A0A81">
          <w:t xml:space="preserve">differences </w:t>
        </w:r>
      </w:ins>
      <w:r w:rsidRPr="0007048F">
        <w:t xml:space="preserve">and phylogenetic </w:t>
      </w:r>
      <w:commentRangeStart w:id="64"/>
      <w:del w:id="65" w:author="Marian Louise Schmidt" w:date="2025-10-21T09:50:00Z" w16du:dateUtc="2025-10-21T13:50:00Z">
        <w:r w:rsidRPr="0007048F" w:rsidDel="002A0A81">
          <w:delText>relationships</w:delText>
        </w:r>
      </w:del>
      <w:ins w:id="66" w:author="Augustus Raymond Pendleton" w:date="2025-09-29T09:12:00Z" w16du:dateUtc="2025-09-29T13:12:00Z">
        <w:del w:id="67" w:author="Marian Louise Schmidt" w:date="2025-10-21T09:50:00Z" w16du:dateUtc="2025-10-21T13:50:00Z">
          <w:r w:rsidR="00533D53" w:rsidDel="002A0A81">
            <w:delText xml:space="preserve"> </w:delText>
          </w:r>
        </w:del>
      </w:ins>
      <w:ins w:id="68" w:author="Marian Louise Schmidt" w:date="2025-10-21T09:50:00Z" w16du:dateUtc="2025-10-21T13:50:00Z">
        <w:r w:rsidR="002A0A81">
          <w:t xml:space="preserve">turnover </w:t>
        </w:r>
      </w:ins>
      <w:ins w:id="69" w:author="Augustus Raymond Pendleton" w:date="2025-09-29T09:12:00Z" w16du:dateUtc="2025-09-29T13:12:00Z">
        <w:r w:rsidR="00533D53">
          <w:t xml:space="preserve">in comparison to other abundance-aware </w:t>
        </w:r>
      </w:ins>
      <m:oMath>
        <m:r>
          <w:ins w:id="70" w:author="Marian Louise Schmidt" w:date="2025-10-21T09:51:00Z" w16du:dateUtc="2025-10-21T13:51:00Z">
            <w:rPr>
              <w:rFonts w:ascii="Cambria Math" w:hAnsi="Cambria Math"/>
            </w:rPr>
            <m:t>β</m:t>
          </w:ins>
        </m:r>
      </m:oMath>
      <w:ins w:id="71" w:author="Marian Louise Schmidt" w:date="2025-10-21T09:51:00Z" w16du:dateUtc="2025-10-21T13:51:00Z">
        <w:r w:rsidR="002A0A81">
          <w:t xml:space="preserve"> -diversity </w:t>
        </w:r>
      </w:ins>
      <w:ins w:id="72" w:author="Augustus Raymond Pendleton" w:date="2025-09-29T09:12:00Z" w16du:dateUtc="2025-09-29T13:12:00Z">
        <w:r w:rsidR="00533D53">
          <w:t>metrics</w:t>
        </w:r>
      </w:ins>
      <w:commentRangeEnd w:id="64"/>
      <w:r w:rsidR="002A0A81">
        <w:rPr>
          <w:rStyle w:val="CommentReference"/>
        </w:rPr>
        <w:commentReference w:id="64"/>
      </w:r>
      <w:ins w:id="73" w:author="Augustus Raymond Pendleton" w:date="2025-09-29T09:12:00Z" w16du:dateUtc="2025-09-29T13:12:00Z">
        <w:r w:rsidR="00533D53">
          <w:t>. While this can</w:t>
        </w:r>
      </w:ins>
      <w:del w:id="74" w:author="Augustus Raymond Pendleton" w:date="2025-09-29T09:12:00Z" w16du:dateUtc="2025-09-29T13:12:00Z">
        <w:r w:rsidRPr="0007048F" w:rsidDel="00533D53">
          <w:delText>,</w:delText>
        </w:r>
      </w:del>
      <w:r w:rsidRPr="0007048F">
        <w:t xml:space="preserve"> improv</w:t>
      </w:r>
      <w:ins w:id="75" w:author="Augustus Raymond Pendleton" w:date="2025-09-29T09:13:00Z" w16du:dateUtc="2025-09-29T13:13:00Z">
        <w:r w:rsidR="00533D53">
          <w:t>e</w:t>
        </w:r>
      </w:ins>
      <w:del w:id="76" w:author="Augustus Raymond Pendleton" w:date="2025-09-29T09:13:00Z" w16du:dateUtc="2025-09-29T13:13:00Z">
        <w:r w:rsidRPr="0007048F" w:rsidDel="00533D53">
          <w:delText>ing</w:delText>
        </w:r>
      </w:del>
      <w:r w:rsidRPr="0007048F">
        <w:t xml:space="preserve"> statistical power to detect ecological shifts</w:t>
      </w:r>
      <w:ins w:id="77" w:author="Augustus Raymond Pendleton" w:date="2025-09-29T09:13:00Z" w16du:dateUtc="2025-09-29T13:13:00Z">
        <w:r w:rsidR="00533D53">
          <w:t xml:space="preserve">, </w:t>
        </w:r>
        <w:del w:id="78" w:author="Marian Louise Schmidt" w:date="2025-10-21T09:52:00Z" w16du:dateUtc="2025-10-21T13:52:00Z">
          <w:r w:rsidR="00533D53" w:rsidDel="002A0A81">
            <w:delText xml:space="preserve">we also find </w:delText>
          </w:r>
        </w:del>
        <w:r w:rsidR="00533D53">
          <w:t xml:space="preserve">Absolute </w:t>
        </w:r>
        <w:proofErr w:type="spellStart"/>
        <w:r w:rsidR="00533D53">
          <w:t>Unifrac</w:t>
        </w:r>
        <w:proofErr w:type="spellEnd"/>
        <w:r w:rsidR="00533D53">
          <w:t xml:space="preserve"> </w:t>
        </w:r>
      </w:ins>
      <w:ins w:id="79" w:author="Augustus Raymond Pendleton" w:date="2025-09-29T09:14:00Z" w16du:dateUtc="2025-09-29T13:14:00Z">
        <w:r w:rsidR="00533D53">
          <w:t xml:space="preserve">can </w:t>
        </w:r>
      </w:ins>
      <w:ins w:id="80" w:author="Marian Louise Schmidt" w:date="2025-10-21T09:52:00Z" w16du:dateUtc="2025-10-21T13:52:00Z">
        <w:r w:rsidR="002A0A81">
          <w:t xml:space="preserve">also </w:t>
        </w:r>
      </w:ins>
      <w:ins w:id="81" w:author="Augustus Raymond Pendleton" w:date="2025-09-29T09:14:00Z" w16du:dateUtc="2025-09-29T13:14:00Z">
        <w:r w:rsidR="00533D53">
          <w:t>be</w:t>
        </w:r>
      </w:ins>
      <w:ins w:id="82" w:author="Augustus Raymond Pendleton" w:date="2025-09-29T09:13:00Z" w16du:dateUtc="2025-09-29T13:13:00Z">
        <w:r w:rsidR="00533D53">
          <w:t xml:space="preserve"> strongly correlated to differences in cell abundances alone</w:t>
        </w:r>
      </w:ins>
      <w:ins w:id="83" w:author="Marian Louise Schmidt" w:date="2025-10-21T09:53:00Z" w16du:dateUtc="2025-10-21T13:53:00Z">
        <w:r w:rsidR="002A0A81">
          <w:t>, especially when changes occur along long branches</w:t>
        </w:r>
      </w:ins>
      <w:del w:id="84" w:author="Augustus Raymond Pendleton" w:date="2025-09-29T09:13:00Z" w16du:dateUtc="2025-09-29T13:13:00Z">
        <w:r w:rsidRPr="0007048F" w:rsidDel="00533D53">
          <w:delText>.</w:delText>
        </w:r>
      </w:del>
      <w:ins w:id="85" w:author="Augustus Raymond Pendleton" w:date="2025-09-29T09:14:00Z" w16du:dateUtc="2025-09-29T13:14:00Z">
        <w:r w:rsidR="00533D53">
          <w:t xml:space="preserve">. </w:t>
        </w:r>
      </w:ins>
      <w:ins w:id="86" w:author="Marian Louise Schmidt" w:date="2025-10-21T09:53:00Z" w16du:dateUtc="2025-10-21T13:53:00Z">
        <w:r w:rsidR="002A0A81">
          <w:t>To balance these effects, w</w:t>
        </w:r>
      </w:ins>
      <w:del w:id="8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8" w:author="Marian Louise Schmidt" w:date="2025-10-21T09:53:00Z" w16du:dateUtc="2025-10-21T13:53:00Z">
        <w:r w:rsidRPr="0007048F" w:rsidDel="002A0A81">
          <w:delText>W</w:delText>
        </w:r>
      </w:del>
      <w:r w:rsidRPr="0007048F">
        <w:t>e</w:t>
      </w:r>
      <w:del w:id="89" w:author="Marian Louise Schmidt" w:date="2025-10-21T09:53:00Z" w16du:dateUtc="2025-10-21T13:53:00Z">
        <w:r w:rsidRPr="0007048F" w:rsidDel="002A0A81">
          <w:delText xml:space="preserve"> </w:delText>
        </w:r>
      </w:del>
      <w:ins w:id="90" w:author="Marian Louise Schmidt" w:date="2025-10-21T09:53:00Z" w16du:dateUtc="2025-10-21T13:53:00Z">
        <w:r w:rsidR="002A0A81">
          <w:t xml:space="preserve"> </w:t>
        </w:r>
      </w:ins>
      <w:del w:id="91" w:author="Marian Louise Schmidt" w:date="2025-10-21T09:53:00Z" w16du:dateUtc="2025-10-21T13:53:00Z">
        <w:r w:rsidRPr="0007048F" w:rsidDel="002A0A81">
          <w:delText xml:space="preserve">therefore </w:delText>
        </w:r>
      </w:del>
      <w:del w:id="92" w:author="Marian Louise Schmidt" w:date="2025-10-21T09:55:00Z" w16du:dateUtc="2025-10-21T13:55:00Z">
        <w:r w:rsidRPr="0007048F" w:rsidDel="002A0A81">
          <w:delText>recommend</w:delText>
        </w:r>
      </w:del>
      <w:ins w:id="93" w:author="Marian Louise Schmidt" w:date="2025-10-21T09:55:00Z" w16du:dateUtc="2025-10-21T13:55:00Z">
        <w:r w:rsidR="002A0A81">
          <w:t>present</w:t>
        </w:r>
      </w:ins>
      <w:r w:rsidRPr="0007048F">
        <w:t xml:space="preserve"> a generalized </w:t>
      </w:r>
      <w:del w:id="94" w:author="Marian Louise Schmidt" w:date="2025-10-21T09:53:00Z" w16du:dateUtc="2025-10-21T13:53:00Z">
        <w:r w:rsidRPr="0007048F" w:rsidDel="002A0A81">
          <w:delText xml:space="preserve">form </w:delText>
        </w:r>
      </w:del>
      <w:ins w:id="95"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6"/>
      <w:r w:rsidRPr="0007048F">
        <w:t>to balance sensitivity and interpretability</w:t>
      </w:r>
      <w:commentRangeEnd w:id="96"/>
      <w:r w:rsidR="002A0A81">
        <w:rPr>
          <w:rStyle w:val="CommentReference"/>
        </w:rPr>
        <w:commentReference w:id="96"/>
      </w:r>
      <w:ins w:id="97" w:author="Marian Louise Schmidt" w:date="2025-10-21T09:55:00Z" w16du:dateUtc="2025-10-21T13:55:00Z">
        <w:r w:rsidR="002A0A81">
          <w:t>. We</w:t>
        </w:r>
      </w:ins>
      <w:ins w:id="98" w:author="Augustus Raymond Pendleton" w:date="2025-09-29T09:16:00Z" w16du:dateUtc="2025-09-29T13:16:00Z">
        <w:del w:id="99" w:author="Marian Louise Schmidt" w:date="2025-10-21T09:55:00Z" w16du:dateUtc="2025-10-21T13:55:00Z">
          <w:r w:rsidR="00533D53" w:rsidDel="002A0A81">
            <w:delText>, and</w:delText>
          </w:r>
        </w:del>
        <w:r w:rsidR="00533D53">
          <w:t xml:space="preserve"> recommend </w:t>
        </w:r>
        <w:del w:id="100" w:author="Marian Louise Schmidt" w:date="2025-10-21T09:55:00Z" w16du:dateUtc="2025-10-21T13:55:00Z">
          <w:r w:rsidR="00533D53" w:rsidDel="002A0A81">
            <w:delText>testing</w:delText>
          </w:r>
        </w:del>
      </w:ins>
      <w:ins w:id="101" w:author="Marian Louise Schmidt" w:date="2025-10-21T09:55:00Z" w16du:dateUtc="2025-10-21T13:55:00Z">
        <w:r w:rsidR="002A0A81">
          <w:t xml:space="preserve">evaluating </w:t>
        </w:r>
      </w:ins>
      <w:ins w:id="102" w:author="Augustus Raymond Pendleton" w:date="2025-09-29T09:16:00Z" w16du:dateUtc="2025-09-29T13:16:00Z">
        <w:del w:id="103" w:author="Marian Louise Schmidt" w:date="2025-10-21T09:56:00Z" w16du:dateUtc="2025-10-21T13:56:00Z">
          <w:r w:rsidR="00533D53" w:rsidDel="002A0A81">
            <w:delText xml:space="preserve"> the resilience of a given </w:delText>
          </w:r>
        </w:del>
        <w:r w:rsidR="00533D53">
          <w:t>conclusion</w:t>
        </w:r>
      </w:ins>
      <w:ins w:id="104" w:author="Marian Louise Schmidt" w:date="2025-10-21T09:56:00Z" w16du:dateUtc="2025-10-21T13:56:00Z">
        <w:r w:rsidR="002A0A81">
          <w:t>s</w:t>
        </w:r>
      </w:ins>
      <w:ins w:id="105" w:author="Augustus Raymond Pendleton" w:date="2025-09-29T09:16:00Z" w16du:dateUtc="2025-09-29T13:16:00Z">
        <w:r w:rsidR="00533D53">
          <w:t xml:space="preserve"> across multiple </w:t>
        </w:r>
      </w:ins>
      <m:oMath>
        <m:r>
          <w:ins w:id="106" w:author="Augustus Raymond Pendleton" w:date="2025-09-29T09:16:00Z" w16du:dateUtc="2025-09-29T13:16:00Z">
            <w:rPr>
              <w:rFonts w:ascii="Cambria Math" w:hAnsi="Cambria Math"/>
            </w:rPr>
            <m:t>α</m:t>
          </w:ins>
        </m:r>
      </m:oMath>
      <w:ins w:id="107" w:author="Augustus Raymond Pendleton" w:date="2025-09-29T09:16:00Z" w16du:dateUtc="2025-09-29T13:16:00Z">
        <w:r w:rsidR="00533D53">
          <w:rPr>
            <w:rFonts w:eastAsiaTheme="minorEastAsia"/>
          </w:rPr>
          <w:t xml:space="preserve"> parameters and </w:t>
        </w:r>
      </w:ins>
      <w:ins w:id="108" w:author="Marian Louise Schmidt" w:date="2025-10-21T09:56:00Z" w16du:dateUtc="2025-10-21T13:56:00Z">
        <w:r w:rsidR="002A0A81">
          <w:rPr>
            <w:rFonts w:eastAsiaTheme="minorEastAsia"/>
          </w:rPr>
          <w:t xml:space="preserve">complementary </w:t>
        </w:r>
      </w:ins>
      <m:oMath>
        <m:r>
          <w:ins w:id="109" w:author="Augustus Raymond Pendleton" w:date="2025-09-29T09:16:00Z" w16du:dateUtc="2025-09-29T13:16:00Z">
            <w:rPr>
              <w:rFonts w:ascii="Cambria Math" w:hAnsi="Cambria Math"/>
            </w:rPr>
            <m:t>β</m:t>
          </w:ins>
        </m:r>
      </m:oMath>
      <w:ins w:id="110" w:author="Augustus Raymond Pendleton" w:date="2025-09-29T09:16:00Z" w16du:dateUtc="2025-09-29T13:16:00Z">
        <w:r w:rsidR="00533D53" w:rsidRPr="0007048F">
          <w:t>-diversity metrics</w:t>
        </w:r>
      </w:ins>
      <w:r w:rsidRPr="0007048F">
        <w:t>.</w:t>
      </w:r>
      <w:ins w:id="111" w:author="Augustus Raymond Pendleton" w:date="2025-09-29T09:14:00Z" w16du:dateUtc="2025-09-29T13:14:00Z">
        <w:r w:rsidR="00533D53">
          <w:t xml:space="preserve"> </w:t>
        </w:r>
      </w:ins>
      <w:ins w:id="112" w:author="Marian Louise Schmidt" w:date="2025-10-21T09:56:00Z" w16du:dateUtc="2025-10-21T13:56:00Z">
        <w:r w:rsidR="002A0A81">
          <w:t xml:space="preserve">Finally, we benchmark </w:t>
        </w:r>
      </w:ins>
      <w:ins w:id="113" w:author="Augustus Raymond Pendleton" w:date="2025-09-29T09:18:00Z" w16du:dateUtc="2025-09-29T13:18:00Z">
        <w:del w:id="114" w:author="Marian Louise Schmidt" w:date="2025-10-21T09:56:00Z" w16du:dateUtc="2025-10-21T13:56:00Z">
          <w:r w:rsidR="00533D53" w:rsidDel="002A0A81">
            <w:delText>In terms of the computation</w:delText>
          </w:r>
        </w:del>
      </w:ins>
      <w:ins w:id="115" w:author="Augustus Raymond Pendleton" w:date="2025-09-29T09:19:00Z" w16du:dateUtc="2025-09-29T13:19:00Z">
        <w:del w:id="116" w:author="Marian Louise Schmidt" w:date="2025-10-21T09:56:00Z" w16du:dateUtc="2025-10-21T13:56:00Z">
          <w:r w:rsidR="00533D53" w:rsidDel="002A0A81">
            <w:delText>a</w:delText>
          </w:r>
        </w:del>
      </w:ins>
      <w:ins w:id="117" w:author="Augustus Raymond Pendleton" w:date="2025-09-29T09:18:00Z" w16du:dateUtc="2025-09-29T13:18:00Z">
        <w:del w:id="118"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9" w:author="Marian Louise Schmidt" w:date="2025-10-21T09:57:00Z" w16du:dateUtc="2025-10-21T13:57:00Z">
        <w:r w:rsidR="002A0A81">
          <w:t xml:space="preserve">and show that although computationally </w:t>
        </w:r>
      </w:ins>
      <w:ins w:id="120" w:author="Augustus Raymond Pendleton" w:date="2025-09-29T09:18:00Z" w16du:dateUtc="2025-09-29T13:18:00Z">
        <w:del w:id="121" w:author="Marian Louise Schmidt" w:date="2025-10-21T09:57:00Z" w16du:dateUtc="2025-10-21T13:57:00Z">
          <w:r w:rsidR="00533D53" w:rsidDel="002A0A81">
            <w:delText>w</w:delText>
          </w:r>
        </w:del>
      </w:ins>
      <w:ins w:id="122" w:author="Augustus Raymond Pendleton" w:date="2025-09-29T09:15:00Z" w16du:dateUtc="2025-09-29T13:15:00Z">
        <w:del w:id="123"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4" w:author="Augustus Raymond Pendleton" w:date="2025-09-29T09:17:00Z" w16du:dateUtc="2025-09-29T13:17:00Z">
        <w:del w:id="125"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6" w:author="Marian Louise Schmidt" w:date="2025-10-21T09:57:00Z" w16du:dateUtc="2025-10-21T13:57:00Z">
          <w:r w:rsidR="00533D53" w:rsidDel="002A0A81">
            <w:delText>other</w:delText>
          </w:r>
        </w:del>
      </w:ins>
      <w:ins w:id="127" w:author="Marian Louise Schmidt" w:date="2025-10-21T09:57:00Z" w16du:dateUtc="2025-10-21T13:57:00Z">
        <w:r w:rsidR="002A0A81">
          <w:t xml:space="preserve">conventional alternatives, </w:t>
        </w:r>
      </w:ins>
      <w:ins w:id="128" w:author="Marian Louise Schmidt" w:date="2025-10-21T14:06:00Z" w16du:dateUtc="2025-10-21T18:06:00Z">
        <w:r w:rsidR="00C50EF9">
          <w:rPr>
            <w:i/>
            <w:iCs/>
          </w:rPr>
          <w:t>GU</w:t>
        </w:r>
        <w:r w:rsidR="00C50EF9">
          <w:rPr>
            <w:i/>
            <w:iCs/>
            <w:vertAlign w:val="superscript"/>
          </w:rPr>
          <w:t>A</w:t>
        </w:r>
        <w:r w:rsidR="00C50EF9">
          <w:t xml:space="preserve"> </w:t>
        </w:r>
      </w:ins>
      <w:ins w:id="129" w:author="Marian Louise Schmidt" w:date="2025-10-21T09:58:00Z" w16du:dateUtc="2025-10-21T13:58:00Z">
        <w:r w:rsidR="002A0A81">
          <w:t xml:space="preserve">is </w:t>
        </w:r>
      </w:ins>
      <w:ins w:id="130" w:author="Augustus Raymond Pendleton" w:date="2025-09-29T09:17:00Z" w16du:dateUtc="2025-09-29T13:17:00Z">
        <w:del w:id="131" w:author="Marian Louise Schmidt" w:date="2025-10-21T09:57:00Z" w16du:dateUtc="2025-10-21T13:57:00Z">
          <w:r w:rsidR="00533D53" w:rsidDel="002A0A81">
            <w:delText xml:space="preserve"> </w:delText>
          </w:r>
        </w:del>
      </w:ins>
      <m:oMath>
        <m:r>
          <w:ins w:id="132" w:author="Augustus Raymond Pendleton" w:date="2025-09-29T09:17:00Z" w16du:dateUtc="2025-09-29T13:17:00Z">
            <w:del w:id="133" w:author="Marian Louise Schmidt" w:date="2025-10-21T09:57:00Z" w16du:dateUtc="2025-10-21T13:57:00Z">
              <w:rPr>
                <w:rFonts w:ascii="Cambria Math" w:hAnsi="Cambria Math"/>
              </w:rPr>
              <m:t>β</m:t>
            </w:del>
          </w:ins>
        </m:r>
      </m:oMath>
      <w:ins w:id="134" w:author="Augustus Raymond Pendleton" w:date="2025-09-29T09:17:00Z" w16du:dateUtc="2025-09-29T13:17:00Z">
        <w:del w:id="135" w:author="Marian Louise Schmidt" w:date="2025-10-21T09:57:00Z" w16du:dateUtc="2025-10-21T13:57:00Z">
          <w:r w:rsidR="00533D53" w:rsidRPr="0007048F" w:rsidDel="002A0A81">
            <w:delText>-diversity metrics</w:delText>
          </w:r>
        </w:del>
      </w:ins>
      <w:ins w:id="136" w:author="Augustus Raymond Pendleton" w:date="2025-09-29T09:19:00Z" w16du:dateUtc="2025-09-29T13:19:00Z">
        <w:del w:id="137"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8" w:author="Augustus Raymond Pendleton" w:date="2025-09-29T09:17:00Z" w16du:dateUtc="2025-09-29T13:17:00Z">
        <w:del w:id="139" w:author="Marian Louise Schmidt" w:date="2025-10-21T09:57:00Z" w16du:dateUtc="2025-10-21T13:57:00Z">
          <w:r w:rsidR="00533D53" w:rsidDel="002A0A81">
            <w:delText xml:space="preserve"> </w:delText>
          </w:r>
        </w:del>
        <w:r w:rsidR="00533D53">
          <w:t>comparably insensitive to</w:t>
        </w:r>
      </w:ins>
      <w:ins w:id="140" w:author="Augustus Raymond Pendleton" w:date="2025-09-29T09:19:00Z" w16du:dateUtc="2025-09-29T13:19:00Z">
        <w:r w:rsidR="00533D53">
          <w:t xml:space="preserve"> </w:t>
        </w:r>
      </w:ins>
      <w:ins w:id="141" w:author="Marian Louise Schmidt" w:date="2025-10-21T09:58:00Z" w16du:dateUtc="2025-10-21T13:58:00Z">
        <w:r w:rsidR="002A0A81">
          <w:t xml:space="preserve">realistic </w:t>
        </w:r>
      </w:ins>
      <w:ins w:id="142" w:author="Augustus Raymond Pendleton" w:date="2025-09-29T09:19:00Z" w16du:dateUtc="2025-09-29T13:19:00Z">
        <w:r w:rsidR="00533D53">
          <w:t xml:space="preserve">noise </w:t>
        </w:r>
      </w:ins>
      <w:ins w:id="143" w:author="Marian Louise Schmidt" w:date="2025-10-21T09:58:00Z" w16du:dateUtc="2025-10-21T13:58:00Z">
        <w:r w:rsidR="002A0A81">
          <w:t xml:space="preserve">in load estimates </w:t>
        </w:r>
      </w:ins>
      <w:ins w:id="144" w:author="Augustus Raymond Pendleton" w:date="2025-09-29T09:19:00Z" w16du:dateUtc="2025-09-29T13:19:00Z">
        <w:del w:id="145" w:author="Marian Louise Schmidt" w:date="2025-10-21T09:58:00Z" w16du:dateUtc="2025-10-21T13:58:00Z">
          <w:r w:rsidR="00533D53" w:rsidDel="002A0A81">
            <w:delText xml:space="preserve">within the quantification of absolute abundance </w:delText>
          </w:r>
        </w:del>
        <w:r w:rsidR="00533D53">
          <w:t>compared to</w:t>
        </w:r>
      </w:ins>
      <w:ins w:id="146" w:author="Augustus Raymond Pendleton" w:date="2025-09-29T09:20:00Z" w16du:dateUtc="2025-09-29T13:20:00Z">
        <w:r w:rsidR="00533D53">
          <w:t xml:space="preserve"> </w:t>
        </w:r>
      </w:ins>
      <w:ins w:id="147" w:author="Marian Louise Schmidt" w:date="2025-10-21T09:58:00Z" w16du:dateUtc="2025-10-21T13:58:00Z">
        <w:r w:rsidR="002A0A81">
          <w:t>c</w:t>
        </w:r>
      </w:ins>
      <w:ins w:id="148" w:author="Marian Louise Schmidt" w:date="2025-10-21T09:59:00Z" w16du:dateUtc="2025-10-21T13:59:00Z">
        <w:r w:rsidR="002A0A81">
          <w:t xml:space="preserve">onventional alternatives (i.e. </w:t>
        </w:r>
      </w:ins>
      <w:ins w:id="149" w:author="Augustus Raymond Pendleton" w:date="2025-09-29T09:20:00Z" w16du:dateUtc="2025-09-29T13:20:00Z">
        <w:r w:rsidR="00533D53">
          <w:t>Bray-Curtis dissimilarities</w:t>
        </w:r>
      </w:ins>
      <w:ins w:id="150" w:author="Marian Louise Schmidt" w:date="2025-10-21T09:59:00Z" w16du:dateUtc="2025-10-21T13:59:00Z">
        <w:r w:rsidR="002A0A81">
          <w:t>)</w:t>
        </w:r>
      </w:ins>
      <w:ins w:id="151" w:author="Augustus Raymond Pendleton" w:date="2025-09-29T09:20:00Z" w16du:dateUtc="2025-09-29T13:20:00Z">
        <w:r w:rsidR="00533D53">
          <w:t xml:space="preserve">, </w:t>
        </w:r>
      </w:ins>
      <w:ins w:id="152" w:author="Marian Louise Schmidt" w:date="2025-10-21T09:59:00Z" w16du:dateUtc="2025-10-21T13:59:00Z">
        <w:r w:rsidR="002A0A81">
          <w:t xml:space="preserve">particularly </w:t>
        </w:r>
      </w:ins>
      <w:ins w:id="153" w:author="Augustus Raymond Pendleton" w:date="2025-09-29T09:20:00Z" w16du:dateUtc="2025-09-29T13:20:00Z">
        <w:del w:id="154" w:author="Marian Louise Schmidt" w:date="2025-10-21T09:59:00Z" w16du:dateUtc="2025-10-21T13:59:00Z">
          <w:r w:rsidR="00533D53" w:rsidDel="002A0A81">
            <w:delText xml:space="preserve">especially </w:delText>
          </w:r>
        </w:del>
        <w:r w:rsidR="00533D53">
          <w:t xml:space="preserve">at lower </w:t>
        </w:r>
        <w:del w:id="155" w:author="Marian Louise Schmidt" w:date="2025-10-21T09:59:00Z" w16du:dateUtc="2025-10-21T13:59:00Z">
          <w:r w:rsidR="00533D53" w:rsidDel="002A0A81">
            <w:delText xml:space="preserve">values of </w:delText>
          </w:r>
        </w:del>
      </w:ins>
      <m:oMath>
        <m:r>
          <w:ins w:id="156" w:author="Augustus Raymond Pendleton" w:date="2025-09-29T09:20:00Z" w16du:dateUtc="2025-09-29T13:20:00Z">
            <w:rPr>
              <w:rFonts w:ascii="Cambria Math" w:hAnsi="Cambria Math"/>
            </w:rPr>
            <m:t>α.</m:t>
          </w:ins>
        </m:r>
      </m:oMath>
      <w:ins w:id="157" w:author="Marian Louise Schmidt" w:date="2025-10-21T09:59:00Z" w16du:dateUtc="2025-10-21T13:59:00Z">
        <w:r w:rsidR="00F979A9">
          <w:rPr>
            <w:rFonts w:eastAsiaTheme="minorEastAsia"/>
          </w:rPr>
          <w:t xml:space="preserve"> </w:t>
        </w:r>
      </w:ins>
      <w:commentRangeStart w:id="158"/>
      <w:ins w:id="159" w:author="Marian Louise Schmidt" w:date="2025-10-21T14:08:00Z" w16du:dateUtc="2025-10-21T18:08:00Z">
        <w:r w:rsidR="00C50EF9">
          <w:rPr>
            <w:rFonts w:eastAsiaTheme="minorEastAsia"/>
          </w:rPr>
          <w:t xml:space="preserve">By coupling phylogeny with microbial load, Absolute </w:t>
        </w:r>
        <w:proofErr w:type="spellStart"/>
        <w:r w:rsidR="00C50EF9">
          <w:rPr>
            <w:rFonts w:eastAsiaTheme="minorEastAsia"/>
          </w:rPr>
          <w:t>UniFrac</w:t>
        </w:r>
        <w:proofErr w:type="spellEnd"/>
        <w:r w:rsidR="00C50EF9">
          <w:rPr>
            <w:rFonts w:eastAsiaTheme="minorEastAsia"/>
          </w:rPr>
          <w:t xml:space="preserve"> re</w:t>
        </w:r>
      </w:ins>
      <w:ins w:id="160" w:author="Marian Louise Schmidt" w:date="2025-10-21T14:10:00Z" w16du:dateUtc="2025-10-21T18:10:00Z">
        <w:r w:rsidR="00C50EF9">
          <w:rPr>
            <w:rFonts w:eastAsiaTheme="minorEastAsia"/>
          </w:rPr>
          <w:t>frames</w:t>
        </w:r>
      </w:ins>
      <w:ins w:id="161" w:author="Marian Louise Schmidt" w:date="2025-10-21T14:08:00Z" w16du:dateUtc="2025-10-21T18:08:00Z">
        <w:r w:rsidR="00C50EF9">
          <w:rPr>
            <w:rFonts w:eastAsiaTheme="minorEastAsia"/>
          </w:rPr>
          <w:t xml:space="preserve"> </w:t>
        </w:r>
      </w:ins>
      <m:oMath>
        <m:r>
          <w:ins w:id="162" w:author="Marian Louise Schmidt" w:date="2025-10-21T14:08:00Z" w16du:dateUtc="2025-10-21T18:08:00Z">
            <w:rPr>
              <w:rFonts w:ascii="Cambria Math" w:hAnsi="Cambria Math"/>
            </w:rPr>
            <m:t>β</m:t>
          </w:ins>
        </m:r>
      </m:oMath>
      <w:ins w:id="163" w:author="Marian Louise Schmidt" w:date="2025-10-21T14:08:00Z" w16du:dateUtc="2025-10-21T18:08:00Z">
        <w:r w:rsidR="00C50EF9" w:rsidRPr="0007048F">
          <w:t>-diversity</w:t>
        </w:r>
        <w:r w:rsidR="00C50EF9">
          <w:t xml:space="preserve"> as an </w:t>
        </w:r>
      </w:ins>
      <w:ins w:id="164" w:author="Marian Louise Schmidt" w:date="2025-10-21T14:09:00Z" w16du:dateUtc="2025-10-21T18:09:00Z">
        <w:r w:rsidR="00C50EF9">
          <w:t xml:space="preserve">eco-evolutionary measure of how communities reorganize in both membership and magnitude. </w:t>
        </w:r>
      </w:ins>
      <w:commentRangeEnd w:id="158"/>
      <w:ins w:id="165" w:author="Marian Louise Schmidt" w:date="2025-10-21T14:10:00Z" w16du:dateUtc="2025-10-21T18:10:00Z">
        <w:r w:rsidR="00C50EF9">
          <w:rPr>
            <w:rStyle w:val="CommentReference"/>
          </w:rPr>
          <w:commentReference w:id="158"/>
        </w:r>
      </w:ins>
    </w:p>
    <w:p w14:paraId="18E7A8AB" w14:textId="77777777" w:rsidR="0007048F" w:rsidRPr="0007048F" w:rsidRDefault="0007048F" w:rsidP="0007048F">
      <w:r w:rsidRPr="0007048F">
        <w:br w:type="page"/>
      </w:r>
    </w:p>
    <w:p w14:paraId="0A3E7646" w14:textId="2E6DF658" w:rsidR="0007048F" w:rsidRPr="00496696" w:rsidRDefault="0007048F" w:rsidP="0007048F">
      <w:pPr>
        <w:rPr>
          <w:b/>
          <w:bCs/>
        </w:rPr>
      </w:pPr>
      <w:bookmarkStart w:id="166" w:name="main-text"/>
      <w:bookmarkEnd w:id="5"/>
      <w:del w:id="167" w:author="Marian Louise Schmidt" w:date="2025-10-24T09:40:00Z" w16du:dateUtc="2025-10-24T13:40:00Z">
        <w:r w:rsidRPr="00496696" w:rsidDel="00104261">
          <w:rPr>
            <w:b/>
            <w:bCs/>
          </w:rPr>
          <w:lastRenderedPageBreak/>
          <w:delText>Main Text</w:delText>
        </w:r>
      </w:del>
      <w:ins w:id="168" w:author="Marian Louise Schmidt" w:date="2025-10-24T09:40:00Z" w16du:dateUtc="2025-10-24T13:40:00Z">
        <w:r w:rsidR="00104261">
          <w:rPr>
            <w:b/>
            <w:bCs/>
          </w:rPr>
          <w:t>Introduction</w:t>
        </w:r>
      </w:ins>
    </w:p>
    <w:p w14:paraId="194C2037" w14:textId="3C808EFC" w:rsidR="0007048F" w:rsidRPr="0007048F" w:rsidRDefault="0007048F">
      <w:pPr>
        <w:ind w:firstLine="720"/>
        <w:pPrChange w:id="169" w:author="Augustus Raymond Pendleton" w:date="2025-09-29T11:37:00Z" w16du:dateUtc="2025-09-29T15:37:00Z">
          <w:pPr/>
        </w:pPrChange>
      </w:pPr>
      <w:del w:id="170"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2D06725B" w14:textId="3F713B5C" w:rsidR="00661EDB" w:rsidRDefault="00661EDB" w:rsidP="00661EDB">
      <w:pPr>
        <w:ind w:firstLine="720"/>
        <w:rPr>
          <w:ins w:id="171" w:author="Marian Louise Schmidt" w:date="2025-10-27T12:01:00Z" w16du:dateUtc="2025-10-27T16:01:00Z"/>
        </w:rPr>
      </w:pPr>
      <w:ins w:id="172" w:author="Marian Louise Schmidt" w:date="2025-10-24T10:13:00Z" w16du:dateUtc="2025-10-24T14:13:00Z">
        <w:r>
          <w:t xml:space="preserve">Sequencing-based microbiome studies therefore rely on relative abundance even when the hypotheses of interest implicitly concern absolute changes in biomass. </w:t>
        </w:r>
        <w:commentRangeStart w:id="173"/>
        <w:r>
          <w:t>This creates a mismatch between ecological framing</w:t>
        </w:r>
      </w:ins>
      <w:ins w:id="174" w:author="Marian Louise Schmidt" w:date="2025-10-27T12:08:00Z" w16du:dateUtc="2025-10-27T16:08:00Z">
        <w:r w:rsidR="00AB0823">
          <w:t xml:space="preserve"> (growth,</w:t>
        </w:r>
      </w:ins>
      <w:ins w:id="175" w:author="Marian Louise Schmidt" w:date="2025-10-24T10:13:00Z" w16du:dateUtc="2025-10-24T14:13:00Z">
        <w:r>
          <w:t xml:space="preserve"> bloom magnitude, pathogen </w:t>
        </w:r>
      </w:ins>
      <w:ins w:id="176" w:author="Marian Louise Schmidt" w:date="2025-10-24T10:21:00Z" w16du:dateUtc="2025-10-24T14:21:00Z">
        <w:r w:rsidR="00852E33">
          <w:t>proliferation</w:t>
        </w:r>
      </w:ins>
      <w:ins w:id="177" w:author="Marian Louise Schmidt" w:date="2025-10-24T10:13:00Z" w16du:dateUtc="2025-10-24T14:13:00Z">
        <w:r>
          <w:t xml:space="preserve">, disturbance </w:t>
        </w:r>
      </w:ins>
      <w:ins w:id="178" w:author="Marian Louise Schmidt" w:date="2025-10-24T10:21:00Z" w16du:dateUtc="2025-10-24T14:21:00Z">
        <w:r w:rsidR="00852E33">
          <w:t>recovery</w:t>
        </w:r>
      </w:ins>
      <w:ins w:id="179" w:author="Marian Louise Schmidt" w:date="2025-10-24T10:13:00Z" w16du:dateUtc="2025-10-24T14:13:00Z">
        <w:r>
          <w:t xml:space="preserve">, </w:t>
        </w:r>
      </w:ins>
      <w:ins w:id="180" w:author="Marian Louise Schmidt" w:date="2025-10-24T10:21:00Z" w16du:dateUtc="2025-10-24T14:21:00Z">
        <w:r w:rsidR="00852E33">
          <w:t xml:space="preserve">or </w:t>
        </w:r>
      </w:ins>
      <w:ins w:id="181" w:author="Marian Louise Schmidt" w:date="2025-10-24T10:13:00Z" w16du:dateUtc="2025-10-24T14:13:00Z">
        <w:r>
          <w:t>colonization pressure</w:t>
        </w:r>
      </w:ins>
      <w:ins w:id="182" w:author="Marian Louise Schmidt" w:date="2025-10-27T12:08:00Z" w16du:dateUtc="2025-10-27T16:08:00Z">
        <w:r w:rsidR="00AB0823">
          <w:t>)</w:t>
        </w:r>
      </w:ins>
      <w:ins w:id="183" w:author="Marian Louise Schmidt" w:date="2025-10-24T10:13:00Z" w16du:dateUtc="2025-10-24T14:13:00Z">
        <w:r>
          <w:t xml:space="preserve"> and the information </w:t>
        </w:r>
      </w:ins>
      <w:ins w:id="184" w:author="Marian Louise Schmidt" w:date="2025-10-27T12:08:00Z" w16du:dateUtc="2025-10-27T16:08:00Z">
        <w:r w:rsidR="00AB0823">
          <w:t>t</w:t>
        </w:r>
      </w:ins>
      <w:ins w:id="185" w:author="Marian Louise Schmidt" w:date="2025-10-24T10:13:00Z" w16du:dateUtc="2025-10-24T14:13:00Z">
        <w:r>
          <w:t xml:space="preserve">he </w:t>
        </w:r>
      </w:ins>
      <m:oMath>
        <m:r>
          <w:ins w:id="186" w:author="Marian Louise Schmidt" w:date="2025-10-24T10:13:00Z" w16du:dateUtc="2025-10-24T14:13:00Z">
            <w:rPr>
              <w:rFonts w:ascii="Cambria Math" w:hAnsi="Cambria Math"/>
            </w:rPr>
            <m:t>β</m:t>
          </w:ins>
        </m:r>
      </m:oMath>
      <w:ins w:id="187" w:author="Marian Louise Schmidt" w:date="2025-10-24T10:13:00Z" w16du:dateUtc="2025-10-24T14:13:00Z">
        <w:r w:rsidRPr="0007048F">
          <w:t>-</w:t>
        </w:r>
        <w:r>
          <w:t>diversity metric</w:t>
        </w:r>
      </w:ins>
      <w:ins w:id="188" w:author="Marian Louise Schmidt" w:date="2025-10-27T12:08:00Z" w16du:dateUtc="2025-10-27T16:08:00Z">
        <w:r w:rsidR="00AB0823">
          <w:t xml:space="preserve"> </w:t>
        </w:r>
      </w:ins>
      <w:ins w:id="189" w:author="Marian Louise Schmidt" w:date="2025-10-27T12:13:00Z" w16du:dateUtc="2025-10-27T16:13:00Z">
        <w:r w:rsidR="00AB0823">
          <w:t>encodes</w:t>
        </w:r>
      </w:ins>
      <w:ins w:id="190" w:author="Marian Louise Schmidt" w:date="2025-10-24T10:13:00Z" w16du:dateUtc="2025-10-24T14:13:00Z">
        <w:r>
          <w:t xml:space="preserve">. </w:t>
        </w:r>
      </w:ins>
      <w:commentRangeEnd w:id="173"/>
      <w:ins w:id="191" w:author="Marian Louise Schmidt" w:date="2025-10-27T11:54:00Z" w16du:dateUtc="2025-10-27T15:54:00Z">
        <w:r w:rsidR="00FB5623">
          <w:rPr>
            <w:rStyle w:val="CommentReference"/>
          </w:rPr>
          <w:commentReference w:id="173"/>
        </w:r>
      </w:ins>
      <w:ins w:id="192" w:author="Marian Louise Schmidt" w:date="2025-10-27T12:08:00Z" w16du:dateUtc="2025-10-27T16:08:00Z">
        <w:r w:rsidR="00AB0823">
          <w:t>As a result</w:t>
        </w:r>
      </w:ins>
      <w:ins w:id="193" w:author="Marian Louise Schmidt" w:date="2025-10-24T10:13:00Z" w16du:dateUtc="2025-10-24T14:13:00Z">
        <w:r>
          <w:t xml:space="preserve">, </w:t>
        </w:r>
      </w:ins>
      <m:oMath>
        <m:r>
          <w:ins w:id="194" w:author="Marian Louise Schmidt" w:date="2025-10-24T10:13:00Z" w16du:dateUtc="2025-10-24T14:13:00Z">
            <w:rPr>
              <w:rFonts w:ascii="Cambria Math" w:hAnsi="Cambria Math"/>
            </w:rPr>
            <m:t>β</m:t>
          </w:ins>
        </m:r>
      </m:oMath>
      <w:ins w:id="195" w:author="Marian Louise Schmidt" w:date="2025-10-24T10:13:00Z" w16du:dateUtc="2025-10-24T14:13:00Z">
        <w:r w:rsidRPr="0007048F">
          <w:t>-</w:t>
        </w:r>
        <w:r>
          <w:t xml:space="preserve">diversity is often </w:t>
        </w:r>
      </w:ins>
      <w:ins w:id="196" w:author="Marian Louise Schmidt" w:date="2025-10-27T12:08:00Z" w16du:dateUtc="2025-10-27T16:08:00Z">
        <w:r w:rsidR="00AB0823">
          <w:t>treated</w:t>
        </w:r>
      </w:ins>
      <w:ins w:id="197" w:author="Marian Louise Schmidt" w:date="2025-10-24T10:13:00Z" w16du:dateUtc="2025-10-24T14:13:00Z">
        <w:r>
          <w:t xml:space="preserve"> as if it </w:t>
        </w:r>
      </w:ins>
      <w:ins w:id="198" w:author="Marian Louise Schmidt" w:date="2025-10-27T12:09:00Z" w16du:dateUtc="2025-10-27T16:09:00Z">
        <w:r w:rsidR="00AB0823">
          <w:t xml:space="preserve">includes biomass, even </w:t>
        </w:r>
      </w:ins>
      <w:ins w:id="199" w:author="Marian Louise Schmidt" w:date="2025-10-27T12:13:00Z" w16du:dateUtc="2025-10-27T16:13:00Z">
        <w:r w:rsidR="00AB0823">
          <w:t xml:space="preserve">when absolute abundance is either not measured at all or is measured but excluded from the calculation (as </w:t>
        </w:r>
      </w:ins>
      <w:ins w:id="200" w:author="Marian Louise Schmidt" w:date="2025-10-27T12:14:00Z" w16du:dateUtc="2025-10-27T16:14:00Z">
        <w:r w:rsidR="00AB0823">
          <w:t>in</w:t>
        </w:r>
      </w:ins>
      <w:ins w:id="201" w:author="Marian Louise Schmidt" w:date="2025-10-27T12:10:00Z" w16du:dateUtc="2025-10-27T16:10:00Z">
        <w:r w:rsidR="00AB0823">
          <w:t xml:space="preserve"> </w:t>
        </w:r>
      </w:ins>
      <w:ins w:id="202" w:author="Marian Louise Schmidt" w:date="2025-10-27T12:09:00Z" w16du:dateUtc="2025-10-27T16:09:00Z">
        <w:r w:rsidR="00AB0823">
          <w:t xml:space="preserve">conventional </w:t>
        </w:r>
        <w:proofErr w:type="spellStart"/>
        <w:r w:rsidR="00AB0823">
          <w:t>UniFrac</w:t>
        </w:r>
      </w:ins>
      <w:proofErr w:type="spellEnd"/>
      <w:ins w:id="203" w:author="Marian Louise Schmidt" w:date="2025-10-27T12:14:00Z" w16du:dateUtc="2025-10-27T16:14:00Z">
        <w:r w:rsidR="00AB0823">
          <w:t>)</w:t>
        </w:r>
      </w:ins>
      <w:ins w:id="204" w:author="Marian Louise Schmidt" w:date="2025-10-27T12:10:00Z" w16du:dateUtc="2025-10-27T16:10:00Z">
        <w:r w:rsidR="00AB0823">
          <w:t xml:space="preserve">. Many studies therefore test biomass-linked hypotheses using a metric that normalizes biomass away. A </w:t>
        </w:r>
      </w:ins>
      <w:ins w:id="205" w:author="Marian Louise Schmidt" w:date="2025-10-27T12:12:00Z" w16du:dateUtc="2025-10-27T16:12:00Z">
        <w:r w:rsidR="00AB0823">
          <w:t>conceptual correction</w:t>
        </w:r>
      </w:ins>
      <w:ins w:id="206" w:author="Marian Louise Schmidt" w:date="2025-10-27T12:11:00Z" w16du:dateUtc="2025-10-27T16:11:00Z">
        <w:r w:rsidR="00AB0823">
          <w:t xml:space="preserve"> is needed</w:t>
        </w:r>
      </w:ins>
      <w:ins w:id="207" w:author="Marian Louise Schmidt" w:date="2025-10-27T12:12:00Z" w16du:dateUtc="2025-10-27T16:12:00Z">
        <w:r w:rsidR="00AB0823">
          <w:t xml:space="preserve"> in which</w:t>
        </w:r>
      </w:ins>
      <w:ins w:id="208" w:author="Marian Louise Schmidt" w:date="2025-10-27T12:11:00Z" w16du:dateUtc="2025-10-27T16:11:00Z">
        <w:r w:rsidR="00AB0823">
          <w:t xml:space="preserve"> </w:t>
        </w:r>
      </w:ins>
      <m:oMath>
        <m:r>
          <w:ins w:id="209" w:author="Marian Louise Schmidt" w:date="2025-10-27T12:05:00Z" w16du:dateUtc="2025-10-27T16:05:00Z">
            <w:rPr>
              <w:rFonts w:ascii="Cambria Math" w:hAnsi="Cambria Math"/>
            </w:rPr>
            <m:t>β</m:t>
          </w:ins>
        </m:r>
      </m:oMath>
      <w:ins w:id="210" w:author="Marian Louise Schmidt" w:date="2025-10-27T12:05:00Z" w16du:dateUtc="2025-10-27T16:05:00Z">
        <w:r w:rsidR="00AB0823" w:rsidRPr="0007048F">
          <w:t>-diversity</w:t>
        </w:r>
      </w:ins>
      <w:ins w:id="211" w:author="Marian Louise Schmidt" w:date="2025-10-27T12:11:00Z" w16du:dateUtc="2025-10-27T16:11:00Z">
        <w:r w:rsidR="00AB0823">
          <w:t xml:space="preserve"> </w:t>
        </w:r>
      </w:ins>
      <w:ins w:id="212" w:author="Marian Louise Schmidt" w:date="2025-10-27T12:12:00Z" w16du:dateUtc="2025-10-27T16:12:00Z">
        <w:r w:rsidR="00AB0823">
          <w:t xml:space="preserve">is understood as variation along three axes: </w:t>
        </w:r>
      </w:ins>
      <w:ins w:id="213" w:author="Marian Louise Schmidt" w:date="2025-10-27T12:05:00Z" w16du:dateUtc="2025-10-27T16:05:00Z">
        <w:r w:rsidR="00AB0823">
          <w:t xml:space="preserve">composition, phylogeny and biomass. </w:t>
        </w:r>
      </w:ins>
    </w:p>
    <w:p w14:paraId="7D5EF346" w14:textId="63D09971" w:rsidR="00852E33" w:rsidRDefault="00661EDB">
      <w:pPr>
        <w:ind w:firstLine="720"/>
        <w:rPr>
          <w:ins w:id="214" w:author="Marian Louise Schmidt" w:date="2025-10-24T10:56:00Z" w16du:dateUtc="2025-10-24T14:56:00Z"/>
        </w:rPr>
      </w:pPr>
      <w:ins w:id="215" w:author="Marian Louise Schmidt" w:date="2025-10-24T10:13:00Z" w16du:dateUtc="2025-10-24T14:13:00Z">
        <w:r>
          <w:t>Absolute microbial load measurements are now</w:t>
        </w:r>
      </w:ins>
      <w:del w:id="216" w:author="Marian Louise Schmidt" w:date="2025-10-24T10:13:00Z" w16du:dateUtc="2025-10-24T14:13:00Z">
        <w:r w:rsidR="0007048F" w:rsidRPr="0007048F" w:rsidDel="00661EDB">
          <w:delText>    To overcome compositional constraints, researchers</w:delText>
        </w:r>
      </w:del>
      <w:r w:rsidR="0007048F" w:rsidRPr="0007048F">
        <w:t xml:space="preserve"> increasingly </w:t>
      </w:r>
      <w:del w:id="217" w:author="Marian Louise Schmidt" w:date="2025-10-24T10:13:00Z" w16du:dateUtc="2025-10-24T14:13:00Z">
        <w:r w:rsidR="0007048F" w:rsidRPr="0007048F" w:rsidDel="00661EDB">
          <w:delText xml:space="preserve">use </w:delText>
        </w:r>
      </w:del>
      <w:ins w:id="218" w:author="Marian Louise Schmidt" w:date="2025-10-24T10:13:00Z" w16du:dateUtc="2025-10-24T14:13:00Z">
        <w:r>
          <w:t>obtainable through</w:t>
        </w:r>
        <w:r w:rsidRPr="0007048F">
          <w:t xml:space="preserve"> </w:t>
        </w:r>
      </w:ins>
      <w:r w:rsidR="0007048F" w:rsidRPr="0007048F">
        <w:t>flow cytometry, qPCR, and genomic spike-ins</w:t>
      </w:r>
      <w:del w:id="219" w:author="Marian Louise Schmidt" w:date="2025-10-24T10:28:00Z" w16du:dateUtc="2025-10-24T14:28:00Z">
        <w:r w:rsidR="0007048F" w:rsidRPr="0007048F" w:rsidDel="00852E33">
          <w:delText xml:space="preserve"> </w:delText>
        </w:r>
      </w:del>
      <w:del w:id="220" w:author="Marian Louise Schmidt" w:date="2025-10-24T10:13:00Z" w16du:dateUtc="2025-10-24T14:13:00Z">
        <w:r w:rsidR="0007048F" w:rsidRPr="0007048F" w:rsidDel="00661EDB">
          <w:delText>to quantify microbial load</w:delText>
        </w:r>
        <w:r w:rsidR="00496696" w:rsidDel="00661EDB">
          <w:delText xml:space="preserve"> </w:delText>
        </w:r>
      </w:del>
      <w:del w:id="221" w:author="Marian Louise Schmidt" w:date="2025-10-24T10:28:00Z" w16du:dateUtc="2025-10-24T14:28:00Z">
        <w:r w:rsidR="00496696" w:rsidDel="00852E33">
          <w:fldChar w:fldCharType="begin"/>
        </w:r>
        <w:r w:rsidR="00496696" w:rsidDel="00852E33">
          <w:del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delInstrText>
        </w:r>
        <w:r w:rsidR="00496696" w:rsidDel="00852E33">
          <w:fldChar w:fldCharType="separate"/>
        </w:r>
        <w:r w:rsidR="00496696" w:rsidDel="00852E33">
          <w:rPr>
            <w:noProof/>
          </w:rPr>
          <w:delText>[4, 5]</w:delText>
        </w:r>
        <w:r w:rsidR="00496696" w:rsidDel="00852E33">
          <w:fldChar w:fldCharType="end"/>
        </w:r>
      </w:del>
      <w:ins w:id="222" w:author="Marian Louise Schmidt" w:date="2025-10-24T10:14:00Z" w16du:dateUtc="2025-10-24T14:14:00Z">
        <w:r>
          <w:t>,</w:t>
        </w:r>
      </w:ins>
      <w:ins w:id="223" w:author="Marian Louise Schmidt" w:date="2025-10-24T10:28:00Z" w16du:dateUtc="2025-10-24T14:28:00Z">
        <w:r w:rsidR="00852E33">
          <w:t xml:space="preserve"> allowing </w:t>
        </w:r>
      </w:ins>
      <w:ins w:id="224" w:author="Marian Louise Schmidt" w:date="2025-10-27T12:16:00Z" w16du:dateUtc="2025-10-27T16:16:00Z">
        <w:r w:rsidR="000B36A7">
          <w:t>biomass to be quantified</w:t>
        </w:r>
      </w:ins>
      <w:ins w:id="225" w:author="Marian Louise Schmidt" w:date="2025-10-24T10:28:00Z" w16du:dateUtc="2025-10-24T14:28:00Z">
        <w:r w:rsidR="00852E33">
          <w:t xml:space="preserve"> alongside </w:t>
        </w:r>
      </w:ins>
      <w:ins w:id="226" w:author="Marian Louise Schmidt" w:date="2025-10-27T12:16:00Z" w16du:dateUtc="2025-10-27T16:16:00Z">
        <w:r w:rsidR="000B36A7">
          <w:t>taxonomic</w:t>
        </w:r>
      </w:ins>
      <w:ins w:id="227" w:author="Marian Louise Schmidt" w:date="2025-10-24T10:28:00Z" w16du:dateUtc="2025-10-24T14:28:00Z">
        <w:r w:rsidR="00852E33">
          <w:t xml:space="preserve"> composition </w:t>
        </w:r>
        <w:r w:rsidR="00852E33">
          <w:fldChar w:fldCharType="begin"/>
        </w:r>
        <w:r w:rsidR="00852E33">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852E33">
          <w:fldChar w:fldCharType="separate"/>
        </w:r>
        <w:r w:rsidR="00852E33">
          <w:rPr>
            <w:noProof/>
          </w:rPr>
          <w:t>[4, 5]</w:t>
        </w:r>
        <w:r w:rsidR="00852E33">
          <w:fldChar w:fldCharType="end"/>
        </w:r>
      </w:ins>
      <w:ins w:id="228" w:author="Marian Louise Schmidt" w:date="2025-10-24T10:40:00Z" w16du:dateUtc="2025-10-24T14:40:00Z">
        <w:r w:rsidR="00D473AE">
          <w:t>. These approaches</w:t>
        </w:r>
      </w:ins>
      <w:ins w:id="229" w:author="Marian Louise Schmidt" w:date="2025-10-24T10:15:00Z" w16du:dateUtc="2025-10-24T14:15:00Z">
        <w:r>
          <w:t xml:space="preserve"> </w:t>
        </w:r>
      </w:ins>
      <w:del w:id="230" w:author="Marian Louise Schmidt" w:date="2025-10-24T10:15:00Z" w16du:dateUtc="2025-10-24T14:15:00Z">
        <w:r w:rsidR="0007048F" w:rsidRPr="0007048F" w:rsidDel="00661EDB">
          <w:delText xml:space="preserve">. These tools </w:delText>
        </w:r>
      </w:del>
      <w:r w:rsidR="0007048F" w:rsidRPr="0007048F">
        <w:t>improv</w:t>
      </w:r>
      <w:ins w:id="231" w:author="Marian Louise Schmidt" w:date="2025-10-24T10:40:00Z" w16du:dateUtc="2025-10-24T14:40:00Z">
        <w:r w:rsidR="00D473AE">
          <w:t>e</w:t>
        </w:r>
      </w:ins>
      <w:del w:id="232" w:author="Marian Louise Schmidt" w:date="2025-10-24T10:15:00Z" w16du:dateUtc="2025-10-24T14:15:00Z">
        <w:r w:rsidR="0007048F" w:rsidRPr="0007048F" w:rsidDel="00661EDB">
          <w:delText>e</w:delText>
        </w:r>
      </w:del>
      <w:r w:rsidR="0007048F" w:rsidRPr="0007048F">
        <w:t xml:space="preser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0007048F" w:rsidRPr="0007048F">
        <w:t>.</w:t>
      </w:r>
      <w:ins w:id="233" w:author="Marian Louise Schmidt" w:date="2025-10-24T10:40:00Z" w16du:dateUtc="2025-10-24T14:40:00Z">
        <w:r w:rsidR="00D473AE">
          <w:t xml:space="preserve"> </w:t>
        </w:r>
      </w:ins>
      <w:ins w:id="234" w:author="Marian Louise Schmidt" w:date="2025-10-27T12:17:00Z" w16du:dateUtc="2025-10-27T16:17:00Z">
        <w:r w:rsidR="000B36A7">
          <w:t xml:space="preserve">Most studies that incorporate absolute counts currently rely on </w:t>
        </w:r>
      </w:ins>
      <w:del w:id="235" w:author="Marian Louise Schmidt" w:date="2025-10-24T10:32:00Z" w16du:dateUtc="2025-10-24T14:32:00Z">
        <w:r w:rsidR="0007048F" w:rsidRPr="0007048F" w:rsidDel="00D473AE">
          <w:delText xml:space="preserve"> </w:delText>
        </w:r>
      </w:del>
      <w:commentRangeStart w:id="236"/>
      <w:del w:id="237" w:author="Marian Louise Schmidt" w:date="2025-10-24T10:33:00Z" w16du:dateUtc="2025-10-24T14:33:00Z">
        <w:r w:rsidR="0007048F" w:rsidRPr="0007048F" w:rsidDel="00D473AE">
          <w:delText xml:space="preserve">Most studies </w:delText>
        </w:r>
      </w:del>
      <w:del w:id="238" w:author="Marian Louise Schmidt" w:date="2025-10-21T14:16:00Z" w16du:dateUtc="2025-10-21T18:16:00Z">
        <w:r w:rsidR="0007048F" w:rsidRPr="0007048F" w:rsidDel="003E2BC7">
          <w:delText xml:space="preserve">using </w:delText>
        </w:r>
      </w:del>
      <w:del w:id="239" w:author="Marian Louise Schmidt" w:date="2025-10-24T10:33:00Z" w16du:dateUtc="2025-10-24T14:33:00Z">
        <w:r w:rsidR="0007048F" w:rsidRPr="0007048F" w:rsidDel="00D473AE">
          <w:delText xml:space="preserve">absolute data </w:delText>
        </w:r>
      </w:del>
      <w:del w:id="240" w:author="Marian Louise Schmidt" w:date="2025-10-24T10:23:00Z" w16du:dateUtc="2025-10-24T14:23:00Z">
        <w:r w:rsidR="0007048F" w:rsidRPr="0007048F" w:rsidDel="00852E33">
          <w:delText xml:space="preserve">have </w:delText>
        </w:r>
      </w:del>
      <w:del w:id="241" w:author="Marian Louise Schmidt" w:date="2025-10-21T14:16:00Z" w16du:dateUtc="2025-10-21T18:16:00Z">
        <w:r w:rsidR="0007048F" w:rsidRPr="0007048F" w:rsidDel="003E2BC7">
          <w:delText xml:space="preserve">used </w:delText>
        </w:r>
      </w:del>
      <w:r w:rsidR="0007048F" w:rsidRPr="0007048F">
        <w:t>Bray-Curtis dissimilarity</w:t>
      </w:r>
      <w:ins w:id="242" w:author="Marian Louise Schmidt" w:date="2025-10-27T12:18:00Z" w16du:dateUtc="2025-10-27T16:18:00Z">
        <w:r w:rsidR="000B36A7">
          <w:t>, which captures load but not phylogenetic turnover</w:t>
        </w:r>
      </w:ins>
      <w:del w:id="243" w:author="Marian Louise Schmidt" w:date="2025-10-24T10:33:00Z" w16du:dateUtc="2025-10-24T14:33:00Z">
        <w:r w:rsidR="0007048F" w:rsidRPr="0007048F" w:rsidDel="00D473AE">
          <w:delText xml:space="preserve">, which </w:delText>
        </w:r>
      </w:del>
      <w:del w:id="244" w:author="Marian Louise Schmidt" w:date="2025-10-21T14:17:00Z" w16du:dateUtc="2025-10-21T18:17:00Z">
        <w:r w:rsidR="0007048F" w:rsidRPr="0007048F" w:rsidDel="003E2BC7">
          <w:delText xml:space="preserve">does not necessarily expect </w:delText>
        </w:r>
      </w:del>
      <w:del w:id="245" w:author="Marian Louise Schmidt" w:date="2025-10-27T12:18:00Z" w16du:dateUtc="2025-10-27T16:18:00Z">
        <w:r w:rsidR="0007048F" w:rsidRPr="0007048F" w:rsidDel="000B36A7">
          <w:delText>normaliz</w:delText>
        </w:r>
      </w:del>
      <w:del w:id="246" w:author="Marian Louise Schmidt" w:date="2025-10-21T14:17:00Z" w16du:dateUtc="2025-10-21T18:17:00Z">
        <w:r w:rsidR="0007048F" w:rsidRPr="0007048F" w:rsidDel="003E2BC7">
          <w:delText xml:space="preserve">ation to </w:delText>
        </w:r>
      </w:del>
      <w:del w:id="247" w:author="Marian Louise Schmidt" w:date="2025-10-27T12:18:00Z" w16du:dateUtc="2025-10-27T16:18:00Z">
        <w:r w:rsidR="0007048F" w:rsidRPr="0007048F" w:rsidDel="000B36A7">
          <w:delText>proportions</w:delText>
        </w:r>
        <w:r w:rsidR="00327654" w:rsidDel="000B36A7">
          <w:delText xml:space="preserve"> </w:delText>
        </w:r>
      </w:del>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ins w:id="248" w:author="Marian Louise Schmidt" w:date="2025-10-24T10:24:00Z" w16du:dateUtc="2025-10-24T14:24:00Z">
        <w:r w:rsidR="00852E33">
          <w:t>.</w:t>
        </w:r>
      </w:ins>
      <w:ins w:id="249" w:author="Marian Louise Schmidt" w:date="2025-10-24T10:33:00Z" w16du:dateUtc="2025-10-24T14:33:00Z">
        <w:r w:rsidR="00D473AE">
          <w:t xml:space="preserve"> </w:t>
        </w:r>
      </w:ins>
      <w:proofErr w:type="spellStart"/>
      <w:ins w:id="250" w:author="Marian Louise Schmidt" w:date="2025-10-24T10:34:00Z" w16du:dateUtc="2025-10-24T14:34:00Z">
        <w:r w:rsidR="00D473AE">
          <w:t>UniFrac</w:t>
        </w:r>
      </w:ins>
      <w:proofErr w:type="spellEnd"/>
      <w:ins w:id="251" w:author="Marian Louise Schmidt" w:date="2025-10-27T12:19:00Z" w16du:dateUtc="2025-10-27T16:19:00Z">
        <w:r w:rsidR="000B36A7">
          <w:t xml:space="preserve"> provides the opposite strength, incorporating phylogeny </w:t>
        </w:r>
      </w:ins>
      <w:ins w:id="252" w:author="Marian Louise Schmidt" w:date="2025-10-24T10:43:00Z" w16du:dateUtc="2025-10-24T14:43:00Z">
        <w:r w:rsidR="00954DE6">
          <w:t xml:space="preserve">but </w:t>
        </w:r>
      </w:ins>
      <w:ins w:id="253" w:author="Marian Louise Schmidt" w:date="2025-10-27T12:20:00Z" w16du:dateUtc="2025-10-27T16:20:00Z">
        <w:r w:rsidR="000B36A7">
          <w:t xml:space="preserve">discards absolute abundance as it is </w:t>
        </w:r>
      </w:ins>
      <w:ins w:id="254" w:author="Marian Louise Schmidt" w:date="2025-10-24T10:24:00Z" w16du:dateUtc="2025-10-24T14:24:00Z">
        <w:r w:rsidR="00852E33">
          <w:t>restricted to relative abundance</w:t>
        </w:r>
      </w:ins>
      <w:ins w:id="255" w:author="Marian Louise Schmidt" w:date="2025-10-24T10:34:00Z" w16du:dateUtc="2025-10-24T14:34:00Z">
        <w:r w:rsidR="00D473AE">
          <w:t xml:space="preserve"> data</w:t>
        </w:r>
      </w:ins>
      <w:ins w:id="256" w:author="Marian Louise Schmidt" w:date="2025-10-24T10:43:00Z" w16du:dateUtc="2025-10-24T14:43:00Z">
        <w:r w:rsidR="00954DE6">
          <w:t xml:space="preserve"> by construction</w:t>
        </w:r>
      </w:ins>
      <w:ins w:id="257" w:author="Marian Louise Schmidt" w:date="2025-10-24T10:24:00Z" w16du:dateUtc="2025-10-24T14:24:00Z">
        <w:r w:rsidR="00852E33">
          <w:t xml:space="preserve"> </w:t>
        </w:r>
        <w:commentRangeStart w:id="258"/>
        <w:r w:rsidR="00852E33">
          <w:t>[7]</w:t>
        </w:r>
      </w:ins>
      <w:commentRangeEnd w:id="258"/>
      <w:ins w:id="259" w:author="Marian Louise Schmidt" w:date="2025-10-27T12:15:00Z" w16du:dateUtc="2025-10-27T16:15:00Z">
        <w:r w:rsidR="000B36A7">
          <w:rPr>
            <w:rStyle w:val="CommentReference"/>
          </w:rPr>
          <w:commentReference w:id="258"/>
        </w:r>
      </w:ins>
      <w:ins w:id="260" w:author="Marian Louise Schmidt" w:date="2025-10-24T10:24:00Z" w16du:dateUtc="2025-10-24T14:24:00Z">
        <w:r w:rsidR="00852E33">
          <w:t>.</w:t>
        </w:r>
      </w:ins>
      <w:del w:id="261" w:author="Marian Louise Schmidt" w:date="2025-10-24T10:23:00Z" w16du:dateUtc="2025-10-24T14:23:00Z">
        <w:r w:rsidR="0007048F" w:rsidRPr="0007048F" w:rsidDel="00852E33">
          <w:delText>.</w:delText>
        </w:r>
      </w:del>
      <w:del w:id="262" w:author="Marian Louise Schmidt" w:date="2025-10-24T10:24:00Z" w16du:dateUtc="2025-10-24T14:24:00Z">
        <w:r w:rsidR="0007048F" w:rsidRPr="0007048F" w:rsidDel="00852E33">
          <w:delText xml:space="preserve"> </w:delText>
        </w:r>
      </w:del>
      <w:commentRangeEnd w:id="236"/>
      <w:r w:rsidR="003E2BC7">
        <w:rPr>
          <w:rStyle w:val="CommentReference"/>
        </w:rPr>
        <w:commentReference w:id="236"/>
      </w:r>
      <w:del w:id="263" w:author="Marian Louise Schmidt" w:date="2025-10-24T10:24:00Z" w16du:dateUtc="2025-10-24T14:24:00Z">
        <w:r w:rsidR="0007048F" w:rsidRPr="0007048F" w:rsidDel="00852E33">
          <w:delText xml:space="preserve">But in the field of microbial ecology, UniFrac distances remain popular </w:delText>
        </w:r>
      </w:del>
      <w:del w:id="264" w:author="Marian Louise Schmidt" w:date="2025-10-24T10:16:00Z" w16du:dateUtc="2025-10-24T14:16:00Z">
        <w:r w:rsidR="0007048F" w:rsidRPr="0007048F" w:rsidDel="00661EDB">
          <w:delText xml:space="preserve">when working with </w:delText>
        </w:r>
      </w:del>
      <w:del w:id="265" w:author="Marian Louise Schmidt" w:date="2025-10-24T10:24:00Z" w16du:dateUtc="2025-10-24T14:24:00Z">
        <w:r w:rsidR="0007048F" w:rsidRPr="0007048F" w:rsidDel="00852E33">
          <w:delText>relative abundance data.</w:delText>
        </w:r>
      </w:del>
      <w:r w:rsidR="0007048F" w:rsidRPr="0007048F">
        <w:t xml:space="preserve"> </w:t>
      </w:r>
      <w:ins w:id="266" w:author="Marian Louise Schmidt" w:date="2025-10-27T12:20:00Z" w16du:dateUtc="2025-10-27T16:20:00Z">
        <w:r w:rsidR="000B36A7">
          <w:t xml:space="preserve">This leaves </w:t>
        </w:r>
      </w:ins>
      <w:ins w:id="267" w:author="Marian Louise Schmidt" w:date="2025-10-24T10:34:00Z" w16du:dateUtc="2025-10-24T14:34:00Z">
        <w:r w:rsidR="00D473AE">
          <w:t>no phylogenetically informe</w:t>
        </w:r>
      </w:ins>
      <w:ins w:id="268" w:author="Marian Louise Schmidt" w:date="2025-10-24T10:35:00Z" w16du:dateUtc="2025-10-24T14:35:00Z">
        <w:r w:rsidR="00D473AE">
          <w:t xml:space="preserve">d </w:t>
        </w:r>
      </w:ins>
      <m:oMath>
        <m:r>
          <w:ins w:id="269" w:author="Marian Louise Schmidt" w:date="2025-10-24T10:35:00Z" w16du:dateUtc="2025-10-24T14:35:00Z">
            <w:rPr>
              <w:rFonts w:ascii="Cambria Math" w:hAnsi="Cambria Math"/>
            </w:rPr>
            <m:t>β</m:t>
          </w:ins>
        </m:r>
      </m:oMath>
      <w:ins w:id="270" w:author="Marian Louise Schmidt" w:date="2025-10-24T10:35:00Z" w16du:dateUtc="2025-10-24T14:35:00Z">
        <w:r w:rsidR="00D473AE" w:rsidRPr="0007048F">
          <w:t>-</w:t>
        </w:r>
        <w:r w:rsidR="00D473AE">
          <w:t xml:space="preserve">diversity </w:t>
        </w:r>
        <w:r w:rsidR="00D473AE">
          <w:t>metric that operate</w:t>
        </w:r>
      </w:ins>
      <w:ins w:id="271" w:author="Marian Louise Schmidt" w:date="2025-10-24T10:43:00Z" w16du:dateUtc="2025-10-24T14:43:00Z">
        <w:r w:rsidR="00954DE6">
          <w:t>s</w:t>
        </w:r>
      </w:ins>
      <w:ins w:id="272" w:author="Marian Louise Schmidt" w:date="2025-10-24T10:35:00Z" w16du:dateUtc="2025-10-24T14:35:00Z">
        <w:r w:rsidR="00D473AE">
          <w:t xml:space="preserve"> on absolute counts</w:t>
        </w:r>
      </w:ins>
      <w:ins w:id="273" w:author="Marian Louise Schmidt" w:date="2025-10-27T12:20:00Z" w16du:dateUtc="2025-10-27T16:20:00Z">
        <w:r w:rsidR="000B36A7">
          <w:t xml:space="preserve">, despite the fact that </w:t>
        </w:r>
      </w:ins>
      <w:ins w:id="274" w:author="Marian Louise Schmidt" w:date="2025-10-27T12:21:00Z" w16du:dateUtc="2025-10-27T16:21:00Z">
        <w:r w:rsidR="000B36A7">
          <w:t>biomass is central to many ecological hypotheses.</w:t>
        </w:r>
      </w:ins>
      <w:ins w:id="275" w:author="Marian Louise Schmidt" w:date="2025-10-24T10:44:00Z" w16du:dateUtc="2025-10-24T14:44:00Z">
        <w:r w:rsidR="00954DE6">
          <w:t xml:space="preserve"> </w:t>
        </w:r>
      </w:ins>
    </w:p>
    <w:p w14:paraId="187CAE15" w14:textId="5CDFEB6E" w:rsidR="0007048F" w:rsidRDefault="00857CCB" w:rsidP="000B36A7">
      <w:pPr>
        <w:ind w:firstLine="720"/>
        <w:rPr>
          <w:ins w:id="276" w:author="Marian Louise Schmidt" w:date="2025-10-24T11:08:00Z" w16du:dateUtc="2025-10-24T15:08:00Z"/>
        </w:rPr>
      </w:pPr>
      <w:ins w:id="277" w:author="Marian Louise Schmidt" w:date="2025-10-24T10:56:00Z" w16du:dateUtc="2025-10-24T14:56:00Z">
        <w:r>
          <w:t xml:space="preserve">To evaluate the implications of incorporating absolute abundance into phylogenetic </w:t>
        </w:r>
      </w:ins>
      <m:oMath>
        <m:r>
          <w:ins w:id="278" w:author="Marian Louise Schmidt" w:date="2025-10-24T10:56:00Z" w16du:dateUtc="2025-10-24T14:56:00Z">
            <w:rPr>
              <w:rFonts w:ascii="Cambria Math" w:hAnsi="Cambria Math"/>
            </w:rPr>
            <m:t>β</m:t>
          </w:ins>
        </m:r>
      </m:oMath>
      <w:ins w:id="279" w:author="Marian Louise Schmidt" w:date="2025-10-24T10:56:00Z" w16du:dateUtc="2025-10-24T14:56:00Z">
        <w:r w:rsidRPr="0007048F">
          <w:t>-</w:t>
        </w:r>
        <w:r>
          <w:t>diversity, we use both simulations and reanalysis of four 16S rRNA amplicon datasets</w:t>
        </w:r>
      </w:ins>
      <w:ins w:id="280" w:author="Marian Louise Schmidt" w:date="2025-10-24T10:57:00Z" w16du:dateUtc="2025-10-24T14:57:00Z">
        <w:r>
          <w:t xml:space="preserve">. </w:t>
        </w:r>
      </w:ins>
      <w:ins w:id="281" w:author="Marian Louise Schmidt" w:date="2025-10-27T12:21:00Z" w16du:dateUtc="2025-10-27T16:21:00Z">
        <w:r w:rsidR="000B36A7">
          <w:t>T</w:t>
        </w:r>
      </w:ins>
      <w:ins w:id="282" w:author="Marian Louise Schmidt" w:date="2025-10-27T12:22:00Z" w16du:dateUtc="2025-10-27T16:22:00Z">
        <w:r w:rsidR="000B36A7">
          <w:t>he simulations use</w:t>
        </w:r>
      </w:ins>
      <w:ins w:id="283" w:author="Marian Louise Schmidt" w:date="2025-10-24T11:03:00Z" w16du:dateUtc="2025-10-24T15:03:00Z">
        <w:r>
          <w:t xml:space="preserve"> a simple four-taxon community with controlled abundance shifts to directly compare </w:t>
        </w:r>
      </w:ins>
      <w:ins w:id="284" w:author="Marian Louise Schmidt" w:date="2025-10-24T11:06:00Z" w16du:dateUtc="2025-10-24T15:06:00Z">
        <w:r>
          <w:t xml:space="preserve">both </w:t>
        </w:r>
      </w:ins>
      <w:ins w:id="285" w:author="Marian Louise Schmidt" w:date="2025-10-24T11:03:00Z" w16du:dateUtc="2025-10-24T15:03:00Z">
        <w:r>
          <w:t xml:space="preserve">Bray-Curtis and </w:t>
        </w:r>
        <w:proofErr w:type="spellStart"/>
        <w:r>
          <w:t>UniFrac</w:t>
        </w:r>
        <w:proofErr w:type="spellEnd"/>
        <w:r>
          <w:t xml:space="preserve"> </w:t>
        </w:r>
      </w:ins>
      <w:ins w:id="286" w:author="Marian Louise Schmidt" w:date="2025-10-24T11:06:00Z" w16du:dateUtc="2025-10-24T15:06:00Z">
        <w:r>
          <w:t xml:space="preserve">in their </w:t>
        </w:r>
      </w:ins>
      <w:ins w:id="287" w:author="Marian Louise Schmidt" w:date="2025-10-24T11:03:00Z" w16du:dateUtc="2025-10-24T15:03:00Z">
        <w:r>
          <w:t xml:space="preserve">relative </w:t>
        </w:r>
      </w:ins>
      <w:ins w:id="288" w:author="Marian Louise Schmidt" w:date="2025-10-24T11:06:00Z" w16du:dateUtc="2025-10-24T15:06:00Z">
        <w:r>
          <w:t>and</w:t>
        </w:r>
      </w:ins>
      <w:ins w:id="289" w:author="Marian Louise Schmidt" w:date="2025-10-24T11:03:00Z" w16du:dateUtc="2025-10-24T15:03:00Z">
        <w:r>
          <w:t xml:space="preserve"> absolute</w:t>
        </w:r>
      </w:ins>
      <w:ins w:id="290" w:author="Marian Louise Schmidt" w:date="2025-10-24T11:06:00Z" w16du:dateUtc="2025-10-24T15:06:00Z">
        <w:r>
          <w:t xml:space="preserve"> forms</w:t>
        </w:r>
      </w:ins>
      <w:ins w:id="291" w:author="Marian Louise Schmidt" w:date="2025-10-24T11:03:00Z" w16du:dateUtc="2025-10-24T15:03:00Z">
        <w:r>
          <w:t xml:space="preserve">, illustrating how each metric responds when abundance, composition, or evolutionary relatedness differ. </w:t>
        </w:r>
      </w:ins>
      <w:ins w:id="292" w:author="Marian Louise Schmidt" w:date="2025-10-24T11:04:00Z" w16du:dateUtc="2025-10-24T15:04:00Z">
        <w:r>
          <w:t xml:space="preserve">We then </w:t>
        </w:r>
      </w:ins>
      <w:ins w:id="293" w:author="Marian Louise Schmidt" w:date="2025-10-24T11:01:00Z" w16du:dateUtc="2025-10-24T15:01:00Z">
        <w:r>
          <w:t xml:space="preserve">reanalyze </w:t>
        </w:r>
      </w:ins>
      <w:ins w:id="294" w:author="Marian Louise Schmidt" w:date="2025-10-24T10:57:00Z" w16du:dateUtc="2025-10-24T14:57:00Z">
        <w:r>
          <w:t xml:space="preserve">four </w:t>
        </w:r>
      </w:ins>
      <w:ins w:id="295" w:author="Marian Louise Schmidt" w:date="2025-10-24T11:01:00Z" w16du:dateUtc="2025-10-24T15:01:00Z">
        <w:r>
          <w:t xml:space="preserve">real-world </w:t>
        </w:r>
      </w:ins>
      <w:ins w:id="296" w:author="Marian Louise Schmidt" w:date="2025-10-24T10:57:00Z" w16du:dateUtc="2025-10-24T14:57:00Z">
        <w:r>
          <w:t>datasets</w:t>
        </w:r>
      </w:ins>
      <w:ins w:id="297" w:author="Marian Louise Schmidt" w:date="2025-10-24T11:01:00Z" w16du:dateUtc="2025-10-24T15:01:00Z">
        <w:r>
          <w:t xml:space="preserve"> </w:t>
        </w:r>
      </w:ins>
      <w:ins w:id="298" w:author="Marian Louise Schmidt" w:date="2025-10-24T10:57:00Z" w16du:dateUtc="2025-10-24T14:57:00Z">
        <w:r>
          <w:t>span</w:t>
        </w:r>
      </w:ins>
      <w:ins w:id="299" w:author="Marian Louise Schmidt" w:date="2025-10-27T12:22:00Z" w16du:dateUtc="2025-10-27T16:22:00Z">
        <w:r w:rsidR="000B36A7">
          <w:t>ning</w:t>
        </w:r>
      </w:ins>
      <w:ins w:id="300" w:author="Marian Louise Schmidt" w:date="2025-10-24T10:57:00Z" w16du:dateUtc="2025-10-24T14:57:00Z">
        <w:r>
          <w:t xml:space="preserve"> </w:t>
        </w:r>
        <w:r>
          <w:t xml:space="preserve">nuclear reactor cooling water </w:t>
        </w:r>
        <w:r>
          <w:fldChar w:fldCharType="begin"/>
        </w:r>
        <w:r>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fldChar w:fldCharType="separate"/>
        </w:r>
        <w:r>
          <w:rPr>
            <w:noProof/>
          </w:rPr>
          <w:t>[4]</w:t>
        </w:r>
        <w:r>
          <w:fldChar w:fldCharType="end"/>
        </w:r>
      </w:ins>
      <w:ins w:id="301" w:author="Marian Louise Schmidt" w:date="2025-10-24T10:58:00Z" w16du:dateUtc="2025-10-24T14:58:00Z">
        <w:r>
          <w:t xml:space="preserve">, </w:t>
        </w:r>
      </w:ins>
      <w:ins w:id="302" w:author="Marian Louise Schmidt" w:date="2025-10-24T10:57:00Z" w16du:dateUtc="2025-10-24T14:57:00Z">
        <w:r>
          <w:t xml:space="preserve">the mouse </w:t>
        </w:r>
      </w:ins>
      <w:ins w:id="303" w:author="Marian Louise Schmidt" w:date="2025-10-24T10:58:00Z" w16du:dateUtc="2025-10-24T14:58:00Z">
        <w:r>
          <w:t xml:space="preserve">gut </w:t>
        </w:r>
      </w:ins>
      <w:ins w:id="304" w:author="Marian Louise Schmidt" w:date="2025-10-24T10:57:00Z" w16du:dateUtc="2025-10-24T14:57:00Z">
        <w:r>
          <w:fldChar w:fldCharType="begin"/>
        </w:r>
        <w:r>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fldChar w:fldCharType="separate"/>
        </w:r>
        <w:r>
          <w:rPr>
            <w:noProof/>
          </w:rPr>
          <w:t>[3]</w:t>
        </w:r>
        <w:r>
          <w:fldChar w:fldCharType="end"/>
        </w:r>
      </w:ins>
      <w:ins w:id="305" w:author="Marian Louise Schmidt" w:date="2025-10-24T10:58:00Z" w16du:dateUtc="2025-10-24T14:58:00Z">
        <w:r>
          <w:t>, a</w:t>
        </w:r>
      </w:ins>
      <w:ins w:id="306" w:author="Marian Louise Schmidt" w:date="2025-10-24T10:57:00Z" w16du:dateUtc="2025-10-24T14:57:00Z">
        <w:r>
          <w:t xml:space="preserve"> freshwater </w:t>
        </w:r>
      </w:ins>
      <w:ins w:id="307" w:author="Marian Louise Schmidt" w:date="2025-10-24T10:59:00Z" w16du:dateUtc="2025-10-24T14:59:00Z">
        <w:r>
          <w:t xml:space="preserve">lake </w:t>
        </w:r>
      </w:ins>
      <w:ins w:id="308" w:author="Marian Louise Schmidt" w:date="2025-10-24T10:57:00Z" w16du:dateUtc="2025-10-24T14:57:00Z">
        <w:r>
          <w:fldChar w:fldCharType="begin"/>
        </w:r>
        <w:r>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Pr>
            <w:rFonts w:ascii="Cambria Math" w:hAnsi="Cambria Math" w:cs="Cambria Math"/>
          </w:rPr>
          <w:instrText>∼</w:instrText>
        </w:r>
        <w:r>
          <w:instrText xml:space="preserve">60 km day ¹. Given the </w:instrText>
        </w:r>
        <w:r>
          <w:rPr>
            <w:rFonts w:ascii="Cambria Math" w:hAnsi="Cambria Math" w:cs="Cambria Math"/>
          </w:rPr>
          <w:instrText>∼</w:instrText>
        </w:r>
        <w:r>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fldChar w:fldCharType="separate"/>
        </w:r>
        <w:r>
          <w:rPr>
            <w:noProof/>
          </w:rPr>
          <w:t>[10]</w:t>
        </w:r>
        <w:r>
          <w:fldChar w:fldCharType="end"/>
        </w:r>
      </w:ins>
      <w:ins w:id="309" w:author="Marian Louise Schmidt" w:date="2025-10-24T10:59:00Z" w16du:dateUtc="2025-10-24T14:59:00Z">
        <w:r>
          <w:t>,</w:t>
        </w:r>
      </w:ins>
      <w:ins w:id="310" w:author="Marian Louise Schmidt" w:date="2025-10-24T10:57:00Z" w16du:dateUtc="2025-10-24T14:57:00Z">
        <w:r>
          <w:t xml:space="preserve"> and rhizosphere </w:t>
        </w:r>
      </w:ins>
      <w:ins w:id="311" w:author="Marian Louise Schmidt" w:date="2025-10-24T10:59:00Z" w16du:dateUtc="2025-10-24T14:59:00Z">
        <w:r>
          <w:t xml:space="preserve">soil </w:t>
        </w:r>
      </w:ins>
      <w:ins w:id="312" w:author="Marian Louise Schmidt" w:date="2025-10-24T10:57:00Z" w16du:dateUtc="2025-10-24T14:57:00Z">
        <w:r>
          <w:fldChar w:fldCharType="begin"/>
        </w:r>
        <w:r>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fldChar w:fldCharType="separate"/>
        </w:r>
        <w:r>
          <w:rPr>
            <w:noProof/>
          </w:rPr>
          <w:t>[11]</w:t>
        </w:r>
        <w:r>
          <w:fldChar w:fldCharType="end"/>
        </w:r>
        <w:r>
          <w:t>.</w:t>
        </w:r>
      </w:ins>
      <w:ins w:id="313" w:author="Marian Louise Schmidt" w:date="2025-10-24T10:59:00Z" w16du:dateUtc="2025-10-24T14:59:00Z">
        <w:r>
          <w:t xml:space="preserve"> These differ widely in richness, biomass range, and ecological context, allowing us to test when absolute abundance changes align with or diverge from phylogenetic turnover. Together, these </w:t>
        </w:r>
      </w:ins>
      <w:ins w:id="314" w:author="Marian Louise Schmidt" w:date="2025-10-24T11:00:00Z" w16du:dateUtc="2025-10-24T15:00:00Z">
        <w:r>
          <w:t>simulations and</w:t>
        </w:r>
      </w:ins>
      <w:ins w:id="315" w:author="Marian Louise Schmidt" w:date="2025-10-24T11:04:00Z" w16du:dateUtc="2025-10-24T15:04:00Z">
        <w:r>
          <w:t xml:space="preserve"> </w:t>
        </w:r>
        <w:proofErr w:type="spellStart"/>
        <w:r>
          <w:t>re</w:t>
        </w:r>
      </w:ins>
      <w:ins w:id="316" w:author="Marian Louise Schmidt" w:date="2025-10-24T10:59:00Z" w16du:dateUtc="2025-10-24T14:59:00Z">
        <w:r>
          <w:t>analyses</w:t>
        </w:r>
        <w:proofErr w:type="spellEnd"/>
        <w:r>
          <w:t xml:space="preserve"> </w:t>
        </w:r>
      </w:ins>
      <w:ins w:id="317" w:author="Marian Louise Schmidt" w:date="2025-10-24T11:00:00Z" w16du:dateUtc="2025-10-24T15:00:00Z">
        <w:r>
          <w:t xml:space="preserve">provide the empirical foundation for interpreting Absolute </w:t>
        </w:r>
        <w:proofErr w:type="spellStart"/>
        <w:r>
          <w:t>UniFrac</w:t>
        </w:r>
        <w:proofErr w:type="spellEnd"/>
        <w:r>
          <w:t xml:space="preserve"> relative to existing </w:t>
        </w:r>
      </w:ins>
      <m:oMath>
        <m:r>
          <w:ins w:id="318" w:author="Marian Louise Schmidt" w:date="2025-10-24T11:00:00Z" w16du:dateUtc="2025-10-24T15:00:00Z">
            <w:rPr>
              <w:rFonts w:ascii="Cambria Math" w:hAnsi="Cambria Math"/>
            </w:rPr>
            <m:t>β</m:t>
          </w:ins>
        </m:r>
      </m:oMath>
      <w:ins w:id="319" w:author="Marian Louise Schmidt" w:date="2025-10-24T11:00:00Z" w16du:dateUtc="2025-10-24T15:00:00Z">
        <w:r w:rsidRPr="0007048F">
          <w:t>-</w:t>
        </w:r>
      </w:ins>
      <w:ins w:id="320" w:author="Marian Louise Schmidt" w:date="2025-10-24T11:05:00Z" w16du:dateUtc="2025-10-24T15:05:00Z">
        <w:r>
          <w:t xml:space="preserve">diversity </w:t>
        </w:r>
      </w:ins>
      <w:ins w:id="321" w:author="Marian Louise Schmidt" w:date="2025-10-24T11:00:00Z" w16du:dateUtc="2025-10-24T15:00:00Z">
        <w:r>
          <w:t>measures across the three axes</w:t>
        </w:r>
      </w:ins>
      <w:ins w:id="322" w:author="Marian Louise Schmidt" w:date="2025-10-24T11:05:00Z" w16du:dateUtc="2025-10-24T15:05:00Z">
        <w:r>
          <w:t xml:space="preserve"> of ecological difference</w:t>
        </w:r>
      </w:ins>
      <w:ins w:id="323" w:author="Marian Louise Schmidt" w:date="2025-10-24T11:00:00Z" w16du:dateUtc="2025-10-24T15:00:00Z">
        <w:r>
          <w:t>: abundance, composition, and phylogen</w:t>
        </w:r>
      </w:ins>
      <w:ins w:id="324" w:author="Marian Louise Schmidt" w:date="2025-10-24T11:05:00Z" w16du:dateUtc="2025-10-24T15:05:00Z">
        <w:r>
          <w:t>y</w:t>
        </w:r>
      </w:ins>
      <w:ins w:id="325" w:author="Marian Louise Schmidt" w:date="2025-10-24T11:00:00Z" w16du:dateUtc="2025-10-24T15:00:00Z">
        <w:r>
          <w:t>.</w:t>
        </w:r>
      </w:ins>
      <w:del w:id="326" w:author="Marian Louise Schmidt" w:date="2025-10-27T12:24:00Z" w16du:dateUtc="2025-10-27T16:24:00Z">
        <w:r w:rsidR="0007048F" w:rsidRPr="0007048F" w:rsidDel="000B36A7">
          <w:delText>Here, we present</w:delText>
        </w:r>
      </w:del>
      <w:r w:rsidR="0007048F" w:rsidRPr="0007048F">
        <w:t xml:space="preserve"> </w:t>
      </w:r>
      <w:r w:rsidR="0007048F" w:rsidRPr="000B36A7">
        <w:rPr>
          <w:rPrChange w:id="327" w:author="Marian Louise Schmidt" w:date="2025-10-27T12:24:00Z" w16du:dateUtc="2025-10-27T16:24:00Z">
            <w:rPr>
              <w:i/>
              <w:iCs/>
            </w:rPr>
          </w:rPrChange>
        </w:rPr>
        <w:t xml:space="preserve">Absolute </w:t>
      </w:r>
      <w:proofErr w:type="spellStart"/>
      <w:r w:rsidR="0007048F" w:rsidRPr="000B36A7">
        <w:rPr>
          <w:rPrChange w:id="328" w:author="Marian Louise Schmidt" w:date="2025-10-27T12:24:00Z" w16du:dateUtc="2025-10-27T16:24:00Z">
            <w:rPr>
              <w:i/>
              <w:iCs/>
            </w:rPr>
          </w:rPrChange>
        </w:rPr>
        <w:t>UniFrac</w:t>
      </w:r>
      <w:proofErr w:type="spellEnd"/>
      <w:ins w:id="329" w:author="Marian Louise Schmidt" w:date="2025-10-27T12:24:00Z" w16du:dateUtc="2025-10-27T16:24:00Z">
        <w:r w:rsidR="000B36A7">
          <w:t xml:space="preserve"> is</w:t>
        </w:r>
      </w:ins>
      <w:del w:id="330" w:author="Marian Louise Schmidt" w:date="2025-10-27T12:24:00Z" w16du:dateUtc="2025-10-27T16:24:00Z">
        <w:r w:rsidR="0007048F" w:rsidRPr="000B36A7" w:rsidDel="000B36A7">
          <w:delText>,</w:delText>
        </w:r>
      </w:del>
      <w:r w:rsidR="0007048F" w:rsidRPr="000B36A7">
        <w:t xml:space="preserve"> </w:t>
      </w:r>
      <w:r w:rsidR="0007048F" w:rsidRPr="0007048F">
        <w:t xml:space="preserve">a direct extension of </w:t>
      </w:r>
      <w:commentRangeStart w:id="331"/>
      <w:ins w:id="332" w:author="Marian Louise Schmidt" w:date="2025-10-27T12:25:00Z" w16du:dateUtc="2025-10-27T16:25:00Z">
        <w:r w:rsidR="000B36A7">
          <w:t xml:space="preserve">Generalized </w:t>
        </w:r>
        <w:commentRangeEnd w:id="331"/>
        <w:r w:rsidR="000B36A7">
          <w:rPr>
            <w:rStyle w:val="CommentReference"/>
          </w:rPr>
          <w:commentReference w:id="331"/>
        </w:r>
      </w:ins>
      <w:r w:rsidR="0007048F" w:rsidRPr="0007048F">
        <w:t xml:space="preserve">Weighted </w:t>
      </w:r>
      <w:proofErr w:type="spellStart"/>
      <w:r w:rsidR="0007048F" w:rsidRPr="0007048F">
        <w:t>UniFrac</w:t>
      </w:r>
      <w:proofErr w:type="spellEnd"/>
      <w:r w:rsidR="0007048F" w:rsidRPr="0007048F">
        <w:t xml:space="preserve"> </w:t>
      </w:r>
      <w:commentRangeStart w:id="333"/>
      <w:ins w:id="334" w:author="Marian Louise Schmidt" w:date="2025-10-27T11:57:00Z" w16du:dateUtc="2025-10-27T15:57:00Z">
        <w:r w:rsidR="00FB5623">
          <w:t xml:space="preserve">[7] </w:t>
        </w:r>
      </w:ins>
      <w:commentRangeEnd w:id="333"/>
      <w:ins w:id="335" w:author="Marian Louise Schmidt" w:date="2025-10-27T12:24:00Z" w16du:dateUtc="2025-10-27T16:24:00Z">
        <w:r w:rsidR="000B36A7">
          <w:rPr>
            <w:rStyle w:val="CommentReference"/>
          </w:rPr>
          <w:commentReference w:id="333"/>
        </w:r>
      </w:ins>
      <w:r w:rsidR="0007048F" w:rsidRPr="0007048F">
        <w:t xml:space="preserve">that incorporates total </w:t>
      </w:r>
      <w:del w:id="336" w:author="Marian Louise Schmidt" w:date="2025-10-21T14:24:00Z" w16du:dateUtc="2025-10-21T18:24:00Z">
        <w:r w:rsidR="0007048F" w:rsidRPr="0007048F" w:rsidDel="003E2BC7">
          <w:lastRenderedPageBreak/>
          <w:delText>abundance, and</w:delText>
        </w:r>
      </w:del>
      <w:ins w:id="337" w:author="Marian Louise Schmidt" w:date="2025-10-21T14:24:00Z" w16du:dateUtc="2025-10-21T18:24:00Z">
        <w:r w:rsidR="003E2BC7" w:rsidRPr="0007048F">
          <w:t xml:space="preserve">abundance </w:t>
        </w:r>
      </w:ins>
      <w:ins w:id="338" w:author="Marian Louise Schmidt" w:date="2025-10-24T10:36:00Z" w16du:dateUtc="2025-10-24T14:36:00Z">
        <w:r w:rsidR="00D473AE">
          <w:t>as a tunable ecological dimension</w:t>
        </w:r>
      </w:ins>
      <w:ins w:id="339" w:author="Marian Louise Schmidt" w:date="2025-10-24T10:37:00Z" w16du:dateUtc="2025-10-24T14:37:00Z">
        <w:r w:rsidR="00D473AE">
          <w:t xml:space="preserve">, </w:t>
        </w:r>
      </w:ins>
      <m:oMath>
        <m:r>
          <w:ins w:id="340" w:author="Marian Louise Schmidt" w:date="2025-10-24T10:37:00Z" w16du:dateUtc="2025-10-24T14:37:00Z">
            <w:rPr>
              <w:rFonts w:ascii="Cambria Math" w:hAnsi="Cambria Math"/>
            </w:rPr>
            <m:t>α</m:t>
          </w:ins>
        </m:r>
        <m:r>
          <w:ins w:id="341" w:author="Marian Louise Schmidt" w:date="2025-10-24T10:37:00Z" w16du:dateUtc="2025-10-24T14:37:00Z">
            <w:rPr>
              <w:rFonts w:ascii="Cambria Math" w:hAnsi="Cambria Math"/>
            </w:rPr>
            <m:t xml:space="preserve">, </m:t>
          </w:ins>
        </m:r>
      </m:oMath>
      <w:ins w:id="342" w:author="Marian Louise Schmidt" w:date="2025-10-21T14:24:00Z" w16du:dateUtc="2025-10-21T18:24:00Z">
        <w:r w:rsidR="003E2BC7" w:rsidRPr="0007048F">
          <w:t>and</w:t>
        </w:r>
      </w:ins>
      <w:r w:rsidR="0007048F" w:rsidRPr="0007048F">
        <w:t xml:space="preserve"> evaluate its impact across simulated and real-world datasets.</w:t>
      </w:r>
      <w:ins w:id="343" w:author="Marian Louise Schmidt" w:date="2025-10-24T10:18:00Z" w16du:dateUtc="2025-10-24T14:18:00Z">
        <w:r w:rsidR="00661EDB">
          <w:t xml:space="preserve"> </w:t>
        </w:r>
      </w:ins>
      <w:ins w:id="344" w:author="Marian Louise Schmidt" w:date="2025-10-24T10:37:00Z" w16du:dateUtc="2025-10-24T14:37:00Z">
        <w:r w:rsidR="00D473AE">
          <w:t>W</w:t>
        </w:r>
      </w:ins>
      <w:ins w:id="345" w:author="Marian Louise Schmidt" w:date="2025-10-24T10:19:00Z" w16du:dateUtc="2025-10-24T14:19:00Z">
        <w:r w:rsidR="00661EDB">
          <w:t xml:space="preserve">hen </w:t>
        </w:r>
      </w:ins>
      <m:oMath>
        <m:r>
          <w:ins w:id="346" w:author="Marian Louise Schmidt" w:date="2025-10-24T10:19:00Z" w16du:dateUtc="2025-10-24T14:19:00Z">
            <w:rPr>
              <w:rFonts w:ascii="Cambria Math" w:hAnsi="Cambria Math"/>
            </w:rPr>
            <m:t>α</m:t>
          </w:ins>
        </m:r>
      </m:oMath>
      <w:ins w:id="347" w:author="Marian Louise Schmidt" w:date="2025-10-24T10:19:00Z" w16du:dateUtc="2025-10-24T14:19:00Z">
        <w:r w:rsidR="00661EDB">
          <w:rPr>
            <w:rFonts w:eastAsiaTheme="minorEastAsia"/>
          </w:rPr>
          <w:t xml:space="preserve"> = 0</w:t>
        </w:r>
      </w:ins>
      <w:ins w:id="348" w:author="Marian Louise Schmidt" w:date="2025-10-24T10:37:00Z" w16du:dateUtc="2025-10-24T14:37:00Z">
        <w:r w:rsidR="00D473AE">
          <w:rPr>
            <w:rFonts w:eastAsiaTheme="minorEastAsia"/>
          </w:rPr>
          <w:t>,</w:t>
        </w:r>
      </w:ins>
      <w:ins w:id="349" w:author="Marian Louise Schmidt" w:date="2025-10-24T10:19:00Z" w16du:dateUtc="2025-10-24T14:19:00Z">
        <w:r w:rsidR="00661EDB">
          <w:rPr>
            <w:rFonts w:eastAsiaTheme="minorEastAsia"/>
          </w:rPr>
          <w:t xml:space="preserve"> it </w:t>
        </w:r>
      </w:ins>
      <w:ins w:id="350" w:author="Marian Louise Schmidt" w:date="2025-10-24T10:37:00Z" w16du:dateUtc="2025-10-24T14:37:00Z">
        <w:r w:rsidR="00D473AE">
          <w:rPr>
            <w:rFonts w:eastAsiaTheme="minorEastAsia"/>
          </w:rPr>
          <w:t xml:space="preserve">behaves like conventional unweighted </w:t>
        </w:r>
        <w:proofErr w:type="spellStart"/>
        <w:r w:rsidR="00D473AE">
          <w:rPr>
            <w:rFonts w:eastAsiaTheme="minorEastAsia"/>
          </w:rPr>
          <w:t>UniFrac</w:t>
        </w:r>
        <w:proofErr w:type="spellEnd"/>
        <w:r w:rsidR="00D473AE">
          <w:rPr>
            <w:rFonts w:eastAsiaTheme="minorEastAsia"/>
          </w:rPr>
          <w:t>, reflecting purely</w:t>
        </w:r>
      </w:ins>
      <w:ins w:id="351" w:author="Marian Louise Schmidt" w:date="2025-10-24T10:19:00Z" w16du:dateUtc="2025-10-24T14:19:00Z">
        <w:r w:rsidR="00661EDB">
          <w:rPr>
            <w:rFonts w:eastAsiaTheme="minorEastAsia"/>
          </w:rPr>
          <w:t xml:space="preserve"> compositional and phylogenetic turnover</w:t>
        </w:r>
      </w:ins>
      <w:ins w:id="352" w:author="Marian Louise Schmidt" w:date="2025-10-24T10:38:00Z" w16du:dateUtc="2025-10-24T14:38:00Z">
        <w:r w:rsidR="00D473AE">
          <w:rPr>
            <w:rFonts w:eastAsiaTheme="minorEastAsia"/>
          </w:rPr>
          <w:t>. As</w:t>
        </w:r>
      </w:ins>
      <w:ins w:id="353" w:author="Marian Louise Schmidt" w:date="2025-10-24T10:19:00Z" w16du:dateUtc="2025-10-24T14:19:00Z">
        <w:r w:rsidR="00661EDB">
          <w:rPr>
            <w:rFonts w:eastAsiaTheme="minorEastAsia"/>
          </w:rPr>
          <w:t xml:space="preserve"> </w:t>
        </w:r>
      </w:ins>
      <m:oMath>
        <m:r>
          <w:ins w:id="354" w:author="Marian Louise Schmidt" w:date="2025-10-24T10:19:00Z" w16du:dateUtc="2025-10-24T14:19:00Z">
            <w:rPr>
              <w:rFonts w:ascii="Cambria Math" w:hAnsi="Cambria Math"/>
            </w:rPr>
            <m:t>α</m:t>
          </w:ins>
        </m:r>
      </m:oMath>
      <w:ins w:id="355" w:author="Marian Louise Schmidt" w:date="2025-10-24T10:19:00Z" w16du:dateUtc="2025-10-24T14:19:00Z">
        <w:r w:rsidR="00661EDB">
          <w:rPr>
            <w:rFonts w:eastAsiaTheme="minorEastAsia"/>
          </w:rPr>
          <w:t xml:space="preserve"> increases</w:t>
        </w:r>
      </w:ins>
      <w:ins w:id="356" w:author="Marian Louise Schmidt" w:date="2025-10-24T10:38:00Z" w16du:dateUtc="2025-10-24T14:38:00Z">
        <w:r w:rsidR="00D473AE">
          <w:rPr>
            <w:rFonts w:eastAsiaTheme="minorEastAsia"/>
          </w:rPr>
          <w:t>,</w:t>
        </w:r>
      </w:ins>
      <w:ins w:id="357" w:author="Marian Louise Schmidt" w:date="2025-10-24T10:19:00Z" w16du:dateUtc="2025-10-24T14:19:00Z">
        <w:r w:rsidR="00661EDB">
          <w:rPr>
            <w:rFonts w:eastAsiaTheme="minorEastAsia"/>
          </w:rPr>
          <w:t xml:space="preserve"> it </w:t>
        </w:r>
      </w:ins>
      <w:ins w:id="358" w:author="Marian Louise Schmidt" w:date="2025-10-24T10:38:00Z" w16du:dateUtc="2025-10-24T14:38:00Z">
        <w:r w:rsidR="00D473AE">
          <w:rPr>
            <w:rFonts w:eastAsiaTheme="minorEastAsia"/>
          </w:rPr>
          <w:t>additionally captures</w:t>
        </w:r>
      </w:ins>
      <w:ins w:id="359" w:author="Marian Louise Schmidt" w:date="2025-10-24T10:19:00Z" w16du:dateUtc="2025-10-24T14:19:00Z">
        <w:r w:rsidR="00661EDB">
          <w:rPr>
            <w:rFonts w:eastAsiaTheme="minorEastAsia"/>
          </w:rPr>
          <w:t xml:space="preserve"> abundance-driven divergence. This</w:t>
        </w:r>
      </w:ins>
      <w:ins w:id="360" w:author="Marian Louise Schmidt" w:date="2025-10-24T10:38:00Z" w16du:dateUtc="2025-10-24T14:38:00Z">
        <w:r w:rsidR="00D473AE">
          <w:rPr>
            <w:rFonts w:eastAsiaTheme="minorEastAsia"/>
          </w:rPr>
          <w:t xml:space="preserve"> </w:t>
        </w:r>
      </w:ins>
      <w:ins w:id="361" w:author="Marian Louise Schmidt" w:date="2025-10-27T12:25:00Z" w16du:dateUtc="2025-10-27T16:25:00Z">
        <w:r w:rsidR="00EC3EDB">
          <w:rPr>
            <w:rFonts w:eastAsiaTheme="minorEastAsia"/>
          </w:rPr>
          <w:t>extension</w:t>
        </w:r>
      </w:ins>
      <w:ins w:id="362" w:author="Marian Louise Schmidt" w:date="2025-10-24T10:38:00Z" w16du:dateUtc="2025-10-24T14:38:00Z">
        <w:r w:rsidR="00D473AE">
          <w:rPr>
            <w:rFonts w:eastAsiaTheme="minorEastAsia"/>
          </w:rPr>
          <w:t xml:space="preserve"> enables tree-based </w:t>
        </w:r>
      </w:ins>
      <m:oMath>
        <m:r>
          <w:ins w:id="363" w:author="Marian Louise Schmidt" w:date="2025-10-24T10:20:00Z" w16du:dateUtc="2025-10-24T14:20:00Z">
            <w:rPr>
              <w:rFonts w:ascii="Cambria Math" w:hAnsi="Cambria Math"/>
            </w:rPr>
            <m:t>β</m:t>
          </w:ins>
        </m:r>
      </m:oMath>
      <w:ins w:id="364" w:author="Marian Louise Schmidt" w:date="2025-10-24T10:20:00Z" w16du:dateUtc="2025-10-24T14:20:00Z">
        <w:r w:rsidR="00661EDB" w:rsidRPr="0007048F">
          <w:t>-</w:t>
        </w:r>
        <w:r w:rsidR="00661EDB">
          <w:t>diversity</w:t>
        </w:r>
      </w:ins>
      <w:ins w:id="365" w:author="Marian Louise Schmidt" w:date="2025-10-24T10:38:00Z" w16du:dateUtc="2025-10-24T14:38:00Z">
        <w:r w:rsidR="00D473AE">
          <w:t xml:space="preserve"> to operate in the absolute abundance domain, aligning the metric with ecological hypotheses in </w:t>
        </w:r>
      </w:ins>
      <w:ins w:id="366" w:author="Marian Louise Schmidt" w:date="2025-10-24T10:52:00Z" w16du:dateUtc="2025-10-24T14:52:00Z">
        <w:r w:rsidR="00EB589A">
          <w:t>that depend on biomass change</w:t>
        </w:r>
      </w:ins>
      <w:ins w:id="367" w:author="Marian Louise Schmidt" w:date="2025-10-24T10:39:00Z" w16du:dateUtc="2025-10-24T14:39:00Z">
        <w:r w:rsidR="00D473AE">
          <w:t xml:space="preserve">. </w:t>
        </w:r>
      </w:ins>
    </w:p>
    <w:p w14:paraId="64CC5236" w14:textId="77777777" w:rsidR="00E83601" w:rsidRDefault="00E83601" w:rsidP="000D5B74">
      <w:pPr>
        <w:rPr>
          <w:ins w:id="368" w:author="Marian Louise Schmidt" w:date="2025-10-24T11:09:00Z" w16du:dateUtc="2025-10-24T15:09:00Z"/>
        </w:rPr>
        <w:pPrChange w:id="369" w:author="Marian Louise Schmidt" w:date="2025-10-27T12:26:00Z" w16du:dateUtc="2025-10-27T16:26:00Z">
          <w:pPr>
            <w:ind w:firstLine="720"/>
          </w:pPr>
        </w:pPrChange>
      </w:pPr>
    </w:p>
    <w:p w14:paraId="12E1FE50" w14:textId="655AE1C7" w:rsidR="00E83601" w:rsidRPr="00565101" w:rsidRDefault="00565101" w:rsidP="00E83601">
      <w:pPr>
        <w:rPr>
          <w:b/>
          <w:bCs/>
          <w:u w:val="single"/>
          <w:rPrChange w:id="370" w:author="Marian Louise Schmidt" w:date="2025-10-24T11:19:00Z" w16du:dateUtc="2025-10-24T15:19:00Z">
            <w:rPr/>
          </w:rPrChange>
        </w:rPr>
        <w:pPrChange w:id="371" w:author="Marian Louise Schmidt" w:date="2025-10-24T11:09:00Z" w16du:dateUtc="2025-10-24T15:09:00Z">
          <w:pPr>
            <w:ind w:firstLine="90"/>
          </w:pPr>
        </w:pPrChange>
      </w:pPr>
      <w:ins w:id="372" w:author="Marian Louise Schmidt" w:date="2025-10-24T11:19:00Z" w16du:dateUtc="2025-10-24T15:19:00Z">
        <w:r w:rsidRPr="00565101">
          <w:rPr>
            <w:b/>
            <w:bCs/>
            <w:u w:val="single"/>
          </w:rPr>
          <w:t>Defining</w:t>
        </w:r>
      </w:ins>
      <w:ins w:id="373" w:author="Marian Louise Schmidt" w:date="2025-10-24T11:13:00Z" w16du:dateUtc="2025-10-24T15:13:00Z">
        <w:r w:rsidR="00E83601" w:rsidRPr="00565101">
          <w:rPr>
            <w:b/>
            <w:bCs/>
            <w:u w:val="single"/>
            <w:rPrChange w:id="374" w:author="Marian Louise Schmidt" w:date="2025-10-24T11:19:00Z" w16du:dateUtc="2025-10-24T15:19:00Z">
              <w:rPr>
                <w:b/>
                <w:bCs/>
                <w:i/>
                <w:iCs/>
              </w:rPr>
            </w:rPrChange>
          </w:rPr>
          <w:t xml:space="preserve"> Absolute </w:t>
        </w:r>
      </w:ins>
      <w:proofErr w:type="spellStart"/>
      <w:ins w:id="375" w:author="Marian Louise Schmidt" w:date="2025-10-24T11:09:00Z" w16du:dateUtc="2025-10-24T15:09:00Z">
        <w:r w:rsidR="00E83601" w:rsidRPr="00565101">
          <w:rPr>
            <w:b/>
            <w:bCs/>
            <w:u w:val="single"/>
            <w:rPrChange w:id="376" w:author="Marian Louise Schmidt" w:date="2025-10-24T11:19:00Z" w16du:dateUtc="2025-10-24T15:19:00Z">
              <w:rPr>
                <w:i/>
                <w:iCs/>
              </w:rPr>
            </w:rPrChange>
          </w:rPr>
          <w:t>UniFrac</w:t>
        </w:r>
      </w:ins>
      <w:proofErr w:type="spellEnd"/>
    </w:p>
    <w:p w14:paraId="022F15C7" w14:textId="3FCDA857" w:rsidR="0007048F" w:rsidRPr="0007048F" w:rsidRDefault="0007048F">
      <w:pPr>
        <w:ind w:firstLine="720"/>
        <w:pPrChange w:id="377" w:author="Augustus Raymond Pendleton" w:date="2025-09-29T11:37:00Z" w16du:dateUtc="2025-09-29T15:37:00Z">
          <w:pPr/>
        </w:pPrChange>
      </w:pPr>
      <w:del w:id="378"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w:t>
      </w:r>
      <w:proofErr w:type="spellStart"/>
      <w:r w:rsidRPr="0007048F">
        <w:t>UniFrac</w:t>
      </w:r>
      <w:proofErr w:type="spellEnd"/>
      <w:r w:rsidRPr="0007048F">
        <w:t xml:space="preserve"> distance is that is considers phylogenetic information when estimating the distance between two communities. After first generating a phylogenetic tree 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w:t>
      </w:r>
      <w:ins w:id="379" w:author="Marian Louise Schmidt" w:date="2025-10-21T14:25:00Z" w16du:dateUtc="2025-10-21T18:25:00Z">
        <w:r w:rsidR="003E2BC7">
          <w:t>“</w:t>
        </w:r>
      </w:ins>
      <w:r w:rsidRPr="0007048F">
        <w:t>unweighted</w:t>
      </w:r>
      <w:ins w:id="380" w:author="Marian Louise Schmidt" w:date="2025-10-21T14:25:00Z" w16du:dateUtc="2025-10-21T18:25:00Z">
        <w:r w:rsidR="003E2BC7">
          <w:t>”</w:t>
        </w:r>
      </w:ins>
      <w:r w:rsidRPr="0007048F">
        <w:t xml:space="preserve">, in which only the incidence of species is considered, or </w:t>
      </w:r>
      <w:ins w:id="381" w:author="Marian Louise Schmidt" w:date="2025-10-21T14:25:00Z" w16du:dateUtc="2025-10-21T18:25:00Z">
        <w:r w:rsidR="003E2BC7">
          <w:t>“</w:t>
        </w:r>
      </w:ins>
      <w:r w:rsidRPr="0007048F">
        <w:t>weighted</w:t>
      </w:r>
      <w:ins w:id="382"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383" w:author="Marian Louise Schmidt" w:date="2025-10-21T14:26:00Z" w16du:dateUtc="2025-10-21T18:26:00Z">
        <w:r w:rsidRPr="0007048F" w:rsidDel="000A3BD5">
          <w:delText xml:space="preserve">we weight </w:delText>
        </w:r>
      </w:del>
      <w:r w:rsidRPr="0007048F">
        <w:t>the length of each branch</w:t>
      </w:r>
      <w:ins w:id="384"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385" w:author="Marian Louise Schmidt" w:date="2025-10-21T14:26:00Z" w16du:dateUtc="2025-10-21T18:26:00Z">
        <w:r w:rsidR="000A3BD5">
          <w:t>F</w:t>
        </w:r>
      </w:ins>
      <w:del w:id="386" w:author="Marian Louise Schmidt" w:date="2025-10-21T14:26:00Z" w16du:dateUtc="2025-10-21T18:26:00Z">
        <w:r w:rsidRPr="0007048F" w:rsidDel="000A3BD5">
          <w:delText>f</w:delText>
        </w:r>
      </w:del>
      <w:r w:rsidRPr="0007048F">
        <w:t>rac</w:t>
      </w:r>
      <w:proofErr w:type="spellEnd"/>
      <w:r w:rsidRPr="0007048F">
        <w:t xml:space="preserve">”. Popular packages which calculate weighted </w:t>
      </w:r>
      <w:proofErr w:type="spellStart"/>
      <w:r w:rsidRPr="0007048F">
        <w:t>Unifrac</w:t>
      </w:r>
      <w:proofErr w:type="spellEnd"/>
      <w:ins w:id="387" w:author="Marian Louise Schmidt" w:date="2025-10-21T14:27:00Z" w16du:dateUtc="2025-10-21T18:27:00Z">
        <w:r w:rsidR="000A3BD5">
          <w:t xml:space="preserve">, </w:t>
        </w:r>
      </w:ins>
      <w:del w:id="388"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389"/>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commentRangeEnd w:id="389"/>
      <w:proofErr w:type="spellEnd"/>
      <w:r w:rsidR="000A3BD5">
        <w:rPr>
          <w:rStyle w:val="CommentReference"/>
        </w:rPr>
        <w:commentReference w:id="389"/>
      </w:r>
      <w:ins w:id="390" w:author="Marian Louise Schmidt" w:date="2025-10-21T14:27:00Z" w16du:dateUtc="2025-10-21T18:27:00Z">
        <w:r w:rsidR="000A3BD5">
          <w:t xml:space="preserve">, </w:t>
        </w:r>
      </w:ins>
      <w:del w:id="391"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392" w:author="Augustus Raymond Pendleton" w:date="2025-09-29T11:37:00Z" w16du:dateUtc="2025-09-29T15:37:00Z">
          <w:pPr/>
        </w:pPrChange>
      </w:pPr>
      <w:ins w:id="393" w:author="Marian Louise Schmidt" w:date="2025-10-21T14:28:00Z" w16du:dateUtc="2025-10-21T18:28:00Z">
        <w:r>
          <w:t xml:space="preserve">Importantly, </w:t>
        </w:r>
      </w:ins>
      <w:del w:id="394" w:author="Augustus Raymond Pendleton" w:date="2025-09-29T11:37:00Z" w16du:dateUtc="2025-09-29T15:37:00Z">
        <w:r w:rsidR="0007048F" w:rsidRPr="0007048F" w:rsidDel="00FF313F">
          <w:delText>    </w:delText>
        </w:r>
      </w:del>
      <w:del w:id="395"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396" w:author="Marian Louise Schmidt" w:date="2025-10-21T14:28:00Z" w16du:dateUtc="2025-10-21T18:28:00Z">
        <w:r>
          <w:t xml:space="preserve">, which </w:t>
        </w:r>
      </w:ins>
      <w:del w:id="397"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49C180CF" w:rsidR="0007048F" w:rsidRPr="0007048F" w:rsidDel="00E83601" w:rsidRDefault="0007048F" w:rsidP="000F0D90">
      <w:pPr>
        <w:rPr>
          <w:del w:id="398" w:author="Marian Louise Schmidt" w:date="2025-10-24T11:12:00Z" w16du:dateUtc="2025-10-24T15:12:00Z"/>
        </w:rPr>
      </w:pPr>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w:t>
      </w:r>
      <w:del w:id="399" w:author="Marian Louise Schmidt" w:date="2025-10-24T11:22:00Z" w16du:dateUtc="2025-10-24T15:22:00Z">
        <w:r w:rsidRPr="0007048F" w:rsidDel="00565101">
          <w:delText xml:space="preserve">stands </w:delText>
        </w:r>
      </w:del>
      <w:ins w:id="400" w:author="Marian Louise Schmidt" w:date="2025-10-24T11:22:00Z" w16du:dateUtc="2025-10-24T15:22:00Z">
        <w:r w:rsidR="00565101">
          <w:t>denote</w:t>
        </w:r>
      </w:ins>
      <w:del w:id="401" w:author="Marian Louise Schmidt" w:date="2025-10-24T11:22:00Z" w16du:dateUtc="2025-10-24T15:22:00Z">
        <w:r w:rsidRPr="0007048F" w:rsidDel="00565101">
          <w:delText>for</w:delText>
        </w:r>
      </w:del>
      <w:r w:rsidRPr="0007048F">
        <w:t xml:space="preserve"> the absolute counts of species descend</w:t>
      </w:r>
      <w:ins w:id="402" w:author="Marian Louise Schmidt" w:date="2025-10-24T11:22:00Z" w16du:dateUtc="2025-10-24T15:22:00Z">
        <w:r w:rsidR="00565101">
          <w:t>ing</w:t>
        </w:r>
      </w:ins>
      <w:del w:id="403" w:author="Marian Louise Schmidt" w:date="2025-10-24T11:22:00Z" w16du:dateUtc="2025-10-24T15:22:00Z">
        <w:r w:rsidRPr="0007048F" w:rsidDel="00565101">
          <w:delText>ed</w:delText>
        </w:r>
      </w:del>
      <w:r w:rsidRPr="0007048F">
        <w:t xml:space="preserve">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w:t>
      </w:r>
      <w:proofErr w:type="spellStart"/>
      <w:ins w:id="404" w:author="Marian Louise Schmidt" w:date="2025-10-24T11:23:00Z" w16du:dateUtc="2025-10-24T15:23:00Z">
        <w:r w:rsidR="00565101">
          <w:t>ies</w:t>
        </w:r>
      </w:ins>
      <w:proofErr w:type="spellEnd"/>
      <w:del w:id="405" w:author="Marian Louise Schmidt" w:date="2025-10-24T11:23:00Z" w16du:dateUtc="2025-10-24T15:23:00Z">
        <w:r w:rsidRPr="0007048F" w:rsidDel="00565101">
          <w:delText>y</w:delText>
        </w:r>
      </w:del>
      <w:r w:rsidRPr="0007048F">
        <w:t xml:space="preserve">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w:t>
      </w:r>
      <w:ins w:id="406" w:author="Marian Louise Schmidt" w:date="2025-10-24T11:29:00Z" w16du:dateUtc="2025-10-24T15:29:00Z">
        <w:r w:rsidR="00725AE6">
          <w:rPr>
            <w:i/>
            <w:iCs/>
          </w:rPr>
          <w:t>F</w:t>
        </w:r>
      </w:ins>
      <w:del w:id="407" w:author="Marian Louise Schmidt" w:date="2025-10-24T11:29:00Z" w16du:dateUtc="2025-10-24T15:29:00Z">
        <w:r w:rsidRPr="0007048F" w:rsidDel="00725AE6">
          <w:rPr>
            <w:i/>
            <w:iCs/>
          </w:rPr>
          <w:delText>f</w:delText>
        </w:r>
      </w:del>
      <w:r w:rsidRPr="0007048F">
        <w:rPr>
          <w:i/>
          <w:iCs/>
        </w:rPr>
        <w:t>rac</w:t>
      </w:r>
      <w:proofErr w:type="spellEnd"/>
      <w:r w:rsidRPr="0007048F">
        <w:t xml:space="preserve"> </w:t>
      </w:r>
      <w:ins w:id="408" w:author="Marian Louise Schmidt" w:date="2025-10-21T14:29:00Z" w16du:dateUtc="2025-10-21T18:29:00Z">
        <w:r w:rsidR="000A3BD5">
          <w:t>(</w:t>
        </w:r>
      </w:ins>
      <w:moveTo w:id="409" w:author="Marian Louise Schmidt" w:date="2025-10-21T14:29:00Z" w16du:dateUtc="2025-10-21T18:29:00Z">
        <w:moveToRangeStart w:id="410" w:author="Marian Louise Schmidt" w:date="2025-10-21T14:29:00Z" w:name="move211949382"/>
        <m:oMath>
          <m:sSup>
            <m:sSupPr>
              <m:ctrlPr>
                <w:rPr>
                  <w:rFonts w:ascii="Cambria Math" w:hAnsi="Cambria Math"/>
                </w:rPr>
              </m:ctrlPr>
            </m:sSupPr>
            <m:e>
              <w:moveTo w:id="411" w:author="Marian Louise Schmidt" w:date="2025-10-21T14:29:00Z" w16du:dateUtc="2025-10-21T18:29:00Z">
                <m:r>
                  <w:rPr>
                    <w:rFonts w:ascii="Cambria Math" w:hAnsi="Cambria Math"/>
                  </w:rPr>
                  <m:t>U</m:t>
                </m:r>
              </w:moveTo>
            </m:e>
            <m:sup>
              <w:moveTo w:id="412" w:author="Marian Louise Schmidt" w:date="2025-10-21T14:29:00Z" w16du:dateUtc="2025-10-21T18:29:00Z">
                <m:r>
                  <w:rPr>
                    <w:rFonts w:ascii="Cambria Math" w:hAnsi="Cambria Math"/>
                  </w:rPr>
                  <m:t>A</m:t>
                </m:r>
              </w:moveTo>
            </m:sup>
          </m:sSup>
        </m:oMath>
        <w:moveToRangeEnd w:id="410"/>
        <w:ins w:id="413" w:author="Marian Louise Schmidt" w:date="2025-10-21T14:29:00Z" w16du:dateUtc="2025-10-21T18:29:00Z">
          <w:r w:rsidR="000A3BD5">
            <w:t xml:space="preserve">) </w:t>
          </w:r>
        </w:ins>
        <w:r w:rsidRPr="0007048F">
          <w:t xml:space="preserve">and </w:t>
        </w:r>
        <w:r w:rsidRPr="0007048F">
          <w:rPr>
            <w:i/>
            <w:iCs/>
          </w:rPr>
          <w:t xml:space="preserve">Generalized Absolute </w:t>
        </w:r>
        <w:proofErr w:type="spellStart"/>
        <w:r w:rsidRPr="0007048F">
          <w:rPr>
            <w:i/>
            <w:iCs/>
          </w:rPr>
          <w:t>Uni</w:t>
        </w:r>
        <w:ins w:id="414" w:author="Marian Louise Schmidt" w:date="2025-10-24T11:29:00Z" w16du:dateUtc="2025-10-24T15:29:00Z">
          <w:r w:rsidR="00725AE6">
            <w:rPr>
              <w:i/>
              <w:iCs/>
            </w:rPr>
            <w:t>F</w:t>
          </w:r>
        </w:ins>
        <w:del w:id="415" w:author="Marian Louise Schmidt" w:date="2025-10-24T11:29:00Z" w16du:dateUtc="2025-10-24T15:29:00Z">
          <w:r w:rsidRPr="0007048F" w:rsidDel="00725AE6">
            <w:rPr>
              <w:i/>
              <w:iCs/>
            </w:rPr>
            <w:delText>f</w:delText>
          </w:r>
        </w:del>
        <w:r w:rsidRPr="0007048F">
          <w:rPr>
            <w:i/>
            <w:iCs/>
          </w:rPr>
          <w:t>rac</w:t>
        </w:r>
        <w:proofErr w:type="spellEnd"/>
        <w:r w:rsidRPr="0007048F">
          <w:t xml:space="preserve"> (</w:t>
        </w:r>
        <m:oMath>
          <m:r>
            <w:ins w:id="416" w:author="Marian Louise Schmidt" w:date="2025-10-24T11:11:00Z" w16du:dateUtc="2025-10-24T15:11:00Z">
              <w:rPr>
                <w:rFonts w:ascii="Cambria Math" w:hAnsi="Cambria Math"/>
              </w:rPr>
              <m:t>G</m:t>
            </w:ins>
          </m:r>
          <w:moveFromRangeStart w:id="417" w:author="Marian Louise Schmidt" w:date="2025-10-21T14:29:00Z" w:name="move211949382"/>
          <m:sSup>
            <m:sSupPr>
              <m:ctrlPr>
                <w:rPr>
                  <w:rFonts w:ascii="Cambria Math" w:hAnsi="Cambria Math"/>
                </w:rPr>
              </m:ctrlPr>
            </m:sSupPr>
            <m:e>
              <m:r>
                <w:rPr>
                  <w:rFonts w:ascii="Cambria Math" w:hAnsi="Cambria Math"/>
                </w:rPr>
                <m:t>U</m:t>
              </m:r>
            </m:e>
            <m:sup>
              <m:r>
                <w:rPr>
                  <w:rFonts w:ascii="Cambria Math" w:hAnsi="Cambria Math"/>
                </w:rPr>
                <m:t>A</m:t>
              </m:r>
            </m:sup>
          </m:sSup>
        </m:oMath>
        <w:moveFrom w:id="418" w:author="Marian Louise Schmidt" w:date="2025-10-21T14:29:00Z" w16du:dateUtc="2025-10-21T18:29:00Z">
          <w:r w:rsidRPr="0007048F" w:rsidDel="000A3BD5">
            <w:t xml:space="preserve"> </w:t>
          </w:r>
          <w:moveFromRangeEnd w:id="417"/>
          <m:oMath>
            <m:r>
              <w:del w:id="419" w:author="Marian Louise Schmidt" w:date="2025-10-21T14:29:00Z" w16du:dateUtc="2025-10-21T18:29:00Z">
                <m:rPr>
                  <m:sty m:val="p"/>
                </m:rPr>
                <w:rPr>
                  <w:rFonts w:ascii="Cambria Math" w:hAnsi="Cambria Math"/>
                </w:rPr>
                <m:t xml:space="preserve">and </m:t>
              </w:del>
            </m:r>
            <m:r>
              <w:del w:id="420" w:author="Marian Louise Schmidt" w:date="2025-10-21T14:29:00Z" w16du:dateUtc="2025-10-21T18:29:00Z">
                <w:rPr>
                  <w:rFonts w:ascii="Cambria Math" w:hAnsi="Cambria Math"/>
                </w:rPr>
                <m:t>G</m:t>
              </w:del>
            </m:r>
            <m:sSup>
              <m:sSupPr>
                <m:ctrlPr>
                  <w:del w:id="421" w:author="Marian Louise Schmidt" w:date="2025-10-21T14:29:00Z" w16du:dateUtc="2025-10-21T18:29:00Z">
                    <w:rPr>
                      <w:rFonts w:ascii="Cambria Math" w:hAnsi="Cambria Math"/>
                    </w:rPr>
                  </w:del>
                </m:ctrlPr>
              </m:sSupPr>
              <m:e>
                <m:r>
                  <w:del w:id="422" w:author="Marian Louise Schmidt" w:date="2025-10-21T14:29:00Z" w16du:dateUtc="2025-10-21T18:29:00Z">
                    <w:rPr>
                      <w:rFonts w:ascii="Cambria Math" w:hAnsi="Cambria Math"/>
                    </w:rPr>
                    <m:t>U</m:t>
                  </w:del>
                </m:r>
              </m:e>
              <m:sup>
                <m:r>
                  <w:del w:id="423" w:author="Marian Louise Schmidt" w:date="2025-10-21T14:29:00Z" w16du:dateUtc="2025-10-21T18:29:00Z">
                    <w:rPr>
                      <w:rFonts w:ascii="Cambria Math" w:hAnsi="Cambria Math"/>
                    </w:rPr>
                    <m:t>A</m:t>
                  </w:del>
                </m:r>
              </m:sup>
            </m:sSup>
          </m:oMath>
          <w:del w:id="424" w:author="Marian Louise Schmidt" w:date="2025-10-21T14:29:00Z" w16du:dateUtc="2025-10-21T18:29:00Z">
            <w:r w:rsidRPr="0007048F">
              <w:delText>).</w:delText>
            </w:r>
          </w:del>
          <w:ins w:id="425" w:author="Augustus Raymond Pendleton" w:date="2025-09-25T13:53:00Z" w16du:dateUtc="2025-09-25T17:53:00Z">
            <w:del w:id="426"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427" w:author="Marian Louise Schmidt" w:date="2025-10-21T14:30:00Z" w16du:dateUtc="2025-10-21T18:30:00Z">
            <w:del w:id="428" w:author="Marian Louise Schmidt" w:date="2025-10-21T14:29:00Z" w16du:dateUtc="2025-10-21T18:29:00Z">
              <w:r w:rsidR="000A3BD5">
                <w:delText>Although</w:delText>
              </w:r>
            </w:del>
          </w:ins>
          <w:ins w:id="429" w:author="Augustus Raymond Pendleton" w:date="2025-09-25T13:53:00Z" w16du:dateUtc="2025-09-25T17:53:00Z">
            <w:del w:id="430" w:author="Marian Louise Schmidt" w:date="2025-10-21T14:29:00Z" w16du:dateUtc="2025-10-21T18:29:00Z">
              <w:r w:rsidR="00686055">
                <w:delText xml:space="preserve"> this </w:delText>
              </w:r>
              <w:r w:rsidR="00686055" w:rsidDel="000A3BD5">
                <w:delText>replacement</w:delText>
              </w:r>
            </w:del>
          </w:ins>
          <w:ins w:id="431" w:author="Marian Louise Schmidt" w:date="2025-10-21T14:30:00Z" w16du:dateUtc="2025-10-21T18:30:00Z">
            <w:del w:id="432" w:author="Marian Louise Schmidt" w:date="2025-10-21T14:29:00Z" w16du:dateUtc="2025-10-21T18:29:00Z">
              <w:r w:rsidR="000A3BD5">
                <w:delText>substitution of absolute for relative abundances</w:delText>
              </w:r>
            </w:del>
          </w:ins>
          <w:ins w:id="433" w:author="Augustus Raymond Pendleton" w:date="2025-09-25T13:53:00Z" w16du:dateUtc="2025-09-25T17:53:00Z">
            <w:del w:id="434" w:author="Marian Louise Schmidt" w:date="2025-10-21T14:29:00Z" w16du:dateUtc="2025-10-21T18:29:00Z">
              <w:r w:rsidR="00686055">
                <w:delText xml:space="preserve"> is mathematically </w:delText>
              </w:r>
            </w:del>
          </w:ins>
          <w:ins w:id="435" w:author="Augustus Raymond Pendleton" w:date="2025-09-25T13:54:00Z" w16du:dateUtc="2025-09-25T17:54:00Z">
            <w:del w:id="436" w:author="Marian Louise Schmidt" w:date="2025-10-21T14:29:00Z" w16du:dateUtc="2025-10-21T18:29:00Z">
              <w:r w:rsidR="00686055" w:rsidDel="0027752C">
                <w:delText>trivial</w:delText>
              </w:r>
            </w:del>
          </w:ins>
          <w:ins w:id="437" w:author="Marian Louise Schmidt" w:date="2025-10-07T10:16:00Z" w16du:dateUtc="2025-10-07T14:16:00Z">
            <w:del w:id="438" w:author="Marian Louise Schmidt" w:date="2025-10-21T14:29:00Z" w16du:dateUtc="2025-10-21T18:29:00Z">
              <w:r w:rsidR="0027752C">
                <w:delText>straightforward</w:delText>
              </w:r>
            </w:del>
          </w:ins>
          <w:ins w:id="439" w:author="Augustus Raymond Pendleton" w:date="2025-09-25T13:54:00Z" w16du:dateUtc="2025-09-25T17:54:00Z">
            <w:del w:id="440" w:author="Marian Louise Schmidt" w:date="2025-10-21T14:29:00Z" w16du:dateUtc="2025-10-21T18:29:00Z">
              <w:r w:rsidR="00686055">
                <w:delText>,</w:delText>
              </w:r>
            </w:del>
          </w:ins>
          <w:ins w:id="441" w:author="Marian Louise Schmidt" w:date="2025-10-07T10:16:00Z" w16du:dateUtc="2025-10-07T14:16:00Z">
            <w:del w:id="442" w:author="Marian Louise Schmidt" w:date="2025-10-21T14:29:00Z" w16du:dateUtc="2025-10-21T18:29:00Z">
              <w:r w:rsidR="0027752C">
                <w:delText xml:space="preserve"> </w:delText>
              </w:r>
            </w:del>
          </w:ins>
          <w:ins w:id="443" w:author="Augustus Raymond Pendleton" w:date="2025-09-25T13:54:00Z" w16du:dateUtc="2025-09-25T17:54:00Z">
            <w:del w:id="444"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445" w:author="Marian Louise Schmidt" w:date="2025-10-07T10:16:00Z" w16du:dateUtc="2025-10-07T14:16:00Z">
            <w:del w:id="446" w:author="Marian Louise Schmidt" w:date="2025-10-21T14:29:00Z" w16du:dateUtc="2025-10-21T18:29:00Z">
              <w:r w:rsidR="0027752C">
                <w:delText>found no</w:delText>
              </w:r>
            </w:del>
          </w:ins>
          <w:ins w:id="447" w:author="Augustus Raymond Pendleton" w:date="2025-09-25T13:54:00Z" w16du:dateUtc="2025-09-25T17:54:00Z">
            <w:del w:id="448"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449" w:author="Marian Louise Schmidt" w:date="2025-10-21T14:31:00Z" w16du:dateUtc="2025-10-21T18:31:00Z">
            <w:del w:id="450" w:author="Marian Louise Schmidt" w:date="2025-10-21T14:29:00Z" w16du:dateUtc="2025-10-21T18:29:00Z">
              <w:r w:rsidR="000A3BD5">
                <w:delText>prior work that examines UniFrac</w:delText>
              </w:r>
            </w:del>
          </w:ins>
          <w:ins w:id="451" w:author="Augustus Raymond Pendleton" w:date="2025-09-25T13:54:00Z" w16du:dateUtc="2025-09-25T17:54:00Z">
            <w:del w:id="452" w:author="Marian Louise Schmidt" w:date="2025-10-21T14:29:00Z" w16du:dateUtc="2025-10-21T18:29:00Z">
              <w:r w:rsidR="00686055">
                <w:delText xml:space="preserve"> </w:delText>
              </w:r>
            </w:del>
          </w:ins>
          <w:ins w:id="453" w:author="Marian Louise Schmidt" w:date="2025-10-21T14:31:00Z" w16du:dateUtc="2025-10-21T18:31:00Z">
            <w:del w:id="454" w:author="Marian Louise Schmidt" w:date="2025-10-21T14:29:00Z" w16du:dateUtc="2025-10-21T18:29:00Z">
              <w:r w:rsidR="000A3BD5">
                <w:delText xml:space="preserve">in the context of </w:delText>
              </w:r>
            </w:del>
          </w:ins>
          <w:ins w:id="455" w:author="Augustus Raymond Pendleton" w:date="2025-09-25T13:54:00Z" w16du:dateUtc="2025-09-25T17:54:00Z">
            <w:del w:id="456"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457" w:author="Marian Louise Schmidt" w:date="2025-10-21T14:32:00Z" w16du:dateUtc="2025-10-21T18:32:00Z">
            <w:del w:id="458" w:author="Marian Louise Schmidt" w:date="2025-10-21T14:29:00Z" w16du:dateUtc="2025-10-21T18:29:00Z">
              <w:r w:rsidR="000A3BD5">
                <w:delText>practice</w:delText>
              </w:r>
            </w:del>
          </w:ins>
          <w:ins w:id="459" w:author="Augustus Raymond Pendleton" w:date="2025-09-25T13:54:00Z" w16du:dateUtc="2025-09-25T17:54:00Z">
            <w:del w:id="460" w:author="Marian Louise Schmidt" w:date="2025-10-21T14:29:00Z" w16du:dateUtc="2025-10-21T18:29:00Z">
              <w:r w:rsidR="00686055">
                <w:delText>.</w:delText>
              </w:r>
            </w:del>
          </w:ins>
          <w:ins w:id="461" w:author="Augustus Raymond Pendleton" w:date="2025-09-25T13:56:00Z" w16du:dateUtc="2025-09-25T17:56:00Z">
            <w:del w:id="462" w:author="Marian Louise Schmidt" w:date="2025-10-21T14:29:00Z" w16du:dateUtc="2025-10-21T18:29:00Z">
              <w:r w:rsidR="00686055">
                <w:delText xml:space="preserve"> </w:delText>
              </w:r>
            </w:del>
          </w:ins>
          <w:ins w:id="463" w:author="Marian Louise Schmidt" w:date="2025-10-21T14:49:00Z" w16du:dateUtc="2025-10-21T18:49:00Z">
            <w:del w:id="464" w:author="Marian Louise Schmidt" w:date="2025-10-21T14:29:00Z" w16du:dateUtc="2025-10-21T18:29:00Z">
              <w:r w:rsidR="00BE52A2">
                <w:delText>Incorporating</w:delText>
              </w:r>
            </w:del>
          </w:ins>
          <w:ins w:id="465" w:author="Marian Louise Schmidt" w:date="2025-10-07T10:17:00Z" w16du:dateUtc="2025-10-07T14:17:00Z">
            <w:del w:id="466" w:author="Marian Louise Schmidt" w:date="2025-10-21T14:29:00Z" w16du:dateUtc="2025-10-21T18:29:00Z">
              <w:r w:rsidR="0027752C">
                <w:delText xml:space="preserve"> a</w:delText>
              </w:r>
            </w:del>
          </w:ins>
          <w:ins w:id="467" w:author="Augustus Raymond Pendleton" w:date="2025-09-25T13:56:00Z" w16du:dateUtc="2025-09-25T17:56:00Z">
            <w:del w:id="468"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469" w:author="Marian Louise Schmidt" w:date="2025-10-21T14:32:00Z" w16du:dateUtc="2025-10-21T18:32:00Z">
            <w:del w:id="470" w:author="Marian Louise Schmidt" w:date="2025-10-21T14:29:00Z" w16du:dateUtc="2025-10-21T18:29:00Z">
              <w:r w:rsidR="000A3BD5">
                <w:delText>adds a</w:delText>
              </w:r>
            </w:del>
          </w:ins>
          <w:ins w:id="471" w:author="Marian Louise Schmidt" w:date="2025-10-21T14:50:00Z" w16du:dateUtc="2025-10-21T18:50:00Z">
            <w:del w:id="472" w:author="Marian Louise Schmidt" w:date="2025-10-21T14:29:00Z" w16du:dateUtc="2025-10-21T18:29:00Z">
              <w:r w:rsidR="00BE52A2">
                <w:delText xml:space="preserve">nother </w:delText>
              </w:r>
            </w:del>
          </w:ins>
          <w:ins w:id="473" w:author="Augustus Raymond Pendleton" w:date="2025-09-25T13:57:00Z" w16du:dateUtc="2025-09-25T17:57:00Z">
            <w:del w:id="474"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475" w:author="Marian Louise Schmidt" w:date="2025-10-07T10:17:00Z" w16du:dateUtc="2025-10-07T14:17:00Z">
            <w:del w:id="476" w:author="Marian Louise Schmidt" w:date="2025-10-21T14:29:00Z" w16du:dateUtc="2025-10-21T18:29:00Z">
              <w:r w:rsidR="0027752C">
                <w:delText xml:space="preserve"> of variation</w:delText>
              </w:r>
            </w:del>
          </w:ins>
          <w:ins w:id="477" w:author="Marian Louise Schmidt" w:date="2025-10-21T14:32:00Z" w16du:dateUtc="2025-10-21T18:32:00Z">
            <w:del w:id="478" w:author="Marian Louise Schmidt" w:date="2025-10-21T14:29:00Z" w16du:dateUtc="2025-10-21T18:29:00Z">
              <w:r w:rsidR="000A3BD5">
                <w:delText>:</w:delText>
              </w:r>
            </w:del>
          </w:ins>
          <w:ins w:id="479" w:author="Marian Louise Schmidt" w:date="2025-10-21T14:51:00Z" w16du:dateUtc="2025-10-21T18:51:00Z">
            <w:del w:id="480" w:author="Marian Louise Schmidt" w:date="2025-10-21T14:29:00Z" w16du:dateUtc="2025-10-21T18:29:00Z">
              <w:r w:rsidR="00BE52A2">
                <w:delText xml:space="preserve"> beyond differences in community composition and phylogenetic turnover, </w:delText>
              </w:r>
            </w:del>
          </w:ins>
          <w:ins w:id="481" w:author="Augustus Raymond Pendleton" w:date="2025-09-25T13:57:00Z" w16du:dateUtc="2025-09-25T17:57:00Z">
            <w:del w:id="482" w:author="Marian Louise Schmidt" w:date="2025-10-21T14:29:00Z" w16du:dateUtc="2025-10-21T18:29:00Z">
              <w:r w:rsidR="00686055" w:rsidDel="000A3BD5">
                <w:delText xml:space="preserve"> </w:delText>
              </w:r>
            </w:del>
          </w:ins>
          <w:ins w:id="483" w:author="Marian Louise Schmidt" w:date="2025-10-21T14:32:00Z" w16du:dateUtc="2025-10-21T18:32:00Z">
            <w:del w:id="484" w:author="Marian Louise Schmidt" w:date="2025-10-21T14:29:00Z" w16du:dateUtc="2025-10-21T18:29:00Z">
              <w:r w:rsidR="000A3BD5">
                <w:delText xml:space="preserve"> </w:delText>
              </w:r>
            </w:del>
          </w:ins>
          <w:ins w:id="485" w:author="Augustus Raymond Pendleton" w:date="2025-09-25T13:57:00Z" w16du:dateUtc="2025-09-25T17:57:00Z">
            <w:del w:id="486" w:author="Marian Louise Schmidt" w:date="2025-10-21T14:29:00Z" w16du:dateUtc="2025-10-21T18:29:00Z">
              <w:r w:rsidR="00686055" w:rsidDel="0027752C">
                <w:delText xml:space="preserve">along which </w:delText>
              </w:r>
            </w:del>
          </w:ins>
          <m:oMath>
            <m:sSup>
              <m:sSupPr>
                <m:ctrlPr>
                  <w:ins w:id="487" w:author="Augustus Raymond Pendleton" w:date="2025-09-25T13:57:00Z" w16du:dateUtc="2025-09-25T17:57:00Z">
                    <w:del w:id="488" w:author="Marian Louise Schmidt" w:date="2025-10-21T14:29:00Z" w16du:dateUtc="2025-10-21T18:29:00Z">
                      <w:rPr>
                        <w:rFonts w:ascii="Cambria Math" w:hAnsi="Cambria Math"/>
                      </w:rPr>
                    </w:del>
                  </w:ins>
                </m:ctrlPr>
              </m:sSupPr>
              <m:e>
                <m:r>
                  <w:ins w:id="489" w:author="Augustus Raymond Pendleton" w:date="2025-09-25T13:57:00Z" w16du:dateUtc="2025-09-25T17:57:00Z">
                    <w:del w:id="490" w:author="Marian Louise Schmidt" w:date="2025-10-21T14:29:00Z" w16du:dateUtc="2025-10-21T18:29:00Z">
                      <w:rPr>
                        <w:rFonts w:ascii="Cambria Math" w:hAnsi="Cambria Math"/>
                      </w:rPr>
                      <m:t>U</m:t>
                    </w:del>
                  </w:ins>
                </m:r>
              </m:e>
              <m:sup>
                <m:r>
                  <w:ins w:id="491" w:author="Augustus Raymond Pendleton" w:date="2025-09-25T13:57:00Z" w16du:dateUtc="2025-09-25T17:57:00Z">
                    <w:del w:id="492" w:author="Marian Louise Schmidt" w:date="2025-10-21T14:29:00Z" w16du:dateUtc="2025-10-21T18:29:00Z">
                      <w:rPr>
                        <w:rFonts w:ascii="Cambria Math" w:hAnsi="Cambria Math"/>
                      </w:rPr>
                      <m:t>A</m:t>
                    </w:del>
                  </w:ins>
                </m:r>
              </m:sup>
            </m:sSup>
          </m:oMath>
          <w:ins w:id="493" w:author="Augustus Raymond Pendleton" w:date="2025-09-25T13:57:00Z" w16du:dateUtc="2025-09-25T17:57:00Z">
            <w:del w:id="494"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495" w:author="Augustus Raymond Pendleton" w:date="2025-09-25T13:58:00Z" w16du:dateUtc="2025-09-25T17:58:00Z">
            <w:del w:id="496"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497" w:author="Augustus Raymond Pendleton" w:date="2025-09-25T13:58:00Z" w16du:dateUtc="2025-09-25T17:58:00Z">
                    <w:del w:id="498" w:author="Marian Louise Schmidt" w:date="2025-10-21T14:29:00Z" w16du:dateUtc="2025-10-21T18:29:00Z">
                      <w:rPr>
                        <w:rFonts w:ascii="Cambria Math" w:hAnsi="Cambria Math"/>
                      </w:rPr>
                    </w:del>
                  </w:ins>
                </m:ctrlPr>
              </m:sSupPr>
              <m:e>
                <m:r>
                  <w:ins w:id="499" w:author="Augustus Raymond Pendleton" w:date="2025-09-25T13:58:00Z" w16du:dateUtc="2025-09-25T17:58:00Z">
                    <w:del w:id="500" w:author="Marian Louise Schmidt" w:date="2025-10-21T14:29:00Z" w16du:dateUtc="2025-10-21T18:29:00Z">
                      <w:rPr>
                        <w:rFonts w:ascii="Cambria Math" w:hAnsi="Cambria Math"/>
                      </w:rPr>
                      <m:t>U</m:t>
                    </w:del>
                  </w:ins>
                </m:r>
              </m:e>
              <m:sup>
                <m:r>
                  <w:ins w:id="501" w:author="Augustus Raymond Pendleton" w:date="2025-09-25T13:58:00Z" w16du:dateUtc="2025-09-25T17:58:00Z">
                    <w:del w:id="502" w:author="Marian Louise Schmidt" w:date="2025-10-21T14:29:00Z" w16du:dateUtc="2025-10-21T18:29:00Z">
                      <w:rPr>
                        <w:rFonts w:ascii="Cambria Math" w:hAnsi="Cambria Math"/>
                      </w:rPr>
                      <m:t>A</m:t>
                    </w:del>
                  </w:ins>
                </m:r>
              </m:sup>
            </m:sSup>
          </m:oMath>
          <w:ins w:id="503" w:author="Augustus Raymond Pendleton" w:date="2025-09-25T13:58:00Z" w16du:dateUtc="2025-09-25T17:58:00Z">
            <w:del w:id="504" w:author="Marian Louise Schmidt" w:date="2025-10-21T14:29:00Z" w16du:dateUtc="2025-10-21T18:29:00Z">
              <w:r w:rsidR="00686055" w:rsidRPr="0007048F">
                <w:delText xml:space="preserve"> </w:delText>
              </w:r>
              <w:r w:rsidR="00686055">
                <w:delText xml:space="preserve"> </w:delText>
              </w:r>
            </w:del>
          </w:ins>
          <w:ins w:id="505" w:author="Marian Louise Schmidt" w:date="2025-10-21T14:51:00Z" w16du:dateUtc="2025-10-21T18:51:00Z">
            <w:del w:id="506" w:author="Marian Louise Schmidt" w:date="2025-10-21T14:29:00Z" w16du:dateUtc="2025-10-21T18:29:00Z">
              <w:r w:rsidR="00BE52A2">
                <w:delText xml:space="preserve">also </w:delText>
              </w:r>
            </w:del>
          </w:ins>
          <w:ins w:id="507" w:author="Augustus Raymond Pendleton" w:date="2025-09-25T13:58:00Z" w16du:dateUtc="2025-09-25T17:58:00Z">
            <w:del w:id="508" w:author="Marian Louise Schmidt" w:date="2025-10-21T14:29:00Z" w16du:dateUtc="2025-10-21T18:29:00Z">
              <w:r w:rsidR="00686055" w:rsidDel="001C589D">
                <w:delText xml:space="preserve">also </w:delText>
              </w:r>
              <w:r w:rsidR="00686055" w:rsidDel="0027752C">
                <w:delText>considers</w:delText>
              </w:r>
            </w:del>
          </w:ins>
          <w:ins w:id="509" w:author="Marian Louise Schmidt" w:date="2025-10-21T14:37:00Z" w16du:dateUtc="2025-10-21T18:37:00Z">
            <w:del w:id="510" w:author="Marian Louise Schmidt" w:date="2025-10-21T14:29:00Z" w16du:dateUtc="2025-10-21T18:29:00Z">
              <w:r w:rsidR="001C589D">
                <w:delText xml:space="preserve">captures </w:delText>
              </w:r>
            </w:del>
          </w:ins>
          <w:ins w:id="511" w:author="Marian Louise Schmidt" w:date="2025-10-21T14:49:00Z" w16du:dateUtc="2025-10-21T18:49:00Z">
            <w:del w:id="512" w:author="Marian Louise Schmidt" w:date="2025-10-21T14:29:00Z" w16du:dateUtc="2025-10-21T18:29:00Z">
              <w:r w:rsidR="00BE52A2">
                <w:delText>how differences</w:delText>
              </w:r>
            </w:del>
          </w:ins>
          <w:ins w:id="513" w:author="Marian Louise Schmidt" w:date="2025-10-21T14:37:00Z" w16du:dateUtc="2025-10-21T18:37:00Z">
            <w:del w:id="514" w:author="Marian Louise Schmidt" w:date="2025-10-21T14:29:00Z" w16du:dateUtc="2025-10-21T18:29:00Z">
              <w:r w:rsidR="001C589D">
                <w:delText xml:space="preserve"> in microbial load </w:delText>
              </w:r>
            </w:del>
          </w:ins>
          <w:ins w:id="515" w:author="Marian Louise Schmidt" w:date="2025-10-21T14:49:00Z" w16du:dateUtc="2025-10-21T18:49:00Z">
            <w:del w:id="516" w:author="Marian Louise Schmidt" w:date="2025-10-21T14:29:00Z" w16du:dateUtc="2025-10-21T18:29:00Z">
              <w:r w:rsidR="00BE52A2">
                <w:delText xml:space="preserve">shape </w:delText>
              </w:r>
            </w:del>
          </w:ins>
          <w:ins w:id="517" w:author="Marian Louise Schmidt" w:date="2025-10-21T14:37:00Z" w16du:dateUtc="2025-10-21T18:37:00Z">
            <w:del w:id="518" w:author="Marian Louise Schmidt" w:date="2025-10-21T14:29:00Z" w16du:dateUtc="2025-10-21T18:29:00Z">
              <w:r w:rsidR="001C589D">
                <w:delText>ecological impact</w:delText>
              </w:r>
            </w:del>
          </w:ins>
          <w:ins w:id="519" w:author="Augustus Raymond Pendleton" w:date="2025-09-25T13:58:00Z" w16du:dateUtc="2025-09-25T17:58:00Z">
            <w:del w:id="520" w:author="Marian Louise Schmidt" w:date="2025-10-21T14:29:00Z" w16du:dateUtc="2025-10-21T18:29:00Z">
              <w:r w:rsidR="00686055" w:rsidDel="000A3BD5">
                <w:delText xml:space="preserve"> absolute differences</w:delText>
              </w:r>
              <w:r w:rsidR="00686055">
                <w:delText xml:space="preserve">. </w:delText>
              </w:r>
            </w:del>
          </w:ins>
        </w:moveFrom>
      </w:moveTo>
    </w:p>
    <w:p w14:paraId="425D9D71" w14:textId="57C6ACB2" w:rsidR="00E83601" w:rsidRDefault="00E83601" w:rsidP="00E83601">
      <w:pPr>
        <w:rPr>
          <w:ins w:id="521" w:author="Marian Louise Schmidt" w:date="2025-10-24T11:20:00Z" w16du:dateUtc="2025-10-24T15:20:00Z"/>
        </w:rPr>
      </w:pPr>
      <w:ins w:id="522" w:author="Marian Louise Schmidt" w:date="2025-10-24T11:12:00Z" w16du:dateUtc="2025-10-24T15:12:00Z">
        <w:r>
          <w:t>).</w:t>
        </w:r>
        <w:r w:rsidRPr="00E83601">
          <w:t xml:space="preserve"> </w:t>
        </w:r>
      </w:ins>
      <w:ins w:id="523" w:author="Marian Louise Schmidt" w:date="2025-10-24T11:23:00Z" w16du:dateUtc="2025-10-24T15:23:00Z">
        <w:r w:rsidR="00565101">
          <w:t xml:space="preserve">Although substituting absolute for relative abundances is mathematically straightforward, we found no prior work that examines </w:t>
        </w:r>
        <w:proofErr w:type="spellStart"/>
        <w:r w:rsidR="00565101">
          <w:t>UniFrac</w:t>
        </w:r>
        <w:proofErr w:type="spellEnd"/>
        <w:r w:rsidR="00565101">
          <w:t xml:space="preserve"> in the context of absolute abundance, </w:t>
        </w:r>
      </w:ins>
      <w:ins w:id="524" w:author="Marian Louise Schmidt" w:date="2025-10-24T11:12:00Z" w16du:dateUtc="2025-10-24T15:12:00Z">
        <w:r>
          <w:t xml:space="preserve">either conceptually or in application. </w:t>
        </w:r>
      </w:ins>
      <w:ins w:id="525" w:author="Marian Louise Schmidt" w:date="2025-10-24T11:24:00Z" w16du:dateUtc="2025-10-24T15:24:00Z">
        <w:r w:rsidR="00565101">
          <w:t>Incorporating a</w:t>
        </w:r>
      </w:ins>
      <w:ins w:id="526" w:author="Marian Louise Schmidt" w:date="2025-10-24T11:12:00Z" w16du:dateUtc="2025-10-24T15:12:00Z">
        <w:r>
          <w:t xml:space="preserve">bsolute abundances </w:t>
        </w:r>
      </w:ins>
      <w:ins w:id="527" w:author="Marian Louise Schmidt" w:date="2025-10-24T11:24:00Z" w16du:dateUtc="2025-10-24T15:24:00Z">
        <w:r w:rsidR="00565101">
          <w:t xml:space="preserve">introduces a third </w:t>
        </w:r>
      </w:ins>
      <w:ins w:id="528" w:author="Marian Louise Schmidt" w:date="2025-10-24T11:12:00Z" w16du:dateUtc="2025-10-24T15:12:00Z">
        <w:r>
          <w:t xml:space="preserve">axis </w:t>
        </w:r>
      </w:ins>
      <w:ins w:id="529" w:author="Marian Louise Schmidt" w:date="2025-10-24T11:24:00Z" w16du:dateUtc="2025-10-24T15:24:00Z">
        <w:r w:rsidR="00565101">
          <w:t>of ecological variation: beyond</w:t>
        </w:r>
      </w:ins>
      <w:ins w:id="530" w:author="Marian Louise Schmidt" w:date="2025-10-24T11:12:00Z" w16du:dateUtc="2025-10-24T15:12:00Z">
        <w:r>
          <w:t xml:space="preserve"> differences in composition and phylogenetic </w:t>
        </w:r>
      </w:ins>
      <w:ins w:id="531" w:author="Marian Louise Schmidt" w:date="2025-10-24T11:25:00Z" w16du:dateUtc="2025-10-24T15:25:00Z">
        <w:r w:rsidR="00565101">
          <w:t>turnover</w:t>
        </w:r>
      </w:ins>
      <w:ins w:id="532" w:author="Marian Louise Schmidt" w:date="2025-10-24T11:12:00Z" w16du:dateUtc="2025-10-24T15:12:00Z">
        <w:r>
          <w:t xml:space="preserve">, </w:t>
        </w:r>
      </w:ins>
      <m:oMath>
        <m:sSup>
          <m:sSupPr>
            <m:ctrlPr>
              <w:ins w:id="533" w:author="Marian Louise Schmidt" w:date="2025-10-24T11:12:00Z" w16du:dateUtc="2025-10-24T15:12:00Z">
                <w:rPr>
                  <w:rFonts w:ascii="Cambria Math" w:hAnsi="Cambria Math"/>
                </w:rPr>
              </w:ins>
            </m:ctrlPr>
          </m:sSupPr>
          <m:e>
            <m:r>
              <w:ins w:id="534" w:author="Marian Louise Schmidt" w:date="2025-10-24T11:12:00Z" w16du:dateUtc="2025-10-24T15:12:00Z">
                <w:rPr>
                  <w:rFonts w:ascii="Cambria Math" w:hAnsi="Cambria Math"/>
                </w:rPr>
                <m:t>U</m:t>
              </w:ins>
            </m:r>
          </m:e>
          <m:sup>
            <m:r>
              <w:ins w:id="535" w:author="Marian Louise Schmidt" w:date="2025-10-24T11:12:00Z" w16du:dateUtc="2025-10-24T15:12:00Z">
                <w:rPr>
                  <w:rFonts w:ascii="Cambria Math" w:hAnsi="Cambria Math"/>
                </w:rPr>
                <m:t>A</m:t>
              </w:ins>
            </m:r>
          </m:sup>
        </m:sSup>
      </m:oMath>
      <w:ins w:id="536" w:author="Marian Louise Schmidt" w:date="2025-10-24T11:12:00Z" w16du:dateUtc="2025-10-24T15:12:00Z">
        <w:r w:rsidRPr="0007048F">
          <w:t xml:space="preserve"> </w:t>
        </w:r>
        <w:r>
          <w:t xml:space="preserve"> also </w:t>
        </w:r>
      </w:ins>
      <w:ins w:id="537" w:author="Marian Louise Schmidt" w:date="2025-10-24T11:25:00Z" w16du:dateUtc="2025-10-24T15:25:00Z">
        <w:r w:rsidR="00565101">
          <w:t>captures divergence in microbial load</w:t>
        </w:r>
      </w:ins>
      <w:ins w:id="538" w:author="Marian Louise Schmidt" w:date="2025-10-24T11:12:00Z" w16du:dateUtc="2025-10-24T15:12:00Z">
        <w:r>
          <w:t>.</w:t>
        </w:r>
      </w:ins>
      <w:ins w:id="539" w:author="Marian Louise Schmidt" w:date="2025-10-24T11:22:00Z" w16du:dateUtc="2025-10-24T15:22:00Z">
        <w:r w:rsidR="00565101" w:rsidRPr="00565101">
          <w:t xml:space="preserve"> </w:t>
        </w:r>
      </w:ins>
      <w:ins w:id="540" w:author="Marian Louise Schmidt" w:date="2025-10-24T11:29:00Z" w16du:dateUtc="2025-10-24T15:29:00Z">
        <w:r w:rsidR="00725AE6">
          <w:t>T</w:t>
        </w:r>
      </w:ins>
      <w:ins w:id="541" w:author="Marian Louise Schmidt" w:date="2025-10-24T11:30:00Z" w16du:dateUtc="2025-10-24T15:30:00Z">
        <w:r w:rsidR="00725AE6">
          <w:t>his has made</w:t>
        </w:r>
      </w:ins>
      <w:ins w:id="542" w:author="Marian Louise Schmidt" w:date="2025-10-24T11:22:00Z" w16du:dateUtc="2025-10-24T15:22:00Z">
        <w:r w:rsidR="00565101">
          <w:t xml:space="preserve"> interpret</w:t>
        </w:r>
      </w:ins>
      <w:ins w:id="543" w:author="Marian Louise Schmidt" w:date="2025-10-24T11:30:00Z" w16du:dateUtc="2025-10-24T15:30:00Z">
        <w:r w:rsidR="00725AE6">
          <w:t xml:space="preserve">ation of </w:t>
        </w:r>
      </w:ins>
      <m:oMath>
        <m:sSup>
          <m:sSupPr>
            <m:ctrlPr>
              <w:ins w:id="544" w:author="Marian Louise Schmidt" w:date="2025-10-24T11:22:00Z" w16du:dateUtc="2025-10-24T15:22:00Z">
                <w:rPr>
                  <w:rFonts w:ascii="Cambria Math" w:hAnsi="Cambria Math"/>
                </w:rPr>
              </w:ins>
            </m:ctrlPr>
          </m:sSupPr>
          <m:e>
            <m:r>
              <w:ins w:id="545" w:author="Marian Louise Schmidt" w:date="2025-10-24T11:22:00Z" w16du:dateUtc="2025-10-24T15:22:00Z">
                <w:rPr>
                  <w:rFonts w:ascii="Cambria Math" w:hAnsi="Cambria Math"/>
                </w:rPr>
                <m:t>U</m:t>
              </w:ins>
            </m:r>
          </m:e>
          <m:sup>
            <m:r>
              <w:ins w:id="546" w:author="Marian Louise Schmidt" w:date="2025-10-24T11:22:00Z" w16du:dateUtc="2025-10-24T15:22:00Z">
                <w:rPr>
                  <w:rFonts w:ascii="Cambria Math" w:hAnsi="Cambria Math"/>
                </w:rPr>
                <m:t>A</m:t>
              </w:ins>
            </m:r>
          </m:sup>
        </m:sSup>
        <m:r>
          <w:ins w:id="547" w:author="Marian Louise Schmidt" w:date="2025-10-24T11:25:00Z" w16du:dateUtc="2025-10-24T15:25:00Z">
            <w:rPr>
              <w:rFonts w:ascii="Cambria Math" w:hAnsi="Cambria Math"/>
            </w:rPr>
            <m:t xml:space="preserve"> </m:t>
          </w:ins>
        </m:r>
      </m:oMath>
      <w:ins w:id="548" w:author="Marian Louise Schmidt" w:date="2025-10-24T11:30:00Z" w16du:dateUtc="2025-10-24T15:30:00Z">
        <w:r w:rsidR="00725AE6">
          <w:rPr>
            <w:rFonts w:eastAsiaTheme="minorEastAsia"/>
          </w:rPr>
          <w:t>n</w:t>
        </w:r>
        <w:proofErr w:type="spellStart"/>
        <w:r w:rsidR="00725AE6">
          <w:rPr>
            <w:rFonts w:eastAsiaTheme="minorEastAsia"/>
          </w:rPr>
          <w:t>ontrivial</w:t>
        </w:r>
      </w:ins>
      <w:proofErr w:type="spellEnd"/>
      <w:ins w:id="549" w:author="Marian Louise Schmidt" w:date="2025-10-24T11:22:00Z" w16du:dateUtc="2025-10-24T15:22:00Z">
        <w:r w:rsidR="00565101">
          <w:t xml:space="preserve">, </w:t>
        </w:r>
      </w:ins>
      <w:ins w:id="550" w:author="Marian Louise Schmidt" w:date="2025-10-24T11:25:00Z" w16du:dateUtc="2025-10-24T15:25:00Z">
        <w:r w:rsidR="00565101">
          <w:t>particularly</w:t>
        </w:r>
      </w:ins>
      <w:ins w:id="551" w:author="Marian Louise Schmidt" w:date="2025-10-24T11:22:00Z" w16du:dateUtc="2025-10-24T15:22:00Z">
        <w:r w:rsidR="00565101">
          <w:t xml:space="preserve"> in complex microbiomes</w:t>
        </w:r>
      </w:ins>
      <w:ins w:id="552" w:author="Marian Louise Schmidt" w:date="2025-10-24T11:30:00Z" w16du:dateUtc="2025-10-24T15:30:00Z">
        <w:r w:rsidR="00725AE6">
          <w:t xml:space="preserve">, and has likely </w:t>
        </w:r>
      </w:ins>
      <w:ins w:id="553" w:author="Marian Louise Schmidt" w:date="2025-10-24T11:26:00Z" w16du:dateUtc="2025-10-24T15:26:00Z">
        <w:r w:rsidR="00565101">
          <w:t xml:space="preserve">contributed to systematic under-interpretation of abundance-driven ecological processes in tree-based </w:t>
        </w:r>
      </w:ins>
      <m:oMath>
        <m:r>
          <w:ins w:id="554" w:author="Marian Louise Schmidt" w:date="2025-10-24T11:27:00Z" w16du:dateUtc="2025-10-24T15:27:00Z">
            <w:rPr>
              <w:rFonts w:ascii="Cambria Math" w:hAnsi="Cambria Math"/>
            </w:rPr>
            <m:t>β</m:t>
          </w:ins>
        </m:r>
      </m:oMath>
      <w:ins w:id="555" w:author="Marian Louise Schmidt" w:date="2025-10-24T11:27:00Z" w16du:dateUtc="2025-10-24T15:27:00Z">
        <w:r w:rsidR="00565101" w:rsidRPr="0007048F">
          <w:t>-diversity</w:t>
        </w:r>
        <w:r w:rsidR="00565101">
          <w:t xml:space="preserve"> </w:t>
        </w:r>
        <w:r w:rsidR="00725AE6">
          <w:t>analyses.</w:t>
        </w:r>
      </w:ins>
    </w:p>
    <w:p w14:paraId="75C95BAC" w14:textId="77777777" w:rsidR="00565101" w:rsidRDefault="00565101" w:rsidP="00E83601">
      <w:pPr>
        <w:rPr>
          <w:ins w:id="556" w:author="Marian Louise Schmidt" w:date="2025-10-24T11:13:00Z" w16du:dateUtc="2025-10-24T15:13:00Z"/>
        </w:rPr>
      </w:pPr>
    </w:p>
    <w:p w14:paraId="506A0D9A" w14:textId="32F2B59E" w:rsidR="00E83601" w:rsidRPr="00565101" w:rsidRDefault="00866EF1" w:rsidP="00E83601">
      <w:pPr>
        <w:rPr>
          <w:ins w:id="557" w:author="Marian Louise Schmidt" w:date="2025-10-24T11:12:00Z" w16du:dateUtc="2025-10-24T15:12:00Z"/>
          <w:b/>
          <w:bCs/>
          <w:u w:val="single"/>
          <w:rPrChange w:id="558" w:author="Marian Louise Schmidt" w:date="2025-10-24T11:20:00Z" w16du:dateUtc="2025-10-24T15:20:00Z">
            <w:rPr>
              <w:ins w:id="559" w:author="Marian Louise Schmidt" w:date="2025-10-24T11:12:00Z" w16du:dateUtc="2025-10-24T15:12:00Z"/>
            </w:rPr>
          </w:rPrChange>
        </w:rPr>
        <w:pPrChange w:id="560" w:author="Marian Louise Schmidt" w:date="2025-10-24T11:12:00Z" w16du:dateUtc="2025-10-24T15:12:00Z">
          <w:pPr>
            <w:ind w:firstLine="720"/>
          </w:pPr>
        </w:pPrChange>
      </w:pPr>
      <w:ins w:id="561" w:author="Marian Louise Schmidt" w:date="2025-10-24T11:39:00Z" w16du:dateUtc="2025-10-24T15:39:00Z">
        <w:r>
          <w:rPr>
            <w:b/>
            <w:bCs/>
            <w:u w:val="single"/>
          </w:rPr>
          <w:t>Demonstrating</w:t>
        </w:r>
      </w:ins>
      <w:ins w:id="562" w:author="Marian Louise Schmidt" w:date="2025-10-24T11:40:00Z" w16du:dateUtc="2025-10-24T15:40:00Z">
        <w:r>
          <w:rPr>
            <w:b/>
            <w:bCs/>
            <w:u w:val="single"/>
          </w:rPr>
          <w:t xml:space="preserve"> </w:t>
        </w:r>
      </w:ins>
      <m:oMath>
        <m:r>
          <w:ins w:id="563" w:author="Marian Louise Schmidt" w:date="2025-10-24T11:38:00Z" w16du:dateUtc="2025-10-24T15:38:00Z">
            <m:rPr>
              <m:sty m:val="bi"/>
            </m:rPr>
            <w:rPr>
              <w:rFonts w:ascii="Cambria Math" w:hAnsi="Cambria Math"/>
            </w:rPr>
            <m:t>β</m:t>
          </w:ins>
        </m:r>
      </m:oMath>
      <w:ins w:id="564" w:author="Marian Louise Schmidt" w:date="2025-10-24T11:38:00Z" w16du:dateUtc="2025-10-24T15:38:00Z">
        <w:r w:rsidRPr="00866EF1">
          <w:rPr>
            <w:b/>
            <w:bCs/>
            <w:rPrChange w:id="565" w:author="Marian Louise Schmidt" w:date="2025-10-24T11:38:00Z" w16du:dateUtc="2025-10-24T15:38:00Z">
              <w:rPr/>
            </w:rPrChange>
          </w:rPr>
          <w:t>-diversity</w:t>
        </w:r>
        <w:r>
          <w:rPr>
            <w:b/>
            <w:bCs/>
          </w:rPr>
          <w:t xml:space="preserve"> metrics </w:t>
        </w:r>
      </w:ins>
      <w:ins w:id="566" w:author="Marian Louise Schmidt" w:date="2025-10-24T11:40:00Z" w16du:dateUtc="2025-10-24T15:40:00Z">
        <w:r>
          <w:rPr>
            <w:b/>
            <w:bCs/>
          </w:rPr>
          <w:t>behavior with</w:t>
        </w:r>
      </w:ins>
      <w:ins w:id="567" w:author="Marian Louise Schmidt" w:date="2025-10-24T11:38:00Z" w16du:dateUtc="2025-10-24T15:38:00Z">
        <w:r>
          <w:rPr>
            <w:b/>
            <w:bCs/>
          </w:rPr>
          <w:t xml:space="preserve"> a simple s</w:t>
        </w:r>
      </w:ins>
      <w:ins w:id="568" w:author="Marian Louise Schmidt" w:date="2025-10-24T11:13:00Z" w16du:dateUtc="2025-10-24T15:13:00Z">
        <w:r w:rsidR="00E83601" w:rsidRPr="00565101">
          <w:rPr>
            <w:b/>
            <w:bCs/>
            <w:u w:val="single"/>
            <w:rPrChange w:id="569" w:author="Marian Louise Schmidt" w:date="2025-10-24T11:20:00Z" w16du:dateUtc="2025-10-24T15:20:00Z">
              <w:rPr>
                <w:b/>
                <w:bCs/>
                <w:i/>
                <w:iCs/>
              </w:rPr>
            </w:rPrChange>
          </w:rPr>
          <w:t>imulation</w:t>
        </w:r>
      </w:ins>
    </w:p>
    <w:p w14:paraId="11242920" w14:textId="50FEF6EB" w:rsidR="0007048F" w:rsidRDefault="000F0D90">
      <w:pPr>
        <w:ind w:firstLine="720"/>
        <w:rPr>
          <w:ins w:id="570" w:author="Marian Louise Schmidt" w:date="2025-10-24T09:40:00Z" w16du:dateUtc="2025-10-24T13:40:00Z"/>
        </w:rPr>
      </w:pPr>
      <w:ins w:id="571" w:author="Augustus Raymond Pendleton" w:date="2025-09-29T12:09:00Z" w16du:dateUtc="2025-09-29T16:09:00Z">
        <w:del w:id="572" w:author="Marian Louise Schmidt" w:date="2025-10-07T10:18:00Z" w16du:dateUtc="2025-10-07T14:18:00Z">
          <w:r w:rsidDel="0027752C">
            <w:delText xml:space="preserve">It is a nontrivial task to consider </w:delText>
          </w:r>
        </w:del>
        <w:del w:id="573" w:author="Marian Louise Schmidt" w:date="2025-10-21T14:53:00Z" w16du:dateUtc="2025-10-21T18:53:00Z">
          <w:r w:rsidDel="00BE52A2">
            <w:delText>how</w:delText>
          </w:r>
        </w:del>
        <w:del w:id="574" w:author="Marian Louise Schmidt" w:date="2025-10-24T11:22:00Z" w16du:dateUtc="2025-10-24T15:22:00Z">
          <w:r w:rsidDel="00565101">
            <w:delText xml:space="preserve"> </w:delText>
          </w:r>
        </w:del>
      </w:ins>
      <m:oMath>
        <m:sSup>
          <m:sSupPr>
            <m:ctrlPr>
              <w:ins w:id="575" w:author="Augustus Raymond Pendleton" w:date="2025-09-29T12:09:00Z" w16du:dateUtc="2025-09-29T16:09:00Z">
                <w:del w:id="576" w:author="Marian Louise Schmidt" w:date="2025-10-24T11:22:00Z" w16du:dateUtc="2025-10-24T15:22:00Z">
                  <w:rPr>
                    <w:rFonts w:ascii="Cambria Math" w:hAnsi="Cambria Math"/>
                  </w:rPr>
                </w:del>
              </w:ins>
            </m:ctrlPr>
          </m:sSupPr>
          <m:e>
            <m:r>
              <w:ins w:id="577" w:author="Augustus Raymond Pendleton" w:date="2025-09-29T12:09:00Z" w16du:dateUtc="2025-09-29T16:09:00Z">
                <w:del w:id="578" w:author="Marian Louise Schmidt" w:date="2025-10-24T11:22:00Z" w16du:dateUtc="2025-10-24T15:22:00Z">
                  <w:rPr>
                    <w:rFonts w:ascii="Cambria Math" w:hAnsi="Cambria Math"/>
                  </w:rPr>
                  <m:t>U</m:t>
                </w:del>
              </w:ins>
            </m:r>
          </m:e>
          <m:sup>
            <m:r>
              <w:ins w:id="579" w:author="Augustus Raymond Pendleton" w:date="2025-09-29T12:09:00Z" w16du:dateUtc="2025-09-29T16:09:00Z">
                <w:del w:id="580" w:author="Marian Louise Schmidt" w:date="2025-10-24T11:22:00Z" w16du:dateUtc="2025-10-24T15:22:00Z">
                  <w:rPr>
                    <w:rFonts w:ascii="Cambria Math" w:hAnsi="Cambria Math"/>
                  </w:rPr>
                  <m:t>A</m:t>
                </w:del>
              </w:ins>
            </m:r>
          </m:sup>
        </m:sSup>
      </m:oMath>
      <w:ins w:id="581" w:author="Augustus Raymond Pendleton" w:date="2025-09-29T12:09:00Z" w16du:dateUtc="2025-09-29T16:09:00Z">
        <w:del w:id="582" w:author="Marian Louise Schmidt" w:date="2025-10-24T11:22:00Z" w16du:dateUtc="2025-10-24T15:22:00Z">
          <w:r w:rsidRPr="0007048F" w:rsidDel="00565101">
            <w:delText xml:space="preserve"> </w:delText>
          </w:r>
        </w:del>
        <w:del w:id="583" w:author="Marian Louise Schmidt" w:date="2025-10-21T14:54:00Z" w16du:dateUtc="2025-10-21T18:54:00Z">
          <w:r w:rsidDel="00BE52A2">
            <w:delText xml:space="preserve">behaves </w:delText>
          </w:r>
        </w:del>
        <w:del w:id="584" w:author="Marian Louise Schmidt" w:date="2025-10-24T11:22:00Z" w16du:dateUtc="2025-10-24T15:22:00Z">
          <w:r w:rsidDel="00565101">
            <w:delText xml:space="preserve">in comparison to other </w:delText>
          </w:r>
        </w:del>
        <w:del w:id="585" w:author="Marian Louise Schmidt" w:date="2025-10-21T14:53:00Z" w16du:dateUtc="2025-10-21T18:53:00Z">
          <w:r w:rsidDel="00BE52A2">
            <w:delText xml:space="preserve">metrics of </w:delText>
          </w:r>
        </w:del>
        <w:del w:id="586" w:author="Marian Louise Schmidt" w:date="2025-10-21T14:34:00Z" w16du:dateUtc="2025-10-21T18:34:00Z">
          <w:r w:rsidRPr="0007048F" w:rsidDel="000A3BD5">
            <w:delText xml:space="preserve">using </w:delText>
          </w:r>
        </w:del>
      </w:ins>
      <m:oMath>
        <m:r>
          <w:ins w:id="587" w:author="Augustus Raymond Pendleton" w:date="2025-09-29T12:09:00Z" w16du:dateUtc="2025-09-29T16:09:00Z">
            <w:del w:id="588" w:author="Marian Louise Schmidt" w:date="2025-10-24T11:22:00Z" w16du:dateUtc="2025-10-24T15:22:00Z">
              <w:rPr>
                <w:rFonts w:ascii="Cambria Math" w:hAnsi="Cambria Math"/>
              </w:rPr>
              <m:t>β</m:t>
            </w:del>
          </w:ins>
        </m:r>
      </m:oMath>
      <w:ins w:id="589" w:author="Augustus Raymond Pendleton" w:date="2025-09-29T12:09:00Z" w16du:dateUtc="2025-09-29T16:09:00Z">
        <w:del w:id="590" w:author="Marian Louise Schmidt" w:date="2025-10-24T11:22:00Z" w16du:dateUtc="2025-10-24T15:22:00Z">
          <w:r w:rsidRPr="0007048F" w:rsidDel="00565101">
            <w:delText>-diversity</w:delText>
          </w:r>
          <w:r w:rsidDel="00565101">
            <w:delText xml:space="preserve">, especially in complex microbiomes with many samples. </w:delText>
          </w:r>
        </w:del>
      </w:ins>
      <w:del w:id="591" w:author="Augustus Raymond Pendleton" w:date="2025-09-29T11:37:00Z" w16du:dateUtc="2025-09-29T15:37:00Z">
        <w:r w:rsidR="0007048F" w:rsidRPr="0007048F" w:rsidDel="00FF313F">
          <w:delText>    </w:delText>
        </w:r>
      </w:del>
      <w:r w:rsidR="0007048F" w:rsidRPr="0007048F">
        <w:t xml:space="preserve">To </w:t>
      </w:r>
      <w:ins w:id="592" w:author="Augustus Raymond Pendleton" w:date="2025-09-29T12:10:00Z" w16du:dateUtc="2025-09-29T16:10:00Z">
        <w:del w:id="593" w:author="Marian Louise Schmidt" w:date="2025-10-21T14:55:00Z" w16du:dateUtc="2025-10-21T18:55:00Z">
          <w:r w:rsidDel="00BE52A2">
            <w:delText>first see</w:delText>
          </w:r>
        </w:del>
      </w:ins>
      <w:ins w:id="594" w:author="Marian Louise Schmidt" w:date="2025-10-24T11:31:00Z" w16du:dateUtc="2025-10-24T15:31:00Z">
        <w:r w:rsidR="00725AE6">
          <w:t>clarify</w:t>
        </w:r>
      </w:ins>
      <w:ins w:id="595" w:author="Augustus Raymond Pendleton" w:date="2025-09-29T12:10:00Z" w16du:dateUtc="2025-09-29T16:10:00Z">
        <w:r>
          <w:t xml:space="preserve"> </w:t>
        </w:r>
      </w:ins>
      <w:del w:id="596"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597" w:author="Marian Louise Schmidt" w:date="2025-10-24T11:31:00Z" w16du:dateUtc="2025-10-24T15:31:00Z">
        <w:r w:rsidR="00725AE6">
          <w:t xml:space="preserve">behaves relative to existing </w:t>
        </w:r>
      </w:ins>
      <m:oMath>
        <m:r>
          <w:ins w:id="598" w:author="Marian Louise Schmidt" w:date="2025-10-24T11:31:00Z" w16du:dateUtc="2025-10-24T15:31:00Z">
            <w:rPr>
              <w:rFonts w:ascii="Cambria Math" w:hAnsi="Cambria Math"/>
            </w:rPr>
            <m:t>β</m:t>
          </w:ins>
        </m:r>
      </m:oMath>
      <w:ins w:id="599" w:author="Marian Louise Schmidt" w:date="2025-10-24T11:31:00Z" w16du:dateUtc="2025-10-24T15:31:00Z">
        <w:r w:rsidR="00725AE6" w:rsidRPr="0007048F">
          <w:t>-diversity</w:t>
        </w:r>
        <w:r w:rsidR="00725AE6">
          <w:t xml:space="preserve"> </w:t>
        </w:r>
      </w:ins>
      <w:ins w:id="600" w:author="Augustus Raymond Pendleton" w:date="2025-09-29T12:10:00Z" w16du:dateUtc="2025-09-29T16:10:00Z">
        <w:del w:id="601" w:author="Marian Louise Schmidt" w:date="2025-10-24T11:31:00Z" w16du:dateUtc="2025-10-24T15:31:00Z">
          <w:r w:rsidDel="00725AE6">
            <w:delText xml:space="preserve">compares to other </w:delText>
          </w:r>
        </w:del>
        <w:r>
          <w:t>metrics</w:t>
        </w:r>
      </w:ins>
      <w:del w:id="602" w:author="Augustus Raymond Pendleton" w:date="2025-09-29T12:09:00Z" w16du:dateUtc="2025-09-29T16:09:00Z">
        <w:r w:rsidR="0007048F" w:rsidRPr="0007048F" w:rsidDel="000F0D90">
          <w:delText>behaves</w:delText>
        </w:r>
      </w:del>
      <w:r w:rsidR="0007048F" w:rsidRPr="0007048F">
        <w:t xml:space="preserve">, we </w:t>
      </w:r>
      <w:ins w:id="603" w:author="Marian Louise Schmidt" w:date="2025-10-21T14:55:00Z" w16du:dateUtc="2025-10-21T18:55:00Z">
        <w:r w:rsidR="00BE52A2">
          <w:t xml:space="preserve">first </w:t>
        </w:r>
      </w:ins>
      <w:r w:rsidR="0007048F" w:rsidRPr="0007048F">
        <w:t xml:space="preserve">constructed a </w:t>
      </w:r>
      <w:ins w:id="604" w:author="Augustus Raymond Pendleton" w:date="2025-09-29T12:10:00Z" w16du:dateUtc="2025-09-29T16:10:00Z">
        <w:r>
          <w:t xml:space="preserve">simple </w:t>
        </w:r>
      </w:ins>
      <w:ins w:id="605" w:author="Marian Louise Schmidt" w:date="2025-10-24T11:31:00Z" w16du:dateUtc="2025-10-24T15:31:00Z">
        <w:r w:rsidR="00725AE6">
          <w:t>four-taxon</w:t>
        </w:r>
      </w:ins>
      <w:ins w:id="606" w:author="Marian Louise Schmidt" w:date="2025-10-24T11:32:00Z" w16du:dateUtc="2025-10-24T15:32:00Z">
        <w:r w:rsidR="00725AE6">
          <w:t xml:space="preserve"> </w:t>
        </w:r>
      </w:ins>
      <w:ins w:id="607" w:author="Marian Louise Schmidt" w:date="2025-10-24T11:31:00Z" w16du:dateUtc="2025-10-24T15:31:00Z">
        <w:r w:rsidR="00725AE6">
          <w:t xml:space="preserve"> </w:t>
        </w:r>
      </w:ins>
      <w:ins w:id="608" w:author="Augustus Raymond Pendleton" w:date="2025-09-29T12:10:00Z" w16du:dateUtc="2025-09-29T16:10:00Z">
        <w:del w:id="609" w:author="Marian Louise Schmidt" w:date="2025-10-24T11:32:00Z" w16du:dateUtc="2025-10-24T15:32:00Z">
          <w:r w:rsidDel="00725AE6">
            <w:delText xml:space="preserve">example: a </w:delText>
          </w:r>
        </w:del>
      </w:ins>
      <w:r w:rsidR="0007048F" w:rsidRPr="0007048F">
        <w:t xml:space="preserve">simulated community </w:t>
      </w:r>
      <w:del w:id="610" w:author="Marian Louise Schmidt" w:date="2025-10-24T11:32:00Z" w16du:dateUtc="2025-10-24T15:32:00Z">
        <w:r w:rsidR="0007048F" w:rsidRPr="0007048F" w:rsidDel="00725AE6">
          <w:delText xml:space="preserve">of four ASVs </w:delText>
        </w:r>
      </w:del>
      <w:r w:rsidR="0007048F" w:rsidRPr="0007048F">
        <w:t xml:space="preserve">arranged in a </w:t>
      </w:r>
      <w:del w:id="611" w:author="Marian Louise Schmidt" w:date="2025-10-24T11:32:00Z" w16du:dateUtc="2025-10-24T15:32:00Z">
        <w:r w:rsidR="0007048F" w:rsidRPr="0007048F" w:rsidDel="00725AE6">
          <w:delText xml:space="preserve">simple </w:delText>
        </w:r>
      </w:del>
      <w:ins w:id="612" w:author="Marian Louise Schmidt" w:date="2025-10-24T11:32:00Z" w16du:dateUtc="2025-10-24T15:32:00Z">
        <w:r w:rsidR="00725AE6">
          <w:t>small</w:t>
        </w:r>
        <w:r w:rsidR="00725AE6" w:rsidRPr="0007048F">
          <w:t xml:space="preserve"> </w:t>
        </w:r>
      </w:ins>
      <w:r w:rsidR="0007048F" w:rsidRPr="0007048F">
        <w:t xml:space="preserve">phylogeny (Fig. 1A). By varying the absolute abundance of each </w:t>
      </w:r>
      <w:ins w:id="613" w:author="Marian Louise Schmidt" w:date="2025-10-24T11:32:00Z" w16du:dateUtc="2025-10-24T15:32:00Z">
        <w:r w:rsidR="00725AE6">
          <w:t xml:space="preserve">taxon or </w:t>
        </w:r>
      </w:ins>
      <w:r w:rsidR="0007048F" w:rsidRPr="0007048F">
        <w:t>ASV (1, 10, or 100), we generated 81 samples and 3,240 pairwise comparisons. For each pair, we computed four</w:t>
      </w:r>
      <w:ins w:id="614" w:author="Marian Louise Schmidt" w:date="2025-10-24T11:33:00Z" w16du:dateUtc="2025-10-24T15:33:00Z">
        <w:r w:rsidR="00725AE6">
          <w:t xml:space="preserve"> abundance-weighted</w:t>
        </w:r>
      </w:ins>
      <w:r w:rsidR="0007048F" w:rsidRPr="0007048F">
        <w:t xml:space="preserve">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ins w:id="615" w:author="Marian Louise Schmidt" w:date="2025-10-24T11:35:00Z" w16du:dateUtc="2025-10-24T15:35:00Z">
        <w:r w:rsidR="00725AE6">
          <w:t xml:space="preserve"> These comparisons help to illustrate how each axis of ecological difference—abundance, composition, and phylogeny—is expressed by the different metrics.</w:t>
        </w:r>
      </w:ins>
    </w:p>
    <w:p w14:paraId="076E0010" w14:textId="09DED1AC" w:rsidR="00104261" w:rsidRPr="00104261" w:rsidDel="00EB589A" w:rsidRDefault="00104261" w:rsidP="00104261">
      <w:pPr>
        <w:rPr>
          <w:del w:id="616" w:author="Marian Louise Schmidt" w:date="2025-10-24T10:54:00Z" w16du:dateUtc="2025-10-24T14:54:00Z"/>
          <w:b/>
          <w:bCs/>
          <w:rPrChange w:id="617" w:author="Marian Louise Schmidt" w:date="2025-10-24T09:40:00Z" w16du:dateUtc="2025-10-24T13:40:00Z">
            <w:rPr>
              <w:del w:id="618" w:author="Marian Louise Schmidt" w:date="2025-10-24T10:54:00Z" w16du:dateUtc="2025-10-24T14:54:00Z"/>
            </w:rPr>
          </w:rPrChange>
        </w:rPr>
      </w:pPr>
    </w:p>
    <w:p w14:paraId="334A70D7" w14:textId="3381F985" w:rsidR="0007048F" w:rsidRPr="0007048F" w:rsidRDefault="0007048F">
      <w:pPr>
        <w:ind w:firstLine="720"/>
        <w:pPrChange w:id="619" w:author="Augustus Raymond Pendleton" w:date="2025-09-29T11:37:00Z" w16du:dateUtc="2025-09-29T15:37:00Z">
          <w:pPr/>
        </w:pPrChange>
      </w:pPr>
      <w:del w:id="620"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621"/>
      <w:r w:rsidRPr="0007048F">
        <w:t xml:space="preserve">These comparisons emphasize that </w:t>
      </w:r>
      <w:ins w:id="622" w:author="Marian Louise Schmidt" w:date="2025-10-21T15:04:00Z" w16du:dateUtc="2025-10-21T19:04:00Z">
        <w:r w:rsidR="00FA12B5">
          <w:t xml:space="preserve">once branch lengths differ, </w:t>
        </w:r>
      </w:ins>
      <w:r w:rsidRPr="0007048F">
        <w:t xml:space="preserve">incorporating phylogeny and absolute abundance </w:t>
      </w:r>
      <w:ins w:id="623" w:author="Marian Louise Schmidt" w:date="2025-10-21T14:58:00Z" w16du:dateUtc="2025-10-21T18:58:00Z">
        <w:r w:rsidR="00FA12B5">
          <w:t>alters the structure of the dis</w:t>
        </w:r>
      </w:ins>
      <w:ins w:id="624" w:author="Marian Louise Schmidt" w:date="2025-10-21T14:59:00Z" w16du:dateUtc="2025-10-21T18:59:00Z">
        <w:r w:rsidR="00FA12B5">
          <w:t>tance space</w:t>
        </w:r>
      </w:ins>
      <w:ins w:id="625" w:author="Marian Louise Schmidt" w:date="2025-10-21T15:00:00Z" w16du:dateUtc="2025-10-21T19:00:00Z">
        <w:r w:rsidR="00FA12B5">
          <w:t xml:space="preserve">. The direction and magnitude of </w:t>
        </w:r>
      </w:ins>
      <w:ins w:id="626" w:author="Marian Louise Schmidt" w:date="2025-10-21T15:07:00Z" w16du:dateUtc="2025-10-21T19:07:00Z">
        <w:r w:rsidR="00142C07">
          <w:t xml:space="preserve">that </w:t>
        </w:r>
      </w:ins>
      <w:ins w:id="627" w:author="Marian Louise Schmidt" w:date="2025-10-21T15:00:00Z" w16du:dateUtc="2025-10-21T19:00:00Z">
        <w:r w:rsidR="00FA12B5">
          <w:t>change</w:t>
        </w:r>
      </w:ins>
      <w:ins w:id="628" w:author="Marian Louise Schmidt" w:date="2025-10-21T15:01:00Z" w16du:dateUtc="2025-10-21T19:01:00Z">
        <w:r w:rsidR="00FA12B5">
          <w:t xml:space="preserve"> </w:t>
        </w:r>
      </w:ins>
      <w:ins w:id="629" w:author="Marian Louise Schmidt" w:date="2025-10-21T14:59:00Z" w16du:dateUtc="2025-10-21T18:59:00Z">
        <w:r w:rsidR="00FA12B5">
          <w:t xml:space="preserve">depend on </w:t>
        </w:r>
      </w:ins>
      <w:ins w:id="630" w:author="Marian Louise Schmidt" w:date="2025-10-21T15:00:00Z" w16du:dateUtc="2025-10-21T19:00:00Z">
        <w:r w:rsidR="00FA12B5">
          <w:t>which branch</w:t>
        </w:r>
      </w:ins>
      <w:ins w:id="631" w:author="Marian Louise Schmidt" w:date="2025-10-21T15:06:00Z" w16du:dateUtc="2025-10-21T19:06:00Z">
        <w:r w:rsidR="00142C07">
          <w:t>es</w:t>
        </w:r>
      </w:ins>
      <w:ins w:id="632" w:author="Marian Louise Schmidt" w:date="2025-10-21T15:04:00Z" w16du:dateUtc="2025-10-21T19:04:00Z">
        <w:r w:rsidR="00FA12B5">
          <w:t xml:space="preserve"> </w:t>
        </w:r>
      </w:ins>
      <w:ins w:id="633" w:author="Marian Louise Schmidt" w:date="2025-10-21T15:00:00Z" w16du:dateUtc="2025-10-21T19:00:00Z">
        <w:r w:rsidR="00FA12B5">
          <w:t>carr</w:t>
        </w:r>
      </w:ins>
      <w:ins w:id="634" w:author="Marian Louise Schmidt" w:date="2025-10-21T15:06:00Z" w16du:dateUtc="2025-10-21T19:06:00Z">
        <w:r w:rsidR="00142C07">
          <w:t>y</w:t>
        </w:r>
      </w:ins>
      <w:ins w:id="635" w:author="Marian Louise Schmidt" w:date="2025-10-21T15:00:00Z" w16du:dateUtc="2025-10-21T19:00:00Z">
        <w:r w:rsidR="00FA12B5">
          <w:t xml:space="preserve"> the </w:t>
        </w:r>
      </w:ins>
      <w:ins w:id="636" w:author="Marian Louise Schmidt" w:date="2025-10-21T15:07:00Z" w16du:dateUtc="2025-10-21T19:07:00Z">
        <w:r w:rsidR="00142C07">
          <w:t>abundance shifts</w:t>
        </w:r>
      </w:ins>
      <w:ins w:id="637" w:author="Marian Louise Schmidt" w:date="2025-10-21T14:59:00Z" w16du:dateUtc="2025-10-21T18:59:00Z">
        <w:r w:rsidR="00FA12B5">
          <w:t xml:space="preserve">. </w:t>
        </w:r>
      </w:ins>
      <w:commentRangeEnd w:id="621"/>
      <w:ins w:id="638" w:author="Marian Louise Schmidt" w:date="2025-10-21T15:07:00Z" w16du:dateUtc="2025-10-21T19:07:00Z">
        <w:r w:rsidR="00142C07">
          <w:rPr>
            <w:rStyle w:val="CommentReference"/>
          </w:rPr>
          <w:commentReference w:id="621"/>
        </w:r>
      </w:ins>
      <w:del w:id="639"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640" w:author="Augustus Raymond Pendleton" w:date="2025-09-29T09:20:00Z" w16du:dateUtc="2025-09-29T13:20:00Z"/>
        </w:rPr>
        <w:pPrChange w:id="641" w:author="Augustus Raymond Pendleton" w:date="2025-09-29T11:36:00Z" w16du:dateUtc="2025-09-29T15:36:00Z">
          <w:pPr/>
        </w:pPrChange>
      </w:pPr>
      <w:del w:id="642"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w:t>
      </w:r>
      <w:r w:rsidRPr="0007048F">
        <w:lastRenderedPageBreak/>
        <w:t xml:space="preserve">than their relative counterparts because half the community is identical in absolute </w:t>
      </w:r>
      <w:del w:id="643" w:author="Marian Louise Schmidt" w:date="2025-10-21T16:16:00Z" w16du:dateUtc="2025-10-21T20:16:00Z">
        <w:r w:rsidRPr="0007048F" w:rsidDel="00883574">
          <w:delText>terms</w:delText>
        </w:r>
      </w:del>
      <w:ins w:id="644" w:author="Marian Louise Schmidt" w:date="2025-10-21T16:16:00Z" w16du:dateUtc="2025-10-21T20:16:00Z">
        <w:r w:rsidR="00883574">
          <w:t>abundance</w:t>
        </w:r>
      </w:ins>
      <w:r w:rsidRPr="0007048F">
        <w:t>,</w:t>
      </w:r>
      <w:ins w:id="645" w:author="Marian Louise Schmidt" w:date="2025-10-21T16:16:00Z" w16du:dateUtc="2025-10-21T20:16:00Z">
        <w:r w:rsidR="00883574">
          <w:t xml:space="preserve"> even though their</w:t>
        </w:r>
      </w:ins>
      <w:del w:id="646" w:author="Marian Louise Schmidt" w:date="2025-10-21T16:16:00Z" w16du:dateUtc="2025-10-21T20:16:00Z">
        <w:r w:rsidRPr="0007048F" w:rsidDel="00883574">
          <w:delText xml:space="preserve"> despite</w:delText>
        </w:r>
      </w:del>
      <w:r w:rsidRPr="0007048F">
        <w:t xml:space="preserve"> proportion</w:t>
      </w:r>
      <w:ins w:id="647" w:author="Marian Louise Schmidt" w:date="2025-10-21T16:16:00Z" w16du:dateUtc="2025-10-21T20:16:00Z">
        <w:r w:rsidR="00883574">
          <w:t>s</w:t>
        </w:r>
      </w:ins>
      <w:del w:id="648" w:author="Marian Louise Schmidt" w:date="2025-10-21T16:16:00Z" w16du:dateUtc="2025-10-21T20:16:00Z">
        <w:r w:rsidRPr="0007048F" w:rsidDel="00883574">
          <w:delText>al</w:delText>
        </w:r>
      </w:del>
      <w:r w:rsidRPr="0007048F">
        <w:t xml:space="preserve"> differ</w:t>
      </w:r>
      <w:del w:id="649"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650" w:author="Marian Louise Schmidt" w:date="2025-10-21T16:17:00Z" w16du:dateUtc="2025-10-21T20:17:00Z">
        <w:r w:rsidRPr="0007048F" w:rsidDel="00883574">
          <w:delText xml:space="preserve">increase </w:delText>
        </w:r>
      </w:del>
      <w:ins w:id="651" w:author="Marian Louise Schmidt" w:date="2025-10-21T16:17:00Z" w16du:dateUtc="2025-10-21T20:17:00Z">
        <w:r w:rsidR="00883574">
          <w:t>exceed</w:t>
        </w:r>
      </w:ins>
      <w:del w:id="652"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653" w:author="Marian Louise Schmidt" w:date="2025-10-21T16:18:00Z" w16du:dateUtc="2025-10-21T20:18:00Z">
        <w:r w:rsidRPr="0007048F" w:rsidDel="00883574">
          <w:delText xml:space="preserve">occur </w:delText>
        </w:r>
      </w:del>
      <w:ins w:id="654" w:author="Marian Louise Schmidt" w:date="2025-10-21T16:18:00Z" w16du:dateUtc="2025-10-21T20:18:00Z">
        <w:r w:rsidR="00883574">
          <w:t>fall</w:t>
        </w:r>
        <w:r w:rsidR="00883574" w:rsidRPr="0007048F">
          <w:t xml:space="preserve"> </w:t>
        </w:r>
      </w:ins>
      <w:r w:rsidRPr="0007048F">
        <w:t xml:space="preserve">on long branches, </w:t>
      </w:r>
      <w:ins w:id="655" w:author="Marian Louise Schmidt" w:date="2025-10-21T16:19:00Z" w16du:dateUtc="2025-10-21T20:19:00Z">
        <w:r w:rsidR="00883574">
          <w:t xml:space="preserve">magnifying evolutionary distance </w:t>
        </w:r>
      </w:ins>
      <w:ins w:id="656" w:author="Marian Louise Schmidt" w:date="2025-10-21T16:20:00Z" w16du:dateUtc="2025-10-21T20:20:00Z">
        <w:r w:rsidR="00883574">
          <w:t>and</w:t>
        </w:r>
      </w:ins>
      <w:ins w:id="657"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658" w:author="Augustus Raymond Pendleton" w:date="2025-09-29T09:20:00Z" w16du:dateUtc="2025-09-29T13:20:00Z"/>
        </w:rPr>
        <w:pPrChange w:id="659" w:author="Augustus Raymond Pendleton" w:date="2025-09-29T11:36:00Z" w16du:dateUtc="2025-09-29T15:36:00Z">
          <w:pPr/>
        </w:pPrChange>
      </w:pPr>
    </w:p>
    <w:p w14:paraId="36028C7A" w14:textId="77777777" w:rsidR="00AE18EA" w:rsidRDefault="00AE18EA">
      <w:pPr>
        <w:ind w:firstLine="720"/>
        <w:pPrChange w:id="660"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661"/>
      <w:r>
        <w:rPr>
          <w:noProof/>
        </w:rPr>
        <w:drawing>
          <wp:anchor distT="0" distB="0" distL="114300" distR="114300" simplePos="0" relativeHeight="251658240" behindDoc="0" locked="0" layoutInCell="1" allowOverlap="1" wp14:anchorId="746AB1CC" wp14:editId="4820999F">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661"/>
      <w:r w:rsidR="0027752C">
        <w:rPr>
          <w:rStyle w:val="CommentReference"/>
        </w:rPr>
        <w:commentReference w:id="661"/>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w:t>
      </w:r>
      <w:proofErr w:type="spellStart"/>
      <w:r w:rsidRPr="00AE18EA">
        <w:rPr>
          <w:sz w:val="20"/>
          <w:szCs w:val="20"/>
        </w:rPr>
        <w:t>UniFrac</w:t>
      </w:r>
      <w:proofErr w:type="spellEnd"/>
      <w:r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662" w:author="Marian Louise Schmidt" w:date="2025-10-21T16:21:00Z" w16du:dateUtc="2025-10-21T20:21:00Z">
        <w:r w:rsidRPr="00AE18EA" w:rsidDel="00883574">
          <w:rPr>
            <w:sz w:val="20"/>
            <w:szCs w:val="20"/>
          </w:rPr>
          <w:delText>Exampl</w:delText>
        </w:r>
      </w:del>
      <w:ins w:id="663" w:author="Augustus Raymond Pendleton" w:date="2025-09-25T14:15:00Z" w16du:dateUtc="2025-09-25T18:15:00Z">
        <w:del w:id="664" w:author="Marian Louise Schmidt" w:date="2025-10-21T16:21:00Z" w16du:dateUtc="2025-10-21T20:21:00Z">
          <w:r w:rsidR="003E5D44" w:rsidDel="00883574">
            <w:rPr>
              <w:sz w:val="20"/>
              <w:szCs w:val="20"/>
            </w:rPr>
            <w:delText>es of</w:delText>
          </w:r>
        </w:del>
      </w:ins>
      <w:del w:id="665" w:author="Augustus Raymond Pendleton" w:date="2025-09-25T14:14:00Z" w16du:dateUtc="2025-09-25T18:14:00Z">
        <w:r w:rsidRPr="00AE18EA" w:rsidDel="003E5D44">
          <w:rPr>
            <w:sz w:val="20"/>
            <w:szCs w:val="20"/>
          </w:rPr>
          <w:delText>e comparisons</w:delText>
        </w:r>
      </w:del>
      <w:del w:id="666" w:author="Marian Louise Schmidt" w:date="2025-10-21T16:21:00Z" w16du:dateUtc="2025-10-21T20:21:00Z">
        <w:r w:rsidRPr="00AE18EA" w:rsidDel="00883574">
          <w:rPr>
            <w:sz w:val="20"/>
            <w:szCs w:val="20"/>
          </w:rPr>
          <w:delText xml:space="preserve"> i</w:delText>
        </w:r>
      </w:del>
      <w:ins w:id="667" w:author="Marian Louise Schmidt" w:date="2025-10-21T16:21:00Z" w16du:dateUtc="2025-10-21T20:21:00Z">
        <w:r w:rsidR="00883574">
          <w:rPr>
            <w:sz w:val="20"/>
            <w:szCs w:val="20"/>
          </w:rPr>
          <w:t>I</w:t>
        </w:r>
      </w:ins>
      <w:r w:rsidRPr="00AE18EA">
        <w:rPr>
          <w:sz w:val="20"/>
          <w:szCs w:val="20"/>
        </w:rPr>
        <w:t>llustrati</w:t>
      </w:r>
      <w:ins w:id="668" w:author="Augustus Raymond Pendleton" w:date="2025-09-25T14:15:00Z" w16du:dateUtc="2025-09-25T18:15:00Z">
        <w:r w:rsidR="003E5D44">
          <w:rPr>
            <w:sz w:val="20"/>
            <w:szCs w:val="20"/>
          </w:rPr>
          <w:t xml:space="preserve">ve </w:t>
        </w:r>
      </w:ins>
      <w:ins w:id="669" w:author="Marian Louise Schmidt" w:date="2025-10-21T16:21:00Z" w16du:dateUtc="2025-10-21T20:21:00Z">
        <w:r w:rsidR="00883574">
          <w:rPr>
            <w:sz w:val="20"/>
            <w:szCs w:val="20"/>
          </w:rPr>
          <w:t>sample pairs</w:t>
        </w:r>
      </w:ins>
      <w:ins w:id="670" w:author="Marian Louise Schmidt" w:date="2025-10-21T16:22:00Z" w16du:dateUtc="2025-10-21T20:22:00Z">
        <w:r w:rsidR="00883574">
          <w:rPr>
            <w:sz w:val="20"/>
            <w:szCs w:val="20"/>
          </w:rPr>
          <w:t xml:space="preserve"> demonstrate </w:t>
        </w:r>
      </w:ins>
      <w:ins w:id="671" w:author="Augustus Raymond Pendleton" w:date="2025-09-25T14:15:00Z" w16du:dateUtc="2025-09-25T18:15:00Z">
        <w:del w:id="672" w:author="Marian Louise Schmidt" w:date="2025-10-21T16:22:00Z" w16du:dateUtc="2025-10-21T20:22:00Z">
          <w:r w:rsidR="003E5D44" w:rsidDel="00883574">
            <w:rPr>
              <w:sz w:val="20"/>
              <w:szCs w:val="20"/>
            </w:rPr>
            <w:delText>comparisons</w:delText>
          </w:r>
        </w:del>
      </w:ins>
      <w:del w:id="673" w:author="Augustus Raymond Pendleton" w:date="2025-09-25T14:15:00Z" w16du:dateUtc="2025-09-25T18:15:00Z">
        <w:r w:rsidRPr="00AE18EA" w:rsidDel="003E5D44">
          <w:rPr>
            <w:sz w:val="20"/>
            <w:szCs w:val="20"/>
          </w:rPr>
          <w:delText>ng</w:delText>
        </w:r>
      </w:del>
      <w:del w:id="674" w:author="Augustus Raymond Pendleton" w:date="2025-09-25T14:13:00Z" w16du:dateUtc="2025-09-25T18:13:00Z">
        <w:r w:rsidRPr="00AE18EA" w:rsidDel="003E5D44">
          <w:rPr>
            <w:sz w:val="20"/>
            <w:szCs w:val="20"/>
          </w:rPr>
          <w:delText xml:space="preserve"> specific</w:delText>
        </w:r>
      </w:del>
      <w:del w:id="675" w:author="Marian Louise Schmidt" w:date="2025-10-21T16:22:00Z" w16du:dateUtc="2025-10-21T20:22:00Z">
        <w:r w:rsidRPr="00AE18EA" w:rsidDel="00883574">
          <w:rPr>
            <w:sz w:val="20"/>
            <w:szCs w:val="20"/>
          </w:rPr>
          <w:delText xml:space="preserve"> </w:delText>
        </w:r>
      </w:del>
      <w:del w:id="676" w:author="Augustus Raymond Pendleton" w:date="2025-09-25T14:15:00Z" w16du:dateUtc="2025-09-25T18:15:00Z">
        <w:r w:rsidRPr="00AE18EA" w:rsidDel="003E5D44">
          <w:rPr>
            <w:sz w:val="20"/>
            <w:szCs w:val="20"/>
          </w:rPr>
          <w:delText xml:space="preserve">scenarios </w:delText>
        </w:r>
      </w:del>
      <w:ins w:id="677" w:author="Augustus Raymond Pendleton" w:date="2025-09-25T14:16:00Z" w16du:dateUtc="2025-09-25T18:16:00Z">
        <w:del w:id="678"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679" w:author="Marian Louise Schmidt" w:date="2025-10-21T16:22:00Z" w16du:dateUtc="2025-10-21T20:22:00Z">
          <w:r w:rsidR="003E5D44" w:rsidDel="00883574">
            <w:rPr>
              <w:sz w:val="20"/>
              <w:szCs w:val="20"/>
            </w:rPr>
            <w:delText>similarity</w:delText>
          </w:r>
        </w:del>
      </w:ins>
      <w:ins w:id="680" w:author="Marian Louise Schmidt" w:date="2025-10-21T16:22:00Z" w16du:dateUtc="2025-10-21T20:22:00Z">
        <w:r w:rsidR="00883574">
          <w:rPr>
            <w:sz w:val="20"/>
            <w:szCs w:val="20"/>
          </w:rPr>
          <w:t xml:space="preserve">structure interact to increase or decrease </w:t>
        </w:r>
      </w:ins>
      <w:ins w:id="681" w:author="Augustus Raymond Pendleton" w:date="2025-09-25T14:16:00Z" w16du:dateUtc="2025-09-25T18:16:00Z">
        <w:del w:id="682"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683" w:author="Marian Louise Schmidt" w:date="2025-10-21T16:22:00Z" w16du:dateUtc="2025-10-21T20:22:00Z">
        <w:r w:rsidR="00883574">
          <w:rPr>
            <w:sz w:val="20"/>
            <w:szCs w:val="20"/>
          </w:rPr>
          <w:t xml:space="preserve">across </w:t>
        </w:r>
      </w:ins>
      <w:ins w:id="684" w:author="Augustus Raymond Pendleton" w:date="2025-09-25T14:16:00Z" w16du:dateUtc="2025-09-25T18:16:00Z">
        <w:r w:rsidR="003E5D44">
          <w:rPr>
            <w:sz w:val="20"/>
            <w:szCs w:val="20"/>
          </w:rPr>
          <w:t>metrics</w:t>
        </w:r>
      </w:ins>
      <w:del w:id="685" w:author="Augustus Raymond Pendleton" w:date="2025-09-25T14:16:00Z" w16du:dateUtc="2025-09-25T18:16:00Z">
        <w:r w:rsidRPr="00AE18EA" w:rsidDel="003E5D44">
          <w:rPr>
            <w:sz w:val="20"/>
            <w:szCs w:val="20"/>
          </w:rPr>
          <w:delText xml:space="preserve">where </w:delText>
        </w:r>
      </w:del>
      <m:oMath>
        <m:sSup>
          <m:sSupPr>
            <m:ctrlPr>
              <w:del w:id="686" w:author="Augustus Raymond Pendleton" w:date="2025-09-25T14:16:00Z" w16du:dateUtc="2025-09-25T18:16:00Z">
                <w:rPr>
                  <w:rFonts w:ascii="Cambria Math" w:hAnsi="Cambria Math"/>
                  <w:sz w:val="20"/>
                  <w:szCs w:val="20"/>
                </w:rPr>
              </w:del>
            </m:ctrlPr>
          </m:sSupPr>
          <m:e>
            <m:r>
              <w:del w:id="687" w:author="Augustus Raymond Pendleton" w:date="2025-09-25T14:16:00Z" w16du:dateUtc="2025-09-25T18:16:00Z">
                <w:rPr>
                  <w:rFonts w:ascii="Cambria Math" w:hAnsi="Cambria Math"/>
                  <w:sz w:val="20"/>
                  <w:szCs w:val="20"/>
                </w:rPr>
                <m:t>U</m:t>
              </w:del>
            </m:r>
          </m:e>
          <m:sup>
            <m:r>
              <w:del w:id="688" w:author="Augustus Raymond Pendleton" w:date="2025-09-25T14:16:00Z" w16du:dateUtc="2025-09-25T18:16:00Z">
                <w:rPr>
                  <w:rFonts w:ascii="Cambria Math" w:hAnsi="Cambria Math"/>
                  <w:sz w:val="20"/>
                  <w:szCs w:val="20"/>
                </w:rPr>
                <m:t>A</m:t>
              </w:del>
            </m:r>
          </m:sup>
        </m:sSup>
      </m:oMath>
      <w:del w:id="689"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690" w:author="Augustus Raymond Pendleton" w:date="2025-09-28T21:28:00Z" w16du:dateUtc="2025-09-29T01:28:00Z"/>
        </w:rPr>
        <w:pPrChange w:id="691" w:author="Augustus Raymond Pendleton" w:date="2025-09-29T11:36:00Z" w16du:dateUtc="2025-09-29T15:36:00Z">
          <w:pPr/>
        </w:pPrChange>
      </w:pPr>
      <w:del w:id="692"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693"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694" w:author="Marian Louise Schmidt" w:date="2025-10-21T16:24:00Z" w16du:dateUtc="2025-10-21T20:24:00Z">
        <w:r w:rsidR="00883574">
          <w:t xml:space="preserve">is </w:t>
        </w:r>
      </w:ins>
      <w:ins w:id="695"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696" w:author="Marian Louise Schmidt" w:date="2025-10-21T16:24:00Z" w16du:dateUtc="2025-10-21T20:24:00Z">
        <w:r w:rsidRPr="0007048F" w:rsidDel="00883574">
          <w:delText xml:space="preserve">yield </w:delText>
        </w:r>
      </w:del>
      <w:ins w:id="697" w:author="Marian Louise Schmidt" w:date="2025-10-21T16:24:00Z" w16du:dateUtc="2025-10-21T20:24:00Z">
        <w:r w:rsidR="00883574">
          <w:t>exceed</w:t>
        </w:r>
      </w:ins>
      <w:del w:id="698"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699" w:author="Augustus Raymond Pendleton" w:date="2025-09-26T09:28:00Z" w16du:dateUtc="2025-09-26T13:28:00Z">
        <w:del w:id="700" w:author="Marian Louise Schmidt" w:date="2025-10-21T16:25:00Z" w16du:dateUtc="2025-10-21T20:25:00Z">
          <w:r w:rsidR="00CC3C53" w:rsidDel="00883574">
            <w:delText xml:space="preserve">can </w:delText>
          </w:r>
        </w:del>
        <w:r w:rsidR="00CC3C53">
          <w:t>integrate</w:t>
        </w:r>
      </w:ins>
      <w:ins w:id="701" w:author="Marian Louise Schmidt" w:date="2025-10-21T16:25:00Z" w16du:dateUtc="2025-10-21T20:25:00Z">
        <w:r w:rsidR="00883574">
          <w:t>s</w:t>
        </w:r>
      </w:ins>
      <w:ins w:id="702" w:author="Augustus Raymond Pendleton" w:date="2025-09-26T09:28:00Z" w16du:dateUtc="2025-09-26T13:28:00Z">
        <w:del w:id="703" w:author="Marian Louise Schmidt" w:date="2025-10-21T16:25:00Z" w16du:dateUtc="2025-10-21T20:25:00Z">
          <w:r w:rsidR="00CC3C53" w:rsidDel="00883574">
            <w:delText xml:space="preserve"> changes along </w:delText>
          </w:r>
        </w:del>
      </w:ins>
      <w:ins w:id="704" w:author="Marian Louise Schmidt" w:date="2025-10-21T16:25:00Z" w16du:dateUtc="2025-10-21T20:25:00Z">
        <w:r w:rsidR="00883574">
          <w:t xml:space="preserve"> </w:t>
        </w:r>
      </w:ins>
      <w:ins w:id="705" w:author="Marian Louise Schmidt" w:date="2025-10-21T16:30:00Z" w16du:dateUtc="2025-10-21T20:30:00Z">
        <w:r w:rsidR="00A00D0F">
          <w:t xml:space="preserve">variation along </w:t>
        </w:r>
      </w:ins>
      <w:ins w:id="706" w:author="Augustus Raymond Pendleton" w:date="2025-09-26T09:28:00Z" w16du:dateUtc="2025-09-26T13:28:00Z">
        <w:del w:id="707" w:author="Marian Louise Schmidt" w:date="2025-10-21T16:28:00Z" w16du:dateUtc="2025-10-21T20:28:00Z">
          <w:r w:rsidR="00CC3C53" w:rsidDel="00A00D0F">
            <w:delText>multiple</w:delText>
          </w:r>
        </w:del>
      </w:ins>
      <w:ins w:id="708" w:author="Marian Louise Schmidt" w:date="2025-10-21T16:28:00Z" w16du:dateUtc="2025-10-21T20:28:00Z">
        <w:r w:rsidR="00A00D0F">
          <w:t>three</w:t>
        </w:r>
      </w:ins>
      <w:ins w:id="709" w:author="Marian Louise Schmidt" w:date="2025-10-21T16:25:00Z" w16du:dateUtc="2025-10-21T20:25:00Z">
        <w:r w:rsidR="00883574">
          <w:t xml:space="preserve"> </w:t>
        </w:r>
      </w:ins>
      <w:ins w:id="710" w:author="Marian Louise Schmidt" w:date="2025-10-21T16:29:00Z" w16du:dateUtc="2025-10-21T20:29:00Z">
        <w:r w:rsidR="00A00D0F">
          <w:t xml:space="preserve">ecologically relevant </w:t>
        </w:r>
      </w:ins>
      <w:ins w:id="711" w:author="Augustus Raymond Pendleton" w:date="2025-09-26T09:28:00Z" w16du:dateUtc="2025-09-26T13:28:00Z">
        <w:del w:id="712" w:author="Marian Louise Schmidt" w:date="2025-10-21T16:25:00Z" w16du:dateUtc="2025-10-21T20:25:00Z">
          <w:r w:rsidR="00CC3C53" w:rsidDel="00883574">
            <w:delText xml:space="preserve">, ecologically relevant </w:delText>
          </w:r>
        </w:del>
        <w:r w:rsidR="00CC3C53">
          <w:t>axes</w:t>
        </w:r>
      </w:ins>
      <w:ins w:id="713" w:author="Marian Louise Schmidt" w:date="2025-10-21T16:30:00Z" w16du:dateUtc="2025-10-21T20:30:00Z">
        <w:r w:rsidR="00A00D0F">
          <w:t>:</w:t>
        </w:r>
      </w:ins>
      <w:ins w:id="714" w:author="Marian Louise Schmidt" w:date="2025-10-21T16:29:00Z" w16du:dateUtc="2025-10-21T20:29:00Z">
        <w:r w:rsidR="00A00D0F">
          <w:t xml:space="preserve"> </w:t>
        </w:r>
      </w:ins>
      <w:ins w:id="715" w:author="Augustus Raymond Pendleton" w:date="2025-09-26T09:28:00Z" w16du:dateUtc="2025-09-26T13:28:00Z">
        <w:del w:id="716" w:author="Marian Louise Schmidt" w:date="2025-10-07T10:21:00Z" w16du:dateUtc="2025-10-07T14:21:00Z">
          <w:r w:rsidR="00CC3C53" w:rsidDel="0027752C">
            <w:delText xml:space="preserve"> (</w:delText>
          </w:r>
        </w:del>
        <w:del w:id="717" w:author="Marian Louise Schmidt" w:date="2025-10-21T16:29:00Z" w16du:dateUtc="2025-10-21T20:29:00Z">
          <w:r w:rsidR="00CC3C53" w:rsidDel="00A00D0F">
            <w:delText xml:space="preserve">including </w:delText>
          </w:r>
        </w:del>
        <w:del w:id="718" w:author="Marian Louise Schmidt" w:date="2025-10-21T16:25:00Z" w16du:dateUtc="2025-10-21T20:25:00Z">
          <w:r w:rsidR="00CC3C53" w:rsidDel="00883574">
            <w:delText xml:space="preserve">differences in </w:delText>
          </w:r>
        </w:del>
        <w:r w:rsidR="00CC3C53">
          <w:t xml:space="preserve">composition, phylogenetic </w:t>
        </w:r>
        <w:del w:id="719" w:author="Marian Louise Schmidt" w:date="2025-10-21T16:25:00Z" w16du:dateUtc="2025-10-21T20:25:00Z">
          <w:r w:rsidR="00CC3C53" w:rsidDel="00883574">
            <w:delText>similarity</w:delText>
          </w:r>
        </w:del>
      </w:ins>
      <w:ins w:id="720" w:author="Marian Louise Schmidt" w:date="2025-10-21T16:25:00Z" w16du:dateUtc="2025-10-21T20:25:00Z">
        <w:r w:rsidR="00883574">
          <w:t>relatedness</w:t>
        </w:r>
      </w:ins>
      <w:ins w:id="721" w:author="Augustus Raymond Pendleton" w:date="2025-09-26T09:28:00Z" w16du:dateUtc="2025-09-26T13:28:00Z">
        <w:r w:rsidR="00CC3C53">
          <w:t xml:space="preserve">, and </w:t>
        </w:r>
      </w:ins>
      <w:ins w:id="722" w:author="Augustus Raymond Pendleton" w:date="2025-09-26T09:29:00Z" w16du:dateUtc="2025-09-26T13:29:00Z">
        <w:r w:rsidR="00CC3C53">
          <w:t>microbial load</w:t>
        </w:r>
      </w:ins>
      <w:ins w:id="723" w:author="Marian Louise Schmidt" w:date="2025-10-21T16:26:00Z" w16du:dateUtc="2025-10-21T20:26:00Z">
        <w:r w:rsidR="00883574">
          <w:t>, rather than isolating any single dimension</w:t>
        </w:r>
      </w:ins>
      <w:ins w:id="724" w:author="Augustus Raymond Pendleton" w:date="2025-09-26T09:29:00Z" w16du:dateUtc="2025-09-26T13:29:00Z">
        <w:del w:id="725" w:author="Marian Louise Schmidt" w:date="2025-10-07T10:21:00Z" w16du:dateUtc="2025-10-07T14:21:00Z">
          <w:r w:rsidR="00CC3C53" w:rsidDel="0027752C">
            <w:delText>)</w:delText>
          </w:r>
        </w:del>
        <w:r w:rsidR="00CC3C53">
          <w:t>.</w:t>
        </w:r>
      </w:ins>
      <w:ins w:id="726" w:author="Marian Louise Schmidt" w:date="2025-10-21T16:26:00Z" w16du:dateUtc="2025-10-21T20:26:00Z">
        <w:r w:rsidR="00A00D0F">
          <w:t xml:space="preserve"> </w:t>
        </w:r>
      </w:ins>
      <w:ins w:id="727" w:author="Augustus Raymond Pendleton" w:date="2025-09-26T09:29:00Z" w16du:dateUtc="2025-09-26T13:29:00Z">
        <w:del w:id="728" w:author="Marian Louise Schmidt" w:date="2025-10-21T16:26:00Z" w16du:dateUtc="2025-10-21T20:26:00Z">
          <w:r w:rsidR="00CC3C53" w:rsidDel="00A00D0F">
            <w:delText xml:space="preserve"> However, b</w:delText>
          </w:r>
        </w:del>
      </w:ins>
      <w:ins w:id="729" w:author="Marian Louise Schmidt" w:date="2025-10-21T16:26:00Z" w16du:dateUtc="2025-10-21T20:26:00Z">
        <w:r w:rsidR="00A00D0F">
          <w:t>B</w:t>
        </w:r>
      </w:ins>
      <w:ins w:id="730" w:author="Augustus Raymond Pendleton" w:date="2025-09-26T09:29:00Z" w16du:dateUtc="2025-09-26T13:29:00Z">
        <w:r w:rsidR="00CC3C53">
          <w:t xml:space="preserve">ecause </w:t>
        </w:r>
      </w:ins>
      <w:ins w:id="731" w:author="Marian Louise Schmidt" w:date="2025-10-21T16:30:00Z" w16du:dateUtc="2025-10-21T20:30:00Z">
        <w:r w:rsidR="00A00D0F">
          <w:t xml:space="preserve">a </w:t>
        </w:r>
      </w:ins>
      <w:ins w:id="732" w:author="Augustus Raymond Pendleton" w:date="2025-09-26T09:29:00Z" w16du:dateUtc="2025-09-26T13:29:00Z">
        <w:del w:id="733" w:author="Marian Louise Schmidt" w:date="2025-10-21T16:26:00Z" w16du:dateUtc="2025-10-21T20:26:00Z">
          <w:r w:rsidR="00CC3C53" w:rsidDel="00A00D0F">
            <w:delText>a</w:delText>
          </w:r>
        </w:del>
        <w:del w:id="734" w:author="Marian Louise Schmidt" w:date="2025-10-21T16:30:00Z" w16du:dateUtc="2025-10-21T20:30:00Z">
          <w:r w:rsidR="00CC3C53" w:rsidDel="00A00D0F">
            <w:delText xml:space="preserve"> </w:delText>
          </w:r>
        </w:del>
        <w:r w:rsidR="00CC3C53">
          <w:t xml:space="preserve">given </w:t>
        </w:r>
      </w:ins>
      <m:oMath>
        <m:sSup>
          <m:sSupPr>
            <m:ctrlPr>
              <w:ins w:id="735" w:author="Augustus Raymond Pendleton" w:date="2025-09-26T09:33:00Z" w16du:dateUtc="2025-09-26T13:33:00Z">
                <w:rPr>
                  <w:rFonts w:ascii="Cambria Math" w:hAnsi="Cambria Math"/>
                </w:rPr>
              </w:ins>
            </m:ctrlPr>
          </m:sSupPr>
          <m:e>
            <m:r>
              <w:ins w:id="736" w:author="Augustus Raymond Pendleton" w:date="2025-09-26T09:33:00Z" w16du:dateUtc="2025-09-26T13:33:00Z">
                <w:rPr>
                  <w:rFonts w:ascii="Cambria Math" w:hAnsi="Cambria Math"/>
                </w:rPr>
                <m:t>U</m:t>
              </w:ins>
            </m:r>
          </m:e>
          <m:sup>
            <m:r>
              <w:ins w:id="737" w:author="Augustus Raymond Pendleton" w:date="2025-09-26T09:33:00Z" w16du:dateUtc="2025-09-26T13:33:00Z">
                <w:rPr>
                  <w:rFonts w:ascii="Cambria Math" w:hAnsi="Cambria Math"/>
                </w:rPr>
                <m:t>A</m:t>
              </w:ins>
            </m:r>
          </m:sup>
        </m:sSup>
      </m:oMath>
      <w:ins w:id="738" w:author="Augustus Raymond Pendleton" w:date="2025-09-26T09:29:00Z" w16du:dateUtc="2025-09-26T13:29:00Z">
        <w:r w:rsidR="00CC3C53">
          <w:t xml:space="preserve"> </w:t>
        </w:r>
        <w:del w:id="739" w:author="Marian Louise Schmidt" w:date="2025-10-21T16:30:00Z" w16du:dateUtc="2025-10-21T20:30:00Z">
          <w:r w:rsidR="00CC3C53" w:rsidDel="00A00D0F">
            <w:delText>distance</w:delText>
          </w:r>
        </w:del>
      </w:ins>
      <w:ins w:id="740" w:author="Augustus Raymond Pendleton" w:date="2025-09-26T09:35:00Z" w16du:dateUtc="2025-09-26T13:35:00Z">
        <w:del w:id="741" w:author="Marian Louise Schmidt" w:date="2025-10-21T16:26:00Z" w16du:dateUtc="2025-10-21T20:26:00Z">
          <w:r w:rsidR="00CC3C53" w:rsidDel="00A00D0F">
            <w:delText xml:space="preserve"> </w:delText>
          </w:r>
        </w:del>
        <w:del w:id="742" w:author="Marian Louise Schmidt" w:date="2025-10-07T10:22:00Z" w16du:dateUtc="2025-10-07T14:22:00Z">
          <w:r w:rsidR="00CC3C53" w:rsidDel="0027752C">
            <w:delText>is the result of</w:delText>
          </w:r>
        </w:del>
        <w:del w:id="743" w:author="Marian Louise Schmidt" w:date="2025-10-21T16:26:00Z" w16du:dateUtc="2025-10-21T20:26:00Z">
          <w:r w:rsidR="00CC3C53" w:rsidDel="00A00D0F">
            <w:delText xml:space="preserve"> multiple drivers of variation between communities,</w:delText>
          </w:r>
        </w:del>
      </w:ins>
      <w:ins w:id="744" w:author="Augustus Raymond Pendleton" w:date="2025-09-26T09:30:00Z" w16du:dateUtc="2025-09-26T13:30:00Z">
        <w:del w:id="745" w:author="Marian Louise Schmidt" w:date="2025-10-21T16:26:00Z" w16du:dateUtc="2025-10-21T20:26:00Z">
          <w:r w:rsidR="00CC3C53" w:rsidDel="00A00D0F">
            <w:delText xml:space="preserve"> its interpretation</w:delText>
          </w:r>
        </w:del>
        <w:del w:id="746" w:author="Marian Louise Schmidt" w:date="2025-10-21T16:30:00Z" w16du:dateUtc="2025-10-21T20:30:00Z">
          <w:r w:rsidR="00CC3C53" w:rsidDel="00A00D0F">
            <w:delText xml:space="preserve"> </w:delText>
          </w:r>
        </w:del>
      </w:ins>
      <w:ins w:id="747" w:author="Marian Louise Schmidt" w:date="2025-10-21T16:30:00Z" w16du:dateUtc="2025-10-21T20:30:00Z">
        <w:r w:rsidR="00A00D0F">
          <w:t xml:space="preserve">value can reflect multiple drivers of community change, interpreting it </w:t>
        </w:r>
      </w:ins>
      <w:ins w:id="748" w:author="Augustus Raymond Pendleton" w:date="2025-09-26T09:31:00Z" w16du:dateUtc="2025-09-26T13:31:00Z">
        <w:del w:id="749" w:author="Marian Louise Schmidt" w:date="2025-10-07T10:22:00Z" w16du:dateUtc="2025-10-07T14:22:00Z">
          <w:r w:rsidR="00CC3C53" w:rsidDel="0027752C">
            <w:delText>likely</w:delText>
          </w:r>
        </w:del>
      </w:ins>
      <w:ins w:id="750" w:author="Augustus Raymond Pendleton" w:date="2025-09-26T09:30:00Z" w16du:dateUtc="2025-09-26T13:30:00Z">
        <w:del w:id="751" w:author="Marian Louise Schmidt" w:date="2025-10-07T10:22:00Z" w16du:dateUtc="2025-10-07T14:22:00Z">
          <w:r w:rsidR="00CC3C53" w:rsidDel="0027752C">
            <w:delText xml:space="preserve"> </w:delText>
          </w:r>
        </w:del>
        <w:r w:rsidR="00CC3C53">
          <w:t>require</w:t>
        </w:r>
      </w:ins>
      <w:ins w:id="752" w:author="Augustus Raymond Pendleton" w:date="2025-09-26T09:31:00Z" w16du:dateUtc="2025-09-26T13:31:00Z">
        <w:r w:rsidR="00CC3C53">
          <w:t>s</w:t>
        </w:r>
      </w:ins>
      <w:ins w:id="753" w:author="Augustus Raymond Pendleton" w:date="2025-09-26T09:30:00Z" w16du:dateUtc="2025-09-26T13:30:00Z">
        <w:r w:rsidR="00CC3C53">
          <w:t xml:space="preserve"> </w:t>
        </w:r>
      </w:ins>
      <w:ins w:id="754" w:author="Augustus Raymond Pendleton" w:date="2025-09-26T09:31:00Z" w16du:dateUtc="2025-09-26T13:31:00Z">
        <w:del w:id="755" w:author="Marian Louise Schmidt" w:date="2025-10-21T16:27:00Z" w16du:dateUtc="2025-10-21T20:27:00Z">
          <w:r w:rsidR="00CC3C53" w:rsidDel="00A00D0F">
            <w:delText>additional</w:delText>
          </w:r>
        </w:del>
      </w:ins>
      <w:ins w:id="756" w:author="Marian Louise Schmidt" w:date="2025-10-21T16:27:00Z" w16du:dateUtc="2025-10-21T20:27:00Z">
        <w:r w:rsidR="00A00D0F">
          <w:t>downstream</w:t>
        </w:r>
      </w:ins>
      <w:ins w:id="757" w:author="Augustus Raymond Pendleton" w:date="2025-09-26T09:31:00Z" w16du:dateUtc="2025-09-26T13:31:00Z">
        <w:del w:id="758" w:author="Marian Louise Schmidt" w:date="2025-10-21T16:27:00Z" w16du:dateUtc="2025-10-21T20:27:00Z">
          <w:r w:rsidR="00CC3C53" w:rsidDel="00A00D0F">
            <w:delText xml:space="preserve"> data</w:delText>
          </w:r>
        </w:del>
        <w:r w:rsidR="00CC3C53">
          <w:t xml:space="preserve"> analyses</w:t>
        </w:r>
      </w:ins>
      <w:ins w:id="759" w:author="Marian Louise Schmidt" w:date="2025-10-07T10:22:00Z" w16du:dateUtc="2025-10-07T14:22:00Z">
        <w:r w:rsidR="0027752C">
          <w:t xml:space="preserve"> to dise</w:t>
        </w:r>
      </w:ins>
      <w:ins w:id="760" w:author="Marian Louise Schmidt" w:date="2025-10-07T10:23:00Z" w16du:dateUtc="2025-10-07T14:23:00Z">
        <w:r w:rsidR="0027752C">
          <w:t xml:space="preserve">ntangle the relative contributions </w:t>
        </w:r>
      </w:ins>
      <w:ins w:id="761" w:author="Marian Louise Schmidt" w:date="2025-10-21T16:31:00Z" w16du:dateUtc="2025-10-21T20:31:00Z">
        <w:r w:rsidR="00A00D0F">
          <w:t xml:space="preserve">abundance, </w:t>
        </w:r>
        <w:r w:rsidR="00A00D0F">
          <w:lastRenderedPageBreak/>
          <w:t>phylogeny, and composition</w:t>
        </w:r>
      </w:ins>
      <w:ins w:id="762" w:author="Marian Louise Schmidt" w:date="2025-10-07T10:23:00Z" w16du:dateUtc="2025-10-07T14:23:00Z">
        <w:r w:rsidR="0027752C">
          <w:t xml:space="preserve">. To </w:t>
        </w:r>
      </w:ins>
      <w:ins w:id="763" w:author="Marian Louise Schmidt" w:date="2025-10-21T16:28:00Z" w16du:dateUtc="2025-10-21T20:28:00Z">
        <w:r w:rsidR="00A00D0F">
          <w:t xml:space="preserve">evaluate how this plays out in real systems, we next </w:t>
        </w:r>
      </w:ins>
      <w:ins w:id="764" w:author="Augustus Raymond Pendleton" w:date="2025-09-26T09:30:00Z" w16du:dateUtc="2025-09-26T13:30:00Z">
        <w:del w:id="765" w:author="Marian Louise Schmidt" w:date="2025-10-21T16:28:00Z" w16du:dateUtc="2025-10-21T20:28:00Z">
          <w:r w:rsidR="00CC3C53" w:rsidDel="00A00D0F">
            <w:delText xml:space="preserve"> </w:delText>
          </w:r>
        </w:del>
      </w:ins>
      <w:ins w:id="766" w:author="Marian Louise Schmidt" w:date="2025-10-07T10:23:00Z" w16du:dateUtc="2025-10-07T14:23:00Z">
        <w:r w:rsidR="0027752C">
          <w:t xml:space="preserve">re-analyzed </w:t>
        </w:r>
      </w:ins>
      <w:ins w:id="767" w:author="Augustus Raymond Pendleton" w:date="2025-09-28T21:28:00Z" w16du:dateUtc="2025-09-29T01:28:00Z">
        <w:r w:rsidR="005A0BFB" w:rsidRPr="003641B9">
          <w:rPr>
            <w:noProof/>
            <w:sz w:val="20"/>
            <w:szCs w:val="20"/>
            <w:rPrChange w:id="768"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1467C70">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769" w:author="Marian Louise Schmidt" w:date="2025-10-07T10:23:00Z" w16du:dateUtc="2025-10-07T14:23:00Z">
        <w:r w:rsidR="0027752C">
          <w:t xml:space="preserve">four previously published datasets spanning diverse microbial </w:t>
        </w:r>
      </w:ins>
      <w:ins w:id="770" w:author="Marian Louise Schmidt" w:date="2025-10-21T16:28:00Z" w16du:dateUtc="2025-10-21T20:28:00Z">
        <w:r w:rsidR="00A00D0F">
          <w:t>environments</w:t>
        </w:r>
      </w:ins>
      <w:ins w:id="771" w:author="Marian Louise Schmidt" w:date="2025-10-07T10:23:00Z" w16du:dateUtc="2025-10-07T14:23:00Z">
        <w:r w:rsidR="0027752C">
          <w:t xml:space="preserve">. </w:t>
        </w:r>
      </w:ins>
      <w:ins w:id="772" w:author="Augustus Raymond Pendleton" w:date="2025-09-26T09:30:00Z" w16du:dateUtc="2025-09-26T13:30:00Z">
        <w:del w:id="773" w:author="Marian Louise Schmidt" w:date="2025-10-07T10:23:00Z" w16du:dateUtc="2025-10-07T14:23:00Z">
          <w:r w:rsidR="00CC3C53" w:rsidDel="0027752C">
            <w:delText>– are differences being driven primarily by changes in absolute abundance, or composition?</w:delText>
          </w:r>
        </w:del>
      </w:ins>
      <w:ins w:id="774" w:author="Augustus Raymond Pendleton" w:date="2025-09-26T09:31:00Z" w16du:dateUtc="2025-09-26T13:31:00Z">
        <w:del w:id="775" w:author="Marian Louise Schmidt" w:date="2025-10-07T10:23:00Z" w16du:dateUtc="2025-10-07T14:23:00Z">
          <w:r w:rsidR="00CC3C53" w:rsidDel="0027752C">
            <w:delText xml:space="preserve"> </w:delText>
          </w:r>
        </w:del>
      </w:ins>
    </w:p>
    <w:p w14:paraId="1F3E04CB" w14:textId="5D07DADB" w:rsidR="00D73FD0" w:rsidRPr="003641B9" w:rsidRDefault="00D73FD0">
      <w:pPr>
        <w:rPr>
          <w:ins w:id="776" w:author="Augustus Raymond Pendleton" w:date="2025-09-28T21:27:00Z" w16du:dateUtc="2025-09-29T01:27:00Z"/>
          <w:sz w:val="20"/>
          <w:szCs w:val="20"/>
          <w:rPrChange w:id="777" w:author="Augustus Raymond Pendleton" w:date="2025-09-28T21:42:00Z" w16du:dateUtc="2025-09-29T01:42:00Z">
            <w:rPr>
              <w:ins w:id="778" w:author="Augustus Raymond Pendleton" w:date="2025-09-28T21:27:00Z" w16du:dateUtc="2025-09-29T01:27:00Z"/>
            </w:rPr>
          </w:rPrChange>
        </w:rPr>
        <w:pPrChange w:id="779" w:author="Augustus Raymond Pendleton" w:date="2025-09-28T21:28:00Z" w16du:dateUtc="2025-09-29T01:28:00Z">
          <w:pPr>
            <w:ind w:firstLine="720"/>
          </w:pPr>
        </w:pPrChange>
      </w:pPr>
      <w:commentRangeStart w:id="780"/>
      <w:ins w:id="781" w:author="Augustus Raymond Pendleton" w:date="2025-09-28T21:28:00Z" w16du:dateUtc="2025-09-29T01:28:00Z">
        <w:r w:rsidRPr="003641B9">
          <w:rPr>
            <w:i/>
            <w:iCs/>
            <w:sz w:val="20"/>
            <w:szCs w:val="20"/>
            <w:rPrChange w:id="782" w:author="Augustus Raymond Pendleton" w:date="2025-09-28T21:42:00Z" w16du:dateUtc="2025-09-29T01:42:00Z">
              <w:rPr>
                <w:i/>
                <w:iCs/>
              </w:rPr>
            </w:rPrChange>
          </w:rPr>
          <w:t>Figure 2</w:t>
        </w:r>
      </w:ins>
      <w:commentRangeEnd w:id="780"/>
      <w:r w:rsidR="004F2D6D">
        <w:rPr>
          <w:rStyle w:val="CommentReference"/>
        </w:rPr>
        <w:commentReference w:id="780"/>
      </w:r>
      <w:ins w:id="783" w:author="Augustus Raymond Pendleton" w:date="2025-09-28T21:28:00Z" w16du:dateUtc="2025-09-29T01:28:00Z">
        <w:r w:rsidRPr="003641B9">
          <w:rPr>
            <w:i/>
            <w:iCs/>
            <w:sz w:val="20"/>
            <w:szCs w:val="20"/>
            <w:rPrChange w:id="784" w:author="Augustus Raymond Pendleton" w:date="2025-09-28T21:42:00Z" w16du:dateUtc="2025-09-29T01:42:00Z">
              <w:rPr>
                <w:i/>
                <w:iCs/>
              </w:rPr>
            </w:rPrChange>
          </w:rPr>
          <w:t xml:space="preserve">. </w:t>
        </w:r>
      </w:ins>
      <w:ins w:id="785" w:author="Augustus Raymond Pendleton" w:date="2025-09-28T21:34:00Z" w16du:dateUtc="2025-09-29T01:34:00Z">
        <w:del w:id="786" w:author="Marian Louise Schmidt" w:date="2025-10-21T16:56:00Z" w16du:dateUtc="2025-10-21T20:56:00Z">
          <w:r w:rsidR="002D2CA2" w:rsidRPr="003641B9" w:rsidDel="00387BC5">
            <w:rPr>
              <w:i/>
              <w:iCs/>
              <w:sz w:val="20"/>
              <w:szCs w:val="20"/>
              <w:rPrChange w:id="787" w:author="Augustus Raymond Pendleton" w:date="2025-09-28T21:42:00Z" w16du:dateUtc="2025-09-29T01:42:00Z">
                <w:rPr>
                  <w:i/>
                  <w:iCs/>
                </w:rPr>
              </w:rPrChange>
            </w:rPr>
            <w:delText>Differences between</w:delText>
          </w:r>
        </w:del>
      </w:ins>
      <w:ins w:id="788" w:author="Marian Louise Schmidt" w:date="2025-10-21T16:56:00Z" w16du:dateUtc="2025-10-21T20:56:00Z">
        <w:r w:rsidR="00387BC5">
          <w:rPr>
            <w:i/>
            <w:iCs/>
            <w:sz w:val="20"/>
            <w:szCs w:val="20"/>
          </w:rPr>
          <w:t xml:space="preserve">Absolute </w:t>
        </w:r>
        <w:proofErr w:type="spellStart"/>
        <w:r w:rsidR="00387BC5">
          <w:rPr>
            <w:i/>
            <w:iCs/>
            <w:sz w:val="20"/>
            <w:szCs w:val="20"/>
          </w:rPr>
          <w:t>UniFrac</w:t>
        </w:r>
      </w:ins>
      <w:proofErr w:type="spellEnd"/>
      <w:ins w:id="789" w:author="Augustus Raymond Pendleton" w:date="2025-09-28T21:34:00Z" w16du:dateUtc="2025-09-29T01:34:00Z">
        <w:r w:rsidR="002D2CA2" w:rsidRPr="003641B9">
          <w:rPr>
            <w:i/>
            <w:iCs/>
            <w:sz w:val="20"/>
            <w:szCs w:val="20"/>
            <w:rPrChange w:id="790" w:author="Augustus Raymond Pendleton" w:date="2025-09-28T21:42:00Z" w16du:dateUtc="2025-09-29T01:42:00Z">
              <w:rPr>
                <w:i/>
                <w:iCs/>
              </w:rPr>
            </w:rPrChange>
          </w:rPr>
          <w:t xml:space="preserve"> </w:t>
        </w:r>
      </w:ins>
      <w:ins w:id="791" w:author="Marian Louise Schmidt" w:date="2025-10-21T16:56:00Z" w16du:dateUtc="2025-10-21T20:56:00Z">
        <w:r w:rsidR="00387BC5">
          <w:rPr>
            <w:i/>
            <w:iCs/>
            <w:sz w:val="20"/>
            <w:szCs w:val="20"/>
          </w:rPr>
          <w:t>(</w:t>
        </w:r>
      </w:ins>
      <w:ins w:id="792" w:author="Augustus Raymond Pendleton" w:date="2025-09-28T21:34:00Z" w16du:dateUtc="2025-09-29T01:34:00Z">
        <w:r w:rsidR="002D2CA2" w:rsidRPr="003641B9">
          <w:rPr>
            <w:i/>
            <w:iCs/>
            <w:sz w:val="20"/>
            <w:szCs w:val="20"/>
            <w:rPrChange w:id="793" w:author="Augustus Raymond Pendleton" w:date="2025-09-28T21:42:00Z" w16du:dateUtc="2025-09-29T01:42:00Z">
              <w:rPr>
                <w:i/>
                <w:iCs/>
              </w:rPr>
            </w:rPrChange>
          </w:rPr>
          <w:t>U</w:t>
        </w:r>
        <w:r w:rsidR="002D2CA2" w:rsidRPr="003641B9">
          <w:rPr>
            <w:i/>
            <w:iCs/>
            <w:sz w:val="20"/>
            <w:szCs w:val="20"/>
            <w:vertAlign w:val="superscript"/>
            <w:rPrChange w:id="794" w:author="Augustus Raymond Pendleton" w:date="2025-09-28T21:42:00Z" w16du:dateUtc="2025-09-29T01:42:00Z">
              <w:rPr>
                <w:i/>
                <w:iCs/>
                <w:vertAlign w:val="superscript"/>
              </w:rPr>
            </w:rPrChange>
          </w:rPr>
          <w:t>A</w:t>
        </w:r>
        <w:del w:id="795" w:author="Marian Louise Schmidt" w:date="2025-10-21T16:56:00Z" w16du:dateUtc="2025-10-21T20:56:00Z">
          <w:r w:rsidR="002D2CA2" w:rsidRPr="003641B9" w:rsidDel="00387BC5">
            <w:rPr>
              <w:i/>
              <w:iCs/>
              <w:sz w:val="20"/>
              <w:szCs w:val="20"/>
              <w:rPrChange w:id="796" w:author="Augustus Raymond Pendleton" w:date="2025-09-28T21:42:00Z" w16du:dateUtc="2025-09-29T01:42:00Z">
                <w:rPr>
                  <w:i/>
                  <w:iCs/>
                </w:rPr>
              </w:rPrChange>
            </w:rPr>
            <w:delText xml:space="preserve"> </w:delText>
          </w:r>
        </w:del>
      </w:ins>
      <w:ins w:id="797" w:author="Marian Louise Schmidt" w:date="2025-10-21T16:56:00Z" w16du:dateUtc="2025-10-21T20:56:00Z">
        <w:r w:rsidR="00387BC5">
          <w:rPr>
            <w:i/>
            <w:iCs/>
            <w:sz w:val="20"/>
            <w:szCs w:val="20"/>
          </w:rPr>
          <w:t xml:space="preserve">) compared with </w:t>
        </w:r>
      </w:ins>
      <w:ins w:id="798" w:author="Augustus Raymond Pendleton" w:date="2025-09-28T21:34:00Z" w16du:dateUtc="2025-09-29T01:34:00Z">
        <w:del w:id="799" w:author="Marian Louise Schmidt" w:date="2025-10-21T16:56:00Z" w16du:dateUtc="2025-10-21T20:56:00Z">
          <w:r w:rsidR="002D2CA2" w:rsidRPr="003641B9" w:rsidDel="00387BC5">
            <w:rPr>
              <w:i/>
              <w:iCs/>
              <w:sz w:val="20"/>
              <w:szCs w:val="20"/>
              <w:rPrChange w:id="800" w:author="Augustus Raymond Pendleton" w:date="2025-09-28T21:42:00Z" w16du:dateUtc="2025-09-29T01:42:00Z">
                <w:rPr>
                  <w:i/>
                  <w:iCs/>
                </w:rPr>
              </w:rPrChange>
            </w:rPr>
            <w:delText xml:space="preserve">and </w:delText>
          </w:r>
        </w:del>
        <w:r w:rsidR="002D2CA2" w:rsidRPr="003641B9">
          <w:rPr>
            <w:i/>
            <w:iCs/>
            <w:sz w:val="20"/>
            <w:szCs w:val="20"/>
            <w:rPrChange w:id="801" w:author="Augustus Raymond Pendleton" w:date="2025-09-28T21:42:00Z" w16du:dateUtc="2025-09-29T01:42:00Z">
              <w:rPr>
                <w:i/>
                <w:iCs/>
              </w:rPr>
            </w:rPrChange>
          </w:rPr>
          <w:t xml:space="preserve">other </w:t>
        </w:r>
      </w:ins>
      <w:ins w:id="802" w:author="Marian Louise Schmidt" w:date="2025-10-21T16:57:00Z" w16du:dateUtc="2025-10-21T20:57:00Z">
        <w:r w:rsidR="00387BC5">
          <w:rPr>
            <w:i/>
            <w:iCs/>
            <w:sz w:val="20"/>
            <w:szCs w:val="20"/>
          </w:rPr>
          <w:sym w:font="Symbol" w:char="F062"/>
        </w:r>
        <w:r w:rsidR="00387BC5">
          <w:rPr>
            <w:i/>
            <w:iCs/>
            <w:sz w:val="20"/>
            <w:szCs w:val="20"/>
          </w:rPr>
          <w:t xml:space="preserve">-diversity </w:t>
        </w:r>
      </w:ins>
      <w:ins w:id="803" w:author="Augustus Raymond Pendleton" w:date="2025-09-28T21:34:00Z" w16du:dateUtc="2025-09-29T01:34:00Z">
        <w:r w:rsidR="002D2CA2" w:rsidRPr="003641B9">
          <w:rPr>
            <w:i/>
            <w:iCs/>
            <w:sz w:val="20"/>
            <w:szCs w:val="20"/>
            <w:rPrChange w:id="804" w:author="Augustus Raymond Pendleton" w:date="2025-09-28T21:42:00Z" w16du:dateUtc="2025-09-29T01:42:00Z">
              <w:rPr>
                <w:i/>
                <w:iCs/>
              </w:rPr>
            </w:rPrChange>
          </w:rPr>
          <w:t xml:space="preserve">metrics across </w:t>
        </w:r>
      </w:ins>
      <w:ins w:id="805" w:author="Marian Louise Schmidt" w:date="2025-10-21T16:57:00Z" w16du:dateUtc="2025-10-21T20:57:00Z">
        <w:r w:rsidR="00387BC5">
          <w:rPr>
            <w:i/>
            <w:iCs/>
            <w:sz w:val="20"/>
            <w:szCs w:val="20"/>
          </w:rPr>
          <w:t xml:space="preserve">four </w:t>
        </w:r>
      </w:ins>
      <w:proofErr w:type="gramStart"/>
      <w:ins w:id="806" w:author="Augustus Raymond Pendleton" w:date="2025-09-28T21:34:00Z" w16du:dateUtc="2025-09-29T01:34:00Z">
        <w:r w:rsidR="002D2CA2" w:rsidRPr="003641B9">
          <w:rPr>
            <w:i/>
            <w:iCs/>
            <w:sz w:val="20"/>
            <w:szCs w:val="20"/>
            <w:rPrChange w:id="807" w:author="Augustus Raymond Pendleton" w:date="2025-09-28T21:42:00Z" w16du:dateUtc="2025-09-29T01:42:00Z">
              <w:rPr>
                <w:i/>
                <w:iCs/>
              </w:rPr>
            </w:rPrChange>
          </w:rPr>
          <w:t>real</w:t>
        </w:r>
        <w:proofErr w:type="gramEnd"/>
        <w:r w:rsidR="002D2CA2" w:rsidRPr="003641B9">
          <w:rPr>
            <w:i/>
            <w:iCs/>
            <w:sz w:val="20"/>
            <w:szCs w:val="20"/>
            <w:rPrChange w:id="808" w:author="Augustus Raymond Pendleton" w:date="2025-09-28T21:42:00Z" w16du:dateUtc="2025-09-29T01:42:00Z">
              <w:rPr>
                <w:i/>
                <w:iCs/>
              </w:rPr>
            </w:rPrChange>
          </w:rPr>
          <w:t xml:space="preserve"> microbial </w:t>
        </w:r>
        <w:del w:id="809" w:author="Marian Louise Schmidt" w:date="2025-10-21T16:57:00Z" w16du:dateUtc="2025-10-21T20:57:00Z">
          <w:r w:rsidR="002D2CA2" w:rsidRPr="003641B9" w:rsidDel="00387BC5">
            <w:rPr>
              <w:i/>
              <w:iCs/>
              <w:sz w:val="20"/>
              <w:szCs w:val="20"/>
              <w:rPrChange w:id="810" w:author="Augustus Raymond Pendleton" w:date="2025-09-28T21:42:00Z" w16du:dateUtc="2025-09-29T01:42:00Z">
                <w:rPr>
                  <w:i/>
                  <w:iCs/>
                </w:rPr>
              </w:rPrChange>
            </w:rPr>
            <w:delText>communities</w:delText>
          </w:r>
        </w:del>
      </w:ins>
      <w:ins w:id="811" w:author="Marian Louise Schmidt" w:date="2025-10-21T16:57:00Z" w16du:dateUtc="2025-10-21T20:57:00Z">
        <w:r w:rsidR="00387BC5">
          <w:rPr>
            <w:i/>
            <w:iCs/>
            <w:sz w:val="20"/>
            <w:szCs w:val="20"/>
          </w:rPr>
          <w:t>datasets</w:t>
        </w:r>
      </w:ins>
      <w:ins w:id="812" w:author="Augustus Raymond Pendleton" w:date="2025-09-28T21:34:00Z" w16du:dateUtc="2025-09-29T01:34:00Z">
        <w:r w:rsidR="002D2CA2" w:rsidRPr="003641B9">
          <w:rPr>
            <w:i/>
            <w:iCs/>
            <w:sz w:val="20"/>
            <w:szCs w:val="20"/>
            <w:rPrChange w:id="813" w:author="Augustus Raymond Pendleton" w:date="2025-09-28T21:42:00Z" w16du:dateUtc="2025-09-29T01:42:00Z">
              <w:rPr>
                <w:i/>
                <w:iCs/>
              </w:rPr>
            </w:rPrChange>
          </w:rPr>
          <w:t xml:space="preserve">. </w:t>
        </w:r>
      </w:ins>
      <w:ins w:id="814" w:author="Marian Louise Schmidt" w:date="2025-10-21T16:57:00Z" w16du:dateUtc="2025-10-21T20:57:00Z">
        <w:r w:rsidR="00387BC5">
          <w:rPr>
            <w:sz w:val="20"/>
            <w:szCs w:val="20"/>
          </w:rPr>
          <w:t xml:space="preserve">Each panel shows pairwise sample distances for </w:t>
        </w:r>
      </w:ins>
      <w:ins w:id="815" w:author="Augustus Raymond Pendleton" w:date="2025-09-28T21:34:00Z" w16du:dateUtc="2025-09-29T01:34:00Z">
        <w:del w:id="816" w:author="Marian Louise Schmidt" w:date="2025-10-21T16:58:00Z" w16du:dateUtc="2025-10-21T20:58:00Z">
          <w:r w:rsidR="002D2CA2" w:rsidRPr="003641B9" w:rsidDel="00387BC5">
            <w:rPr>
              <w:sz w:val="20"/>
              <w:szCs w:val="20"/>
              <w:rPrChange w:id="817" w:author="Augustus Raymond Pendleton" w:date="2025-09-28T21:42:00Z" w16du:dateUtc="2025-09-29T01:42:00Z">
                <w:rPr>
                  <w:i/>
                  <w:iCs/>
                </w:rPr>
              </w:rPrChange>
            </w:rPr>
            <w:delText xml:space="preserve">Four 16S datasets with </w:delText>
          </w:r>
        </w:del>
      </w:ins>
      <w:ins w:id="818" w:author="Augustus Raymond Pendleton" w:date="2025-09-28T21:35:00Z" w16du:dateUtc="2025-09-29T01:35:00Z">
        <w:del w:id="819" w:author="Marian Louise Schmidt" w:date="2025-10-21T16:58:00Z" w16du:dateUtc="2025-10-21T20:58:00Z">
          <w:r w:rsidR="002D2CA2" w:rsidRPr="003641B9" w:rsidDel="00387BC5">
            <w:rPr>
              <w:sz w:val="20"/>
              <w:szCs w:val="20"/>
              <w:rPrChange w:id="820" w:author="Augustus Raymond Pendleton" w:date="2025-09-28T21:42:00Z" w16du:dateUtc="2025-09-29T01:42:00Z">
                <w:rPr>
                  <w:i/>
                  <w:iCs/>
                </w:rPr>
              </w:rPrChange>
            </w:rPr>
            <w:delText xml:space="preserve">absolute abundance quantification were reanalyzed </w:delText>
          </w:r>
        </w:del>
      </w:ins>
      <w:ins w:id="821" w:author="Augustus Raymond Pendleton" w:date="2025-09-29T12:12:00Z" w16du:dateUtc="2025-09-29T16:12:00Z">
        <w:del w:id="822" w:author="Marian Louise Schmidt" w:date="2025-10-21T16:58:00Z" w16du:dateUtc="2025-10-21T20:58:00Z">
          <w:r w:rsidR="00BB7799" w:rsidDel="00387BC5">
            <w:rPr>
              <w:sz w:val="20"/>
              <w:szCs w:val="20"/>
            </w:rPr>
            <w:delText xml:space="preserve">to produce ASVs </w:delText>
          </w:r>
        </w:del>
      </w:ins>
      <w:ins w:id="823" w:author="Augustus Raymond Pendleton" w:date="2025-09-28T21:35:00Z" w16du:dateUtc="2025-09-29T01:35:00Z">
        <w:del w:id="824" w:author="Marian Louise Schmidt" w:date="2025-10-21T16:58:00Z" w16du:dateUtc="2025-10-21T20:58:00Z">
          <w:r w:rsidR="002D2CA2" w:rsidRPr="003641B9" w:rsidDel="00387BC5">
            <w:rPr>
              <w:sz w:val="20"/>
              <w:szCs w:val="20"/>
              <w:rPrChange w:id="825" w:author="Augustus Raymond Pendleton" w:date="2025-09-28T21:42:00Z" w16du:dateUtc="2025-09-29T01:42:00Z">
                <w:rPr>
                  <w:i/>
                  <w:iCs/>
                </w:rPr>
              </w:rPrChange>
            </w:rPr>
            <w:delText>and four dissimilarity metrics were calculated</w:delText>
          </w:r>
        </w:del>
      </w:ins>
      <w:ins w:id="826" w:author="Augustus Raymond Pendleton" w:date="2025-09-28T21:37:00Z" w16du:dateUtc="2025-09-29T01:37:00Z">
        <w:del w:id="827" w:author="Marian Louise Schmidt" w:date="2025-10-21T16:58:00Z" w16du:dateUtc="2025-10-21T20:58:00Z">
          <w:r w:rsidR="002D2CA2" w:rsidRPr="003641B9" w:rsidDel="00387BC5">
            <w:rPr>
              <w:sz w:val="20"/>
              <w:szCs w:val="20"/>
              <w:rPrChange w:id="828" w:author="Augustus Raymond Pendleton" w:date="2025-09-28T21:42:00Z" w16du:dateUtc="2025-09-29T01:42:00Z">
                <w:rPr>
                  <w:i/>
                  <w:iCs/>
                </w:rPr>
              </w:rPrChange>
            </w:rPr>
            <w:delText xml:space="preserve">. </w:delText>
          </w:r>
        </w:del>
      </w:ins>
      <w:ins w:id="829" w:author="Augustus Raymond Pendleton" w:date="2025-09-28T21:38:00Z" w16du:dateUtc="2025-09-29T01:38:00Z">
        <w:r w:rsidR="002D2CA2" w:rsidRPr="003641B9">
          <w:rPr>
            <w:i/>
            <w:iCs/>
            <w:sz w:val="20"/>
            <w:szCs w:val="20"/>
            <w:rPrChange w:id="830" w:author="Augustus Raymond Pendleton" w:date="2025-09-28T21:42:00Z" w16du:dateUtc="2025-09-29T01:42:00Z">
              <w:rPr>
                <w:i/>
                <w:iCs/>
              </w:rPr>
            </w:rPrChange>
          </w:rPr>
          <w:t>U</w:t>
        </w:r>
        <w:r w:rsidR="002D2CA2" w:rsidRPr="003641B9">
          <w:rPr>
            <w:i/>
            <w:iCs/>
            <w:sz w:val="20"/>
            <w:szCs w:val="20"/>
            <w:vertAlign w:val="superscript"/>
            <w:rPrChange w:id="831" w:author="Augustus Raymond Pendleton" w:date="2025-09-28T21:42:00Z" w16du:dateUtc="2025-09-29T01:42:00Z">
              <w:rPr>
                <w:i/>
                <w:iCs/>
                <w:vertAlign w:val="superscript"/>
              </w:rPr>
            </w:rPrChange>
          </w:rPr>
          <w:t>A</w:t>
        </w:r>
        <w:r w:rsidR="002D2CA2" w:rsidRPr="003641B9">
          <w:rPr>
            <w:sz w:val="20"/>
            <w:szCs w:val="20"/>
            <w:rPrChange w:id="832" w:author="Augustus Raymond Pendleton" w:date="2025-09-28T21:42:00Z" w16du:dateUtc="2025-09-29T01:42:00Z">
              <w:rPr>
                <w:i/>
                <w:iCs/>
              </w:rPr>
            </w:rPrChange>
          </w:rPr>
          <w:t xml:space="preserve"> </w:t>
        </w:r>
      </w:ins>
      <w:ins w:id="833" w:author="Marian Louise Schmidt" w:date="2025-10-21T16:58:00Z" w16du:dateUtc="2025-10-21T20:58:00Z">
        <w:r w:rsidR="00387BC5">
          <w:rPr>
            <w:sz w:val="20"/>
            <w:szCs w:val="20"/>
          </w:rPr>
          <w:t xml:space="preserve">(x-axis) against </w:t>
        </w:r>
      </w:ins>
      <w:ins w:id="834" w:author="Augustus Raymond Pendleton" w:date="2025-09-28T21:38:00Z" w16du:dateUtc="2025-09-29T01:38:00Z">
        <w:del w:id="835" w:author="Marian Louise Schmidt" w:date="2025-10-21T16:58:00Z" w16du:dateUtc="2025-10-21T20:58:00Z">
          <w:r w:rsidR="002D2CA2" w:rsidRPr="003641B9" w:rsidDel="00387BC5">
            <w:rPr>
              <w:sz w:val="20"/>
              <w:szCs w:val="20"/>
              <w:rPrChange w:id="836" w:author="Augustus Raymond Pendleton" w:date="2025-09-28T21:42:00Z" w16du:dateUtc="2025-09-29T01:42:00Z">
                <w:rPr>
                  <w:i/>
                  <w:iCs/>
                </w:rPr>
              </w:rPrChange>
            </w:rPr>
            <w:delText xml:space="preserve">is always on the x-axis, while </w:delText>
          </w:r>
        </w:del>
        <w:r w:rsidR="002D2CA2" w:rsidRPr="003641B9">
          <w:rPr>
            <w:sz w:val="20"/>
            <w:szCs w:val="20"/>
            <w:rPrChange w:id="837" w:author="Augustus Raymond Pendleton" w:date="2025-09-28T21:42:00Z" w16du:dateUtc="2025-09-29T01:42:00Z">
              <w:rPr>
                <w:i/>
                <w:iCs/>
              </w:rPr>
            </w:rPrChange>
          </w:rPr>
          <w:t xml:space="preserve">another metric </w:t>
        </w:r>
        <w:del w:id="838" w:author="Marian Louise Schmidt" w:date="2025-10-21T16:58:00Z" w16du:dateUtc="2025-10-21T20:58:00Z">
          <w:r w:rsidR="002D2CA2" w:rsidRPr="003641B9" w:rsidDel="00387BC5">
            <w:rPr>
              <w:sz w:val="20"/>
              <w:szCs w:val="20"/>
              <w:rPrChange w:id="839" w:author="Augustus Raymond Pendleton" w:date="2025-09-28T21:42:00Z" w16du:dateUtc="2025-09-29T01:42:00Z">
                <w:rPr>
                  <w:i/>
                  <w:iCs/>
                </w:rPr>
              </w:rPrChange>
            </w:rPr>
            <w:delText xml:space="preserve">is on the </w:delText>
          </w:r>
        </w:del>
      </w:ins>
      <w:ins w:id="840" w:author="Marian Louise Schmidt" w:date="2025-10-21T16:58:00Z" w16du:dateUtc="2025-10-21T20:58:00Z">
        <w:r w:rsidR="00387BC5">
          <w:rPr>
            <w:sz w:val="20"/>
            <w:szCs w:val="20"/>
          </w:rPr>
          <w:t>(</w:t>
        </w:r>
      </w:ins>
      <w:ins w:id="841" w:author="Augustus Raymond Pendleton" w:date="2025-09-28T21:38:00Z" w16du:dateUtc="2025-09-29T01:38:00Z">
        <w:r w:rsidR="002D2CA2" w:rsidRPr="003641B9">
          <w:rPr>
            <w:sz w:val="20"/>
            <w:szCs w:val="20"/>
            <w:rPrChange w:id="842" w:author="Augustus Raymond Pendleton" w:date="2025-09-28T21:42:00Z" w16du:dateUtc="2025-09-29T01:42:00Z">
              <w:rPr>
                <w:i/>
                <w:iCs/>
              </w:rPr>
            </w:rPrChange>
          </w:rPr>
          <w:t>y</w:t>
        </w:r>
      </w:ins>
      <w:ins w:id="843" w:author="Augustus Raymond Pendleton" w:date="2025-09-28T21:42:00Z" w16du:dateUtc="2025-09-29T01:42:00Z">
        <w:r w:rsidR="003641B9" w:rsidRPr="003641B9">
          <w:rPr>
            <w:sz w:val="20"/>
            <w:szCs w:val="20"/>
            <w:rPrChange w:id="844" w:author="Augustus Raymond Pendleton" w:date="2025-09-28T21:42:00Z" w16du:dateUtc="2025-09-29T01:42:00Z">
              <w:rPr/>
            </w:rPrChange>
          </w:rPr>
          <w:t>-axis</w:t>
        </w:r>
      </w:ins>
      <w:ins w:id="845" w:author="Marian Louise Schmidt" w:date="2025-10-21T16:58:00Z" w16du:dateUtc="2025-10-21T20:58:00Z">
        <w:r w:rsidR="00387BC5">
          <w:rPr>
            <w:sz w:val="20"/>
            <w:szCs w:val="20"/>
          </w:rPr>
          <w:t>)</w:t>
        </w:r>
      </w:ins>
      <w:ins w:id="846" w:author="Augustus Raymond Pendleton" w:date="2025-09-28T21:38:00Z" w16du:dateUtc="2025-09-29T01:38:00Z">
        <w:r w:rsidR="002D2CA2" w:rsidRPr="003641B9">
          <w:rPr>
            <w:sz w:val="20"/>
            <w:szCs w:val="20"/>
            <w:rPrChange w:id="847" w:author="Augustus Raymond Pendleton" w:date="2025-09-28T21:42:00Z" w16du:dateUtc="2025-09-29T01:42:00Z">
              <w:rPr>
                <w:i/>
                <w:iCs/>
              </w:rPr>
            </w:rPrChange>
          </w:rPr>
          <w:t xml:space="preserve">: </w:t>
        </w:r>
      </w:ins>
      <w:ins w:id="848" w:author="Marian Louise Schmidt" w:date="2025-10-21T16:58:00Z" w16du:dateUtc="2025-10-21T20:58:00Z">
        <w:r w:rsidR="00387BC5">
          <w:rPr>
            <w:sz w:val="20"/>
            <w:szCs w:val="20"/>
          </w:rPr>
          <w:t>Bray-Curtis using re</w:t>
        </w:r>
      </w:ins>
      <w:ins w:id="849" w:author="Marian Louise Schmidt" w:date="2025-10-21T16:59:00Z" w16du:dateUtc="2025-10-21T20:59:00Z">
        <w:r w:rsidR="00387BC5">
          <w:rPr>
            <w:sz w:val="20"/>
            <w:szCs w:val="20"/>
          </w:rPr>
          <w:t>lative abundance (</w:t>
        </w:r>
      </w:ins>
      <w:ins w:id="850" w:author="Augustus Raymond Pendleton" w:date="2025-09-28T21:38:00Z" w16du:dateUtc="2025-09-29T01:38:00Z">
        <w:r w:rsidR="002D2CA2" w:rsidRPr="003641B9">
          <w:rPr>
            <w:i/>
            <w:iCs/>
            <w:sz w:val="20"/>
            <w:szCs w:val="20"/>
            <w:rPrChange w:id="851" w:author="Augustus Raymond Pendleton" w:date="2025-09-28T21:42:00Z" w16du:dateUtc="2025-09-29T01:42:00Z">
              <w:rPr>
                <w:i/>
                <w:iCs/>
              </w:rPr>
            </w:rPrChange>
          </w:rPr>
          <w:t>BC</w:t>
        </w:r>
        <w:r w:rsidR="002D2CA2" w:rsidRPr="003641B9">
          <w:rPr>
            <w:i/>
            <w:iCs/>
            <w:sz w:val="20"/>
            <w:szCs w:val="20"/>
            <w:vertAlign w:val="superscript"/>
            <w:rPrChange w:id="852" w:author="Augustus Raymond Pendleton" w:date="2025-09-28T21:42:00Z" w16du:dateUtc="2025-09-29T01:42:00Z">
              <w:rPr>
                <w:i/>
                <w:iCs/>
                <w:vertAlign w:val="superscript"/>
              </w:rPr>
            </w:rPrChange>
          </w:rPr>
          <w:t>R</w:t>
        </w:r>
        <w:del w:id="853" w:author="Marian Louise Schmidt" w:date="2025-10-21T16:59:00Z" w16du:dateUtc="2025-10-21T20:59:00Z">
          <w:r w:rsidR="002D2CA2" w:rsidRPr="003641B9" w:rsidDel="00387BC5">
            <w:rPr>
              <w:sz w:val="20"/>
              <w:szCs w:val="20"/>
              <w:rPrChange w:id="854" w:author="Augustus Raymond Pendleton" w:date="2025-09-28T21:42:00Z" w16du:dateUtc="2025-09-29T01:42:00Z">
                <w:rPr>
                  <w:i/>
                  <w:iCs/>
                </w:rPr>
              </w:rPrChange>
            </w:rPr>
            <w:delText xml:space="preserve"> </w:delText>
          </w:r>
        </w:del>
      </w:ins>
      <w:ins w:id="855" w:author="Marian Louise Schmidt" w:date="2025-10-21T16:59:00Z" w16du:dateUtc="2025-10-21T20:59:00Z">
        <w:r w:rsidR="00387BC5">
          <w:rPr>
            <w:sz w:val="20"/>
            <w:szCs w:val="20"/>
          </w:rPr>
          <w:t xml:space="preserve">, </w:t>
        </w:r>
      </w:ins>
      <w:ins w:id="856" w:author="Augustus Raymond Pendleton" w:date="2025-09-28T21:38:00Z" w16du:dateUtc="2025-09-29T01:38:00Z">
        <w:del w:id="857" w:author="Marian Louise Schmidt" w:date="2025-10-21T16:59:00Z" w16du:dateUtc="2025-10-21T20:59:00Z">
          <w:r w:rsidR="002D2CA2" w:rsidRPr="003641B9" w:rsidDel="00387BC5">
            <w:rPr>
              <w:sz w:val="20"/>
              <w:szCs w:val="20"/>
              <w:rPrChange w:id="858" w:author="Augustus Raymond Pendleton" w:date="2025-09-28T21:42:00Z" w16du:dateUtc="2025-09-29T01:42:00Z">
                <w:rPr>
                  <w:i/>
                  <w:iCs/>
                </w:rPr>
              </w:rPrChange>
            </w:rPr>
            <w:delText xml:space="preserve">on the </w:delText>
          </w:r>
        </w:del>
        <w:r w:rsidR="002D2CA2" w:rsidRPr="003641B9">
          <w:rPr>
            <w:sz w:val="20"/>
            <w:szCs w:val="20"/>
            <w:rPrChange w:id="859" w:author="Augustus Raymond Pendleton" w:date="2025-09-28T21:42:00Z" w16du:dateUtc="2025-09-29T01:42:00Z">
              <w:rPr>
                <w:i/>
                <w:iCs/>
              </w:rPr>
            </w:rPrChange>
          </w:rPr>
          <w:t>first column</w:t>
        </w:r>
      </w:ins>
      <w:ins w:id="860" w:author="Marian Louise Schmidt" w:date="2025-10-21T16:59:00Z" w16du:dateUtc="2025-10-21T20:59:00Z">
        <w:r w:rsidR="00387BC5">
          <w:rPr>
            <w:sz w:val="20"/>
            <w:szCs w:val="20"/>
          </w:rPr>
          <w:t>)</w:t>
        </w:r>
      </w:ins>
      <w:ins w:id="861" w:author="Augustus Raymond Pendleton" w:date="2025-09-28T21:38:00Z" w16du:dateUtc="2025-09-29T01:38:00Z">
        <w:r w:rsidR="002D2CA2" w:rsidRPr="003641B9">
          <w:rPr>
            <w:sz w:val="20"/>
            <w:szCs w:val="20"/>
            <w:rPrChange w:id="862" w:author="Augustus Raymond Pendleton" w:date="2025-09-28T21:42:00Z" w16du:dateUtc="2025-09-29T01:42:00Z">
              <w:rPr>
                <w:i/>
                <w:iCs/>
              </w:rPr>
            </w:rPrChange>
          </w:rPr>
          <w:t>,</w:t>
        </w:r>
      </w:ins>
      <w:ins w:id="863" w:author="Marian Louise Schmidt" w:date="2025-10-21T16:59:00Z" w16du:dateUtc="2025-10-21T20:59:00Z">
        <w:r w:rsidR="00387BC5">
          <w:rPr>
            <w:sz w:val="20"/>
            <w:szCs w:val="20"/>
          </w:rPr>
          <w:t xml:space="preserve"> weighted </w:t>
        </w:r>
        <w:proofErr w:type="spellStart"/>
        <w:r w:rsidR="00387BC5">
          <w:rPr>
            <w:sz w:val="20"/>
            <w:szCs w:val="20"/>
          </w:rPr>
          <w:t>UniFrac</w:t>
        </w:r>
        <w:proofErr w:type="spellEnd"/>
        <w:r w:rsidR="00387BC5">
          <w:rPr>
            <w:sz w:val="20"/>
            <w:szCs w:val="20"/>
          </w:rPr>
          <w:t xml:space="preserve"> using relative abundances (</w:t>
        </w:r>
      </w:ins>
      <w:ins w:id="864" w:author="Augustus Raymond Pendleton" w:date="2025-09-28T21:38:00Z" w16du:dateUtc="2025-09-29T01:38:00Z">
        <w:del w:id="865" w:author="Marian Louise Schmidt" w:date="2025-10-21T16:59:00Z" w16du:dateUtc="2025-10-21T20:59:00Z">
          <w:r w:rsidR="002D2CA2" w:rsidRPr="003641B9" w:rsidDel="00387BC5">
            <w:rPr>
              <w:sz w:val="20"/>
              <w:szCs w:val="20"/>
              <w:rPrChange w:id="866" w:author="Augustus Raymond Pendleton" w:date="2025-09-28T21:42:00Z" w16du:dateUtc="2025-09-29T01:42:00Z">
                <w:rPr>
                  <w:i/>
                  <w:iCs/>
                </w:rPr>
              </w:rPrChange>
            </w:rPr>
            <w:delText xml:space="preserve"> </w:delText>
          </w:r>
        </w:del>
        <w:r w:rsidR="002D2CA2" w:rsidRPr="003641B9">
          <w:rPr>
            <w:i/>
            <w:iCs/>
            <w:sz w:val="20"/>
            <w:szCs w:val="20"/>
            <w:rPrChange w:id="867" w:author="Augustus Raymond Pendleton" w:date="2025-09-28T21:42:00Z" w16du:dateUtc="2025-09-29T01:42:00Z">
              <w:rPr>
                <w:i/>
                <w:iCs/>
              </w:rPr>
            </w:rPrChange>
          </w:rPr>
          <w:t>U</w:t>
        </w:r>
      </w:ins>
      <w:ins w:id="868" w:author="Augustus Raymond Pendleton" w:date="2025-09-28T21:39:00Z" w16du:dateUtc="2025-09-29T01:39:00Z">
        <w:r w:rsidR="002D2CA2" w:rsidRPr="003641B9">
          <w:rPr>
            <w:i/>
            <w:iCs/>
            <w:sz w:val="20"/>
            <w:szCs w:val="20"/>
            <w:vertAlign w:val="superscript"/>
            <w:rPrChange w:id="869" w:author="Augustus Raymond Pendleton" w:date="2025-09-28T21:42:00Z" w16du:dateUtc="2025-09-29T01:42:00Z">
              <w:rPr>
                <w:i/>
                <w:iCs/>
                <w:vertAlign w:val="superscript"/>
              </w:rPr>
            </w:rPrChange>
          </w:rPr>
          <w:t>R</w:t>
        </w:r>
        <w:del w:id="870" w:author="Marian Louise Schmidt" w:date="2025-10-21T16:59:00Z" w16du:dateUtc="2025-10-21T20:59:00Z">
          <w:r w:rsidR="002D2CA2" w:rsidRPr="003641B9" w:rsidDel="00387BC5">
            <w:rPr>
              <w:sz w:val="20"/>
              <w:szCs w:val="20"/>
              <w:rPrChange w:id="871" w:author="Augustus Raymond Pendleton" w:date="2025-09-28T21:42:00Z" w16du:dateUtc="2025-09-29T01:42:00Z">
                <w:rPr>
                  <w:i/>
                  <w:iCs/>
                </w:rPr>
              </w:rPrChange>
            </w:rPr>
            <w:delText xml:space="preserve"> </w:delText>
          </w:r>
        </w:del>
      </w:ins>
      <w:ins w:id="872" w:author="Marian Louise Schmidt" w:date="2025-10-21T16:59:00Z" w16du:dateUtc="2025-10-21T20:59:00Z">
        <w:r w:rsidR="00387BC5">
          <w:rPr>
            <w:sz w:val="20"/>
            <w:szCs w:val="20"/>
          </w:rPr>
          <w:t xml:space="preserve">, </w:t>
        </w:r>
      </w:ins>
      <w:ins w:id="873" w:author="Augustus Raymond Pendleton" w:date="2025-09-28T21:39:00Z" w16du:dateUtc="2025-09-29T01:39:00Z">
        <w:del w:id="874" w:author="Marian Louise Schmidt" w:date="2025-10-21T16:59:00Z" w16du:dateUtc="2025-10-21T20:59:00Z">
          <w:r w:rsidR="002D2CA2" w:rsidRPr="003641B9" w:rsidDel="00387BC5">
            <w:rPr>
              <w:sz w:val="20"/>
              <w:szCs w:val="20"/>
              <w:rPrChange w:id="875" w:author="Augustus Raymond Pendleton" w:date="2025-09-28T21:42:00Z" w16du:dateUtc="2025-09-29T01:42:00Z">
                <w:rPr>
                  <w:i/>
                  <w:iCs/>
                </w:rPr>
              </w:rPrChange>
            </w:rPr>
            <w:delText xml:space="preserve">in the </w:delText>
          </w:r>
        </w:del>
        <w:r w:rsidR="002D2CA2" w:rsidRPr="003641B9">
          <w:rPr>
            <w:sz w:val="20"/>
            <w:szCs w:val="20"/>
            <w:rPrChange w:id="876" w:author="Augustus Raymond Pendleton" w:date="2025-09-28T21:42:00Z" w16du:dateUtc="2025-09-29T01:42:00Z">
              <w:rPr>
                <w:i/>
                <w:iCs/>
              </w:rPr>
            </w:rPrChange>
          </w:rPr>
          <w:t>second</w:t>
        </w:r>
      </w:ins>
      <w:ins w:id="877" w:author="Marian Louise Schmidt" w:date="2025-10-21T16:59:00Z" w16du:dateUtc="2025-10-21T20:59:00Z">
        <w:r w:rsidR="00387BC5">
          <w:rPr>
            <w:sz w:val="20"/>
            <w:szCs w:val="20"/>
          </w:rPr>
          <w:t xml:space="preserve"> column)</w:t>
        </w:r>
      </w:ins>
      <w:ins w:id="878" w:author="Augustus Raymond Pendleton" w:date="2025-09-28T21:39:00Z" w16du:dateUtc="2025-09-29T01:39:00Z">
        <w:r w:rsidR="002D2CA2" w:rsidRPr="003641B9">
          <w:rPr>
            <w:sz w:val="20"/>
            <w:szCs w:val="20"/>
            <w:rPrChange w:id="879" w:author="Augustus Raymond Pendleton" w:date="2025-09-28T21:42:00Z" w16du:dateUtc="2025-09-29T01:42:00Z">
              <w:rPr>
                <w:i/>
                <w:iCs/>
              </w:rPr>
            </w:rPrChange>
          </w:rPr>
          <w:t>, and</w:t>
        </w:r>
      </w:ins>
      <w:ins w:id="880" w:author="Marian Louise Schmidt" w:date="2025-10-21T16:59:00Z" w16du:dateUtc="2025-10-21T20:59:00Z">
        <w:r w:rsidR="00387BC5">
          <w:rPr>
            <w:sz w:val="20"/>
            <w:szCs w:val="20"/>
          </w:rPr>
          <w:t xml:space="preserve"> Bray-</w:t>
        </w:r>
        <w:proofErr w:type="spellStart"/>
        <w:r w:rsidR="00387BC5">
          <w:rPr>
            <w:sz w:val="20"/>
            <w:szCs w:val="20"/>
          </w:rPr>
          <w:t>curtis</w:t>
        </w:r>
        <w:proofErr w:type="spellEnd"/>
        <w:r w:rsidR="00387BC5">
          <w:rPr>
            <w:sz w:val="20"/>
            <w:szCs w:val="20"/>
          </w:rPr>
          <w:t xml:space="preserve"> using absolute abundances (</w:t>
        </w:r>
      </w:ins>
      <w:ins w:id="881" w:author="Augustus Raymond Pendleton" w:date="2025-09-28T21:39:00Z" w16du:dateUtc="2025-09-29T01:39:00Z">
        <w:del w:id="882" w:author="Marian Louise Schmidt" w:date="2025-10-21T16:59:00Z" w16du:dateUtc="2025-10-21T20:59:00Z">
          <w:r w:rsidR="002D2CA2" w:rsidRPr="003641B9" w:rsidDel="00387BC5">
            <w:rPr>
              <w:sz w:val="20"/>
              <w:szCs w:val="20"/>
              <w:rPrChange w:id="883" w:author="Augustus Raymond Pendleton" w:date="2025-09-28T21:42:00Z" w16du:dateUtc="2025-09-29T01:42:00Z">
                <w:rPr>
                  <w:i/>
                  <w:iCs/>
                </w:rPr>
              </w:rPrChange>
            </w:rPr>
            <w:delText xml:space="preserve"> </w:delText>
          </w:r>
        </w:del>
        <w:r w:rsidR="002D2CA2" w:rsidRPr="003641B9">
          <w:rPr>
            <w:i/>
            <w:iCs/>
            <w:sz w:val="20"/>
            <w:szCs w:val="20"/>
            <w:rPrChange w:id="884" w:author="Augustus Raymond Pendleton" w:date="2025-09-28T21:42:00Z" w16du:dateUtc="2025-09-29T01:42:00Z">
              <w:rPr>
                <w:i/>
                <w:iCs/>
              </w:rPr>
            </w:rPrChange>
          </w:rPr>
          <w:t>BC</w:t>
        </w:r>
        <w:r w:rsidR="002D2CA2" w:rsidRPr="003641B9">
          <w:rPr>
            <w:i/>
            <w:iCs/>
            <w:sz w:val="20"/>
            <w:szCs w:val="20"/>
            <w:vertAlign w:val="superscript"/>
            <w:rPrChange w:id="885" w:author="Augustus Raymond Pendleton" w:date="2025-09-28T21:42:00Z" w16du:dateUtc="2025-09-29T01:42:00Z">
              <w:rPr>
                <w:i/>
                <w:iCs/>
                <w:vertAlign w:val="superscript"/>
              </w:rPr>
            </w:rPrChange>
          </w:rPr>
          <w:t>A</w:t>
        </w:r>
        <w:del w:id="886" w:author="Marian Louise Schmidt" w:date="2025-10-21T16:59:00Z" w16du:dateUtc="2025-10-21T20:59:00Z">
          <w:r w:rsidR="002D2CA2" w:rsidRPr="003641B9" w:rsidDel="00387BC5">
            <w:rPr>
              <w:sz w:val="20"/>
              <w:szCs w:val="20"/>
              <w:rPrChange w:id="887" w:author="Augustus Raymond Pendleton" w:date="2025-09-28T21:42:00Z" w16du:dateUtc="2025-09-29T01:42:00Z">
                <w:rPr>
                  <w:i/>
                  <w:iCs/>
                </w:rPr>
              </w:rPrChange>
            </w:rPr>
            <w:delText xml:space="preserve"> </w:delText>
          </w:r>
        </w:del>
      </w:ins>
      <w:ins w:id="888" w:author="Marian Louise Schmidt" w:date="2025-10-21T16:59:00Z" w16du:dateUtc="2025-10-21T20:59:00Z">
        <w:r w:rsidR="00387BC5">
          <w:rPr>
            <w:sz w:val="20"/>
            <w:szCs w:val="20"/>
          </w:rPr>
          <w:t>,</w:t>
        </w:r>
      </w:ins>
      <w:ins w:id="889" w:author="Augustus Raymond Pendleton" w:date="2025-09-28T21:39:00Z" w16du:dateUtc="2025-09-29T01:39:00Z">
        <w:del w:id="890" w:author="Marian Louise Schmidt" w:date="2025-10-21T16:59:00Z" w16du:dateUtc="2025-10-21T20:59:00Z">
          <w:r w:rsidR="002D2CA2" w:rsidRPr="003641B9" w:rsidDel="00387BC5">
            <w:rPr>
              <w:sz w:val="20"/>
              <w:szCs w:val="20"/>
              <w:rPrChange w:id="891" w:author="Augustus Raymond Pendleton" w:date="2025-09-28T21:42:00Z" w16du:dateUtc="2025-09-29T01:42:00Z">
                <w:rPr>
                  <w:i/>
                  <w:iCs/>
                </w:rPr>
              </w:rPrChange>
            </w:rPr>
            <w:delText>i</w:delText>
          </w:r>
        </w:del>
        <w:del w:id="892" w:author="Marian Louise Schmidt" w:date="2025-10-21T17:00:00Z" w16du:dateUtc="2025-10-21T21:00:00Z">
          <w:r w:rsidR="002D2CA2" w:rsidRPr="003641B9" w:rsidDel="00387BC5">
            <w:rPr>
              <w:sz w:val="20"/>
              <w:szCs w:val="20"/>
              <w:rPrChange w:id="893" w:author="Augustus Raymond Pendleton" w:date="2025-09-28T21:42:00Z" w16du:dateUtc="2025-09-29T01:42:00Z">
                <w:rPr>
                  <w:i/>
                  <w:iCs/>
                </w:rPr>
              </w:rPrChange>
            </w:rPr>
            <w:delText xml:space="preserve">n the </w:delText>
          </w:r>
        </w:del>
      </w:ins>
      <w:ins w:id="894" w:author="Marian Louise Schmidt" w:date="2025-10-21T17:00:00Z" w16du:dateUtc="2025-10-21T21:00:00Z">
        <w:r w:rsidR="00387BC5">
          <w:rPr>
            <w:sz w:val="20"/>
            <w:szCs w:val="20"/>
          </w:rPr>
          <w:t xml:space="preserve"> </w:t>
        </w:r>
      </w:ins>
      <w:ins w:id="895" w:author="Augustus Raymond Pendleton" w:date="2025-09-28T21:39:00Z" w16du:dateUtc="2025-09-29T01:39:00Z">
        <w:r w:rsidR="002D2CA2" w:rsidRPr="003641B9">
          <w:rPr>
            <w:sz w:val="20"/>
            <w:szCs w:val="20"/>
            <w:rPrChange w:id="896" w:author="Augustus Raymond Pendleton" w:date="2025-09-28T21:42:00Z" w16du:dateUtc="2025-09-29T01:42:00Z">
              <w:rPr>
                <w:i/>
                <w:iCs/>
              </w:rPr>
            </w:rPrChange>
          </w:rPr>
          <w:t>third</w:t>
        </w:r>
      </w:ins>
      <w:ins w:id="897" w:author="Marian Louise Schmidt" w:date="2025-10-21T17:00:00Z" w16du:dateUtc="2025-10-21T21:00:00Z">
        <w:r w:rsidR="00387BC5">
          <w:rPr>
            <w:sz w:val="20"/>
            <w:szCs w:val="20"/>
          </w:rPr>
          <w:t xml:space="preserve"> column)</w:t>
        </w:r>
      </w:ins>
      <w:ins w:id="898" w:author="Augustus Raymond Pendleton" w:date="2025-09-28T21:39:00Z" w16du:dateUtc="2025-09-29T01:39:00Z">
        <w:r w:rsidR="002D2CA2" w:rsidRPr="003641B9">
          <w:rPr>
            <w:sz w:val="20"/>
            <w:szCs w:val="20"/>
            <w:rPrChange w:id="899" w:author="Augustus Raymond Pendleton" w:date="2025-09-28T21:42:00Z" w16du:dateUtc="2025-09-29T01:42:00Z">
              <w:rPr>
                <w:i/>
                <w:iCs/>
              </w:rPr>
            </w:rPrChange>
          </w:rPr>
          <w:t>.</w:t>
        </w:r>
      </w:ins>
      <w:ins w:id="900" w:author="Augustus Raymond Pendleton" w:date="2025-09-28T21:35:00Z" w16du:dateUtc="2025-09-29T01:35:00Z">
        <w:r w:rsidR="002D2CA2" w:rsidRPr="003641B9">
          <w:rPr>
            <w:sz w:val="20"/>
            <w:szCs w:val="20"/>
            <w:rPrChange w:id="901" w:author="Augustus Raymond Pendleton" w:date="2025-09-28T21:42:00Z" w16du:dateUtc="2025-09-29T01:42:00Z">
              <w:rPr>
                <w:i/>
                <w:iCs/>
              </w:rPr>
            </w:rPrChange>
          </w:rPr>
          <w:t xml:space="preserve"> </w:t>
        </w:r>
      </w:ins>
      <w:ins w:id="902" w:author="Augustus Raymond Pendleton" w:date="2025-09-28T21:36:00Z" w16du:dateUtc="2025-09-29T01:36:00Z">
        <w:r w:rsidR="002D2CA2" w:rsidRPr="003641B9">
          <w:rPr>
            <w:sz w:val="20"/>
            <w:szCs w:val="20"/>
            <w:rPrChange w:id="903" w:author="Augustus Raymond Pendleton" w:date="2025-09-28T21:42:00Z" w16du:dateUtc="2025-09-29T01:42:00Z">
              <w:rPr>
                <w:i/>
                <w:iCs/>
              </w:rPr>
            </w:rPrChange>
          </w:rPr>
          <w:t>Contours in</w:t>
        </w:r>
      </w:ins>
      <w:ins w:id="904" w:author="Marian Louise Schmidt" w:date="2025-10-21T17:00:00Z" w16du:dateUtc="2025-10-21T21:00:00Z">
        <w:r w:rsidR="00387BC5">
          <w:rPr>
            <w:sz w:val="20"/>
            <w:szCs w:val="20"/>
          </w:rPr>
          <w:t xml:space="preserve">dicate </w:t>
        </w:r>
      </w:ins>
      <w:ins w:id="905" w:author="Augustus Raymond Pendleton" w:date="2025-09-28T21:36:00Z" w16du:dateUtc="2025-09-29T01:36:00Z">
        <w:del w:id="906" w:author="Marian Louise Schmidt" w:date="2025-10-21T17:00:00Z" w16du:dateUtc="2025-10-21T21:00:00Z">
          <w:r w:rsidR="002D2CA2" w:rsidRPr="003641B9" w:rsidDel="00387BC5">
            <w:rPr>
              <w:sz w:val="20"/>
              <w:szCs w:val="20"/>
              <w:rPrChange w:id="907" w:author="Augustus Raymond Pendleton" w:date="2025-09-28T21:42:00Z" w16du:dateUtc="2025-09-29T01:42:00Z">
                <w:rPr>
                  <w:i/>
                  <w:iCs/>
                </w:rPr>
              </w:rPrChange>
            </w:rPr>
            <w:delText xml:space="preserve"> each panel reflect </w:delText>
          </w:r>
        </w:del>
        <w:r w:rsidR="002D2CA2" w:rsidRPr="003641B9">
          <w:rPr>
            <w:sz w:val="20"/>
            <w:szCs w:val="20"/>
            <w:rPrChange w:id="908" w:author="Augustus Raymond Pendleton" w:date="2025-09-28T21:42:00Z" w16du:dateUtc="2025-09-29T01:42:00Z">
              <w:rPr>
                <w:i/>
                <w:iCs/>
              </w:rPr>
            </w:rPrChange>
          </w:rPr>
          <w:t xml:space="preserve">the density of </w:t>
        </w:r>
      </w:ins>
      <w:ins w:id="909" w:author="Marian Louise Schmidt" w:date="2025-10-21T17:00:00Z" w16du:dateUtc="2025-10-21T21:00:00Z">
        <w:r w:rsidR="00387BC5">
          <w:rPr>
            <w:sz w:val="20"/>
            <w:szCs w:val="20"/>
          </w:rPr>
          <w:t>pairwise comparisons (</w:t>
        </w:r>
      </w:ins>
      <w:ins w:id="910" w:author="Augustus Raymond Pendleton" w:date="2025-09-28T21:36:00Z" w16du:dateUtc="2025-09-29T01:36:00Z">
        <w:del w:id="911" w:author="Marian Louise Schmidt" w:date="2025-10-21T17:00:00Z" w16du:dateUtc="2025-10-21T21:00:00Z">
          <w:r w:rsidR="002D2CA2" w:rsidRPr="003641B9" w:rsidDel="00387BC5">
            <w:rPr>
              <w:sz w:val="20"/>
              <w:szCs w:val="20"/>
              <w:rPrChange w:id="912" w:author="Augustus Raymond Pendleton" w:date="2025-09-28T21:42:00Z" w16du:dateUtc="2025-09-29T01:42:00Z">
                <w:rPr>
                  <w:i/>
                  <w:iCs/>
                </w:rPr>
              </w:rPrChange>
            </w:rPr>
            <w:delText xml:space="preserve">points </w:delText>
          </w:r>
        </w:del>
      </w:ins>
      <w:ins w:id="913" w:author="Augustus Raymond Pendleton" w:date="2025-09-28T21:37:00Z" w16du:dateUtc="2025-09-29T01:37:00Z">
        <w:del w:id="914" w:author="Marian Louise Schmidt" w:date="2025-10-21T17:00:00Z" w16du:dateUtc="2025-10-21T21:00:00Z">
          <w:r w:rsidR="002D2CA2" w:rsidRPr="003641B9" w:rsidDel="00387BC5">
            <w:rPr>
              <w:sz w:val="20"/>
              <w:szCs w:val="20"/>
              <w:rPrChange w:id="915" w:author="Augustus Raymond Pendleton" w:date="2025-09-28T21:42:00Z" w16du:dateUtc="2025-09-29T01:42:00Z">
                <w:rPr>
                  <w:i/>
                  <w:iCs/>
                </w:rPr>
              </w:rPrChange>
            </w:rPr>
            <w:delText>within that space</w:delText>
          </w:r>
        </w:del>
      </w:ins>
      <w:ins w:id="916" w:author="Augustus Raymond Pendleton" w:date="2025-09-28T21:41:00Z" w16du:dateUtc="2025-09-29T01:41:00Z">
        <w:del w:id="917" w:author="Marian Louise Schmidt" w:date="2025-10-21T17:00:00Z" w16du:dateUtc="2025-10-21T21:00:00Z">
          <w:r w:rsidR="003641B9" w:rsidRPr="003641B9" w:rsidDel="00387BC5">
            <w:rPr>
              <w:sz w:val="20"/>
              <w:szCs w:val="20"/>
              <w:rPrChange w:id="918" w:author="Augustus Raymond Pendleton" w:date="2025-09-28T21:42:00Z" w16du:dateUtc="2025-09-29T01:42:00Z">
                <w:rPr>
                  <w:i/>
                  <w:iCs/>
                </w:rPr>
              </w:rPrChange>
            </w:rPr>
            <w:delText xml:space="preserve"> (total </w:delText>
          </w:r>
        </w:del>
        <w:r w:rsidR="003641B9" w:rsidRPr="003641B9">
          <w:rPr>
            <w:sz w:val="20"/>
            <w:szCs w:val="20"/>
            <w:rPrChange w:id="919" w:author="Augustus Raymond Pendleton" w:date="2025-09-28T21:42:00Z" w16du:dateUtc="2025-09-29T01:42:00Z">
              <w:rPr>
                <w:i/>
                <w:iCs/>
              </w:rPr>
            </w:rPrChange>
          </w:rPr>
          <w:t xml:space="preserve">n </w:t>
        </w:r>
      </w:ins>
      <w:ins w:id="920" w:author="Marian Louise Schmidt" w:date="2025-10-21T17:01:00Z" w16du:dateUtc="2025-10-21T21:01:00Z">
        <w:r w:rsidR="00387BC5">
          <w:rPr>
            <w:sz w:val="20"/>
            <w:szCs w:val="20"/>
          </w:rPr>
          <w:t xml:space="preserve">shown for </w:t>
        </w:r>
      </w:ins>
      <w:ins w:id="921" w:author="Augustus Raymond Pendleton" w:date="2025-09-28T21:41:00Z" w16du:dateUtc="2025-09-29T01:41:00Z">
        <w:del w:id="922" w:author="Marian Louise Schmidt" w:date="2025-10-21T17:01:00Z" w16du:dateUtc="2025-10-21T21:01:00Z">
          <w:r w:rsidR="003641B9" w:rsidRPr="003641B9" w:rsidDel="00387BC5">
            <w:rPr>
              <w:sz w:val="20"/>
              <w:szCs w:val="20"/>
              <w:rPrChange w:id="923" w:author="Augustus Raymond Pendleton" w:date="2025-09-28T21:42:00Z" w16du:dateUtc="2025-09-29T01:42:00Z">
                <w:rPr>
                  <w:i/>
                  <w:iCs/>
                </w:rPr>
              </w:rPrChange>
            </w:rPr>
            <w:delText xml:space="preserve">given below </w:delText>
          </w:r>
        </w:del>
        <w:r w:rsidR="003641B9" w:rsidRPr="003641B9">
          <w:rPr>
            <w:sz w:val="20"/>
            <w:szCs w:val="20"/>
            <w:rPrChange w:id="924" w:author="Augustus Raymond Pendleton" w:date="2025-09-28T21:42:00Z" w16du:dateUtc="2025-09-29T01:42:00Z">
              <w:rPr>
                <w:i/>
                <w:iCs/>
              </w:rPr>
            </w:rPrChange>
          </w:rPr>
          <w:t>each dataset</w:t>
        </w:r>
      </w:ins>
      <w:ins w:id="925" w:author="Marian Louise Schmidt" w:date="2025-10-21T17:01:00Z" w16du:dateUtc="2025-10-21T21:01:00Z">
        <w:r w:rsidR="00387BC5">
          <w:rPr>
            <w:sz w:val="20"/>
            <w:szCs w:val="20"/>
          </w:rPr>
          <w:t>, left</w:t>
        </w:r>
      </w:ins>
      <w:ins w:id="926" w:author="Augustus Raymond Pendleton" w:date="2025-09-28T21:41:00Z" w16du:dateUtc="2025-09-29T01:41:00Z">
        <w:del w:id="927" w:author="Marian Louise Schmidt" w:date="2025-10-21T17:01:00Z" w16du:dateUtc="2025-10-21T21:01:00Z">
          <w:r w:rsidR="003641B9" w:rsidRPr="003641B9" w:rsidDel="00387BC5">
            <w:rPr>
              <w:sz w:val="20"/>
              <w:szCs w:val="20"/>
              <w:rPrChange w:id="928" w:author="Augustus Raymond Pendleton" w:date="2025-09-28T21:42:00Z" w16du:dateUtc="2025-09-29T01:42:00Z">
                <w:rPr>
                  <w:i/>
                  <w:iCs/>
                </w:rPr>
              </w:rPrChange>
            </w:rPr>
            <w:delText xml:space="preserve"> name</w:delText>
          </w:r>
        </w:del>
        <w:r w:rsidR="003641B9" w:rsidRPr="003641B9">
          <w:rPr>
            <w:sz w:val="20"/>
            <w:szCs w:val="20"/>
            <w:rPrChange w:id="929" w:author="Augustus Raymond Pendleton" w:date="2025-09-28T21:42:00Z" w16du:dateUtc="2025-09-29T01:42:00Z">
              <w:rPr>
                <w:i/>
                <w:iCs/>
              </w:rPr>
            </w:rPrChange>
          </w:rPr>
          <w:t>)</w:t>
        </w:r>
      </w:ins>
      <w:ins w:id="930" w:author="Augustus Raymond Pendleton" w:date="2025-09-28T21:37:00Z" w16du:dateUtc="2025-09-29T01:37:00Z">
        <w:r w:rsidR="002D2CA2" w:rsidRPr="003641B9">
          <w:rPr>
            <w:sz w:val="20"/>
            <w:szCs w:val="20"/>
            <w:rPrChange w:id="931" w:author="Augustus Raymond Pendleton" w:date="2025-09-28T21:42:00Z" w16du:dateUtc="2025-09-29T01:42:00Z">
              <w:rPr>
                <w:i/>
                <w:iCs/>
              </w:rPr>
            </w:rPrChange>
          </w:rPr>
          <w:t xml:space="preserve">, with darker </w:t>
        </w:r>
        <w:del w:id="932" w:author="Marian Louise Schmidt" w:date="2025-10-21T17:01:00Z" w16du:dateUtc="2025-10-21T21:01:00Z">
          <w:r w:rsidR="002D2CA2" w:rsidRPr="003641B9" w:rsidDel="00387BC5">
            <w:rPr>
              <w:sz w:val="20"/>
              <w:szCs w:val="20"/>
              <w:rPrChange w:id="933" w:author="Augustus Raymond Pendleton" w:date="2025-09-28T21:42:00Z" w16du:dateUtc="2025-09-29T01:42:00Z">
                <w:rPr>
                  <w:i/>
                  <w:iCs/>
                </w:rPr>
              </w:rPrChange>
            </w:rPr>
            <w:delText>colors</w:delText>
          </w:r>
        </w:del>
      </w:ins>
      <w:ins w:id="934" w:author="Marian Louise Schmidt" w:date="2025-10-21T17:01:00Z" w16du:dateUtc="2025-10-21T21:01:00Z">
        <w:r w:rsidR="00387BC5">
          <w:rPr>
            <w:sz w:val="20"/>
            <w:szCs w:val="20"/>
          </w:rPr>
          <w:t>shading</w:t>
        </w:r>
      </w:ins>
      <w:ins w:id="935" w:author="Augustus Raymond Pendleton" w:date="2025-09-28T21:37:00Z" w16du:dateUtc="2025-09-29T01:37:00Z">
        <w:r w:rsidR="002D2CA2" w:rsidRPr="003641B9">
          <w:rPr>
            <w:sz w:val="20"/>
            <w:szCs w:val="20"/>
            <w:rPrChange w:id="936" w:author="Augustus Raymond Pendleton" w:date="2025-09-28T21:42:00Z" w16du:dateUtc="2025-09-29T01:42:00Z">
              <w:rPr>
                <w:i/>
                <w:iCs/>
              </w:rPr>
            </w:rPrChange>
          </w:rPr>
          <w:t xml:space="preserve"> corresponding to more observations</w:t>
        </w:r>
        <w:del w:id="937" w:author="Marian Louise Schmidt" w:date="2025-10-21T17:01:00Z" w16du:dateUtc="2025-10-21T21:01:00Z">
          <w:r w:rsidR="002D2CA2" w:rsidRPr="003641B9" w:rsidDel="00387BC5">
            <w:rPr>
              <w:sz w:val="20"/>
              <w:szCs w:val="20"/>
              <w:rPrChange w:id="938" w:author="Augustus Raymond Pendleton" w:date="2025-09-28T21:42:00Z" w16du:dateUtc="2025-09-29T01:42:00Z">
                <w:rPr>
                  <w:i/>
                  <w:iCs/>
                </w:rPr>
              </w:rPrChange>
            </w:rPr>
            <w:delText xml:space="preserve"> within that area</w:delText>
          </w:r>
        </w:del>
        <w:r w:rsidR="002D2CA2" w:rsidRPr="003641B9">
          <w:rPr>
            <w:sz w:val="20"/>
            <w:szCs w:val="20"/>
            <w:rPrChange w:id="939" w:author="Augustus Raymond Pendleton" w:date="2025-09-28T21:42:00Z" w16du:dateUtc="2025-09-29T01:42:00Z">
              <w:rPr>
                <w:i/>
                <w:iCs/>
              </w:rPr>
            </w:rPrChange>
          </w:rPr>
          <w:t>. The</w:t>
        </w:r>
      </w:ins>
      <w:ins w:id="940" w:author="Marian Louise Schmidt" w:date="2025-10-21T17:01:00Z" w16du:dateUtc="2025-10-21T21:01:00Z">
        <w:r w:rsidR="00387BC5">
          <w:rPr>
            <w:sz w:val="20"/>
            <w:szCs w:val="20"/>
          </w:rPr>
          <w:t xml:space="preserve"> da</w:t>
        </w:r>
      </w:ins>
      <w:ins w:id="941" w:author="Marian Louise Schmidt" w:date="2025-10-21T17:02:00Z" w16du:dateUtc="2025-10-21T21:02:00Z">
        <w:r w:rsidR="00387BC5">
          <w:rPr>
            <w:sz w:val="20"/>
            <w:szCs w:val="20"/>
          </w:rPr>
          <w:t xml:space="preserve">shed line marks the </w:t>
        </w:r>
      </w:ins>
      <w:ins w:id="942" w:author="Augustus Raymond Pendleton" w:date="2025-09-28T21:37:00Z" w16du:dateUtc="2025-09-29T01:37:00Z">
        <w:del w:id="943" w:author="Marian Louise Schmidt" w:date="2025-10-21T17:02:00Z" w16du:dateUtc="2025-10-21T21:02:00Z">
          <w:r w:rsidR="002D2CA2" w:rsidRPr="003641B9" w:rsidDel="00387BC5">
            <w:rPr>
              <w:sz w:val="20"/>
              <w:szCs w:val="20"/>
              <w:rPrChange w:id="944" w:author="Augustus Raymond Pendleton" w:date="2025-09-28T21:42:00Z" w16du:dateUtc="2025-09-29T01:42:00Z">
                <w:rPr>
                  <w:i/>
                  <w:iCs/>
                </w:rPr>
              </w:rPrChange>
            </w:rPr>
            <w:delText xml:space="preserve"> </w:delText>
          </w:r>
        </w:del>
        <w:r w:rsidR="002D2CA2" w:rsidRPr="003641B9">
          <w:rPr>
            <w:sz w:val="20"/>
            <w:szCs w:val="20"/>
            <w:rPrChange w:id="945" w:author="Augustus Raymond Pendleton" w:date="2025-09-28T21:42:00Z" w16du:dateUtc="2025-09-29T01:42:00Z">
              <w:rPr>
                <w:i/>
                <w:iCs/>
              </w:rPr>
            </w:rPrChange>
          </w:rPr>
          <w:t xml:space="preserve">1:1 </w:t>
        </w:r>
        <w:del w:id="946" w:author="Marian Louise Schmidt" w:date="2025-10-21T17:02:00Z" w16du:dateUtc="2025-10-21T21:02:00Z">
          <w:r w:rsidR="002D2CA2" w:rsidRPr="003641B9" w:rsidDel="00387BC5">
            <w:rPr>
              <w:sz w:val="20"/>
              <w:szCs w:val="20"/>
              <w:rPrChange w:id="947" w:author="Augustus Raymond Pendleton" w:date="2025-09-28T21:42:00Z" w16du:dateUtc="2025-09-29T01:42:00Z">
                <w:rPr>
                  <w:i/>
                  <w:iCs/>
                </w:rPr>
              </w:rPrChange>
            </w:rPr>
            <w:delText>line</w:delText>
          </w:r>
        </w:del>
      </w:ins>
      <w:ins w:id="948" w:author="Marian Louise Schmidt" w:date="2025-10-21T17:02:00Z" w16du:dateUtc="2025-10-21T21:02:00Z">
        <w:r w:rsidR="00387BC5">
          <w:rPr>
            <w:sz w:val="20"/>
            <w:szCs w:val="20"/>
          </w:rPr>
          <w:t xml:space="preserve">relationship. Points </w:t>
        </w:r>
      </w:ins>
      <w:ins w:id="949" w:author="Augustus Raymond Pendleton" w:date="2025-09-28T21:37:00Z" w16du:dateUtc="2025-09-29T01:37:00Z">
        <w:del w:id="950" w:author="Marian Louise Schmidt" w:date="2025-10-21T17:02:00Z" w16du:dateUtc="2025-10-21T21:02:00Z">
          <w:r w:rsidR="002D2CA2" w:rsidRPr="003641B9" w:rsidDel="00387BC5">
            <w:rPr>
              <w:sz w:val="20"/>
              <w:szCs w:val="20"/>
              <w:rPrChange w:id="951" w:author="Augustus Raymond Pendleton" w:date="2025-09-28T21:42:00Z" w16du:dateUtc="2025-09-29T01:42:00Z">
                <w:rPr>
                  <w:i/>
                  <w:iCs/>
                </w:rPr>
              </w:rPrChange>
            </w:rPr>
            <w:delText xml:space="preserve">, where each </w:delText>
          </w:r>
        </w:del>
      </w:ins>
      <w:ins w:id="952" w:author="Augustus Raymond Pendleton" w:date="2025-09-28T21:39:00Z" w16du:dateUtc="2025-09-29T01:39:00Z">
        <w:del w:id="953" w:author="Marian Louise Schmidt" w:date="2025-10-21T17:02:00Z" w16du:dateUtc="2025-10-21T21:02:00Z">
          <w:r w:rsidR="002D2CA2" w:rsidRPr="003641B9" w:rsidDel="00387BC5">
            <w:rPr>
              <w:sz w:val="20"/>
              <w:szCs w:val="20"/>
              <w:rPrChange w:id="954" w:author="Augustus Raymond Pendleton" w:date="2025-09-28T21:42:00Z" w16du:dateUtc="2025-09-29T01:42:00Z">
                <w:rPr>
                  <w:i/>
                  <w:iCs/>
                </w:rPr>
              </w:rPrChange>
            </w:rPr>
            <w:delText>two metrics were equal, is</w:delText>
          </w:r>
        </w:del>
      </w:ins>
      <w:ins w:id="955" w:author="Augustus Raymond Pendleton" w:date="2025-09-28T21:37:00Z" w16du:dateUtc="2025-09-29T01:37:00Z">
        <w:del w:id="956" w:author="Marian Louise Schmidt" w:date="2025-10-21T17:02:00Z" w16du:dateUtc="2025-10-21T21:02:00Z">
          <w:r w:rsidR="002D2CA2" w:rsidRPr="003641B9" w:rsidDel="00387BC5">
            <w:rPr>
              <w:sz w:val="20"/>
              <w:szCs w:val="20"/>
              <w:rPrChange w:id="957" w:author="Augustus Raymond Pendleton" w:date="2025-09-28T21:42:00Z" w16du:dateUtc="2025-09-29T01:42:00Z">
                <w:rPr>
                  <w:i/>
                  <w:iCs/>
                </w:rPr>
              </w:rPrChange>
            </w:rPr>
            <w:delText xml:space="preserve"> drawn as a dashed line</w:delText>
          </w:r>
        </w:del>
      </w:ins>
      <w:ins w:id="958" w:author="Augustus Raymond Pendleton" w:date="2025-09-28T21:39:00Z" w16du:dateUtc="2025-09-29T01:39:00Z">
        <w:del w:id="959" w:author="Marian Louise Schmidt" w:date="2025-10-21T17:02:00Z" w16du:dateUtc="2025-10-21T21:02:00Z">
          <w:r w:rsidR="002D2CA2" w:rsidRPr="003641B9" w:rsidDel="00387BC5">
            <w:rPr>
              <w:sz w:val="20"/>
              <w:szCs w:val="20"/>
              <w:rPrChange w:id="960" w:author="Augustus Raymond Pendleton" w:date="2025-09-28T21:42:00Z" w16du:dateUtc="2025-09-29T01:42:00Z">
                <w:rPr>
                  <w:i/>
                  <w:iCs/>
                </w:rPr>
              </w:rPrChange>
            </w:rPr>
            <w:delText>.</w:delText>
          </w:r>
        </w:del>
      </w:ins>
      <w:ins w:id="961" w:author="Augustus Raymond Pendleton" w:date="2025-09-28T21:42:00Z" w16du:dateUtc="2025-09-29T01:42:00Z">
        <w:del w:id="962" w:author="Marian Louise Schmidt" w:date="2025-10-21T17:02:00Z" w16du:dateUtc="2025-10-21T21:02:00Z">
          <w:r w:rsidR="003641B9" w:rsidRPr="003641B9" w:rsidDel="00387BC5">
            <w:rPr>
              <w:sz w:val="20"/>
              <w:szCs w:val="20"/>
              <w:rPrChange w:id="963" w:author="Augustus Raymond Pendleton" w:date="2025-09-28T21:42:00Z" w16du:dateUtc="2025-09-29T01:42:00Z">
                <w:rPr/>
              </w:rPrChange>
            </w:rPr>
            <w:delText xml:space="preserve"> </w:delText>
          </w:r>
        </w:del>
      </w:ins>
      <w:ins w:id="964" w:author="Augustus Raymond Pendleton" w:date="2025-09-28T21:39:00Z" w16du:dateUtc="2025-09-29T01:39:00Z">
        <w:del w:id="965" w:author="Marian Louise Schmidt" w:date="2025-10-21T17:02:00Z" w16du:dateUtc="2025-10-21T21:02:00Z">
          <w:r w:rsidR="002D2CA2" w:rsidRPr="003641B9" w:rsidDel="00387BC5">
            <w:rPr>
              <w:sz w:val="20"/>
              <w:szCs w:val="20"/>
              <w:rPrChange w:id="966" w:author="Augustus Raymond Pendleton" w:date="2025-09-28T21:42:00Z" w16du:dateUtc="2025-09-29T01:42:00Z">
                <w:rPr>
                  <w:i/>
                  <w:iCs/>
                </w:rPr>
              </w:rPrChange>
            </w:rPr>
            <w:delText xml:space="preserve">When density falls </w:delText>
          </w:r>
        </w:del>
        <w:r w:rsidR="002D2CA2" w:rsidRPr="003641B9">
          <w:rPr>
            <w:sz w:val="20"/>
            <w:szCs w:val="20"/>
            <w:rPrChange w:id="967" w:author="Augustus Raymond Pendleton" w:date="2025-09-28T21:42:00Z" w16du:dateUtc="2025-09-29T01:42:00Z">
              <w:rPr>
                <w:i/>
                <w:iCs/>
              </w:rPr>
            </w:rPrChange>
          </w:rPr>
          <w:t>above the</w:t>
        </w:r>
        <w:del w:id="968" w:author="Marian Louise Schmidt" w:date="2025-10-21T17:02:00Z" w16du:dateUtc="2025-10-21T21:02:00Z">
          <w:r w:rsidR="002D2CA2" w:rsidRPr="003641B9" w:rsidDel="00387BC5">
            <w:rPr>
              <w:sz w:val="20"/>
              <w:szCs w:val="20"/>
              <w:rPrChange w:id="969" w:author="Augustus Raymond Pendleton" w:date="2025-09-28T21:42:00Z" w16du:dateUtc="2025-09-29T01:42:00Z">
                <w:rPr>
                  <w:i/>
                  <w:iCs/>
                </w:rPr>
              </w:rPrChange>
            </w:rPr>
            <w:delText xml:space="preserve"> 1:1</w:delText>
          </w:r>
        </w:del>
        <w:r w:rsidR="002D2CA2" w:rsidRPr="003641B9">
          <w:rPr>
            <w:sz w:val="20"/>
            <w:szCs w:val="20"/>
            <w:rPrChange w:id="970" w:author="Augustus Raymond Pendleton" w:date="2025-09-28T21:42:00Z" w16du:dateUtc="2025-09-29T01:42:00Z">
              <w:rPr>
                <w:i/>
                <w:iCs/>
              </w:rPr>
            </w:rPrChange>
          </w:rPr>
          <w:t xml:space="preserve"> line</w:t>
        </w:r>
      </w:ins>
      <w:ins w:id="971" w:author="Marian Louise Schmidt" w:date="2025-10-21T17:02:00Z" w16du:dateUtc="2025-10-21T21:02:00Z">
        <w:r w:rsidR="00387BC5">
          <w:rPr>
            <w:sz w:val="20"/>
            <w:szCs w:val="20"/>
          </w:rPr>
          <w:t xml:space="preserve"> indicate cases where</w:t>
        </w:r>
      </w:ins>
      <w:ins w:id="972" w:author="Augustus Raymond Pendleton" w:date="2025-09-28T21:39:00Z" w16du:dateUtc="2025-09-29T01:39:00Z">
        <w:del w:id="973" w:author="Marian Louise Schmidt" w:date="2025-10-21T17:02:00Z" w16du:dateUtc="2025-10-21T21:02:00Z">
          <w:r w:rsidR="002D2CA2" w:rsidRPr="003641B9" w:rsidDel="00387BC5">
            <w:rPr>
              <w:sz w:val="20"/>
              <w:szCs w:val="20"/>
              <w:rPrChange w:id="974" w:author="Augustus Raymond Pendleton" w:date="2025-09-28T21:42:00Z" w16du:dateUtc="2025-09-29T01:42:00Z">
                <w:rPr>
                  <w:i/>
                  <w:iCs/>
                </w:rPr>
              </w:rPrChange>
            </w:rPr>
            <w:delText>,</w:delText>
          </w:r>
        </w:del>
        <w:r w:rsidR="002D2CA2" w:rsidRPr="003641B9">
          <w:rPr>
            <w:sz w:val="20"/>
            <w:szCs w:val="20"/>
            <w:rPrChange w:id="975" w:author="Augustus Raymond Pendleton" w:date="2025-09-28T21:42:00Z" w16du:dateUtc="2025-09-29T01:42:00Z">
              <w:rPr>
                <w:i/>
                <w:iCs/>
              </w:rPr>
            </w:rPrChange>
          </w:rPr>
          <w:t xml:space="preserve"> </w:t>
        </w:r>
        <w:r w:rsidR="002D2CA2" w:rsidRPr="003641B9">
          <w:rPr>
            <w:i/>
            <w:iCs/>
            <w:sz w:val="20"/>
            <w:szCs w:val="20"/>
            <w:rPrChange w:id="976" w:author="Augustus Raymond Pendleton" w:date="2025-09-28T21:42:00Z" w16du:dateUtc="2025-09-29T01:42:00Z">
              <w:rPr>
                <w:i/>
                <w:iCs/>
              </w:rPr>
            </w:rPrChange>
          </w:rPr>
          <w:t>U</w:t>
        </w:r>
      </w:ins>
      <w:ins w:id="977" w:author="Augustus Raymond Pendleton" w:date="2025-09-28T21:40:00Z" w16du:dateUtc="2025-09-29T01:40:00Z">
        <w:r w:rsidR="002D2CA2" w:rsidRPr="003641B9">
          <w:rPr>
            <w:i/>
            <w:iCs/>
            <w:sz w:val="20"/>
            <w:szCs w:val="20"/>
            <w:vertAlign w:val="superscript"/>
            <w:rPrChange w:id="978" w:author="Augustus Raymond Pendleton" w:date="2025-09-28T21:42:00Z" w16du:dateUtc="2025-09-29T01:42:00Z">
              <w:rPr>
                <w:i/>
                <w:iCs/>
                <w:vertAlign w:val="superscript"/>
              </w:rPr>
            </w:rPrChange>
          </w:rPr>
          <w:t>A</w:t>
        </w:r>
        <w:r w:rsidR="002D2CA2" w:rsidRPr="003641B9">
          <w:rPr>
            <w:sz w:val="20"/>
            <w:szCs w:val="20"/>
            <w:rPrChange w:id="979" w:author="Augustus Raymond Pendleton" w:date="2025-09-28T21:42:00Z" w16du:dateUtc="2025-09-29T01:42:00Z">
              <w:rPr>
                <w:i/>
                <w:iCs/>
              </w:rPr>
            </w:rPrChange>
          </w:rPr>
          <w:t xml:space="preserve"> </w:t>
        </w:r>
        <w:del w:id="980" w:author="Marian Louise Schmidt" w:date="2025-10-21T17:02:00Z" w16du:dateUtc="2025-10-21T21:02:00Z">
          <w:r w:rsidR="002D2CA2" w:rsidRPr="003641B9" w:rsidDel="00387BC5">
            <w:rPr>
              <w:sz w:val="20"/>
              <w:szCs w:val="20"/>
              <w:rPrChange w:id="981" w:author="Augustus Raymond Pendleton" w:date="2025-09-28T21:42:00Z" w16du:dateUtc="2025-09-29T01:42:00Z">
                <w:rPr>
                  <w:i/>
                  <w:iCs/>
                </w:rPr>
              </w:rPrChange>
            </w:rPr>
            <w:delText>tended</w:delText>
          </w:r>
        </w:del>
      </w:ins>
      <w:ins w:id="982" w:author="Marian Louise Schmidt" w:date="2025-10-21T17:02:00Z" w16du:dateUtc="2025-10-21T21:02:00Z">
        <w:r w:rsidR="00387BC5">
          <w:rPr>
            <w:sz w:val="20"/>
            <w:szCs w:val="20"/>
          </w:rPr>
          <w:t>is smaller than the comparator metric, while points b</w:t>
        </w:r>
      </w:ins>
      <w:ins w:id="983"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984" w:author="Augustus Raymond Pendleton" w:date="2025-09-28T21:40:00Z" w16du:dateUtc="2025-09-29T01:40:00Z">
        <w:del w:id="985" w:author="Marian Louise Schmidt" w:date="2025-10-21T17:03:00Z" w16du:dateUtc="2025-10-21T21:03:00Z">
          <w:r w:rsidR="002D2CA2" w:rsidRPr="003641B9" w:rsidDel="00387BC5">
            <w:rPr>
              <w:sz w:val="20"/>
              <w:szCs w:val="20"/>
              <w:rPrChange w:id="986" w:author="Augustus Raymond Pendleton" w:date="2025-09-28T21:42:00Z" w16du:dateUtc="2025-09-29T01:42:00Z">
                <w:rPr>
                  <w:i/>
                  <w:iCs/>
                </w:rPr>
              </w:rPrChange>
            </w:rPr>
            <w:delText xml:space="preserve"> to lower dissimilarity than the other metric.</w:delText>
          </w:r>
        </w:del>
      </w:ins>
    </w:p>
    <w:p w14:paraId="5E87A481" w14:textId="7B41592B" w:rsidR="00E83601" w:rsidRPr="00E83601" w:rsidRDefault="00E83601" w:rsidP="00E83601">
      <w:pPr>
        <w:rPr>
          <w:ins w:id="987" w:author="Marian Louise Schmidt" w:date="2025-10-24T11:14:00Z" w16du:dateUtc="2025-10-24T15:14:00Z"/>
          <w:b/>
          <w:bCs/>
          <w:i/>
          <w:iCs/>
          <w:rPrChange w:id="988" w:author="Marian Louise Schmidt" w:date="2025-10-24T11:14:00Z" w16du:dateUtc="2025-10-24T15:14:00Z">
            <w:rPr>
              <w:ins w:id="989" w:author="Marian Louise Schmidt" w:date="2025-10-24T11:14:00Z" w16du:dateUtc="2025-10-24T15:14:00Z"/>
            </w:rPr>
          </w:rPrChange>
        </w:rPr>
        <w:pPrChange w:id="990" w:author="Marian Louise Schmidt" w:date="2025-10-24T11:14:00Z" w16du:dateUtc="2025-10-24T15:14:00Z">
          <w:pPr>
            <w:ind w:firstLine="720"/>
          </w:pPr>
        </w:pPrChange>
      </w:pPr>
      <w:ins w:id="991" w:author="Marian Louise Schmidt" w:date="2025-10-24T11:14:00Z" w16du:dateUtc="2025-10-24T15:14:00Z">
        <w:r>
          <w:rPr>
            <w:b/>
            <w:bCs/>
            <w:i/>
            <w:iCs/>
          </w:rPr>
          <w:t xml:space="preserve">Application of </w:t>
        </w:r>
      </w:ins>
      <w:ins w:id="992" w:author="Marian Louise Schmidt" w:date="2025-10-24T11:15:00Z" w16du:dateUtc="2025-10-24T15:15:00Z">
        <w:r>
          <w:rPr>
            <w:b/>
            <w:bCs/>
            <w:i/>
            <w:iCs/>
          </w:rPr>
          <w:t xml:space="preserve">Absolute </w:t>
        </w:r>
        <w:proofErr w:type="spellStart"/>
        <w:r>
          <w:rPr>
            <w:b/>
            <w:bCs/>
            <w:i/>
            <w:iCs/>
          </w:rPr>
          <w:t>UniFrac</w:t>
        </w:r>
        <w:proofErr w:type="spellEnd"/>
        <w:r>
          <w:rPr>
            <w:b/>
            <w:bCs/>
            <w:i/>
            <w:iCs/>
          </w:rPr>
          <w:t xml:space="preserve"> to Four Real-World Microbiome Datasets</w:t>
        </w:r>
      </w:ins>
    </w:p>
    <w:p w14:paraId="5EF0C294" w14:textId="4FFE0160" w:rsidR="0007048F" w:rsidDel="008729F6" w:rsidRDefault="00CC3C53" w:rsidP="008729F6">
      <w:pPr>
        <w:ind w:firstLine="720"/>
        <w:rPr>
          <w:del w:id="993" w:author="Augustus Raymond Pendleton" w:date="2025-09-26T09:33:00Z" w16du:dateUtc="2025-09-26T13:33:00Z"/>
        </w:rPr>
      </w:pPr>
      <w:ins w:id="994" w:author="Augustus Raymond Pendleton" w:date="2025-09-26T09:31:00Z" w16du:dateUtc="2025-09-26T13:31:00Z">
        <w:r>
          <w:t>To</w:t>
        </w:r>
      </w:ins>
      <w:ins w:id="995" w:author="Augustus Raymond Pendleton" w:date="2025-09-26T09:32:00Z" w16du:dateUtc="2025-09-26T13:32:00Z">
        <w:r>
          <w:t xml:space="preserve"> illustrate the sensitivity of </w:t>
        </w:r>
      </w:ins>
      <m:oMath>
        <m:sSup>
          <m:sSupPr>
            <m:ctrlPr>
              <w:ins w:id="996" w:author="Augustus Raymond Pendleton" w:date="2025-09-26T09:33:00Z" w16du:dateUtc="2025-09-26T13:33:00Z">
                <w:rPr>
                  <w:rFonts w:ascii="Cambria Math" w:hAnsi="Cambria Math"/>
                </w:rPr>
              </w:ins>
            </m:ctrlPr>
          </m:sSupPr>
          <m:e>
            <m:r>
              <w:ins w:id="997" w:author="Augustus Raymond Pendleton" w:date="2025-09-26T09:33:00Z" w16du:dateUtc="2025-09-26T13:33:00Z">
                <w:rPr>
                  <w:rFonts w:ascii="Cambria Math" w:hAnsi="Cambria Math"/>
                </w:rPr>
                <m:t>U</m:t>
              </w:ins>
            </m:r>
          </m:e>
          <m:sup>
            <m:r>
              <w:ins w:id="998" w:author="Augustus Raymond Pendleton" w:date="2025-09-26T09:33:00Z" w16du:dateUtc="2025-09-26T13:33:00Z">
                <w:rPr>
                  <w:rFonts w:ascii="Cambria Math" w:hAnsi="Cambria Math"/>
                </w:rPr>
                <m:t>A</m:t>
              </w:ins>
            </m:r>
          </m:sup>
        </m:sSup>
        <m:r>
          <w:ins w:id="999" w:author="Augustus Raymond Pendleton" w:date="2025-09-26T09:34:00Z" w16du:dateUtc="2025-09-26T13:34:00Z">
            <w:rPr>
              <w:rFonts w:ascii="Cambria Math" w:hAnsi="Cambria Math"/>
            </w:rPr>
            <m:t xml:space="preserve"> </m:t>
          </w:ins>
        </m:r>
      </m:oMath>
      <w:ins w:id="1000" w:author="Augustus Raymond Pendleton" w:date="2025-09-26T09:32:00Z" w16du:dateUtc="2025-09-26T13:32:00Z">
        <w:r>
          <w:t xml:space="preserve">to </w:t>
        </w:r>
      </w:ins>
      <w:ins w:id="1001" w:author="Marian Louise Schmidt" w:date="2025-10-22T11:30:00Z" w16du:dateUtc="2025-10-22T15:30:00Z">
        <w:r w:rsidR="005A0BFB">
          <w:t xml:space="preserve">both </w:t>
        </w:r>
      </w:ins>
      <w:ins w:id="1002" w:author="Augustus Raymond Pendleton" w:date="2025-09-26T09:32:00Z" w16du:dateUtc="2025-09-26T13:32:00Z">
        <w:r>
          <w:t xml:space="preserve">variation in composition and absolute abundance, we </w:t>
        </w:r>
      </w:ins>
      <w:ins w:id="1003" w:author="Augustus Raymond Pendleton" w:date="2025-09-26T09:33:00Z" w16du:dateUtc="2025-09-26T13:33:00Z">
        <w:r>
          <w:t>re-analy</w:t>
        </w:r>
      </w:ins>
      <w:ins w:id="1004" w:author="Augustus Raymond Pendleton" w:date="2025-09-29T09:22:00Z" w16du:dateUtc="2025-09-29T13:22:00Z">
        <w:r w:rsidR="008729F6">
          <w:t>z</w:t>
        </w:r>
      </w:ins>
      <w:ins w:id="1005" w:author="Augustus Raymond Pendleton" w:date="2025-09-26T09:33:00Z" w16du:dateUtc="2025-09-26T13:33:00Z">
        <w:r>
          <w:t>ed four previously published datasets from diverse microbial systems.</w:t>
        </w:r>
      </w:ins>
      <w:ins w:id="1006" w:author="Augustus Raymond Pendleton" w:date="2025-09-26T09:30:00Z" w16du:dateUtc="2025-09-26T13:30:00Z">
        <w:r>
          <w:t xml:space="preserve"> </w:t>
        </w:r>
      </w:ins>
      <w:ins w:id="1007" w:author="Augustus Raymond Pendleton" w:date="2025-09-29T09:23:00Z" w16du:dateUtc="2025-09-29T13:23:00Z">
        <w:r w:rsidR="008729F6">
          <w:lastRenderedPageBreak/>
          <w:t xml:space="preserve">These </w:t>
        </w:r>
        <w:del w:id="1008" w:author="Marian Louise Schmidt" w:date="2025-10-22T11:30:00Z" w16du:dateUtc="2025-10-22T15:30:00Z">
          <w:r w:rsidR="008729F6" w:rsidDel="005A0BFB">
            <w:delText xml:space="preserve">datasets </w:delText>
          </w:r>
        </w:del>
        <w:r w:rsidR="008729F6">
          <w:t xml:space="preserve">included: </w:t>
        </w:r>
      </w:ins>
      <w:ins w:id="1009" w:author="Marian Louise Schmidt" w:date="2025-10-22T11:30:00Z" w16du:dateUtc="2025-10-22T15:30:00Z">
        <w:r w:rsidR="005A0BFB">
          <w:t>(</w:t>
        </w:r>
        <w:proofErr w:type="spellStart"/>
        <w:r w:rsidR="005A0BFB">
          <w:t>i</w:t>
        </w:r>
        <w:proofErr w:type="spellEnd"/>
        <w:r w:rsidR="005A0BFB">
          <w:t xml:space="preserve">) </w:t>
        </w:r>
      </w:ins>
      <w:ins w:id="1010" w:author="Augustus Raymond Pendleton" w:date="2025-09-29T09:23:00Z" w16du:dateUtc="2025-09-29T13:23:00Z">
        <w:r w:rsidR="008729F6">
          <w:t xml:space="preserve">nuclear reactor cooling water </w:t>
        </w:r>
      </w:ins>
      <w:ins w:id="1011" w:author="Marian Louise Schmidt" w:date="2025-10-22T11:31:00Z" w16du:dateUtc="2025-10-22T15:31:00Z">
        <w:r w:rsidR="0048423A">
          <w:t>sampled</w:t>
        </w:r>
      </w:ins>
      <w:ins w:id="1012" w:author="Marian Louise Schmidt" w:date="2025-10-22T11:30:00Z" w16du:dateUtc="2025-10-22T15:30:00Z">
        <w:r w:rsidR="005A0BFB">
          <w:t xml:space="preserve"> </w:t>
        </w:r>
      </w:ins>
      <w:ins w:id="1013" w:author="Augustus Raymond Pendleton" w:date="2025-09-29T09:23:00Z" w16du:dateUtc="2025-09-29T13:23:00Z">
        <w:r w:rsidR="008729F6">
          <w:t>across three reactor cycle phases</w:t>
        </w:r>
      </w:ins>
      <w:ins w:id="1014"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1015" w:author="Augustus Raymond Pendleton" w:date="2025-09-29T09:24:00Z" w16du:dateUtc="2025-09-29T13:24:00Z">
        <w:r w:rsidR="008729F6">
          <w:t xml:space="preserve">; </w:t>
        </w:r>
      </w:ins>
      <w:ins w:id="1016" w:author="Marian Louise Schmidt" w:date="2025-10-22T11:30:00Z" w16du:dateUtc="2025-10-22T15:30:00Z">
        <w:r w:rsidR="005A0BFB">
          <w:t xml:space="preserve">(ii) </w:t>
        </w:r>
      </w:ins>
      <w:ins w:id="1017" w:author="Marian Louise Schmidt" w:date="2025-10-22T11:31:00Z" w16du:dateUtc="2025-10-22T15:31:00Z">
        <w:r w:rsidR="005A0BFB">
          <w:t xml:space="preserve">the </w:t>
        </w:r>
      </w:ins>
      <w:ins w:id="1018" w:author="Augustus Raymond Pendleton" w:date="2025-09-29T09:24:00Z" w16du:dateUtc="2025-09-29T13:24:00Z">
        <w:r w:rsidR="008729F6">
          <w:t xml:space="preserve">mouse </w:t>
        </w:r>
        <w:del w:id="1019" w:author="Marian Louise Schmidt" w:date="2025-10-22T11:31:00Z" w16du:dateUtc="2025-10-22T15:31:00Z">
          <w:r w:rsidR="008729F6" w:rsidDel="0048423A">
            <w:delText xml:space="preserve">gut samples across multiple </w:delText>
          </w:r>
        </w:del>
        <w:r w:rsidR="008729F6">
          <w:t xml:space="preserve">intestinal </w:t>
        </w:r>
      </w:ins>
      <w:ins w:id="1020" w:author="Marian Louise Schmidt" w:date="2025-10-22T11:31:00Z" w16du:dateUtc="2025-10-22T15:31:00Z">
        <w:r w:rsidR="0048423A">
          <w:t xml:space="preserve">track sampled across </w:t>
        </w:r>
      </w:ins>
      <w:ins w:id="1021" w:author="Marian Louise Schmidt" w:date="2025-10-22T11:32:00Z" w16du:dateUtc="2025-10-22T15:32:00Z">
        <w:r w:rsidR="0048423A">
          <w:t xml:space="preserve">gut regions </w:t>
        </w:r>
      </w:ins>
      <w:ins w:id="1022" w:author="Augustus Raymond Pendleton" w:date="2025-09-29T09:24:00Z" w16du:dateUtc="2025-09-29T13:24:00Z">
        <w:del w:id="1023" w:author="Marian Louise Schmidt" w:date="2025-10-22T11:32:00Z" w16du:dateUtc="2025-10-22T15:32:00Z">
          <w:r w:rsidR="008729F6" w:rsidDel="0048423A">
            <w:delText>locations</w:delText>
          </w:r>
        </w:del>
      </w:ins>
      <w:ins w:id="1024" w:author="Augustus Raymond Pendleton" w:date="2025-09-29T12:13:00Z" w16du:dateUtc="2025-09-29T16:13:00Z">
        <w:del w:id="1025" w:author="Marian Louise Schmidt" w:date="2025-10-22T11:32:00Z" w16du:dateUtc="2025-10-22T15:32:00Z">
          <w:r w:rsidR="00BB7799" w:rsidDel="0048423A">
            <w:delText xml:space="preserve"> </w:delText>
          </w:r>
        </w:del>
        <w:r w:rsidR="00BB7799">
          <w:t>and</w:t>
        </w:r>
      </w:ins>
      <w:ins w:id="1026" w:author="Augustus Raymond Pendleton" w:date="2025-09-29T09:24:00Z" w16du:dateUtc="2025-09-29T13:24:00Z">
        <w:r w:rsidR="008729F6">
          <w:t xml:space="preserve"> </w:t>
        </w:r>
        <w:del w:id="1027" w:author="Marian Louise Schmidt" w:date="2025-10-22T11:32:00Z" w16du:dateUtc="2025-10-22T15:32:00Z">
          <w:r w:rsidR="008729F6" w:rsidDel="0048423A">
            <w:delText>between</w:delText>
          </w:r>
        </w:del>
      </w:ins>
      <w:ins w:id="1028" w:author="Marian Louise Schmidt" w:date="2025-10-22T11:32:00Z" w16du:dateUtc="2025-10-22T15:32:00Z">
        <w:r w:rsidR="0048423A">
          <w:t>under</w:t>
        </w:r>
      </w:ins>
      <w:ins w:id="1029" w:author="Augustus Raymond Pendleton" w:date="2025-09-29T09:24:00Z" w16du:dateUtc="2025-09-29T13:24:00Z">
        <w:r w:rsidR="008729F6">
          <w:t xml:space="preserve"> two diets</w:t>
        </w:r>
      </w:ins>
      <w:ins w:id="1030"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1031" w:author="Augustus Raymond Pendleton" w:date="2025-09-29T09:25:00Z" w16du:dateUtc="2025-09-29T13:25:00Z">
        <w:r w:rsidR="008729F6">
          <w:t xml:space="preserve">; </w:t>
        </w:r>
      </w:ins>
      <w:ins w:id="1032" w:author="Marian Louise Schmidt" w:date="2025-10-22T11:32:00Z" w16du:dateUtc="2025-10-22T15:32:00Z">
        <w:r w:rsidR="0048423A">
          <w:t>(iii) depth</w:t>
        </w:r>
      </w:ins>
      <w:ins w:id="1033" w:author="Marian Louise Schmidt" w:date="2025-10-22T11:33:00Z" w16du:dateUtc="2025-10-22T15:33:00Z">
        <w:r w:rsidR="0048423A">
          <w:t>-s</w:t>
        </w:r>
      </w:ins>
      <w:ins w:id="1034" w:author="Marian Louise Schmidt" w:date="2025-10-22T11:32:00Z" w16du:dateUtc="2025-10-22T15:32:00Z">
        <w:r w:rsidR="0048423A">
          <w:t xml:space="preserve">tratified </w:t>
        </w:r>
      </w:ins>
      <w:ins w:id="1035" w:author="Marian Louise Schmidt" w:date="2025-10-22T12:00:00Z" w16du:dateUtc="2025-10-22T16:00:00Z">
        <w:r w:rsidR="00E14761">
          <w:t>freshwa</w:t>
        </w:r>
      </w:ins>
      <w:ins w:id="1036" w:author="Marian Louise Schmidt" w:date="2025-10-22T12:01:00Z" w16du:dateUtc="2025-10-22T16:01:00Z">
        <w:r w:rsidR="00E14761">
          <w:t xml:space="preserve">ter </w:t>
        </w:r>
      </w:ins>
      <w:ins w:id="1037" w:author="Augustus Raymond Pendleton" w:date="2025-09-29T09:25:00Z" w16du:dateUtc="2025-09-29T13:25:00Z">
        <w:del w:id="1038" w:author="Marian Louise Schmidt" w:date="2025-10-22T11:32:00Z" w16du:dateUtc="2025-10-22T15:32:00Z">
          <w:r w:rsidR="008729F6" w:rsidDel="0048423A">
            <w:delText>f</w:delText>
          </w:r>
        </w:del>
        <w:del w:id="1039" w:author="Marian Louise Schmidt" w:date="2025-10-22T11:33:00Z" w16du:dateUtc="2025-10-22T15:33:00Z">
          <w:r w:rsidR="008729F6" w:rsidDel="0048423A">
            <w:delText xml:space="preserve">reshwater samples from </w:delText>
          </w:r>
        </w:del>
        <w:del w:id="1040" w:author="Marian Louise Schmidt" w:date="2025-10-22T12:02:00Z" w16du:dateUtc="2025-10-22T16:02:00Z">
          <w:r w:rsidR="008729F6" w:rsidDel="00E14761">
            <w:delText xml:space="preserve">Lake Ontario </w:delText>
          </w:r>
        </w:del>
      </w:ins>
      <w:ins w:id="1041" w:author="Marian Louise Schmidt" w:date="2025-10-22T11:33:00Z" w16du:dateUtc="2025-10-22T15:33:00Z">
        <w:r w:rsidR="0048423A">
          <w:t xml:space="preserve">communities sampled across </w:t>
        </w:r>
      </w:ins>
      <w:ins w:id="1042" w:author="Augustus Raymond Pendleton" w:date="2025-09-29T09:25:00Z" w16du:dateUtc="2025-09-29T13:25:00Z">
        <w:del w:id="1043" w:author="Marian Louise Schmidt" w:date="2025-10-22T11:33:00Z" w16du:dateUtc="2025-10-22T15:33:00Z">
          <w:r w:rsidR="008729F6" w:rsidDel="0048423A">
            <w:delText xml:space="preserve">taken at </w:delText>
          </w:r>
        </w:del>
        <w:r w:rsidR="008729F6">
          <w:t xml:space="preserve">two months </w:t>
        </w:r>
        <w:del w:id="1044" w:author="Marian Louise Schmidt" w:date="2025-10-22T11:33:00Z" w16du:dateUtc="2025-10-22T15:33:00Z">
          <w:r w:rsidR="008729F6" w:rsidDel="0048423A">
            <w:delText>and multiple depths</w:delText>
          </w:r>
        </w:del>
      </w:ins>
      <w:ins w:id="1045" w:author="Augustus Raymond Pendleton" w:date="2025-09-29T09:29:00Z" w16du:dateUtc="2025-09-29T13:29:00Z">
        <w:del w:id="1046"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1047" w:author="Augustus Raymond Pendleton" w:date="2025-09-29T09:25:00Z" w16du:dateUtc="2025-09-29T13:25:00Z">
        <w:r w:rsidR="008729F6">
          <w:t xml:space="preserve">; and </w:t>
        </w:r>
      </w:ins>
      <w:ins w:id="1048" w:author="Marian Louise Schmidt" w:date="2025-10-22T11:34:00Z" w16du:dateUtc="2025-10-22T15:34:00Z">
        <w:r w:rsidR="0048423A">
          <w:t xml:space="preserve">(iv) </w:t>
        </w:r>
      </w:ins>
      <w:ins w:id="1049" w:author="Augustus Raymond Pendleton" w:date="2025-09-29T09:25:00Z" w16du:dateUtc="2025-09-29T13:25:00Z">
        <w:r w:rsidR="008729F6">
          <w:t>peanut rhizo</w:t>
        </w:r>
      </w:ins>
      <w:ins w:id="1050" w:author="Marian Louise Schmidt" w:date="2025-10-22T11:38:00Z" w16du:dateUtc="2025-10-22T15:38:00Z">
        <w:r w:rsidR="0048423A">
          <w:t>s</w:t>
        </w:r>
      </w:ins>
      <w:ins w:id="1051" w:author="Augustus Raymond Pendleton" w:date="2025-09-29T09:25:00Z" w16du:dateUtc="2025-09-29T13:25:00Z">
        <w:r w:rsidR="008729F6">
          <w:t xml:space="preserve">phere </w:t>
        </w:r>
        <w:del w:id="1052" w:author="Marian Louise Schmidt" w:date="2025-10-22T11:34:00Z" w16du:dateUtc="2025-10-22T15:34:00Z">
          <w:r w:rsidR="008729F6" w:rsidDel="0048423A">
            <w:delText>samples</w:delText>
          </w:r>
        </w:del>
      </w:ins>
      <w:ins w:id="1053" w:author="Marian Louise Schmidt" w:date="2025-10-22T11:34:00Z" w16du:dateUtc="2025-10-22T15:34:00Z">
        <w:r w:rsidR="0048423A">
          <w:t>microbiomes under</w:t>
        </w:r>
      </w:ins>
      <w:ins w:id="1054" w:author="Augustus Raymond Pendleton" w:date="2025-09-29T09:25:00Z" w16du:dateUtc="2025-09-29T13:25:00Z">
        <w:del w:id="1055" w:author="Marian Louise Schmidt" w:date="2025-10-22T11:34:00Z" w16du:dateUtc="2025-10-22T15:34:00Z">
          <w:r w:rsidR="008729F6" w:rsidDel="0048423A">
            <w:delText xml:space="preserve"> </w:delText>
          </w:r>
        </w:del>
      </w:ins>
      <w:ins w:id="1056" w:author="Augustus Raymond Pendleton" w:date="2025-09-29T09:26:00Z" w16du:dateUtc="2025-09-29T13:26:00Z">
        <w:del w:id="1057" w:author="Marian Louise Schmidt" w:date="2025-10-22T11:34:00Z" w16du:dateUtc="2025-10-22T15:34:00Z">
          <w:r w:rsidR="008729F6" w:rsidDel="0048423A">
            <w:delText xml:space="preserve">between </w:delText>
          </w:r>
        </w:del>
      </w:ins>
      <w:ins w:id="1058" w:author="Marian Louise Schmidt" w:date="2025-10-22T11:35:00Z" w16du:dateUtc="2025-10-22T15:35:00Z">
        <w:r w:rsidR="0048423A">
          <w:t xml:space="preserve"> </w:t>
        </w:r>
      </w:ins>
      <w:ins w:id="1059" w:author="Augustus Raymond Pendleton" w:date="2025-09-29T09:26:00Z" w16du:dateUtc="2025-09-29T13:26:00Z">
        <w:r w:rsidR="008729F6">
          <w:t xml:space="preserve">two crop </w:t>
        </w:r>
      </w:ins>
      <w:ins w:id="1060" w:author="Augustus Raymond Pendleton" w:date="2025-09-29T09:28:00Z" w16du:dateUtc="2025-09-29T13:28:00Z">
        <w:r w:rsidR="008729F6">
          <w:t xml:space="preserve">rotation </w:t>
        </w:r>
        <w:del w:id="1061" w:author="Marian Louise Schmidt" w:date="2025-10-22T11:35:00Z" w16du:dateUtc="2025-10-22T15:35:00Z">
          <w:r w:rsidR="008729F6" w:rsidDel="0048423A">
            <w:delText>schemes</w:delText>
          </w:r>
        </w:del>
      </w:ins>
      <w:ins w:id="1062" w:author="Marian Louise Schmidt" w:date="2025-10-22T11:35:00Z" w16du:dateUtc="2025-10-22T15:35:00Z">
        <w:r w:rsidR="0048423A">
          <w:t>regimes</w:t>
        </w:r>
      </w:ins>
      <w:ins w:id="1063" w:author="Augustus Raymond Pendleton" w:date="2025-09-29T09:28:00Z" w16du:dateUtc="2025-09-29T13:28:00Z">
        <w:r w:rsidR="008729F6">
          <w:t xml:space="preserve"> (conventional rotation (CR) vs. sod-based rotation (SBR)</w:t>
        </w:r>
      </w:ins>
      <w:ins w:id="1064" w:author="Marian Louise Schmidt" w:date="2025-10-22T11:35:00Z" w16du:dateUtc="2025-10-22T15:35:00Z">
        <w:r w:rsidR="0048423A">
          <w:t>)</w:t>
        </w:r>
      </w:ins>
      <w:ins w:id="1065" w:author="Augustus Raymond Pendleton" w:date="2025-09-29T12:13:00Z" w16du:dateUtc="2025-09-29T16:13:00Z">
        <w:r w:rsidR="00BB7799">
          <w:t xml:space="preserve">, plant maturities, and irrigation </w:t>
        </w:r>
        <w:del w:id="1066" w:author="Marian Louise Schmidt" w:date="2025-10-22T11:36:00Z" w16du:dateUtc="2025-10-22T15:36:00Z">
          <w:r w:rsidR="00BB7799" w:rsidDel="0048423A">
            <w:delText>schemes</w:delText>
          </w:r>
        </w:del>
      </w:ins>
      <w:ins w:id="1067" w:author="Marian Louise Schmidt" w:date="2025-10-22T11:36:00Z" w16du:dateUtc="2025-10-22T15:36:00Z">
        <w:r w:rsidR="0048423A">
          <w:t>treatments</w:t>
        </w:r>
      </w:ins>
      <w:ins w:id="1068"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1069" w:author="Augustus Raymond Pendleton" w:date="2025-09-29T09:28:00Z" w16du:dateUtc="2025-09-29T13:28:00Z">
        <w:r w:rsidR="008729F6">
          <w:t xml:space="preserve">. </w:t>
        </w:r>
      </w:ins>
      <w:ins w:id="1070" w:author="Marian Louise Schmidt" w:date="2025-10-22T11:37:00Z" w16du:dateUtc="2025-10-22T15:37:00Z">
        <w:r w:rsidR="0048423A">
          <w:t xml:space="preserve">Absolute abundance was quantified by flow cytometry for </w:t>
        </w:r>
      </w:ins>
      <w:ins w:id="1071" w:author="Augustus Raymond Pendleton" w:date="2025-09-29T09:29:00Z" w16du:dateUtc="2025-09-29T13:29:00Z">
        <w:del w:id="1072" w:author="Marian Louise Schmidt" w:date="2025-10-22T11:37:00Z" w16du:dateUtc="2025-10-22T15:37:00Z">
          <w:r w:rsidR="008729F6" w:rsidDel="0048423A">
            <w:delText xml:space="preserve">In </w:delText>
          </w:r>
        </w:del>
        <w:r w:rsidR="008729F6">
          <w:t xml:space="preserve">the </w:t>
        </w:r>
      </w:ins>
      <w:ins w:id="1073" w:author="Augustus Raymond Pendleton" w:date="2025-09-29T09:30:00Z" w16du:dateUtc="2025-09-29T13:30:00Z">
        <w:r w:rsidR="008729F6">
          <w:t xml:space="preserve">cooling water and freshwater datasets, </w:t>
        </w:r>
        <w:del w:id="1074"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1075" w:author="Marian Louise Schmidt" w:date="2025-10-22T11:37:00Z" w16du:dateUtc="2025-10-22T15:37:00Z">
        <w:r w:rsidR="0048423A">
          <w:t xml:space="preserve">igital </w:t>
        </w:r>
      </w:ins>
      <w:ins w:id="1076" w:author="Augustus Raymond Pendleton" w:date="2025-09-29T09:30:00Z" w16du:dateUtc="2025-09-29T13:30:00Z">
        <w:r w:rsidR="008729F6">
          <w:t>PCR</w:t>
        </w:r>
      </w:ins>
      <w:ins w:id="1077" w:author="Marian Louise Schmidt" w:date="2025-10-22T11:37:00Z" w16du:dateUtc="2025-10-22T15:37:00Z">
        <w:r w:rsidR="0048423A">
          <w:t xml:space="preserve"> for the mouse gut,</w:t>
        </w:r>
      </w:ins>
      <w:ins w:id="1078" w:author="Augustus Raymond Pendleton" w:date="2025-09-29T09:30:00Z" w16du:dateUtc="2025-09-29T13:30:00Z">
        <w:del w:id="1079" w:author="Marian Louise Schmidt" w:date="2025-10-22T11:37:00Z" w16du:dateUtc="2025-10-22T15:37:00Z">
          <w:r w:rsidR="008729F6" w:rsidDel="0048423A">
            <w:delText>;</w:delText>
          </w:r>
        </w:del>
        <w:r w:rsidR="008729F6">
          <w:t xml:space="preserve"> and </w:t>
        </w:r>
      </w:ins>
      <w:ins w:id="1080" w:author="Marian Louise Schmidt" w:date="2025-10-22T11:37:00Z" w16du:dateUtc="2025-10-22T15:37:00Z">
        <w:r w:rsidR="0048423A">
          <w:t xml:space="preserve">by </w:t>
        </w:r>
      </w:ins>
      <w:ins w:id="1081" w:author="Augustus Raymond Pendleton" w:date="2025-09-29T09:30:00Z" w16du:dateUtc="2025-09-29T13:30:00Z">
        <w:del w:id="1082" w:author="Marian Louise Schmidt" w:date="2025-10-22T11:37:00Z" w16du:dateUtc="2025-10-22T15:37:00Z">
          <w:r w:rsidR="008729F6" w:rsidDel="0048423A">
            <w:delText xml:space="preserve">in the soil datasets, </w:delText>
          </w:r>
        </w:del>
        <w:r w:rsidR="008729F6">
          <w:t>qPCR</w:t>
        </w:r>
      </w:ins>
      <w:ins w:id="1083" w:author="Marian Louise Schmidt" w:date="2025-10-22T11:37:00Z" w16du:dateUtc="2025-10-22T15:37:00Z">
        <w:r w:rsidR="0048423A">
          <w:t xml:space="preserve"> </w:t>
        </w:r>
      </w:ins>
      <w:ins w:id="1084" w:author="Marian Louise Schmidt" w:date="2025-10-22T11:38:00Z" w16du:dateUtc="2025-10-22T15:38:00Z">
        <w:r w:rsidR="0048423A">
          <w:t>for</w:t>
        </w:r>
      </w:ins>
      <w:ins w:id="1085" w:author="Marian Louise Schmidt" w:date="2025-10-22T11:37:00Z" w16du:dateUtc="2025-10-22T15:37:00Z">
        <w:r w:rsidR="0048423A">
          <w:t xml:space="preserve"> </w:t>
        </w:r>
      </w:ins>
      <w:ins w:id="1086" w:author="Marian Louise Schmidt" w:date="2025-10-22T11:38:00Z" w16du:dateUtc="2025-10-22T15:38:00Z">
        <w:r w:rsidR="0048423A">
          <w:t>the rhizosphere dataset</w:t>
        </w:r>
      </w:ins>
      <w:ins w:id="1087" w:author="Augustus Raymond Pendleton" w:date="2025-09-29T09:30:00Z" w16du:dateUtc="2025-09-29T13:30:00Z">
        <w:r w:rsidR="008729F6">
          <w:t>.</w:t>
        </w:r>
      </w:ins>
      <w:ins w:id="1088" w:author="Augustus Raymond Pendleton" w:date="2025-09-29T09:34:00Z" w16du:dateUtc="2025-09-29T13:34:00Z">
        <w:r w:rsidR="00CE2ACD">
          <w:t xml:space="preserve"> </w:t>
        </w:r>
      </w:ins>
      <w:ins w:id="1089" w:author="Marian Louise Schmidt" w:date="2025-10-22T11:38:00Z" w16du:dateUtc="2025-10-22T15:38:00Z">
        <w:r w:rsidR="0048423A">
          <w:t>Together t</w:t>
        </w:r>
      </w:ins>
      <w:ins w:id="1090" w:author="Augustus Raymond Pendleton" w:date="2025-09-29T09:34:00Z" w16du:dateUtc="2025-09-29T13:34:00Z">
        <w:del w:id="1091" w:author="Marian Louise Schmidt" w:date="2025-10-22T11:38:00Z" w16du:dateUtc="2025-10-22T15:38:00Z">
          <w:r w:rsidR="00CE2ACD" w:rsidDel="0048423A">
            <w:delText>T</w:delText>
          </w:r>
        </w:del>
        <w:r w:rsidR="00CE2ACD">
          <w:t xml:space="preserve">hese </w:t>
        </w:r>
        <w:del w:id="1092" w:author="Marian Louise Schmidt" w:date="2025-10-22T11:38:00Z" w16du:dateUtc="2025-10-22T15:38:00Z">
          <w:r w:rsidR="00CE2ACD" w:rsidDel="0048423A">
            <w:delText>datasets also represent a</w:delText>
          </w:r>
        </w:del>
      </w:ins>
      <w:ins w:id="1093" w:author="Marian Louise Schmidt" w:date="2025-10-22T11:38:00Z" w16du:dateUtc="2025-10-22T15:38:00Z">
        <w:r w:rsidR="0048423A">
          <w:t>span a</w:t>
        </w:r>
      </w:ins>
      <w:ins w:id="1094" w:author="Augustus Raymond Pendleton" w:date="2025-09-29T09:34:00Z" w16du:dateUtc="2025-09-29T13:34:00Z">
        <w:r w:rsidR="00CE2ACD">
          <w:t xml:space="preserve"> wide range of richness</w:t>
        </w:r>
      </w:ins>
      <w:ins w:id="1095" w:author="Augustus Raymond Pendleton" w:date="2025-09-29T09:35:00Z" w16du:dateUtc="2025-09-29T13:35:00Z">
        <w:r w:rsidR="00CE2ACD">
          <w:t>–</w:t>
        </w:r>
      </w:ins>
      <w:ins w:id="1096" w:author="Augustus Raymond Pendleton" w:date="2025-09-29T09:34:00Z" w16du:dateUtc="2025-09-29T13:34:00Z">
        <w:del w:id="1097" w:author="Marian Louise Schmidt" w:date="2025-10-22T11:39:00Z" w16du:dateUtc="2025-10-22T15:39:00Z">
          <w:r w:rsidR="00CE2ACD" w:rsidDel="0048423A">
            <w:delText>r</w:delText>
          </w:r>
        </w:del>
      </w:ins>
      <w:ins w:id="1098" w:author="Augustus Raymond Pendleton" w:date="2025-09-29T09:35:00Z" w16du:dateUtc="2025-09-29T13:35:00Z">
        <w:del w:id="1099" w:author="Marian Louise Schmidt" w:date="2025-10-22T11:39:00Z" w16du:dateUtc="2025-10-22T15:39:00Z">
          <w:r w:rsidR="00CE2ACD" w:rsidDel="0048423A">
            <w:delText xml:space="preserve">anging </w:delText>
          </w:r>
        </w:del>
        <w:r w:rsidR="00CE2ACD">
          <w:t>from</w:t>
        </w:r>
      </w:ins>
      <w:ins w:id="1100" w:author="Augustus Raymond Pendleton" w:date="2025-09-29T12:15:00Z" w16du:dateUtc="2025-09-29T16:15:00Z">
        <w:r w:rsidR="00BB7799">
          <w:t xml:space="preserve"> 215 </w:t>
        </w:r>
      </w:ins>
      <w:ins w:id="1101" w:author="Augustus Raymond Pendleton" w:date="2025-09-29T12:16:00Z" w16du:dateUtc="2025-09-29T16:16:00Z">
        <w:del w:id="1102" w:author="Marian Louise Schmidt" w:date="2025-10-22T11:39:00Z" w16du:dateUtc="2025-10-22T15:39:00Z">
          <w:r w:rsidR="00BB7799" w:rsidDel="0048423A">
            <w:delText xml:space="preserve">total </w:delText>
          </w:r>
        </w:del>
        <w:r w:rsidR="00BB7799">
          <w:t>ASVs</w:t>
        </w:r>
      </w:ins>
      <w:ins w:id="1103" w:author="Augustus Raymond Pendleton" w:date="2025-09-29T09:35:00Z" w16du:dateUtc="2025-09-29T13:35:00Z">
        <w:r w:rsidR="00CE2ACD">
          <w:t xml:space="preserve"> in the cooling water to </w:t>
        </w:r>
      </w:ins>
      <w:ins w:id="1104" w:author="Augustus Raymond Pendleton" w:date="2025-09-29T12:15:00Z" w16du:dateUtc="2025-09-29T16:15:00Z">
        <w:r w:rsidR="00BB7799">
          <w:t xml:space="preserve">24,000 </w:t>
        </w:r>
        <w:del w:id="1105" w:author="Marian Louise Schmidt" w:date="2025-10-22T11:39:00Z" w16du:dateUtc="2025-10-22T15:39:00Z">
          <w:r w:rsidR="00BB7799" w:rsidDel="0048423A">
            <w:delText xml:space="preserve">total </w:delText>
          </w:r>
        </w:del>
        <w:r w:rsidR="00BB7799">
          <w:t>ASVs</w:t>
        </w:r>
      </w:ins>
      <w:ins w:id="1106" w:author="Augustus Raymond Pendleton" w:date="2025-09-29T09:35:00Z" w16du:dateUtc="2025-09-29T13:35:00Z">
        <w:r w:rsidR="00CE2ACD">
          <w:t xml:space="preserve"> in the soil</w:t>
        </w:r>
      </w:ins>
      <w:ins w:id="1107" w:author="Augustus Raymond Pendleton" w:date="2025-09-29T09:36:00Z" w16du:dateUtc="2025-09-29T13:36:00Z">
        <w:r w:rsidR="00CE2ACD">
          <w:t>–</w:t>
        </w:r>
      </w:ins>
      <w:ins w:id="1108" w:author="Augustus Raymond Pendleton" w:date="2025-09-29T09:35:00Z" w16du:dateUtc="2025-09-29T13:35:00Z">
        <w:r w:rsidR="00CE2ACD">
          <w:t xml:space="preserve">and microbial load–from as low as </w:t>
        </w:r>
      </w:ins>
      <w:commentRangeStart w:id="1109"/>
      <w:ins w:id="1110" w:author="Augustus Raymond Pendleton" w:date="2025-09-29T12:17:00Z" w16du:dateUtc="2025-09-29T16:17:00Z">
        <w:r w:rsidR="00BB7799">
          <w:t>3</w:t>
        </w:r>
      </w:ins>
      <w:ins w:id="1111" w:author="Marian Louise Schmidt" w:date="2025-10-22T11:39:00Z" w16du:dateUtc="2025-10-22T15:39:00Z">
        <w:r w:rsidR="0048423A">
          <w:t>.</w:t>
        </w:r>
      </w:ins>
      <w:ins w:id="1112" w:author="Augustus Raymond Pendleton" w:date="2025-09-29T12:17:00Z" w16du:dateUtc="2025-09-29T16:17:00Z">
        <w:r w:rsidR="00BB7799">
          <w:t>99</w:t>
        </w:r>
        <w:del w:id="1113" w:author="Marian Louise Schmidt" w:date="2025-10-22T11:39:00Z" w16du:dateUtc="2025-10-22T15:39:00Z">
          <w:r w:rsidR="00BB7799" w:rsidDel="0048423A">
            <w:delText>,120</w:delText>
          </w:r>
        </w:del>
      </w:ins>
      <w:ins w:id="1114" w:author="Marian Louise Schmidt" w:date="2025-10-22T11:39:00Z" w16du:dateUtc="2025-10-22T15:39:00Z">
        <w:r w:rsidR="0048423A">
          <w:t>x10</w:t>
        </w:r>
        <w:r w:rsidR="0048423A" w:rsidRPr="0048423A">
          <w:rPr>
            <w:vertAlign w:val="superscript"/>
            <w:rPrChange w:id="1115" w:author="Marian Louise Schmidt" w:date="2025-10-22T11:40:00Z" w16du:dateUtc="2025-10-22T15:40:00Z">
              <w:rPr/>
            </w:rPrChange>
          </w:rPr>
          <w:t>5</w:t>
        </w:r>
      </w:ins>
      <w:commentRangeEnd w:id="1109"/>
      <w:ins w:id="1116" w:author="Marian Louise Schmidt" w:date="2025-10-22T11:40:00Z" w16du:dateUtc="2025-10-22T15:40:00Z">
        <w:r w:rsidR="0048423A">
          <w:rPr>
            <w:rStyle w:val="CommentReference"/>
          </w:rPr>
          <w:commentReference w:id="1109"/>
        </w:r>
      </w:ins>
      <w:ins w:id="1117" w:author="Augustus Raymond Pendleton" w:date="2025-09-29T12:17:00Z" w16du:dateUtc="2025-09-29T16:17:00Z">
        <w:r w:rsidR="00BB7799">
          <w:t xml:space="preserve"> </w:t>
        </w:r>
      </w:ins>
      <w:ins w:id="1118" w:author="Augustus Raymond Pendleton" w:date="2025-09-29T12:18:00Z" w16du:dateUtc="2025-09-29T16:18:00Z">
        <w:r w:rsidR="00BB7799">
          <w:t>cells/ml (cooling water) up to 2</w:t>
        </w:r>
      </w:ins>
      <w:ins w:id="1119" w:author="Augustus Raymond Pendleton" w:date="2025-09-29T12:19:00Z" w16du:dateUtc="2025-09-29T16:19:00Z">
        <w:r w:rsidR="00BB7799">
          <w:t>x10</w:t>
        </w:r>
        <w:r w:rsidR="00BB7799">
          <w:rPr>
            <w:vertAlign w:val="superscript"/>
          </w:rPr>
          <w:t>12</w:t>
        </w:r>
        <w:r w:rsidR="00BB7799">
          <w:t xml:space="preserve"> 16S </w:t>
        </w:r>
      </w:ins>
      <w:ins w:id="1120" w:author="Marian Louise Schmidt" w:date="2025-10-22T11:40:00Z" w16du:dateUtc="2025-10-22T15:40:00Z">
        <w:r w:rsidR="0048423A">
          <w:t xml:space="preserve">rRNA </w:t>
        </w:r>
      </w:ins>
      <w:ins w:id="1121" w:author="Augustus Raymond Pendleton" w:date="2025-09-29T12:19:00Z" w16du:dateUtc="2025-09-29T16:19:00Z">
        <w:r w:rsidR="00BB7799">
          <w:t xml:space="preserve">copies/gram </w:t>
        </w:r>
      </w:ins>
      <w:ins w:id="1122" w:author="Augustus Raymond Pendleton" w:date="2025-09-29T12:21:00Z" w16du:dateUtc="2025-09-29T16:21:00Z">
        <w:r w:rsidR="00BB7799">
          <w:t xml:space="preserve">(mouse gut). </w:t>
        </w:r>
      </w:ins>
      <w:ins w:id="1123" w:author="Augustus Raymond Pendleton" w:date="2025-09-29T09:32:00Z" w16du:dateUtc="2025-09-29T13:32:00Z">
        <w:r w:rsidR="008729F6">
          <w:t>Additional details of the re-analysis</w:t>
        </w:r>
      </w:ins>
      <w:ins w:id="1124" w:author="Marian Louise Schmidt" w:date="2025-10-22T11:41:00Z" w16du:dateUtc="2025-10-22T15:41:00Z">
        <w:r w:rsidR="0048423A">
          <w:t xml:space="preserve"> workflow</w:t>
        </w:r>
      </w:ins>
      <w:ins w:id="1125" w:author="Augustus Raymond Pendleton" w:date="2025-09-29T12:21:00Z" w16du:dateUtc="2025-09-29T16:21:00Z">
        <w:r w:rsidR="006B42C1">
          <w:t>, including ASV generation and phylogenetic</w:t>
        </w:r>
      </w:ins>
      <w:ins w:id="1126" w:author="Marian Louise Schmidt" w:date="2025-10-22T11:41:00Z" w16du:dateUtc="2025-10-22T15:41:00Z">
        <w:r w:rsidR="0048423A">
          <w:t xml:space="preserve"> inference</w:t>
        </w:r>
      </w:ins>
      <w:ins w:id="1127" w:author="Augustus Raymond Pendleton" w:date="2025-09-29T12:21:00Z" w16du:dateUtc="2025-09-29T16:21:00Z">
        <w:del w:id="1128" w:author="Marian Louise Schmidt" w:date="2025-10-22T11:41:00Z" w16du:dateUtc="2025-10-22T15:41:00Z">
          <w:r w:rsidR="006B42C1" w:rsidDel="005675DB">
            <w:delText>s</w:delText>
          </w:r>
        </w:del>
        <w:r w:rsidR="006B42C1">
          <w:t>,</w:t>
        </w:r>
      </w:ins>
      <w:ins w:id="1129" w:author="Augustus Raymond Pendleton" w:date="2025-09-29T09:32:00Z" w16du:dateUtc="2025-09-29T13:32:00Z">
        <w:r w:rsidR="008729F6">
          <w:t xml:space="preserve"> </w:t>
        </w:r>
      </w:ins>
      <w:ins w:id="1130" w:author="Marian Louise Schmidt" w:date="2025-10-22T11:41:00Z" w16du:dateUtc="2025-10-22T15:41:00Z">
        <w:r w:rsidR="005675DB">
          <w:t xml:space="preserve">are provided </w:t>
        </w:r>
      </w:ins>
      <w:ins w:id="1131" w:author="Augustus Raymond Pendleton" w:date="2025-09-29T09:32:00Z" w16du:dateUtc="2025-09-29T13:32:00Z">
        <w:del w:id="1132" w:author="Marian Louise Schmidt" w:date="2025-10-22T11:41:00Z" w16du:dateUtc="2025-10-22T15:41:00Z">
          <w:r w:rsidR="008729F6" w:rsidDel="005675DB">
            <w:delText xml:space="preserve">can be found </w:delText>
          </w:r>
        </w:del>
        <w:r w:rsidR="008729F6">
          <w:t>in the Supp</w:t>
        </w:r>
      </w:ins>
      <w:ins w:id="1133" w:author="Augustus Raymond Pendleton" w:date="2025-09-29T11:56:00Z" w16du:dateUtc="2025-09-29T15:56:00Z">
        <w:r w:rsidR="008830B0">
          <w:t>orting</w:t>
        </w:r>
      </w:ins>
      <w:ins w:id="1134" w:author="Augustus Raymond Pendleton" w:date="2025-09-29T09:32:00Z" w16du:dateUtc="2025-09-29T13:32:00Z">
        <w:r w:rsidR="008729F6">
          <w:t xml:space="preserve"> Methods. </w:t>
        </w:r>
      </w:ins>
      <w:commentRangeStart w:id="1135"/>
      <w:ins w:id="1136" w:author="Marian Louise Schmidt" w:date="2025-10-22T11:41:00Z" w16du:dateUtc="2025-10-22T15:41:00Z">
        <w:r w:rsidR="005675DB">
          <w:t xml:space="preserve">Collectively, these re-analyses highlight that  </w:t>
        </w:r>
      </w:ins>
      <m:oMath>
        <m:sSup>
          <m:sSupPr>
            <m:ctrlPr>
              <w:ins w:id="1137" w:author="Marian Louise Schmidt" w:date="2025-10-22T11:41:00Z" w16du:dateUtc="2025-10-22T15:41:00Z">
                <w:rPr>
                  <w:rFonts w:ascii="Cambria Math" w:hAnsi="Cambria Math"/>
                </w:rPr>
              </w:ins>
            </m:ctrlPr>
          </m:sSupPr>
          <m:e>
            <m:r>
              <w:ins w:id="1138" w:author="Marian Louise Schmidt" w:date="2025-10-22T11:41:00Z" w16du:dateUtc="2025-10-22T15:41:00Z">
                <w:rPr>
                  <w:rFonts w:ascii="Cambria Math" w:hAnsi="Cambria Math"/>
                </w:rPr>
                <m:t>U</m:t>
              </w:ins>
            </m:r>
          </m:e>
          <m:sup>
            <m:r>
              <w:ins w:id="1139" w:author="Marian Louise Schmidt" w:date="2025-10-22T11:41:00Z" w16du:dateUtc="2025-10-22T15:41:00Z">
                <w:rPr>
                  <w:rFonts w:ascii="Cambria Math" w:hAnsi="Cambria Math"/>
                </w:rPr>
                <m:t>A</m:t>
              </w:ins>
            </m:r>
          </m:sup>
        </m:sSup>
      </m:oMath>
      <w:ins w:id="1140" w:author="Marian Louise Schmidt" w:date="2025-10-22T11:41:00Z" w16du:dateUtc="2025-10-22T15:41:00Z">
        <w:r w:rsidR="005675DB">
          <w:t>integrates ecological realism by incorporating differences in both lineage identity and total biomass.</w:t>
        </w:r>
      </w:ins>
      <w:commentRangeEnd w:id="1135"/>
      <w:ins w:id="1141" w:author="Marian Louise Schmidt" w:date="2025-10-22T11:42:00Z" w16du:dateUtc="2025-10-22T15:42:00Z">
        <w:r w:rsidR="005675DB">
          <w:rPr>
            <w:rStyle w:val="CommentReference"/>
          </w:rPr>
          <w:commentReference w:id="1135"/>
        </w:r>
      </w:ins>
      <w:del w:id="1142"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1143" w:author="Augustus Raymond Pendleton" w:date="2025-09-29T09:31:00Z" w16du:dateUtc="2025-09-29T13:31:00Z"/>
        </w:rPr>
        <w:pPrChange w:id="1144" w:author="Augustus Raymond Pendleton" w:date="2025-09-29T09:25:00Z" w16du:dateUtc="2025-09-29T13:25:00Z">
          <w:pPr/>
        </w:pPrChange>
      </w:pPr>
    </w:p>
    <w:p w14:paraId="3252272C" w14:textId="1E6B5EE7" w:rsidR="0007048F" w:rsidDel="00CE2ACD" w:rsidRDefault="008729F6" w:rsidP="00693D9A">
      <w:pPr>
        <w:ind w:firstLine="720"/>
        <w:rPr>
          <w:del w:id="1145" w:author="Augustus Raymond Pendleton" w:date="2025-09-29T09:30:00Z" w16du:dateUtc="2025-09-29T13:30:00Z"/>
        </w:rPr>
      </w:pPr>
      <w:ins w:id="1146" w:author="Augustus Raymond Pendleton" w:date="2025-09-29T09:31:00Z" w16du:dateUtc="2025-09-29T13:31:00Z">
        <w:r>
          <w:t>We first calculated four</w:t>
        </w:r>
      </w:ins>
      <w:ins w:id="1147" w:author="Augustus Raymond Pendleton" w:date="2025-09-29T09:32:00Z">
        <w:r w:rsidRPr="008729F6">
          <w:rPr>
            <w:rPrChange w:id="1148" w:author="Augustus Raymond Pendleton" w:date="2025-09-29T09:32:00Z" w16du:dateUtc="2025-09-29T13:32:00Z">
              <w:rPr>
                <w:i/>
                <w:iCs/>
              </w:rPr>
            </w:rPrChange>
          </w:rPr>
          <w:t xml:space="preserve"> β-diversity</w:t>
        </w:r>
      </w:ins>
      <w:ins w:id="1149" w:author="Augustus Raymond Pendleton" w:date="2025-09-29T09:32:00Z" w16du:dateUtc="2025-09-29T13:32:00Z">
        <w:r>
          <w:t xml:space="preserve"> metrics for all sample pairs </w:t>
        </w:r>
      </w:ins>
      <w:ins w:id="1150"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1151" w:author="Marian Louise Schmidt" w:date="2025-10-22T11:42:00Z" w16du:dateUtc="2025-10-22T15:42:00Z">
        <w:r w:rsidR="005675DB">
          <w:t xml:space="preserve">The degree of concordance </w:t>
        </w:r>
      </w:ins>
      <w:ins w:id="1152" w:author="Augustus Raymond Pendleton" w:date="2025-09-29T09:33:00Z" w16du:dateUtc="2025-09-29T13:33:00Z">
        <w:del w:id="1153" w:author="Marian Louise Schmidt" w:date="2025-10-22T11:42:00Z" w16du:dateUtc="2025-10-22T15:42:00Z">
          <w:r w:rsidR="00CE2ACD" w:rsidRPr="006B42C1" w:rsidDel="005675DB">
            <w:delText>Agreement</w:delText>
          </w:r>
        </w:del>
        <w:del w:id="1154" w:author="Marian Louise Schmidt" w:date="2025-10-22T11:43:00Z" w16du:dateUtc="2025-10-22T15:43:00Z">
          <w:r w:rsidR="00CE2ACD" w:rsidRPr="006B42C1" w:rsidDel="005675DB">
            <w:delText xml:space="preserve"> </w:delText>
          </w:r>
        </w:del>
        <w:r w:rsidR="00CE2ACD" w:rsidRPr="006B42C1">
          <w:t xml:space="preserve">between </w:t>
        </w:r>
      </w:ins>
      <w:proofErr w:type="gramStart"/>
      <w:ins w:id="1155" w:author="Marian Louise Schmidt" w:date="2025-10-22T11:43:00Z" w16du:dateUtc="2025-10-22T15:43:00Z">
        <w:r w:rsidR="005675DB">
          <w:rPr>
            <w:i/>
            <w:iCs/>
          </w:rPr>
          <w:t>U</w:t>
        </w:r>
        <w:r w:rsidR="005675DB">
          <w:rPr>
            <w:i/>
            <w:iCs/>
            <w:vertAlign w:val="superscript"/>
          </w:rPr>
          <w:t>A</w:t>
        </w:r>
        <w:r w:rsidR="005675DB">
          <w:t xml:space="preserve">  and</w:t>
        </w:r>
        <w:proofErr w:type="gramEnd"/>
        <w:r w:rsidR="005675DB">
          <w:t xml:space="preserve"> other metrics was</w:t>
        </w:r>
      </w:ins>
      <w:ins w:id="1156" w:author="Augustus Raymond Pendleton" w:date="2025-09-29T09:33:00Z" w16du:dateUtc="2025-09-29T13:33:00Z">
        <w:del w:id="1157" w:author="Marian Louise Schmidt" w:date="2025-10-22T11:43:00Z" w16du:dateUtc="2025-10-22T15:43:00Z">
          <w:r w:rsidR="00CE2ACD" w:rsidRPr="006B42C1" w:rsidDel="005675DB">
            <w:delText xml:space="preserve">a given metric and </w:delText>
          </w:r>
        </w:del>
      </w:ins>
      <w:ins w:id="1158" w:author="Augustus Raymond Pendleton" w:date="2025-09-29T09:34:00Z" w16du:dateUtc="2025-09-29T13:34:00Z">
        <w:del w:id="1159" w:author="Marian Louise Schmidt" w:date="2025-10-22T11:43:00Z" w16du:dateUtc="2025-10-22T15:43:00Z">
          <w:r w:rsidR="00CE2ACD" w:rsidRPr="006B42C1" w:rsidDel="005675DB">
            <w:rPr>
              <w:rPrChange w:id="1160" w:author="Augustus Raymond Pendleton" w:date="2025-09-29T12:22:00Z" w16du:dateUtc="2025-09-29T16:22:00Z">
                <w:rPr>
                  <w:i/>
                  <w:iCs/>
                </w:rPr>
              </w:rPrChange>
            </w:rPr>
            <w:delText>U</w:delText>
          </w:r>
          <w:r w:rsidR="00CE2ACD" w:rsidRPr="006B42C1" w:rsidDel="005675DB">
            <w:rPr>
              <w:vertAlign w:val="superscript"/>
              <w:rPrChange w:id="1161"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1162" w:author="Augustus Raymond Pendleton" w:date="2025-09-29T09:45:00Z" w16du:dateUtc="2025-09-29T13:45:00Z">
              <w:rPr/>
            </w:rPrChange>
          </w:rPr>
          <w:t xml:space="preserve">. </w:t>
        </w:r>
        <w:r w:rsidR="00CE2ACD">
          <w:t xml:space="preserve">In the </w:t>
        </w:r>
      </w:ins>
      <w:ins w:id="1163" w:author="Augustus Raymond Pendleton" w:date="2025-09-29T09:36:00Z" w16du:dateUtc="2025-09-29T13:36:00Z">
        <w:r w:rsidR="00CE2ACD">
          <w:t>cooling water</w:t>
        </w:r>
      </w:ins>
      <w:ins w:id="1164" w:author="Marian Louise Schmidt" w:date="2025-10-22T11:43:00Z" w16du:dateUtc="2025-10-22T15:43:00Z">
        <w:r w:rsidR="005675DB">
          <w:t xml:space="preserve"> dataset</w:t>
        </w:r>
      </w:ins>
      <w:ins w:id="1165"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1166" w:author="Marian Louise Schmidt" w:date="2025-10-22T11:43:00Z" w16du:dateUtc="2025-10-22T15:43:00Z">
          <w:r w:rsidR="00CE2ACD" w:rsidDel="005675DB">
            <w:delText xml:space="preserve">was in </w:delText>
          </w:r>
        </w:del>
        <w:r w:rsidR="00CE2ACD">
          <w:t>close</w:t>
        </w:r>
      </w:ins>
      <w:ins w:id="1167" w:author="Marian Louise Schmidt" w:date="2025-10-22T11:43:00Z" w16du:dateUtc="2025-10-22T15:43:00Z">
        <w:r w:rsidR="005675DB">
          <w:t xml:space="preserve">ly tracked </w:t>
        </w:r>
      </w:ins>
      <w:ins w:id="1168" w:author="Augustus Raymond Pendleton" w:date="2025-09-29T09:36:00Z" w16du:dateUtc="2025-09-29T13:36:00Z">
        <w:del w:id="1169" w:author="Marian Louise Schmidt" w:date="2025-10-22T11:43:00Z" w16du:dateUtc="2025-10-22T15:43:00Z">
          <w:r w:rsidR="00CE2ACD" w:rsidDel="005675DB">
            <w:delText xml:space="preserve"> agreement with </w:delText>
          </w:r>
        </w:del>
        <w:r w:rsidR="00CE2ACD">
          <w:t xml:space="preserve">all three </w:t>
        </w:r>
        <w:del w:id="1170" w:author="Marian Louise Schmidt" w:date="2025-10-22T11:43:00Z" w16du:dateUtc="2025-10-22T15:43:00Z">
          <w:r w:rsidR="00CE2ACD" w:rsidDel="005675DB">
            <w:delText>other</w:delText>
          </w:r>
        </w:del>
      </w:ins>
      <w:ins w:id="1171" w:author="Marian Louise Schmidt" w:date="2025-10-22T11:43:00Z" w16du:dateUtc="2025-10-22T15:43:00Z">
        <w:r w:rsidR="005675DB">
          <w:t>alternatives</w:t>
        </w:r>
      </w:ins>
      <w:ins w:id="1172" w:author="Augustus Raymond Pendleton" w:date="2025-09-29T09:36:00Z" w16du:dateUtc="2025-09-29T13:36:00Z">
        <w:del w:id="1173" w:author="Marian Louise Schmidt" w:date="2025-10-22T11:43:00Z" w16du:dateUtc="2025-10-22T15:43:00Z">
          <w:r w:rsidR="00CE2ACD" w:rsidDel="005675DB">
            <w:delText xml:space="preserve"> metrics</w:delText>
          </w:r>
        </w:del>
        <w:r w:rsidR="00CE2ACD">
          <w:t xml:space="preserve">, </w:t>
        </w:r>
        <w:del w:id="1174" w:author="Marian Louise Schmidt" w:date="2025-10-22T11:43:00Z" w16du:dateUtc="2025-10-22T15:43:00Z">
          <w:r w:rsidR="00CE2ACD" w:rsidDel="005675DB">
            <w:delText>while</w:delText>
          </w:r>
        </w:del>
      </w:ins>
      <w:ins w:id="1175" w:author="Marian Louise Schmidt" w:date="2025-10-22T11:43:00Z" w16du:dateUtc="2025-10-22T15:43:00Z">
        <w:r w:rsidR="005675DB">
          <w:t>whereas in the remaining sys</w:t>
        </w:r>
      </w:ins>
      <w:ins w:id="1176" w:author="Marian Louise Schmidt" w:date="2025-10-22T11:44:00Z" w16du:dateUtc="2025-10-22T15:44:00Z">
        <w:r w:rsidR="005675DB">
          <w:t>tems it diverged substantially</w:t>
        </w:r>
      </w:ins>
      <w:ins w:id="1177" w:author="Augustus Raymond Pendleton" w:date="2025-09-29T09:36:00Z" w16du:dateUtc="2025-09-29T13:36:00Z">
        <w:del w:id="1178" w:author="Marian Louise Schmidt" w:date="2025-10-22T11:44:00Z" w16du:dateUtc="2025-10-22T15:44:00Z">
          <w:r w:rsidR="00CE2ACD" w:rsidDel="005675DB">
            <w:delText xml:space="preserve"> it deviated broadly in other datasets</w:delText>
          </w:r>
        </w:del>
        <w:r w:rsidR="00CE2ACD">
          <w:t>.</w:t>
        </w:r>
      </w:ins>
      <w:ins w:id="1179"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1180" w:author="Augustus Raymond Pendleton" w:date="2025-09-29T09:40:00Z" w16du:dateUtc="2025-09-29T13:40:00Z">
        <w:r w:rsidR="00CE2ACD">
          <w:t xml:space="preserve">also </w:t>
        </w:r>
      </w:ins>
      <w:ins w:id="1181" w:author="Augustus Raymond Pendleton" w:date="2025-09-29T09:37:00Z" w16du:dateUtc="2025-09-29T13:37:00Z">
        <w:del w:id="1182" w:author="Marian Louise Schmidt" w:date="2025-10-22T11:44:00Z" w16du:dateUtc="2025-10-22T15:44:00Z">
          <w:r w:rsidR="00CE2ACD" w:rsidDel="005675DB">
            <w:delText>measured distance values</w:delText>
          </w:r>
        </w:del>
      </w:ins>
      <w:ins w:id="1183" w:author="Marian Louise Schmidt" w:date="2025-10-22T11:44:00Z" w16du:dateUtc="2025-10-22T15:44:00Z">
        <w:r w:rsidR="005675DB">
          <w:t>spanned</w:t>
        </w:r>
      </w:ins>
      <w:ins w:id="1184" w:author="Augustus Raymond Pendleton" w:date="2025-09-29T09:37:00Z" w16du:dateUtc="2025-09-29T13:37:00Z">
        <w:del w:id="1185" w:author="Marian Louise Schmidt" w:date="2025-10-22T11:44:00Z" w16du:dateUtc="2025-10-22T15:44:00Z">
          <w:r w:rsidR="00CE2ACD" w:rsidDel="005675DB">
            <w:delText xml:space="preserve"> across</w:delText>
          </w:r>
        </w:del>
        <w:r w:rsidR="00CE2ACD">
          <w:t xml:space="preserve"> a </w:t>
        </w:r>
      </w:ins>
      <w:ins w:id="1186" w:author="Augustus Raymond Pendleton" w:date="2025-09-29T09:40:00Z" w16du:dateUtc="2025-09-29T13:40:00Z">
        <w:r w:rsidR="00CE2ACD">
          <w:t xml:space="preserve">similar or </w:t>
        </w:r>
      </w:ins>
      <w:ins w:id="1187" w:author="Augustus Raymond Pendleton" w:date="2025-09-29T09:37:00Z" w16du:dateUtc="2025-09-29T13:37:00Z">
        <w:r w:rsidR="00CE2ACD">
          <w:t xml:space="preserve">wider </w:t>
        </w:r>
      </w:ins>
      <w:ins w:id="1188" w:author="Augustus Raymond Pendleton" w:date="2025-09-29T09:38:00Z" w16du:dateUtc="2025-09-29T13:38:00Z">
        <w:r w:rsidR="00CE2ACD">
          <w:t>range</w:t>
        </w:r>
      </w:ins>
      <w:ins w:id="1189" w:author="Marian Louise Schmidt" w:date="2025-10-22T11:45:00Z" w16du:dateUtc="2025-10-22T15:45:00Z">
        <w:r w:rsidR="005675DB">
          <w:t xml:space="preserve"> of distances than</w:t>
        </w:r>
      </w:ins>
      <w:ins w:id="1190" w:author="Augustus Raymond Pendleton" w:date="2025-09-29T09:38:00Z" w16du:dateUtc="2025-09-29T13:38:00Z">
        <w:del w:id="1191" w:author="Marian Louise Schmidt" w:date="2025-10-22T11:45:00Z" w16du:dateUtc="2025-10-22T15:45:00Z">
          <w:r w:rsidR="00CE2ACD" w:rsidDel="005675DB">
            <w:delText xml:space="preserve"> compared to</w:delText>
          </w:r>
        </w:del>
      </w:ins>
      <w:ins w:id="1192" w:author="Marian Louise Schmidt" w:date="2025-10-22T11:45:00Z" w16du:dateUtc="2025-10-22T15:45:00Z">
        <w:r w:rsidR="005675DB">
          <w:t xml:space="preserve"> the</w:t>
        </w:r>
      </w:ins>
      <w:ins w:id="1193" w:author="Augustus Raymond Pendleton" w:date="2025-09-29T09:38:00Z" w16du:dateUtc="2025-09-29T13:38:00Z">
        <w:r w:rsidR="00CE2ACD">
          <w:t xml:space="preserve"> other metrics</w:t>
        </w:r>
      </w:ins>
      <w:ins w:id="1194" w:author="Marian Louise Schmidt" w:date="2025-10-22T11:45:00Z" w16du:dateUtc="2025-10-22T15:45:00Z">
        <w:r w:rsidR="005675DB">
          <w:t>. F</w:t>
        </w:r>
      </w:ins>
      <w:ins w:id="1195" w:author="Augustus Raymond Pendleton" w:date="2025-09-29T09:38:00Z" w16du:dateUtc="2025-09-29T13:38:00Z">
        <w:del w:id="1196" w:author="Marian Louise Schmidt" w:date="2025-10-22T11:45:00Z" w16du:dateUtc="2025-10-22T15:45:00Z">
          <w:r w:rsidR="00CE2ACD" w:rsidDel="005675DB">
            <w:delText>; f</w:delText>
          </w:r>
        </w:del>
        <w:r w:rsidR="00CE2ACD">
          <w:t xml:space="preserve">or example, </w:t>
        </w:r>
        <w:del w:id="1197" w:author="Marian Louise Schmidt" w:date="2025-10-22T11:45:00Z" w16du:dateUtc="2025-10-22T15:45:00Z">
          <w:r w:rsidR="00CE2ACD" w:rsidDel="005675DB">
            <w:delText xml:space="preserve">notice how </w:delText>
          </w:r>
        </w:del>
        <w:r w:rsidR="00CE2ACD">
          <w:t>in the soil dataset</w:t>
        </w:r>
        <w:del w:id="1198"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1199" w:author="Marian Louise Schmidt" w:date="2025-10-22T11:45:00Z" w16du:dateUtc="2025-10-22T15:45:00Z">
          <w:r w:rsidR="00CE2ACD" w:rsidDel="005675DB">
            <w:delText>have</w:delText>
          </w:r>
        </w:del>
      </w:ins>
      <w:ins w:id="1200" w:author="Marian Louise Schmidt" w:date="2025-10-22T11:45:00Z" w16du:dateUtc="2025-10-22T15:45:00Z">
        <w:r w:rsidR="005675DB">
          <w:t>occupied a</w:t>
        </w:r>
      </w:ins>
      <w:ins w:id="1201" w:author="Augustus Raymond Pendleton" w:date="2025-09-29T09:38:00Z" w16du:dateUtc="2025-09-29T13:38:00Z">
        <w:r w:rsidR="00CE2ACD">
          <w:t xml:space="preserve"> narrow ra</w:t>
        </w:r>
      </w:ins>
      <w:ins w:id="1202" w:author="Augustus Raymond Pendleton" w:date="2025-09-29T09:39:00Z" w16du:dateUtc="2025-09-29T13:39:00Z">
        <w:r w:rsidR="00CE2ACD">
          <w:t>nge</w:t>
        </w:r>
        <w:del w:id="1203" w:author="Marian Louise Schmidt" w:date="2025-10-22T11:45:00Z" w16du:dateUtc="2025-10-22T15:45:00Z">
          <w:r w:rsidR="00CE2ACD" w:rsidDel="005675DB">
            <w:delText>s</w:delText>
          </w:r>
        </w:del>
        <w:r w:rsidR="00CE2ACD">
          <w:t xml:space="preserve"> </w:t>
        </w:r>
        <w:del w:id="1204" w:author="Marian Louise Schmidt" w:date="2025-10-22T11:45:00Z" w16du:dateUtc="2025-10-22T15:45:00Z">
          <w:r w:rsidR="00CE2ACD" w:rsidDel="005675DB">
            <w:delText>compared</w:delText>
          </w:r>
        </w:del>
      </w:ins>
      <w:ins w:id="1205" w:author="Marian Louise Schmidt" w:date="2025-10-22T11:45:00Z" w16du:dateUtc="2025-10-22T15:45:00Z">
        <w:r w:rsidR="005675DB">
          <w:t>relative</w:t>
        </w:r>
      </w:ins>
      <w:ins w:id="1206" w:author="Augustus Raymond Pendleton" w:date="2025-09-29T09:39:00Z" w16du:dateUtc="2025-09-29T13:39:00Z">
        <w:r w:rsidR="00CE2ACD">
          <w:t xml:space="preserve"> to the broad </w:t>
        </w:r>
      </w:ins>
      <w:ins w:id="1207" w:author="Marian Louise Schmidt" w:date="2025-10-22T11:46:00Z" w16du:dateUtc="2025-10-22T15:46:00Z">
        <w:r w:rsidR="005675DB">
          <w:t>separation observed under</w:t>
        </w:r>
      </w:ins>
      <w:ins w:id="1208" w:author="Augustus Raymond Pendleton" w:date="2025-09-29T09:39:00Z" w16du:dateUtc="2025-09-29T13:39:00Z">
        <w:del w:id="1209"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1210" w:author="Augustus Raymond Pendleton" w:date="2025-09-26T09:33:00Z" w16du:dateUtc="2025-09-26T13:33:00Z">
        <w:r w:rsidR="0007048F" w:rsidRPr="0007048F" w:rsidDel="00CC3C53">
          <w:delText xml:space="preserve">    We next evaluated how </w:delText>
        </w:r>
      </w:del>
      <m:oMath>
        <m:sSup>
          <m:sSupPr>
            <m:ctrlPr>
              <w:del w:id="1211" w:author="Augustus Raymond Pendleton" w:date="2025-09-26T09:33:00Z" w16du:dateUtc="2025-09-26T13:33:00Z">
                <w:rPr>
                  <w:rFonts w:ascii="Cambria Math" w:hAnsi="Cambria Math"/>
                </w:rPr>
              </w:del>
            </m:ctrlPr>
          </m:sSupPr>
          <m:e>
            <m:r>
              <w:del w:id="1212" w:author="Augustus Raymond Pendleton" w:date="2025-09-26T09:33:00Z" w16du:dateUtc="2025-09-26T13:33:00Z">
                <w:rPr>
                  <w:rFonts w:ascii="Cambria Math" w:hAnsi="Cambria Math"/>
                </w:rPr>
                <m:t>U</m:t>
              </w:del>
            </m:r>
          </m:e>
          <m:sup>
            <m:r>
              <w:del w:id="1213" w:author="Augustus Raymond Pendleton" w:date="2025-09-26T09:33:00Z" w16du:dateUtc="2025-09-26T13:33:00Z">
                <w:rPr>
                  <w:rFonts w:ascii="Cambria Math" w:hAnsi="Cambria Math"/>
                </w:rPr>
                <m:t>A</m:t>
              </w:del>
            </m:r>
          </m:sup>
        </m:sSup>
      </m:oMath>
      <w:del w:id="1214" w:author="Augustus Raymond Pendleton" w:date="2025-09-26T09:33:00Z" w16du:dateUtc="2025-09-26T13:33:00Z">
        <w:r w:rsidR="0007048F" w:rsidRPr="0007048F" w:rsidDel="00CC3C53">
          <w:delText xml:space="preserve"> influences group separation in a real-world dataset. </w:delText>
        </w:r>
      </w:del>
      <w:del w:id="1215"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1216" w:author="Augustus Raymond Pendleton" w:date="2025-09-29T09:25:00Z" w16du:dateUtc="2025-09-29T13:25:00Z">
        <w:r w:rsidR="0007048F" w:rsidRPr="0007048F" w:rsidDel="008729F6">
          <w:delText xml:space="preserve">Our </w:delText>
        </w:r>
      </w:del>
      <w:del w:id="1217"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1218" w:author="Augustus Raymond Pendleton" w:date="2025-09-29T09:39:00Z" w16du:dateUtc="2025-09-29T13:39:00Z"/>
        </w:rPr>
        <w:pPrChange w:id="1219" w:author="Augustus Raymond Pendleton" w:date="2025-09-29T09:45:00Z" w16du:dateUtc="2025-09-29T13:45:00Z">
          <w:pPr/>
        </w:pPrChange>
      </w:pPr>
    </w:p>
    <w:p w14:paraId="576FC2B7" w14:textId="4092F17D" w:rsidR="008729F6" w:rsidRDefault="00CE2ACD" w:rsidP="008729F6">
      <w:pPr>
        <w:ind w:firstLine="720"/>
        <w:rPr>
          <w:ins w:id="1220" w:author="Augustus Raymond Pendleton" w:date="2025-09-29T09:46:00Z" w16du:dateUtc="2025-09-29T13:46:00Z"/>
        </w:rPr>
      </w:pPr>
      <w:ins w:id="1221" w:author="Augustus Raymond Pendleton" w:date="2025-09-29T09:40:00Z" w16du:dateUtc="2025-09-29T13:40:00Z">
        <w:r>
          <w:rPr>
            <w:i/>
            <w:iCs/>
          </w:rPr>
          <w:t>U</w:t>
        </w:r>
        <w:r>
          <w:rPr>
            <w:i/>
            <w:iCs/>
            <w:vertAlign w:val="superscript"/>
          </w:rPr>
          <w:t>A</w:t>
        </w:r>
        <w:r>
          <w:rPr>
            <w:i/>
            <w:iCs/>
          </w:rPr>
          <w:t xml:space="preserve"> </w:t>
        </w:r>
      </w:ins>
      <w:ins w:id="1222" w:author="Augustus Raymond Pendleton" w:date="2025-09-29T09:41:00Z" w16du:dateUtc="2025-09-29T13:41:00Z">
        <w:del w:id="1223" w:author="Marian Louise Schmidt" w:date="2025-10-22T11:48:00Z" w16du:dateUtc="2025-10-22T15:48:00Z">
          <w:r w:rsidDel="00D63970">
            <w:delText>measured</w:delText>
          </w:r>
        </w:del>
      </w:ins>
      <w:ins w:id="1224" w:author="Marian Louise Schmidt" w:date="2025-10-22T11:48:00Z" w16du:dateUtc="2025-10-22T15:48:00Z">
        <w:r w:rsidR="00D63970">
          <w:t>generally reported</w:t>
        </w:r>
      </w:ins>
      <w:ins w:id="1225" w:author="Augustus Raymond Pendleton" w:date="2025-09-29T09:41:00Z" w16du:dateUtc="2025-09-29T13:41:00Z">
        <w:r>
          <w:t xml:space="preserve"> </w:t>
        </w:r>
        <w:del w:id="1226" w:author="Marian Louise Schmidt" w:date="2025-10-22T11:48:00Z" w16du:dateUtc="2025-10-22T15:48:00Z">
          <w:r w:rsidDel="00D63970">
            <w:delText xml:space="preserve">either similar or greater </w:delText>
          </w:r>
        </w:del>
        <w:r>
          <w:t>distance</w:t>
        </w:r>
      </w:ins>
      <w:ins w:id="1227" w:author="Marian Louise Schmidt" w:date="2025-10-22T11:49:00Z" w16du:dateUtc="2025-10-22T15:49:00Z">
        <w:r w:rsidR="00D63970">
          <w:t xml:space="preserve">s that were similar </w:t>
        </w:r>
      </w:ins>
      <w:ins w:id="1228" w:author="Marian Louise Schmidt" w:date="2025-10-22T11:51:00Z" w16du:dateUtc="2025-10-22T15:51:00Z">
        <w:r w:rsidR="00D63970">
          <w:t xml:space="preserve">to </w:t>
        </w:r>
      </w:ins>
      <w:ins w:id="1229" w:author="Marian Louise Schmidt" w:date="2025-10-22T11:49:00Z" w16du:dateUtc="2025-10-22T15:49:00Z">
        <w:r w:rsidR="00D63970">
          <w:t>or great</w:t>
        </w:r>
      </w:ins>
      <w:ins w:id="1230" w:author="Marian Louise Schmidt" w:date="2025-10-22T11:50:00Z" w16du:dateUtc="2025-10-22T15:50:00Z">
        <w:r w:rsidR="00D63970">
          <w:t>er</w:t>
        </w:r>
      </w:ins>
      <w:ins w:id="1231" w:author="Augustus Raymond Pendleton" w:date="2025-09-29T09:41:00Z" w16du:dateUtc="2025-09-29T13:41:00Z">
        <w:r>
          <w:t xml:space="preserve"> than </w:t>
        </w:r>
        <w:r>
          <w:rPr>
            <w:i/>
            <w:iCs/>
          </w:rPr>
          <w:t>U</w:t>
        </w:r>
        <w:r>
          <w:rPr>
            <w:i/>
            <w:iCs/>
            <w:vertAlign w:val="superscript"/>
          </w:rPr>
          <w:t>R</w:t>
        </w:r>
        <w:r>
          <w:rPr>
            <w:i/>
            <w:iCs/>
          </w:rPr>
          <w:t xml:space="preserve">, </w:t>
        </w:r>
      </w:ins>
      <w:ins w:id="1232" w:author="Augustus Raymond Pendleton" w:date="2025-09-29T09:42:00Z" w16du:dateUtc="2025-09-29T13:42:00Z">
        <w:del w:id="1233" w:author="Marian Louise Schmidt" w:date="2025-10-22T11:49:00Z" w16du:dateUtc="2025-10-22T15:49:00Z">
          <w:r w:rsidDel="00D63970">
            <w:delText>in accordance</w:delText>
          </w:r>
        </w:del>
      </w:ins>
      <w:ins w:id="1234" w:author="Marian Louise Schmidt" w:date="2025-10-22T11:49:00Z" w16du:dateUtc="2025-10-22T15:49:00Z">
        <w:r w:rsidR="00D63970">
          <w:t>consistent</w:t>
        </w:r>
      </w:ins>
      <w:ins w:id="1235" w:author="Augustus Raymond Pendleton" w:date="2025-09-29T09:42:00Z" w16du:dateUtc="2025-09-29T13:42:00Z">
        <w:r>
          <w:t xml:space="preserve"> with the simulations shown in Fig. 1B. </w:t>
        </w:r>
        <w:del w:id="1236" w:author="Marian Louise Schmidt" w:date="2025-10-22T11:49:00Z" w16du:dateUtc="2025-10-22T15:49:00Z">
          <w:r w:rsidDel="00D63970">
            <w:delText>We attribute t</w:delText>
          </w:r>
        </w:del>
      </w:ins>
      <w:ins w:id="1237" w:author="Marian Louise Schmidt" w:date="2025-10-22T11:49:00Z" w16du:dateUtc="2025-10-22T15:49:00Z">
        <w:r w:rsidR="00D63970">
          <w:t>T</w:t>
        </w:r>
      </w:ins>
      <w:ins w:id="1238" w:author="Augustus Raymond Pendleton" w:date="2025-09-29T09:42:00Z" w16du:dateUtc="2025-09-29T13:42:00Z">
        <w:r>
          <w:t xml:space="preserve">his </w:t>
        </w:r>
      </w:ins>
      <w:ins w:id="1239" w:author="Marian Louise Schmidt" w:date="2025-10-22T11:49:00Z" w16du:dateUtc="2025-10-22T15:49:00Z">
        <w:r w:rsidR="00D63970">
          <w:t xml:space="preserve">reflects </w:t>
        </w:r>
      </w:ins>
      <w:ins w:id="1240" w:author="Augustus Raymond Pendleton" w:date="2025-09-29T09:42:00Z" w16du:dateUtc="2025-09-29T13:42:00Z">
        <w:del w:id="1241"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1242" w:author="Augustus Raymond Pendleton" w:date="2025-09-29T09:43:00Z" w16du:dateUtc="2025-09-29T13:43:00Z">
        <w:r w:rsidR="001B5344">
          <w:t xml:space="preserve">discern </w:t>
        </w:r>
        <w:del w:id="1243" w:author="Marian Louise Schmidt" w:date="2025-10-22T11:50:00Z" w16du:dateUtc="2025-10-22T15:50:00Z">
          <w:r w:rsidR="001B5344" w:rsidDel="00D63970">
            <w:delText>differences</w:delText>
          </w:r>
        </w:del>
      </w:ins>
      <w:ins w:id="1244" w:author="Marian Louise Schmidt" w:date="2025-10-22T11:50:00Z" w16du:dateUtc="2025-10-22T15:50:00Z">
        <w:r w:rsidR="00D63970">
          <w:t>dissimilarity</w:t>
        </w:r>
      </w:ins>
      <w:ins w:id="1245" w:author="Augustus Raymond Pendleton" w:date="2025-09-29T09:43:00Z" w16du:dateUtc="2025-09-29T13:43:00Z">
        <w:r w:rsidR="001B5344">
          <w:t xml:space="preserve"> due to differences in microbial load, even when community composition is </w:t>
        </w:r>
        <w:del w:id="1246" w:author="Marian Louise Schmidt" w:date="2025-10-22T11:50:00Z" w16du:dateUtc="2025-10-22T15:50:00Z">
          <w:r w:rsidR="001B5344" w:rsidDel="00D63970">
            <w:delText>similar</w:delText>
          </w:r>
        </w:del>
      </w:ins>
      <w:ins w:id="1247" w:author="Marian Louise Schmidt" w:date="2025-10-22T11:50:00Z" w16du:dateUtc="2025-10-22T15:50:00Z">
        <w:r w:rsidR="00D63970">
          <w:t>conserved</w:t>
        </w:r>
      </w:ins>
      <w:ins w:id="1248"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1249" w:author="Marian Louise Schmidt" w:date="2025-10-22T11:51:00Z" w16du:dateUtc="2025-10-22T15:51:00Z">
          <w:r w:rsidR="001B5344" w:rsidDel="00E14761">
            <w:delText>measured</w:delText>
          </w:r>
        </w:del>
      </w:ins>
      <w:ins w:id="1250" w:author="Marian Louise Schmidt" w:date="2025-10-22T11:51:00Z" w16du:dateUtc="2025-10-22T15:51:00Z">
        <w:r w:rsidR="00E14761">
          <w:t>yielded</w:t>
        </w:r>
      </w:ins>
      <w:ins w:id="1251" w:author="Augustus Raymond Pendleton" w:date="2025-09-29T09:43:00Z" w16du:dateUtc="2025-09-29T13:43:00Z">
        <w:del w:id="1252" w:author="Marian Louise Schmidt" w:date="2025-10-22T11:51:00Z" w16du:dateUtc="2025-10-22T15:51:00Z">
          <w:r w:rsidR="001B5344" w:rsidDel="00E14761">
            <w:delText xml:space="preserve"> either similar or less</w:delText>
          </w:r>
        </w:del>
        <w:r w:rsidR="001B5344">
          <w:t xml:space="preserve"> distance</w:t>
        </w:r>
      </w:ins>
      <w:ins w:id="1253" w:author="Marian Louise Schmidt" w:date="2025-10-22T11:51:00Z" w16du:dateUtc="2025-10-22T15:51:00Z">
        <w:r w:rsidR="00E14761">
          <w:t>s that were similar to or lower</w:t>
        </w:r>
      </w:ins>
      <w:ins w:id="1254"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1255" w:author="Marian Louise Schmidt" w:date="2025-10-22T11:51:00Z" w16du:dateUtc="2025-10-22T15:51:00Z">
        <w:r w:rsidR="00E14761">
          <w:t xml:space="preserve">matching </w:t>
        </w:r>
      </w:ins>
      <w:ins w:id="1256" w:author="Marian Louise Schmidt" w:date="2025-10-22T11:52:00Z" w16du:dateUtc="2025-10-22T15:52:00Z">
        <w:r w:rsidR="00E14761">
          <w:t>the</w:t>
        </w:r>
      </w:ins>
      <w:ins w:id="1257" w:author="Augustus Raymond Pendleton" w:date="2025-09-29T09:43:00Z" w16du:dateUtc="2025-09-29T13:43:00Z">
        <w:del w:id="1258" w:author="Marian Louise Schmidt" w:date="2025-10-22T11:51:00Z" w16du:dateUtc="2025-10-22T15:51:00Z">
          <w:r w:rsidR="001B5344" w:rsidDel="00E14761">
            <w:delText>in agr</w:delText>
          </w:r>
        </w:del>
      </w:ins>
      <w:ins w:id="1259" w:author="Augustus Raymond Pendleton" w:date="2025-09-29T09:44:00Z" w16du:dateUtc="2025-09-29T13:44:00Z">
        <w:del w:id="1260" w:author="Marian Louise Schmidt" w:date="2025-10-22T11:51:00Z" w16du:dateUtc="2025-10-22T15:51:00Z">
          <w:r w:rsidR="001B5344" w:rsidDel="00E14761">
            <w:delText xml:space="preserve">eement </w:delText>
          </w:r>
        </w:del>
        <w:del w:id="1261" w:author="Marian Louise Schmidt" w:date="2025-10-22T11:52:00Z" w16du:dateUtc="2025-10-22T15:52:00Z">
          <w:r w:rsidR="001B5344" w:rsidDel="00E14761">
            <w:delText>with</w:delText>
          </w:r>
        </w:del>
        <w:r w:rsidR="001B5344">
          <w:t xml:space="preserve"> simulat</w:t>
        </w:r>
      </w:ins>
      <w:ins w:id="1262" w:author="Marian Louise Schmidt" w:date="2025-10-22T11:52:00Z" w16du:dateUtc="2025-10-22T15:52:00Z">
        <w:r w:rsidR="00E14761">
          <w:t>ed</w:t>
        </w:r>
      </w:ins>
      <w:ins w:id="1263" w:author="Augustus Raymond Pendleton" w:date="2025-09-29T09:44:00Z" w16du:dateUtc="2025-09-29T13:44:00Z">
        <w:del w:id="1264" w:author="Marian Louise Schmidt" w:date="2025-10-22T11:52:00Z" w16du:dateUtc="2025-10-22T15:52:00Z">
          <w:r w:rsidR="001B5344" w:rsidDel="00E14761">
            <w:delText>ions</w:delText>
          </w:r>
        </w:del>
      </w:ins>
      <w:ins w:id="1265" w:author="Marian Louise Schmidt" w:date="2025-10-22T11:52:00Z" w16du:dateUtc="2025-10-22T15:52:00Z">
        <w:r w:rsidR="00E14761">
          <w:t xml:space="preserve"> behavior </w:t>
        </w:r>
      </w:ins>
      <w:ins w:id="1266" w:author="Augustus Raymond Pendleton" w:date="2025-09-29T09:44:00Z" w16du:dateUtc="2025-09-29T13:44:00Z">
        <w:del w:id="1267" w:author="Marian Louise Schmidt" w:date="2025-10-22T11:52:00Z" w16du:dateUtc="2025-10-22T15:52:00Z">
          <w:r w:rsidR="001B5344" w:rsidDel="00E14761">
            <w:delText xml:space="preserve"> shown </w:delText>
          </w:r>
        </w:del>
        <w:r w:rsidR="001B5344">
          <w:t xml:space="preserve">in Fig 1B. </w:t>
        </w:r>
      </w:ins>
      <w:ins w:id="1268" w:author="Augustus Raymond Pendleton" w:date="2025-09-29T09:45:00Z" w16du:dateUtc="2025-09-29T13:45:00Z">
        <w:del w:id="1269" w:author="Marian Louise Schmidt" w:date="2025-10-22T11:52:00Z" w16du:dateUtc="2025-10-22T15:52:00Z">
          <w:r w:rsidR="001B5344" w:rsidDel="00E14761">
            <w:delText>Here</w:delText>
          </w:r>
        </w:del>
      </w:ins>
      <w:ins w:id="1270" w:author="Marian Louise Schmidt" w:date="2025-10-22T11:52:00Z" w16du:dateUtc="2025-10-22T15:52:00Z">
        <w:r w:rsidR="00E14761">
          <w:t>In these cases</w:t>
        </w:r>
      </w:ins>
      <w:ins w:id="1271" w:author="Augustus Raymond Pendleton" w:date="2025-09-29T09:45:00Z" w16du:dateUtc="2025-09-29T13:45:00Z">
        <w:r w:rsidR="001B5344">
          <w:t xml:space="preserve">, phylogenetic </w:t>
        </w:r>
        <w:del w:id="1272" w:author="Marian Louise Schmidt" w:date="2025-10-22T11:52:00Z" w16du:dateUtc="2025-10-22T15:52:00Z">
          <w:r w:rsidR="001B5344" w:rsidDel="00E14761">
            <w:delText>similarity</w:delText>
          </w:r>
        </w:del>
      </w:ins>
      <w:ins w:id="1273" w:author="Marian Louise Schmidt" w:date="2025-10-22T11:52:00Z" w16du:dateUtc="2025-10-22T15:52:00Z">
        <w:r w:rsidR="00E14761">
          <w:t>proximity</w:t>
        </w:r>
      </w:ins>
      <w:ins w:id="1274" w:author="Augustus Raymond Pendleton" w:date="2025-09-29T09:45:00Z" w16du:dateUtc="2025-09-29T13:45:00Z">
        <w:r w:rsidR="001B5344">
          <w:t xml:space="preserve"> between abundant, closely-related ASVs </w:t>
        </w:r>
        <w:del w:id="1275" w:author="Marian Louise Schmidt" w:date="2025-10-22T11:52:00Z" w16du:dateUtc="2025-10-22T15:52:00Z">
          <w:r w:rsidR="001B5344" w:rsidDel="00E14761">
            <w:delText>may</w:delText>
          </w:r>
        </w:del>
      </w:ins>
      <w:ins w:id="1276" w:author="Marian Louise Schmidt" w:date="2025-10-22T11:52:00Z" w16du:dateUtc="2025-10-22T15:52:00Z">
        <w:r w:rsidR="00E14761">
          <w:t>leads</w:t>
        </w:r>
      </w:ins>
      <w:ins w:id="1277" w:author="Augustus Raymond Pendleton" w:date="2025-09-29T09:45:00Z" w16du:dateUtc="2025-09-29T13:45:00Z">
        <w:del w:id="1278"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1279" w:author="Marian Louise Schmidt" w:date="2025-10-22T11:52:00Z" w16du:dateUtc="2025-10-22T15:52:00Z">
          <w:r w:rsidR="001B5344" w:rsidDel="00E14761">
            <w:delText>perceive</w:delText>
          </w:r>
        </w:del>
      </w:ins>
      <w:ins w:id="1280" w:author="Marian Louise Schmidt" w:date="2025-10-22T11:52:00Z" w16du:dateUtc="2025-10-22T15:52:00Z">
        <w:r w:rsidR="00E14761">
          <w:t>register</w:t>
        </w:r>
      </w:ins>
      <w:ins w:id="1281"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282" w:author="Augustus Raymond Pendleton" w:date="2025-09-29T09:52:00Z" w16du:dateUtc="2025-09-29T13:52:00Z"/>
          <w:rFonts w:eastAsiaTheme="minorEastAsia"/>
        </w:rPr>
      </w:pPr>
      <w:ins w:id="1283" w:author="Augustus Raymond Pendleton" w:date="2025-09-29T09:46:00Z" w16du:dateUtc="2025-09-29T13:46:00Z">
        <w:r>
          <w:t>Given the</w:t>
        </w:r>
      </w:ins>
      <w:ins w:id="1284" w:author="Marian Louise Schmidt" w:date="2025-10-22T11:53:00Z" w16du:dateUtc="2025-10-22T15:53:00Z">
        <w:r w:rsidR="00E14761">
          <w:t xml:space="preserve">se </w:t>
        </w:r>
      </w:ins>
      <w:ins w:id="1285" w:author="Augustus Raymond Pendleton" w:date="2025-09-29T09:46:00Z" w16du:dateUtc="2025-09-29T13:46:00Z">
        <w:del w:id="1286" w:author="Marian Louise Schmidt" w:date="2025-10-22T11:53:00Z" w16du:dateUtc="2025-10-22T15:53:00Z">
          <w:r w:rsidDel="00E14761">
            <w:delText xml:space="preserve"> broad </w:delText>
          </w:r>
        </w:del>
        <w:r>
          <w:t>differences</w:t>
        </w:r>
        <w:del w:id="1287"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288" w:author="Augustus Raymond Pendleton" w:date="2025-09-29T09:47:00Z" w16du:dateUtc="2025-09-29T13:47:00Z">
        <w:del w:id="1289" w:author="Marian Louise Schmidt" w:date="2025-10-22T11:53:00Z" w16du:dateUtc="2025-10-22T15:53:00Z">
          <w:r w:rsidDel="00E14761">
            <w:delText>en dataset</w:delText>
          </w:r>
        </w:del>
        <w:r>
          <w:t xml:space="preserve">, we next </w:t>
        </w:r>
        <w:del w:id="1290" w:author="Marian Louise Schmidt" w:date="2025-10-22T11:53:00Z" w16du:dateUtc="2025-10-22T15:53:00Z">
          <w:r w:rsidDel="00E14761">
            <w:delText xml:space="preserve">sought to </w:delText>
          </w:r>
        </w:del>
        <w:r>
          <w:t>quantif</w:t>
        </w:r>
      </w:ins>
      <w:ins w:id="1291" w:author="Marian Louise Schmidt" w:date="2025-10-22T11:53:00Z" w16du:dateUtc="2025-10-22T15:53:00Z">
        <w:r w:rsidR="00E14761">
          <w:t>ied</w:t>
        </w:r>
      </w:ins>
      <w:ins w:id="1292" w:author="Augustus Raymond Pendleton" w:date="2025-09-29T09:47:00Z" w16du:dateUtc="2025-09-29T13:47:00Z">
        <w:del w:id="1293" w:author="Marian Louise Schmidt" w:date="2025-10-22T11:53:00Z" w16du:dateUtc="2025-10-22T15:53:00Z">
          <w:r w:rsidDel="00E14761">
            <w:delText>y</w:delText>
          </w:r>
        </w:del>
      </w:ins>
      <w:ins w:id="1294" w:author="Marian Louise Schmidt" w:date="2025-10-22T11:54:00Z" w16du:dateUtc="2025-10-22T15:54:00Z">
        <w:r w:rsidR="00E14761">
          <w:t xml:space="preserve"> how well each </w:t>
        </w:r>
      </w:ins>
      <w:ins w:id="1295" w:author="Augustus Raymond Pendleton" w:date="2025-09-29T09:47:00Z" w16du:dateUtc="2025-09-29T13:47:00Z">
        <w:del w:id="1296" w:author="Marian Louise Schmidt" w:date="2025-10-22T11:54:00Z" w16du:dateUtc="2025-10-22T15:54:00Z">
          <w:r w:rsidDel="00E14761">
            <w:delText xml:space="preserve"> the ability of a given </w:delText>
          </w:r>
        </w:del>
        <w:r>
          <w:t xml:space="preserve">metric </w:t>
        </w:r>
        <w:del w:id="1297" w:author="Marian Louise Schmidt" w:date="2025-10-22T11:54:00Z" w16du:dateUtc="2025-10-22T15:54:00Z">
          <w:r w:rsidDel="00E14761">
            <w:delText>to</w:delText>
          </w:r>
        </w:del>
      </w:ins>
      <w:ins w:id="1298" w:author="Marian Louise Schmidt" w:date="2025-10-22T11:54:00Z" w16du:dateUtc="2025-10-22T15:54:00Z">
        <w:r w:rsidR="00E14761">
          <w:t xml:space="preserve">discriminates among </w:t>
        </w:r>
      </w:ins>
      <w:ins w:id="1299" w:author="Augustus Raymond Pendleton" w:date="2025-09-29T09:47:00Z" w16du:dateUtc="2025-09-29T13:47:00Z">
        <w:r>
          <w:t xml:space="preserve"> </w:t>
        </w:r>
      </w:ins>
      <w:ins w:id="1300" w:author="Augustus Raymond Pendleton" w:date="2025-09-29T09:48:00Z" w16du:dateUtc="2025-09-29T13:48:00Z">
        <w:del w:id="1301" w:author="Marian Louise Schmidt" w:date="2025-10-22T11:54:00Z" w16du:dateUtc="2025-10-22T15:54:00Z">
          <w:r w:rsidDel="00E14761">
            <w:delText xml:space="preserve">separate microbial samples across treatments or </w:delText>
          </w:r>
        </w:del>
        <w:r>
          <w:t xml:space="preserve">categorical </w:t>
        </w:r>
      </w:ins>
      <w:ins w:id="1302" w:author="Marian Louise Schmidt" w:date="2025-10-22T11:54:00Z" w16du:dateUtc="2025-10-22T15:54:00Z">
        <w:r w:rsidR="00E14761">
          <w:t xml:space="preserve">sample </w:t>
        </w:r>
      </w:ins>
      <w:ins w:id="1303" w:author="Augustus Raymond Pendleton" w:date="2025-09-29T09:48:00Z" w16du:dateUtc="2025-09-29T13:48:00Z">
        <w:r>
          <w:t xml:space="preserve">groups. </w:t>
        </w:r>
      </w:ins>
      <w:ins w:id="1304" w:author="Marian Louise Schmidt" w:date="2025-10-22T11:54:00Z" w16du:dateUtc="2025-10-22T15:54:00Z">
        <w:r w:rsidR="00E14761">
          <w:t>For each dataset, w</w:t>
        </w:r>
      </w:ins>
      <w:ins w:id="1305" w:author="Augustus Raymond Pendleton" w:date="2025-09-29T09:48:00Z" w16du:dateUtc="2025-09-29T13:48:00Z">
        <w:del w:id="1306" w:author="Marian Louise Schmidt" w:date="2025-10-22T11:54:00Z" w16du:dateUtc="2025-10-22T15:54:00Z">
          <w:r w:rsidDel="00E14761">
            <w:delText>W</w:delText>
          </w:r>
        </w:del>
        <w:r>
          <w:t xml:space="preserve">e ran PERMANOVAs to </w:t>
        </w:r>
        <w:del w:id="1307" w:author="Marian Louise Schmidt" w:date="2025-10-22T11:54:00Z" w16du:dateUtc="2025-10-22T15:54:00Z">
          <w:r w:rsidDel="00E14761">
            <w:delText>assess</w:delText>
          </w:r>
        </w:del>
      </w:ins>
      <w:ins w:id="1308" w:author="Marian Louise Schmidt" w:date="2025-10-22T11:54:00Z" w16du:dateUtc="2025-10-22T15:54:00Z">
        <w:r w:rsidR="00E14761">
          <w:t>measure</w:t>
        </w:r>
      </w:ins>
      <w:ins w:id="1309" w:author="Augustus Raymond Pendleton" w:date="2025-09-29T09:48:00Z" w16du:dateUtc="2025-09-29T13:48:00Z">
        <w:r>
          <w:t xml:space="preserve"> the </w:t>
        </w:r>
        <w:del w:id="1310" w:author="Marian Louise Schmidt" w:date="2025-10-22T11:55:00Z" w16du:dateUtc="2025-10-22T15:55:00Z">
          <w:r w:rsidDel="00E14761">
            <w:delText>amount</w:delText>
          </w:r>
        </w:del>
      </w:ins>
      <w:ins w:id="1311" w:author="Marian Louise Schmidt" w:date="2025-10-22T11:55:00Z" w16du:dateUtc="2025-10-22T15:55:00Z">
        <w:r w:rsidR="00E14761">
          <w:t>proportion</w:t>
        </w:r>
      </w:ins>
      <w:ins w:id="1312" w:author="Augustus Raymond Pendleton" w:date="2025-09-29T09:48:00Z" w16du:dateUtc="2025-09-29T13:48:00Z">
        <w:r>
          <w:t xml:space="preserve"> of variance </w:t>
        </w:r>
      </w:ins>
      <w:ins w:id="1313" w:author="Marian Louise Schmidt" w:date="2025-10-22T11:55:00Z" w16du:dateUtc="2025-10-22T15:55:00Z">
        <w:r w:rsidR="00E14761">
          <w:t>(</w:t>
        </w:r>
        <w:r w:rsidR="00E14761" w:rsidRPr="00E14761">
          <w:rPr>
            <w:i/>
            <w:iCs/>
            <w:rPrChange w:id="1314" w:author="Marian Louise Schmidt" w:date="2025-10-22T11:57:00Z" w16du:dateUtc="2025-10-22T15:57:00Z">
              <w:rPr/>
            </w:rPrChange>
          </w:rPr>
          <w:t>R</w:t>
        </w:r>
        <w:r w:rsidR="00E14761" w:rsidRPr="00E14761">
          <w:rPr>
            <w:i/>
            <w:iCs/>
            <w:vertAlign w:val="superscript"/>
            <w:rPrChange w:id="1315" w:author="Marian Louise Schmidt" w:date="2025-10-22T11:57:00Z" w16du:dateUtc="2025-10-22T15:57:00Z">
              <w:rPr/>
            </w:rPrChange>
          </w:rPr>
          <w:t>2</w:t>
        </w:r>
        <w:r w:rsidR="00E14761">
          <w:t xml:space="preserve">) </w:t>
        </w:r>
      </w:ins>
      <w:ins w:id="1316" w:author="Augustus Raymond Pendleton" w:date="2025-09-29T09:48:00Z" w16du:dateUtc="2025-09-29T13:48:00Z">
        <w:r>
          <w:t xml:space="preserve">and statistical power </w:t>
        </w:r>
      </w:ins>
      <w:ins w:id="1317" w:author="Marian Louise Schmidt" w:date="2025-10-22T11:57:00Z" w16du:dateUtc="2025-10-22T15:57:00Z">
        <w:r w:rsidR="00E14761">
          <w:t>(</w:t>
        </w:r>
        <w:r w:rsidR="00E14761" w:rsidRPr="00E14761">
          <w:rPr>
            <w:i/>
            <w:iCs/>
            <w:rPrChange w:id="1318" w:author="Marian Louise Schmidt" w:date="2025-10-22T11:57:00Z" w16du:dateUtc="2025-10-22T15:57:00Z">
              <w:rPr/>
            </w:rPrChange>
          </w:rPr>
          <w:t>pseudo-F</w:t>
        </w:r>
      </w:ins>
      <w:ins w:id="1319" w:author="Marian Louise Schmidt" w:date="2025-10-22T11:59:00Z" w16du:dateUtc="2025-10-22T15:59:00Z">
        <w:r w:rsidR="00E14761">
          <w:rPr>
            <w:i/>
            <w:iCs/>
          </w:rPr>
          <w:t>, p</w:t>
        </w:r>
      </w:ins>
      <w:ins w:id="1320" w:author="Marian Louise Schmidt" w:date="2025-10-22T12:00:00Z" w16du:dateUtc="2025-10-22T16:00:00Z">
        <w:r w:rsidR="00E14761">
          <w:rPr>
            <w:i/>
            <w:iCs/>
          </w:rPr>
          <w:t>-</w:t>
        </w:r>
        <w:r w:rsidR="00E14761" w:rsidRPr="00E14761">
          <w:rPr>
            <w:rPrChange w:id="1321" w:author="Marian Louise Schmidt" w:date="2025-10-22T12:00:00Z" w16du:dateUtc="2025-10-22T16:00:00Z">
              <w:rPr>
                <w:i/>
                <w:iCs/>
              </w:rPr>
            </w:rPrChange>
          </w:rPr>
          <w:t>value</w:t>
        </w:r>
      </w:ins>
      <w:ins w:id="1322" w:author="Marian Louise Schmidt" w:date="2025-10-22T11:57:00Z" w16du:dateUtc="2025-10-22T15:57:00Z">
        <w:r w:rsidR="00E14761">
          <w:t xml:space="preserve">) </w:t>
        </w:r>
      </w:ins>
      <w:ins w:id="1323" w:author="Augustus Raymond Pendleton" w:date="2025-09-29T09:48:00Z" w16du:dateUtc="2025-09-29T13:48:00Z">
        <w:del w:id="1324" w:author="Marian Louise Schmidt" w:date="2025-10-22T11:55:00Z" w16du:dateUtc="2025-10-22T15:55:00Z">
          <w:r w:rsidDel="00E14761">
            <w:delText>a given metric could discern between</w:delText>
          </w:r>
        </w:del>
      </w:ins>
      <w:ins w:id="1325" w:author="Marian Louise Schmidt" w:date="2025-10-22T11:55:00Z" w16du:dateUtc="2025-10-22T15:55:00Z">
        <w:r w:rsidR="00E14761">
          <w:t>attributable to</w:t>
        </w:r>
      </w:ins>
      <w:ins w:id="1326" w:author="Augustus Raymond Pendleton" w:date="2025-09-29T09:48:00Z" w16du:dateUtc="2025-09-29T13:48:00Z">
        <w:r>
          <w:t xml:space="preserve"> group</w:t>
        </w:r>
      </w:ins>
      <w:ins w:id="1327" w:author="Marian Louise Schmidt" w:date="2025-10-22T11:55:00Z" w16du:dateUtc="2025-10-22T15:55:00Z">
        <w:r w:rsidR="00E14761">
          <w:t xml:space="preserve"> </w:t>
        </w:r>
      </w:ins>
      <w:ins w:id="1328" w:author="Augustus Raymond Pendleton" w:date="2025-09-29T09:48:00Z" w16du:dateUtc="2025-09-29T13:48:00Z">
        <w:r>
          <w:t>s</w:t>
        </w:r>
      </w:ins>
      <w:ins w:id="1329" w:author="Marian Louise Schmidt" w:date="2025-10-22T11:55:00Z" w16du:dateUtc="2025-10-22T15:55:00Z">
        <w:r w:rsidR="00E14761">
          <w:t xml:space="preserve">tructure, using groupings that </w:t>
        </w:r>
      </w:ins>
      <w:ins w:id="1330" w:author="Augustus Raymond Pendleton" w:date="2025-09-29T09:48:00Z" w16du:dateUtc="2025-09-29T13:48:00Z">
        <w:del w:id="1331" w:author="Marian Louise Schmidt" w:date="2025-10-22T11:55:00Z" w16du:dateUtc="2025-10-22T15:55:00Z">
          <w:r w:rsidDel="00E14761">
            <w:delText xml:space="preserve"> which </w:delText>
          </w:r>
        </w:del>
      </w:ins>
      <w:ins w:id="1332" w:author="Augustus Raymond Pendleton" w:date="2025-09-29T09:49:00Z" w16du:dateUtc="2025-09-29T13:49:00Z">
        <w:r>
          <w:t>were determined to be significant</w:t>
        </w:r>
        <w:del w:id="1333" w:author="Marian Louise Schmidt" w:date="2025-10-22T11:56:00Z" w16du:dateUtc="2025-10-22T15:56:00Z">
          <w:r w:rsidDel="00E14761">
            <w:delText xml:space="preserve">ly different </w:delText>
          </w:r>
        </w:del>
      </w:ins>
      <w:ins w:id="1334" w:author="Marian Louise Schmidt" w:date="2025-10-22T11:56:00Z" w16du:dateUtc="2025-10-22T15:56:00Z">
        <w:r w:rsidR="00E14761">
          <w:t xml:space="preserve"> </w:t>
        </w:r>
      </w:ins>
      <w:ins w:id="1335" w:author="Augustus Raymond Pendleton" w:date="2025-09-29T09:49:00Z" w16du:dateUtc="2025-09-29T13:49:00Z">
        <w:r>
          <w:t>in the</w:t>
        </w:r>
        <w:del w:id="1336" w:author="Marian Louise Schmidt" w:date="2025-10-22T11:56:00Z" w16du:dateUtc="2025-10-22T15:56:00Z">
          <w:r w:rsidDel="00E14761">
            <w:delText>ir</w:delText>
          </w:r>
        </w:del>
        <w:r>
          <w:t xml:space="preserve"> original publications. To </w:t>
        </w:r>
        <w:del w:id="1337" w:author="Marian Louise Schmidt" w:date="2025-10-22T11:57:00Z" w16du:dateUtc="2025-10-22T15:57:00Z">
          <w:r w:rsidDel="00E14761">
            <w:delText xml:space="preserve">assess the overall </w:delText>
          </w:r>
        </w:del>
      </w:ins>
      <w:ins w:id="1338" w:author="Marian Louise Schmidt" w:date="2025-10-22T11:57:00Z" w16du:dateUtc="2025-10-22T15:57:00Z">
        <w:r w:rsidR="00E14761">
          <w:t xml:space="preserve">evaluate how </w:t>
        </w:r>
      </w:ins>
      <w:ins w:id="1339" w:author="Marian Louise Schmidt" w:date="2025-10-22T11:58:00Z" w16du:dateUtc="2025-10-22T15:58:00Z">
        <w:r w:rsidR="00E14761">
          <w:t xml:space="preserve">strongly </w:t>
        </w:r>
      </w:ins>
      <w:ins w:id="1340" w:author="Augustus Raymond Pendleton" w:date="2025-09-29T09:49:00Z" w16du:dateUtc="2025-09-29T13:49:00Z">
        <w:del w:id="1341" w:author="Marian Louise Schmidt" w:date="2025-10-22T11:58:00Z" w16du:dateUtc="2025-10-22T15:58:00Z">
          <w:r w:rsidDel="00E14761">
            <w:delText xml:space="preserve">importance of </w:delText>
          </w:r>
        </w:del>
      </w:ins>
      <w:ins w:id="1342" w:author="Augustus Raymond Pendleton" w:date="2025-09-29T09:50:00Z" w16du:dateUtc="2025-09-29T13:50:00Z">
        <w:r>
          <w:t xml:space="preserve">absolute abundance </w:t>
        </w:r>
      </w:ins>
      <w:ins w:id="1343" w:author="Marian Louise Schmidt" w:date="2025-10-22T11:58:00Z" w16du:dateUtc="2025-10-22T15:58:00Z">
        <w:r w:rsidR="00E14761">
          <w:t xml:space="preserve">contributed to </w:t>
        </w:r>
      </w:ins>
      <w:ins w:id="1344" w:author="Augustus Raymond Pendleton" w:date="2025-09-29T09:50:00Z" w16du:dateUtc="2025-09-29T13:50:00Z">
        <w:del w:id="1345"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346" w:author="Augustus Raymond Pendleton" w:date="2025-09-29T09:50:00Z" w16du:dateUtc="2025-09-29T13:50:00Z">
            <w:rPr>
              <w:rFonts w:ascii="Cambria Math" w:hAnsi="Cambria Math"/>
            </w:rPr>
            <m:t>α</m:t>
          </w:ins>
        </m:r>
      </m:oMath>
      <w:ins w:id="1347" w:author="Augustus Raymond Pendleton" w:date="2025-09-29T09:50:00Z" w16du:dateUtc="2025-09-29T13:50:00Z">
        <w:r>
          <w:rPr>
            <w:rFonts w:eastAsiaTheme="minorEastAsia"/>
          </w:rPr>
          <w:t xml:space="preserve"> values</w:t>
        </w:r>
      </w:ins>
      <w:ins w:id="1348" w:author="Marian Louise Schmidt" w:date="2025-10-22T11:58:00Z" w16du:dateUtc="2025-10-22T15:58:00Z">
        <w:r w:rsidR="00E14761">
          <w:rPr>
            <w:rFonts w:eastAsiaTheme="minorEastAsia"/>
          </w:rPr>
          <w:t>.</w:t>
        </w:r>
      </w:ins>
      <w:ins w:id="1349" w:author="Augustus Raymond Pendleton" w:date="2025-09-29T09:57:00Z" w16du:dateUtc="2025-09-29T13:57:00Z">
        <w:r w:rsidR="00B54AFC">
          <w:rPr>
            <w:rFonts w:eastAsiaTheme="minorEastAsia"/>
          </w:rPr>
          <w:t xml:space="preserve"> The </w:t>
        </w:r>
        <w:del w:id="1350" w:author="Marian Louise Schmidt" w:date="2025-10-22T11:59:00Z" w16du:dateUtc="2025-10-22T15:59:00Z">
          <w:r w:rsidR="00B54AFC" w:rsidDel="00E14761">
            <w:rPr>
              <w:rFonts w:eastAsiaTheme="minorEastAsia"/>
            </w:rPr>
            <w:delText>amount of variance (</w:delText>
          </w:r>
        </w:del>
      </w:ins>
      <w:ins w:id="1351" w:author="Marian Louise Schmidt" w:date="2025-10-22T11:59:00Z" w16du:dateUtc="2025-10-22T15:59:00Z">
        <w:r w:rsidR="00E14761">
          <w:rPr>
            <w:rFonts w:eastAsiaTheme="minorEastAsia"/>
          </w:rPr>
          <w:t xml:space="preserve">resulting </w:t>
        </w:r>
      </w:ins>
      <w:ins w:id="1352"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353"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354" w:author="Marian Louise Schmidt" w:date="2025-10-22T11:59:00Z" w16du:dateUtc="2025-10-22T15:59:00Z">
        <w:r w:rsidR="00E14761">
          <w:rPr>
            <w:rFonts w:eastAsiaTheme="minorEastAsia"/>
          </w:rPr>
          <w:t xml:space="preserve">values are </w:t>
        </w:r>
      </w:ins>
      <w:ins w:id="1355" w:author="Augustus Raymond Pendleton" w:date="2025-09-29T09:57:00Z" w16du:dateUtc="2025-09-29T13:57:00Z">
        <w:del w:id="1356"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357" w:author="Augustus Raymond Pendleton" w:date="2025-09-29T09:58:00Z" w16du:dateUtc="2025-09-29T13:58:00Z">
        <w:r w:rsidR="00B54AFC">
          <w:rPr>
            <w:rFonts w:eastAsiaTheme="minorEastAsia"/>
          </w:rPr>
          <w:t xml:space="preserve">Fig. 3A, </w:t>
        </w:r>
        <w:del w:id="1358" w:author="Marian Louise Schmidt" w:date="2025-10-22T11:59:00Z" w16du:dateUtc="2025-10-22T15:59:00Z">
          <w:r w:rsidR="00B54AFC" w:rsidDel="00E14761">
            <w:rPr>
              <w:rFonts w:eastAsiaTheme="minorEastAsia"/>
            </w:rPr>
            <w:delText>while</w:delText>
          </w:r>
        </w:del>
      </w:ins>
      <w:ins w:id="1359" w:author="Marian Louise Schmidt" w:date="2025-10-22T11:59:00Z" w16du:dateUtc="2025-10-22T15:59:00Z">
        <w:r w:rsidR="00E14761">
          <w:rPr>
            <w:rFonts w:eastAsiaTheme="minorEastAsia"/>
          </w:rPr>
          <w:t>with the corresponding</w:t>
        </w:r>
      </w:ins>
      <w:ins w:id="1360" w:author="Augustus Raymond Pendleton" w:date="2025-09-29T09:58:00Z" w16du:dateUtc="2025-09-29T13:58:00Z">
        <w:del w:id="1361"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362" w:author="Marian Louise Schmidt" w:date="2025-10-22T11:59:00Z" w16du:dateUtc="2025-10-22T15:59:00Z">
        <w:r w:rsidR="00E14761">
          <w:rPr>
            <w:rFonts w:eastAsiaTheme="minorEastAsia"/>
          </w:rPr>
          <w:t>s</w:t>
        </w:r>
      </w:ins>
      <w:ins w:id="1363"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364"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365" w:author="Augustus Raymond Pendleton" w:date="2025-09-29T09:59:00Z" w16du:dateUtc="2025-09-29T13:59:00Z">
        <w:r w:rsidR="00B54AFC">
          <w:rPr>
            <w:rFonts w:eastAsiaTheme="minorEastAsia"/>
          </w:rPr>
          <w:t>2</w:t>
        </w:r>
      </w:ins>
      <w:ins w:id="1366"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367" w:author="Augustus Raymond Pendleton" w:date="2025-09-29T10:18:00Z" w16du:dateUtc="2025-09-29T14:18:00Z"/>
          <w:rFonts w:eastAsiaTheme="minorEastAsia"/>
        </w:rPr>
      </w:pPr>
      <w:ins w:id="1368" w:author="Augustus Raymond Pendleton" w:date="2025-09-29T09:52:00Z" w16du:dateUtc="2025-09-29T13:52:00Z">
        <w:r>
          <w:rPr>
            <w:rFonts w:eastAsiaTheme="minorEastAsia"/>
          </w:rPr>
          <w:t>As in Fig. 2, the performance of</w:t>
        </w:r>
        <w:del w:id="1369" w:author="Marian Louise Schmidt" w:date="2025-10-22T12:09:00Z" w16du:dateUtc="2025-10-22T16:09:00Z">
          <w:r w:rsidDel="00E22303">
            <w:rPr>
              <w:rFonts w:eastAsiaTheme="minorEastAsia"/>
            </w:rPr>
            <w:delText xml:space="preserve"> a</w:delText>
          </w:r>
        </w:del>
        <w:r>
          <w:rPr>
            <w:rFonts w:eastAsiaTheme="minorEastAsia"/>
          </w:rPr>
          <w:t xml:space="preserve"> </w:t>
        </w:r>
        <w:del w:id="1370" w:author="Marian Louise Schmidt" w:date="2025-10-22T12:00:00Z" w16du:dateUtc="2025-10-22T16:00:00Z">
          <w:r w:rsidDel="00E14761">
            <w:rPr>
              <w:rFonts w:eastAsiaTheme="minorEastAsia"/>
            </w:rPr>
            <w:delText>given</w:delText>
          </w:r>
        </w:del>
      </w:ins>
      <w:ins w:id="1371" w:author="Marian Louise Schmidt" w:date="2025-10-22T12:00:00Z" w16du:dateUtc="2025-10-22T16:00:00Z">
        <w:r w:rsidR="00E14761">
          <w:rPr>
            <w:rFonts w:eastAsiaTheme="minorEastAsia"/>
          </w:rPr>
          <w:t>each</w:t>
        </w:r>
      </w:ins>
      <w:ins w:id="1372" w:author="Augustus Raymond Pendleton" w:date="2025-09-29T09:52:00Z" w16du:dateUtc="2025-09-29T13:52:00Z">
        <w:r>
          <w:rPr>
            <w:rFonts w:eastAsiaTheme="minorEastAsia"/>
          </w:rPr>
          <w:t xml:space="preserve"> metric </w:t>
        </w:r>
        <w:del w:id="1373" w:author="Marian Louise Schmidt" w:date="2025-10-22T12:00:00Z" w16du:dateUtc="2025-10-22T16:00:00Z">
          <w:r w:rsidDel="00E14761">
            <w:rPr>
              <w:rFonts w:eastAsiaTheme="minorEastAsia"/>
            </w:rPr>
            <w:delText>is</w:delText>
          </w:r>
        </w:del>
      </w:ins>
      <w:ins w:id="1374" w:author="Marian Louise Schmidt" w:date="2025-10-22T12:00:00Z" w16du:dateUtc="2025-10-22T16:00:00Z">
        <w:r w:rsidR="00E14761">
          <w:rPr>
            <w:rFonts w:eastAsiaTheme="minorEastAsia"/>
          </w:rPr>
          <w:t>was strongly</w:t>
        </w:r>
      </w:ins>
      <w:ins w:id="1375" w:author="Augustus Raymond Pendleton" w:date="2025-09-29T09:52:00Z" w16du:dateUtc="2025-09-29T13:52:00Z">
        <w:del w:id="1376"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377" w:author="Augustus Raymond Pendleton" w:date="2025-09-29T09:53:00Z" w16du:dateUtc="2025-09-29T13:53:00Z">
        <w:r w:rsidR="00B54AFC">
          <w:rPr>
            <w:rFonts w:eastAsiaTheme="minorEastAsia"/>
          </w:rPr>
          <w:t>A</w:t>
        </w:r>
      </w:ins>
      <w:ins w:id="1378" w:author="Augustus Raymond Pendleton" w:date="2025-09-29T09:52:00Z" w16du:dateUtc="2025-09-29T13:52:00Z">
        <w:r>
          <w:rPr>
            <w:rFonts w:eastAsiaTheme="minorEastAsia"/>
          </w:rPr>
          <w:t xml:space="preserve">). </w:t>
        </w:r>
      </w:ins>
      <w:ins w:id="1379" w:author="Augustus Raymond Pendleton" w:date="2025-09-29T09:53:00Z" w16du:dateUtc="2025-09-29T13:53:00Z">
        <w:r w:rsidR="00B54AFC">
          <w:rPr>
            <w:rFonts w:eastAsiaTheme="minorEastAsia"/>
          </w:rPr>
          <w:t xml:space="preserve">In the mouse gut and freshwater datasets, </w:t>
        </w:r>
      </w:ins>
      <w:ins w:id="1380" w:author="Augustus Raymond Pendleton" w:date="2025-09-29T09:55:00Z" w16du:dateUtc="2025-09-29T13:55:00Z">
        <w:r w:rsidR="00B54AFC">
          <w:rPr>
            <w:rFonts w:eastAsiaTheme="minorEastAsia"/>
          </w:rPr>
          <w:t>absolute</w:t>
        </w:r>
      </w:ins>
      <w:ins w:id="1381" w:author="Marian Louise Schmidt" w:date="2025-10-22T12:02:00Z" w16du:dateUtc="2025-10-22T16:02:00Z">
        <w:r w:rsidR="00E14761">
          <w:rPr>
            <w:rFonts w:eastAsiaTheme="minorEastAsia"/>
          </w:rPr>
          <w:t>-abundance-aware metrics</w:t>
        </w:r>
      </w:ins>
      <w:ins w:id="1382" w:author="Augustus Raymond Pendleton" w:date="2025-09-29T09:55:00Z" w16du:dateUtc="2025-09-29T13:55:00Z">
        <w:del w:id="1383"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384" w:author="Marian Louise Schmidt" w:date="2025-10-22T12:02:00Z" w16du:dateUtc="2025-10-22T16:02:00Z">
        <w:r w:rsidR="00E22303">
          <w:rPr>
            <w:rFonts w:eastAsiaTheme="minorEastAsia"/>
          </w:rPr>
          <w:t>(</w:t>
        </w:r>
      </w:ins>
      <w:ins w:id="1385"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386"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387" w:author="Augustus Raymond Pendleton" w:date="2025-09-29T09:54:00Z" w16du:dateUtc="2025-09-29T13:54:00Z">
        <w:del w:id="1388" w:author="Marian Louise Schmidt" w:date="2025-10-22T12:02:00Z" w16du:dateUtc="2025-10-22T16:02:00Z">
          <w:r w:rsidR="00B54AFC" w:rsidDel="00E22303">
            <w:rPr>
              <w:rFonts w:eastAsiaTheme="minorEastAsia"/>
            </w:rPr>
            <w:delText xml:space="preserve"> </w:delText>
          </w:r>
        </w:del>
      </w:ins>
      <w:ins w:id="1389" w:author="Marian Louise Schmidt" w:date="2025-10-22T12:02:00Z" w16du:dateUtc="2025-10-22T16:02:00Z">
        <w:r w:rsidR="00E22303">
          <w:rPr>
            <w:rFonts w:eastAsiaTheme="minorEastAsia"/>
          </w:rPr>
          <w:t xml:space="preserve">) </w:t>
        </w:r>
      </w:ins>
      <w:ins w:id="1390" w:author="Augustus Raymond Pendleton" w:date="2025-09-29T09:54:00Z" w16du:dateUtc="2025-09-29T13:54:00Z">
        <w:del w:id="1391" w:author="Marian Louise Schmidt" w:date="2025-10-22T12:03:00Z" w16du:dateUtc="2025-10-22T16:03:00Z">
          <w:r w:rsidR="00B54AFC" w:rsidDel="00E22303">
            <w:rPr>
              <w:rFonts w:eastAsiaTheme="minorEastAsia"/>
            </w:rPr>
            <w:delText>w</w:delText>
          </w:r>
        </w:del>
      </w:ins>
      <w:ins w:id="1392" w:author="Augustus Raymond Pendleton" w:date="2025-09-29T09:56:00Z" w16du:dateUtc="2025-09-29T13:56:00Z">
        <w:del w:id="1393" w:author="Marian Louise Schmidt" w:date="2025-10-22T12:03:00Z" w16du:dateUtc="2025-10-22T16:03:00Z">
          <w:r w:rsidR="00B54AFC" w:rsidDel="00E22303">
            <w:rPr>
              <w:rFonts w:eastAsiaTheme="minorEastAsia"/>
            </w:rPr>
            <w:delText>ere</w:delText>
          </w:r>
        </w:del>
      </w:ins>
      <w:ins w:id="1394" w:author="Augustus Raymond Pendleton" w:date="2025-09-29T09:54:00Z" w16du:dateUtc="2025-09-29T13:54:00Z">
        <w:del w:id="1395"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396" w:author="Marian Louise Schmidt" w:date="2025-10-22T12:03:00Z" w16du:dateUtc="2025-10-22T16:03:00Z">
        <w:r w:rsidR="00E22303">
          <w:rPr>
            <w:rFonts w:eastAsiaTheme="minorEastAsia"/>
          </w:rPr>
          <w:t>ed</w:t>
        </w:r>
      </w:ins>
      <w:ins w:id="1397" w:author="Augustus Raymond Pendleton" w:date="2025-09-29T09:54:00Z" w16du:dateUtc="2025-09-29T13:54:00Z">
        <w:r w:rsidR="00B54AFC">
          <w:rPr>
            <w:rFonts w:eastAsiaTheme="minorEastAsia"/>
          </w:rPr>
          <w:t xml:space="preserve"> the greatest </w:t>
        </w:r>
        <w:del w:id="1398" w:author="Marian Louise Schmidt" w:date="2025-10-22T12:03:00Z" w16du:dateUtc="2025-10-22T16:03:00Z">
          <w:r w:rsidR="00B54AFC" w:rsidDel="00E22303">
            <w:rPr>
              <w:rFonts w:eastAsiaTheme="minorEastAsia"/>
            </w:rPr>
            <w:delText>amount</w:delText>
          </w:r>
        </w:del>
      </w:ins>
      <w:ins w:id="1399" w:author="Marian Louise Schmidt" w:date="2025-10-22T12:03:00Z" w16du:dateUtc="2025-10-22T16:03:00Z">
        <w:r w:rsidR="00E22303">
          <w:rPr>
            <w:rFonts w:eastAsiaTheme="minorEastAsia"/>
          </w:rPr>
          <w:t>proportion</w:t>
        </w:r>
      </w:ins>
      <w:ins w:id="1400"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401" w:author="Marian Louise Schmidt" w:date="2025-10-22T12:03:00Z" w16du:dateUtc="2025-10-22T16:03:00Z">
        <w:r w:rsidR="00E22303">
          <w:rPr>
            <w:rFonts w:eastAsiaTheme="minorEastAsia"/>
            <w:iCs/>
          </w:rPr>
          <w:t>, and</w:t>
        </w:r>
      </w:ins>
      <w:ins w:id="1402" w:author="Augustus Raymond Pendleton" w:date="2025-09-29T09:54:00Z" w16du:dateUtc="2025-09-29T13:54:00Z">
        <w:del w:id="1403"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404" w:author="Augustus Raymond Pendleton" w:date="2025-09-29T09:55:00Z" w16du:dateUtc="2025-09-29T13:55:00Z">
        <w:r w:rsidR="00B54AFC">
          <w:rPr>
            <w:rFonts w:eastAsiaTheme="minorEastAsia"/>
            <w:i/>
            <w:iCs/>
            <w:vertAlign w:val="superscript"/>
          </w:rPr>
          <w:t xml:space="preserve"> </w:t>
        </w:r>
        <w:del w:id="1405" w:author="Marian Louise Schmidt" w:date="2025-10-22T12:09:00Z" w16du:dateUtc="2025-10-22T16:09:00Z">
          <w:r w:rsidR="00B54AFC" w:rsidDel="00E22303">
            <w:rPr>
              <w:rFonts w:eastAsiaTheme="minorEastAsia"/>
            </w:rPr>
            <w:delText>also</w:delText>
          </w:r>
        </w:del>
      </w:ins>
      <w:ins w:id="1406" w:author="Marian Louise Schmidt" w:date="2025-10-22T12:10:00Z" w16du:dateUtc="2025-10-22T16:10:00Z">
        <w:r w:rsidR="00E22303">
          <w:rPr>
            <w:rFonts w:eastAsiaTheme="minorEastAsia"/>
          </w:rPr>
          <w:t>generally</w:t>
        </w:r>
      </w:ins>
      <w:ins w:id="1407" w:author="Augustus Raymond Pendleton" w:date="2025-09-29T09:55:00Z" w16du:dateUtc="2025-09-29T13:55:00Z">
        <w:r w:rsidR="00B54AFC">
          <w:rPr>
            <w:rFonts w:eastAsiaTheme="minorEastAsia"/>
          </w:rPr>
          <w:t xml:space="preserve"> increas</w:t>
        </w:r>
      </w:ins>
      <w:ins w:id="1408" w:author="Marian Louise Schmidt" w:date="2025-10-22T12:10:00Z" w16du:dateUtc="2025-10-22T16:10:00Z">
        <w:r w:rsidR="00E22303">
          <w:rPr>
            <w:rFonts w:eastAsiaTheme="minorEastAsia"/>
          </w:rPr>
          <w:t>ing</w:t>
        </w:r>
      </w:ins>
      <w:ins w:id="1409" w:author="Augustus Raymond Pendleton" w:date="2025-09-29T09:55:00Z" w16du:dateUtc="2025-09-29T13:55:00Z">
        <w:del w:id="1410" w:author="Marian Louise Schmidt" w:date="2025-10-22T12:10:00Z" w16du:dateUtc="2025-10-22T16:10:00Z">
          <w:r w:rsidR="00B54AFC" w:rsidDel="00E22303">
            <w:rPr>
              <w:rFonts w:eastAsiaTheme="minorEastAsia"/>
            </w:rPr>
            <w:delText>e</w:delText>
          </w:r>
        </w:del>
        <w:del w:id="1411"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412" w:author="Augustus Raymond Pendleton" w:date="2025-09-29T09:55:00Z" w16du:dateUtc="2025-09-29T13:55:00Z">
            <w:rPr>
              <w:rFonts w:ascii="Cambria Math" w:hAnsi="Cambria Math"/>
            </w:rPr>
            <m:t>α</m:t>
          </w:ins>
        </m:r>
      </m:oMath>
      <w:ins w:id="1413" w:author="Augustus Raymond Pendleton" w:date="2025-09-29T09:55:00Z" w16du:dateUtc="2025-09-29T13:55:00Z">
        <w:r w:rsidR="00B54AFC">
          <w:rPr>
            <w:rFonts w:eastAsiaTheme="minorEastAsia"/>
          </w:rPr>
          <w:t xml:space="preserve"> increased. </w:t>
        </w:r>
      </w:ins>
      <w:ins w:id="1414" w:author="Augustus Raymond Pendleton" w:date="2025-09-29T09:56:00Z" w16du:dateUtc="2025-09-29T13:56:00Z">
        <w:r w:rsidR="00B54AFC">
          <w:rPr>
            <w:rFonts w:eastAsiaTheme="minorEastAsia"/>
          </w:rPr>
          <w:t xml:space="preserve">In contrast, relative </w:t>
        </w:r>
        <w:del w:id="1415" w:author="Marian Louise Schmidt" w:date="2025-10-22T12:10:00Z" w16du:dateUtc="2025-10-22T16:10:00Z">
          <w:r w:rsidR="00B54AFC" w:rsidDel="00E22303">
            <w:rPr>
              <w:rFonts w:eastAsiaTheme="minorEastAsia"/>
            </w:rPr>
            <w:delText>measures</w:delText>
          </w:r>
        </w:del>
      </w:ins>
      <w:ins w:id="1416" w:author="Marian Louise Schmidt" w:date="2025-10-22T12:10:00Z" w16du:dateUtc="2025-10-22T16:10:00Z">
        <w:r w:rsidR="00E22303">
          <w:rPr>
            <w:rFonts w:eastAsiaTheme="minorEastAsia"/>
          </w:rPr>
          <w:t>metrics</w:t>
        </w:r>
      </w:ins>
      <w:ins w:id="1417" w:author="Augustus Raymond Pendleton" w:date="2025-09-29T09:56:00Z" w16du:dateUtc="2025-09-29T13:56:00Z">
        <w:r w:rsidR="00B54AFC">
          <w:rPr>
            <w:rFonts w:eastAsiaTheme="minorEastAsia"/>
          </w:rPr>
          <w:t xml:space="preserve"> captured </w:t>
        </w:r>
        <w:del w:id="1418" w:author="Marian Louise Schmidt" w:date="2025-10-22T12:10:00Z" w16du:dateUtc="2025-10-22T16:10:00Z">
          <w:r w:rsidR="00B54AFC" w:rsidDel="00E22303">
            <w:rPr>
              <w:rFonts w:eastAsiaTheme="minorEastAsia"/>
            </w:rPr>
            <w:delText>greater</w:delText>
          </w:r>
        </w:del>
      </w:ins>
      <w:ins w:id="1419" w:author="Marian Louise Schmidt" w:date="2025-10-22T12:10:00Z" w16du:dateUtc="2025-10-22T16:10:00Z">
        <w:r w:rsidR="00E22303">
          <w:rPr>
            <w:rFonts w:eastAsiaTheme="minorEastAsia"/>
          </w:rPr>
          <w:t>more</w:t>
        </w:r>
      </w:ins>
      <w:ins w:id="1420" w:author="Augustus Raymond Pendleton" w:date="2025-09-29T09:56:00Z" w16du:dateUtc="2025-09-29T13:56:00Z">
        <w:r w:rsidR="00B54AFC">
          <w:rPr>
            <w:rFonts w:eastAsiaTheme="minorEastAsia"/>
          </w:rPr>
          <w:t xml:space="preserve"> varia</w:t>
        </w:r>
      </w:ins>
      <w:ins w:id="1421" w:author="Marian Louise Schmidt" w:date="2025-10-22T12:10:00Z" w16du:dateUtc="2025-10-22T16:10:00Z">
        <w:r w:rsidR="00E22303">
          <w:rPr>
            <w:rFonts w:eastAsiaTheme="minorEastAsia"/>
          </w:rPr>
          <w:t>tion</w:t>
        </w:r>
      </w:ins>
      <w:ins w:id="1422" w:author="Augustus Raymond Pendleton" w:date="2025-09-29T09:56:00Z" w16du:dateUtc="2025-09-29T13:56:00Z">
        <w:del w:id="1423"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424" w:author="Augustus Raymond Pendleton" w:date="2025-09-29T10:17:00Z" w16du:dateUtc="2025-09-29T14:17:00Z">
        <w:r w:rsidR="00F86279">
          <w:rPr>
            <w:rFonts w:eastAsiaTheme="minorEastAsia"/>
          </w:rPr>
          <w:t xml:space="preserve"> (</w:t>
        </w:r>
        <w:del w:id="1425"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426" w:author="Augustus Raymond Pendleton" w:date="2025-09-29T10:17:00Z" w16du:dateUtc="2025-09-29T14:17:00Z">
            <w:rPr>
              <w:rFonts w:ascii="Cambria Math" w:hAnsi="Cambria Math"/>
            </w:rPr>
            <m:t>α)</m:t>
          </w:ins>
        </m:r>
      </m:oMath>
      <w:ins w:id="1427" w:author="Augustus Raymond Pendleton" w:date="2025-09-29T09:56:00Z" w16du:dateUtc="2025-09-29T13:56:00Z">
        <w:r w:rsidR="00B54AFC">
          <w:rPr>
            <w:rFonts w:eastAsiaTheme="minorEastAsia"/>
          </w:rPr>
          <w:t xml:space="preserve">, and all metrics </w:t>
        </w:r>
        <w:del w:id="1428" w:author="Marian Louise Schmidt" w:date="2025-10-22T12:11:00Z" w16du:dateUtc="2025-10-22T16:11:00Z">
          <w:r w:rsidR="00B54AFC" w:rsidDel="00E22303">
            <w:rPr>
              <w:rFonts w:eastAsiaTheme="minorEastAsia"/>
            </w:rPr>
            <w:delText>captured</w:delText>
          </w:r>
        </w:del>
      </w:ins>
      <w:ins w:id="1429" w:author="Marian Louise Schmidt" w:date="2025-10-22T12:11:00Z" w16du:dateUtc="2025-10-22T16:11:00Z">
        <w:r w:rsidR="00E22303">
          <w:rPr>
            <w:rFonts w:eastAsiaTheme="minorEastAsia"/>
          </w:rPr>
          <w:t xml:space="preserve">explained comparably little </w:t>
        </w:r>
      </w:ins>
      <w:ins w:id="1430" w:author="Augustus Raymond Pendleton" w:date="2025-09-29T09:56:00Z" w16du:dateUtc="2025-09-29T13:56:00Z">
        <w:del w:id="1431"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432" w:author="Augustus Raymond Pendleton" w:date="2025-09-29T10:17:00Z" w16du:dateUtc="2025-09-29T14:17:00Z">
        <w:r w:rsidR="00F86279">
          <w:rPr>
            <w:rFonts w:eastAsiaTheme="minorEastAsia"/>
          </w:rPr>
          <w:t>T</w:t>
        </w:r>
      </w:ins>
      <w:ins w:id="1433" w:author="Marian Louise Schmidt" w:date="2025-10-22T12:11:00Z" w16du:dateUtc="2025-10-22T16:11:00Z">
        <w:r w:rsidR="00E22303">
          <w:rPr>
            <w:rFonts w:eastAsiaTheme="minorEastAsia"/>
          </w:rPr>
          <w:t>aken at face</w:t>
        </w:r>
      </w:ins>
      <w:ins w:id="1434" w:author="Marian Louise Schmidt" w:date="2025-10-22T12:12:00Z" w16du:dateUtc="2025-10-22T16:12:00Z">
        <w:r w:rsidR="00E22303">
          <w:rPr>
            <w:rFonts w:eastAsiaTheme="minorEastAsia"/>
          </w:rPr>
          <w:t xml:space="preserve"> value, t</w:t>
        </w:r>
      </w:ins>
      <w:ins w:id="1435" w:author="Augustus Raymond Pendleton" w:date="2025-09-29T10:17:00Z" w16du:dateUtc="2025-09-29T14:17:00Z">
        <w:r w:rsidR="00F86279">
          <w:rPr>
            <w:rFonts w:eastAsiaTheme="minorEastAsia"/>
          </w:rPr>
          <w:t>h</w:t>
        </w:r>
      </w:ins>
      <w:ins w:id="1436" w:author="Marian Louise Schmidt" w:date="2025-10-22T12:12:00Z" w16du:dateUtc="2025-10-22T16:12:00Z">
        <w:r w:rsidR="00E22303">
          <w:rPr>
            <w:rFonts w:eastAsiaTheme="minorEastAsia"/>
          </w:rPr>
          <w:t>e</w:t>
        </w:r>
      </w:ins>
      <w:ins w:id="1437" w:author="Augustus Raymond Pendleton" w:date="2025-09-29T10:17:00Z" w16du:dateUtc="2025-09-29T14:17:00Z">
        <w:del w:id="1438" w:author="Marian Louise Schmidt" w:date="2025-10-22T12:12:00Z" w16du:dateUtc="2025-10-22T16:12:00Z">
          <w:r w:rsidR="00F86279" w:rsidDel="00E22303">
            <w:rPr>
              <w:rFonts w:eastAsiaTheme="minorEastAsia"/>
            </w:rPr>
            <w:delText>i</w:delText>
          </w:r>
        </w:del>
        <w:r w:rsidR="00F86279">
          <w:rPr>
            <w:rFonts w:eastAsiaTheme="minorEastAsia"/>
          </w:rPr>
          <w:t>s</w:t>
        </w:r>
      </w:ins>
      <w:ins w:id="1439" w:author="Marian Louise Schmidt" w:date="2025-10-22T12:12:00Z" w16du:dateUtc="2025-10-22T16:12:00Z">
        <w:r w:rsidR="00E22303">
          <w:rPr>
            <w:rFonts w:eastAsiaTheme="minorEastAsia"/>
          </w:rPr>
          <w:t>e</w:t>
        </w:r>
      </w:ins>
      <w:ins w:id="1440" w:author="Augustus Raymond Pendleton" w:date="2025-09-29T10:17:00Z" w16du:dateUtc="2025-09-29T14:17:00Z">
        <w:r w:rsidR="00F86279">
          <w:rPr>
            <w:rFonts w:eastAsiaTheme="minorEastAsia"/>
          </w:rPr>
          <w:t xml:space="preserve"> </w:t>
        </w:r>
        <w:del w:id="1441" w:author="Marian Louise Schmidt" w:date="2025-10-22T12:12:00Z" w16du:dateUtc="2025-10-22T16:12:00Z">
          <w:r w:rsidR="00F86279" w:rsidDel="005D6F1C">
            <w:rPr>
              <w:rFonts w:eastAsiaTheme="minorEastAsia"/>
            </w:rPr>
            <w:delText>would initially lead to the conclusion</w:delText>
          </w:r>
        </w:del>
      </w:ins>
      <w:ins w:id="1442" w:author="Marian Louise Schmidt" w:date="2025-10-22T12:12:00Z" w16du:dateUtc="2025-10-22T16:12:00Z">
        <w:r w:rsidR="005D6F1C">
          <w:rPr>
            <w:rFonts w:eastAsiaTheme="minorEastAsia"/>
          </w:rPr>
          <w:t>trends might suggest</w:t>
        </w:r>
      </w:ins>
      <w:ins w:id="1443" w:author="Augustus Raymond Pendleton" w:date="2025-09-29T10:17:00Z" w16du:dateUtc="2025-09-29T14:17:00Z">
        <w:r w:rsidR="00F86279">
          <w:rPr>
            <w:rFonts w:eastAsiaTheme="minorEastAsia"/>
          </w:rPr>
          <w:t xml:space="preserve"> that higher </w:t>
        </w:r>
      </w:ins>
      <m:oMath>
        <m:r>
          <w:ins w:id="1444" w:author="Augustus Raymond Pendleton" w:date="2025-09-29T10:18:00Z" w16du:dateUtc="2025-09-29T14:18:00Z">
            <w:rPr>
              <w:rFonts w:ascii="Cambria Math" w:hAnsi="Cambria Math"/>
            </w:rPr>
            <m:t>α</m:t>
          </w:ins>
        </m:r>
      </m:oMath>
      <w:ins w:id="1445" w:author="Augustus Raymond Pendleton" w:date="2025-09-29T10:18:00Z" w16du:dateUtc="2025-09-29T14:18:00Z">
        <w:r w:rsidR="00F86279">
          <w:rPr>
            <w:rFonts w:eastAsiaTheme="minorEastAsia"/>
          </w:rPr>
          <w:t xml:space="preserve"> values </w:t>
        </w:r>
      </w:ins>
      <w:ins w:id="1446" w:author="Marian Louise Schmidt" w:date="2025-10-22T12:13:00Z" w16du:dateUtc="2025-10-22T16:13:00Z">
        <w:r w:rsidR="005D6F1C">
          <w:rPr>
            <w:rFonts w:eastAsiaTheme="minorEastAsia"/>
          </w:rPr>
          <w:t>typically improve</w:t>
        </w:r>
      </w:ins>
      <w:ins w:id="1447" w:author="Augustus Raymond Pendleton" w:date="2025-09-29T10:18:00Z" w16du:dateUtc="2025-09-29T14:18:00Z">
        <w:del w:id="1448"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449"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450" w:author="Marian Louise Schmidt" w:date="2025-10-22T12:14:00Z" w16du:dateUtc="2025-10-22T16:14:00Z">
        <w:r w:rsidR="005D6F1C">
          <w:rPr>
            <w:rFonts w:eastAsiaTheme="minorEastAsia"/>
          </w:rPr>
          <w:t xml:space="preserve"> differentiation</w:t>
        </w:r>
      </w:ins>
      <w:ins w:id="1451" w:author="Augustus Raymond Pendleton" w:date="2025-09-29T10:18:00Z" w16du:dateUtc="2025-09-29T14:18:00Z">
        <w:del w:id="1452"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453" w:author="Augustus Raymond Pendleton" w:date="2025-09-29T10:19:00Z" w16du:dateUtc="2025-09-29T14:19:00Z"/>
          <w:moveTo w:id="1454" w:author="Augustus Raymond Pendleton" w:date="2025-09-29T10:18:00Z" w16du:dateUtc="2025-09-29T14:18:00Z"/>
        </w:rPr>
        <w:pPrChange w:id="1455" w:author="Augustus Raymond Pendleton" w:date="2025-09-29T11:36:00Z" w16du:dateUtc="2025-09-29T15:36:00Z">
          <w:pPr/>
        </w:pPrChange>
      </w:pPr>
      <w:commentRangeStart w:id="1456"/>
      <w:ins w:id="1457" w:author="Augustus Raymond Pendleton" w:date="2025-09-29T10:18:00Z" w16du:dateUtc="2025-09-29T14:18:00Z">
        <w:r>
          <w:rPr>
            <w:rFonts w:eastAsiaTheme="minorEastAsia"/>
          </w:rPr>
          <w:lastRenderedPageBreak/>
          <w:t>Howev</w:t>
        </w:r>
      </w:ins>
      <w:commentRangeEnd w:id="1456"/>
      <w:r w:rsidR="00044BD2">
        <w:rPr>
          <w:rStyle w:val="CommentReference"/>
        </w:rPr>
        <w:commentReference w:id="1456"/>
      </w:r>
      <w:ins w:id="1458" w:author="Augustus Raymond Pendleton" w:date="2025-09-29T10:18:00Z" w16du:dateUtc="2025-09-29T14:18:00Z">
        <w:r>
          <w:rPr>
            <w:rFonts w:eastAsiaTheme="minorEastAsia"/>
          </w:rPr>
          <w:t xml:space="preserve">er, this </w:t>
        </w:r>
        <w:del w:id="1459"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460" w:author="Augustus Raymond Pendleton" w:date="2025-09-29T10:18:00Z" w:name="move210033553"/>
      <w:moveTo w:id="1461" w:author="Augustus Raymond Pendleton" w:date="2025-09-29T10:18:00Z" w16du:dateUtc="2025-09-29T14:18:00Z">
        <w:r w:rsidRPr="0007048F">
          <w:t xml:space="preserve">at high </w:t>
        </w:r>
        <m:oMath>
          <m:r>
            <w:rPr>
              <w:rFonts w:ascii="Cambria Math" w:hAnsi="Cambria Math"/>
            </w:rPr>
            <m:t>α</m:t>
          </m:r>
        </m:oMath>
        <w:moveTo w:id="1462"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463" w:author="Augustus Raymond Pendleton" w:date="2025-09-29T10:18:00Z" w16du:dateUtc="2025-09-29T14:18:00Z">
            <w:r w:rsidRPr="0007048F">
              <w:t xml:space="preserve"> bec</w:t>
            </w:r>
          </w:moveTo>
          <w:proofErr w:type="spellStart"/>
          <w:ins w:id="1464" w:author="Marian Louise Schmidt" w:date="2025-10-22T12:15:00Z" w16du:dateUtc="2025-10-22T16:15:00Z">
            <w:r w:rsidR="005D6F1C">
              <w:t>o</w:t>
            </w:r>
          </w:ins>
          <w:moveTo w:id="1465" w:author="Augustus Raymond Pendleton" w:date="2025-09-29T10:18:00Z" w16du:dateUtc="2025-09-29T14:18:00Z">
            <w:del w:id="1466" w:author="Marian Louise Schmidt" w:date="2025-10-22T12:15:00Z" w16du:dateUtc="2025-10-22T16:15:00Z">
              <w:r w:rsidRPr="0007048F" w:rsidDel="005D6F1C">
                <w:delText>a</w:delText>
              </w:r>
            </w:del>
            <w:r w:rsidRPr="0007048F">
              <w:t>me</w:t>
            </w:r>
          </w:moveTo>
          <w:ins w:id="1467" w:author="Marian Louise Schmidt" w:date="2025-10-22T12:15:00Z" w16du:dateUtc="2025-10-22T16:15:00Z">
            <w:r w:rsidR="005D6F1C">
              <w:t>s</w:t>
            </w:r>
          </w:ins>
          <w:proofErr w:type="spellEnd"/>
          <w:moveTo w:id="1468" w:author="Augustus Raymond Pendleton" w:date="2025-09-29T10:18:00Z" w16du:dateUtc="2025-09-29T14:18:00Z">
            <w:r w:rsidRPr="0007048F">
              <w:t xml:space="preserve"> strongly correlated with total cell count alone (Fig. </w:t>
            </w:r>
          </w:moveTo>
          <w:ins w:id="1469" w:author="Marian Louise Schmidt" w:date="2025-10-22T12:15:00Z" w16du:dateUtc="2025-10-22T16:15:00Z">
            <w:r w:rsidR="005D6F1C">
              <w:t>3</w:t>
            </w:r>
          </w:ins>
          <w:moveTo w:id="1470" w:author="Augustus Raymond Pendleton" w:date="2025-09-29T10:18:00Z" w16du:dateUtc="2025-09-29T14:18:00Z">
            <w:del w:id="1471" w:author="Marian Louise Schmidt" w:date="2025-10-22T12:15:00Z" w16du:dateUtc="2025-10-22T16:15:00Z">
              <w:r w:rsidRPr="0007048F" w:rsidDel="005D6F1C">
                <w:delText>2</w:delText>
              </w:r>
            </w:del>
          </w:moveTo>
          <w:ins w:id="1472" w:author="Augustus Raymond Pendleton" w:date="2025-09-29T10:19:00Z" w16du:dateUtc="2025-09-29T14:19:00Z">
            <w:r>
              <w:t>B</w:t>
            </w:r>
          </w:ins>
          <w:moveTo w:id="1473" w:author="Augustus Raymond Pendleton" w:date="2025-09-29T10:18:00Z" w16du:dateUtc="2025-09-29T14:18:00Z">
            <w:del w:id="1474" w:author="Augustus Raymond Pendleton" w:date="2025-09-29T10:19:00Z" w16du:dateUtc="2025-09-29T14:19:00Z">
              <w:r w:rsidRPr="0007048F" w:rsidDel="00F86279">
                <w:delText>D</w:delText>
              </w:r>
            </w:del>
            <w:r w:rsidRPr="0007048F">
              <w:t xml:space="preserve">). Mantel tests </w:t>
            </w:r>
            <w:del w:id="1475" w:author="Marian Louise Schmidt" w:date="2025-10-22T12:16:00Z" w16du:dateUtc="2025-10-22T16:16:00Z">
              <w:r w:rsidRPr="0007048F" w:rsidDel="005D6F1C">
                <w:delText>showed</w:delText>
              </w:r>
            </w:del>
          </w:moveTo>
          <w:ins w:id="1476" w:author="Marian Louise Schmidt" w:date="2025-10-22T12:16:00Z" w16du:dateUtc="2025-10-22T16:16:00Z">
            <w:r w:rsidR="005D6F1C">
              <w:t>confirmed</w:t>
            </w:r>
          </w:ins>
          <w:moveTo w:id="1477" w:author="Augustus Raymond Pendleton" w:date="2025-09-29T10:18:00Z" w16du:dateUtc="2025-09-29T14:18:00Z">
            <w:r w:rsidRPr="0007048F">
              <w:t xml:space="preserve"> that </w:t>
            </w:r>
            <w:proofErr w:type="gramStart"/>
            <w:r w:rsidRPr="0007048F">
              <w:t>absolute</w:t>
            </w:r>
          </w:moveTo>
          <w:ins w:id="1478" w:author="Marian Louise Schmidt" w:date="2025-10-22T12:16:00Z" w16du:dateUtc="2025-10-22T16:16:00Z">
            <w:r w:rsidR="005D6F1C">
              <w:t>-abundance</w:t>
            </w:r>
            <w:proofErr w:type="gramEnd"/>
            <w:r w:rsidR="005D6F1C">
              <w:t xml:space="preserve"> </w:t>
            </w:r>
          </w:ins>
          <w:moveTo w:id="1479" w:author="Augustus Raymond Pendleton" w:date="2025-09-29T10:18:00Z" w16du:dateUtc="2025-09-29T14:18:00Z">
            <w:del w:id="1480" w:author="Marian Louise Schmidt" w:date="2025-10-22T12:16:00Z" w16du:dateUtc="2025-10-22T16:16:00Z">
              <w:r w:rsidRPr="0007048F" w:rsidDel="005D6F1C">
                <w:delText xml:space="preserve"> distance </w:delText>
              </w:r>
            </w:del>
            <w:r w:rsidRPr="0007048F">
              <w:t xml:space="preserve">metrics are </w:t>
            </w:r>
            <w:del w:id="1481" w:author="Marian Louise Schmidt" w:date="2025-10-22T12:16:00Z" w16du:dateUtc="2025-10-22T16:16:00Z">
              <w:r w:rsidRPr="0007048F" w:rsidDel="005D6F1C">
                <w:delText>much</w:delText>
              </w:r>
            </w:del>
          </w:moveTo>
          <w:ins w:id="1482" w:author="Marian Louise Schmidt" w:date="2025-10-22T12:16:00Z" w16du:dateUtc="2025-10-22T16:16:00Z">
            <w:r w:rsidR="005D6F1C">
              <w:t>far</w:t>
            </w:r>
          </w:ins>
          <w:moveTo w:id="1483" w:author="Augustus Raymond Pendleton" w:date="2025-09-29T10:18:00Z" w16du:dateUtc="2025-09-29T14:18:00Z">
            <w:r w:rsidRPr="0007048F">
              <w:t xml:space="preserve"> more sensitive to differences in </w:t>
            </w:r>
            <w:del w:id="1484" w:author="Marian Louise Schmidt" w:date="2025-10-22T12:16:00Z" w16du:dateUtc="2025-10-22T16:16:00Z">
              <w:r w:rsidRPr="0007048F" w:rsidDel="005D6F1C">
                <w:delText>cell counts</w:delText>
              </w:r>
            </w:del>
          </w:moveTo>
          <w:ins w:id="1485" w:author="Marian Louise Schmidt" w:date="2025-10-22T12:16:00Z" w16du:dateUtc="2025-10-22T16:16:00Z">
            <w:r w:rsidR="005D6F1C">
              <w:t>microbial load</w:t>
            </w:r>
          </w:ins>
          <w:moveTo w:id="1486" w:author="Augustus Raymond Pendleton" w:date="2025-09-29T10:18:00Z" w16du:dateUtc="2025-09-29T14:18:00Z">
            <w:r w:rsidRPr="0007048F">
              <w:t xml:space="preserve"> than their relative counterparts. This </w:t>
            </w:r>
          </w:moveTo>
          <w:ins w:id="1487" w:author="Marian Louise Schmidt" w:date="2025-10-22T12:16:00Z" w16du:dateUtc="2025-10-22T16:16:00Z">
            <w:r w:rsidR="005D6F1C">
              <w:t xml:space="preserve">behavior </w:t>
            </w:r>
          </w:ins>
          <w:moveTo w:id="1488" w:author="Augustus Raymond Pendleton" w:date="2025-09-29T10:18:00Z" w16du:dateUtc="2025-09-29T14:18:00Z">
            <w:r w:rsidRPr="0007048F">
              <w:t xml:space="preserve">is intuitive, and to </w:t>
            </w:r>
          </w:moveTo>
          <w:ins w:id="1489" w:author="Marian Louise Schmidt" w:date="2025-10-22T12:17:00Z" w16du:dateUtc="2025-10-22T16:17:00Z">
            <w:r w:rsidR="005D6F1C">
              <w:t>some extent desirable</w:t>
            </w:r>
          </w:ins>
          <w:moveTo w:id="1490" w:author="Augustus Raymond Pendleton" w:date="2025-09-29T10:18:00Z" w16du:dateUtc="2025-09-29T14:18:00Z">
            <w:del w:id="1491" w:author="Marian Louise Schmidt" w:date="2025-10-22T12:17:00Z" w16du:dateUtc="2025-10-22T16:17:00Z">
              <w:r w:rsidRPr="0007048F" w:rsidDel="005D6F1C">
                <w:delText>a degree, intentional</w:delText>
              </w:r>
            </w:del>
          </w:moveTo>
          <w:ins w:id="1492" w:author="Marian Louise Schmidt" w:date="2025-10-22T12:17:00Z" w16du:dateUtc="2025-10-22T16:17:00Z">
            <w:r w:rsidR="005D6F1C">
              <w:t>,</w:t>
            </w:r>
          </w:ins>
          <w:moveTo w:id="1493" w:author="Augustus Raymond Pendleton" w:date="2025-09-29T10:18:00Z" w16du:dateUtc="2025-09-29T14:18:00Z">
            <w:del w:id="1494" w:author="Marian Louise Schmidt" w:date="2025-10-22T12:17:00Z" w16du:dateUtc="2025-10-22T16:17:00Z">
              <w:r w:rsidRPr="0007048F" w:rsidDel="005D6F1C">
                <w:delText>:</w:delText>
              </w:r>
            </w:del>
            <w:r w:rsidRPr="0007048F">
              <w:t xml:space="preserve"> </w:t>
            </w:r>
          </w:moveTo>
          <w:ins w:id="1495" w:author="Marian Louise Schmidt" w:date="2025-10-22T12:17:00Z" w16du:dateUtc="2025-10-22T16:17:00Z">
            <w:r w:rsidR="005D6F1C">
              <w:t xml:space="preserve">because </w:t>
            </w:r>
          </w:ins>
          <w:moveTo w:id="1496" w:author="Augustus Raymond Pendleton" w:date="2025-09-29T10:18:00Z" w16du:dateUtc="2025-09-29T14:18:00Z">
            <w:r w:rsidRPr="0007048F">
              <w:t xml:space="preserve">these metrics </w:t>
            </w:r>
            <w:del w:id="1497" w:author="Marian Louise Schmidt" w:date="2025-10-22T12:18:00Z" w16du:dateUtc="2025-10-22T16:18:00Z">
              <w:r w:rsidRPr="0007048F" w:rsidDel="005D6F1C">
                <w:delText>aim</w:delText>
              </w:r>
            </w:del>
          </w:moveTo>
          <w:ins w:id="1498" w:author="Marian Louise Schmidt" w:date="2025-10-22T12:18:00Z" w16du:dateUtc="2025-10-22T16:18:00Z">
            <w:r w:rsidR="005D6F1C">
              <w:t>are designed</w:t>
            </w:r>
          </w:ins>
          <w:moveTo w:id="1499" w:author="Augustus Raymond Pendleton" w:date="2025-09-29T10:18:00Z" w16du:dateUtc="2025-09-29T14:18:00Z">
            <w:r w:rsidRPr="0007048F">
              <w:t xml:space="preserve"> to detect changes in </w:t>
            </w:r>
            <w:del w:id="1500" w:author="Marian Louise Schmidt" w:date="2025-10-22T12:19:00Z" w16du:dateUtc="2025-10-22T16:19:00Z">
              <w:r w:rsidRPr="0007048F" w:rsidDel="005D6F1C">
                <w:delText>biomass</w:delText>
              </w:r>
            </w:del>
          </w:moveTo>
          <w:ins w:id="1501" w:author="Marian Louise Schmidt" w:date="2025-10-22T12:19:00Z" w16du:dateUtc="2025-10-22T16:19:00Z">
            <w:r w:rsidR="005D6F1C">
              <w:t>microbial load</w:t>
            </w:r>
          </w:ins>
          <w:moveTo w:id="1502" w:author="Augustus Raymond Pendleton" w:date="2025-09-29T10:18:00Z" w16du:dateUtc="2025-09-29T14:18:00Z">
            <w:r w:rsidRPr="0007048F">
              <w:t xml:space="preserve"> even when composition remains constant. Yet at </w:t>
            </w:r>
            <m:oMath>
              <m:r>
                <w:rPr>
                  <w:rFonts w:ascii="Cambria Math" w:hAnsi="Cambria Math"/>
                </w:rPr>
                <m:t>α</m:t>
              </m:r>
            </m:oMath>
            <w:moveTo w:id="1503"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504" w:author="Augustus Raymond Pendleton" w:date="2025-09-29T10:18:00Z" w16du:dateUtc="2025-09-29T14:18:00Z">
                <w:r w:rsidRPr="0007048F">
                  <w:t xml:space="preserve"> </w:t>
                </w:r>
                <w:del w:id="1505" w:author="Marian Louise Schmidt" w:date="2025-10-22T12:19:00Z" w16du:dateUtc="2025-10-22T16:19:00Z">
                  <w:r w:rsidRPr="0007048F" w:rsidDel="005D6F1C">
                    <w:delText>is</w:delText>
                  </w:r>
                </w:del>
              </w:moveTo>
              <w:ins w:id="1506" w:author="Marian Louise Schmidt" w:date="2025-10-22T12:19:00Z" w16du:dateUtc="2025-10-22T16:19:00Z">
                <w:r w:rsidR="005D6F1C">
                  <w:t>approaches</w:t>
                </w:r>
              </w:ins>
              <w:moveTo w:id="1507" w:author="Augustus Raymond Pendleton" w:date="2025-09-29T10:18:00Z" w16du:dateUtc="2025-09-29T14:18:00Z">
                <w:del w:id="1508" w:author="Marian Louise Schmidt" w:date="2025-10-22T12:19:00Z" w16du:dateUtc="2025-10-22T16:19:00Z">
                  <w:r w:rsidRPr="0007048F" w:rsidDel="005D6F1C">
                    <w:delText xml:space="preserve"> nearly</w:delText>
                  </w:r>
                </w:del>
                <w:r w:rsidRPr="0007048F">
                  <w:t xml:space="preserve"> a proxy for sample </w:t>
                </w:r>
                <w:del w:id="1509" w:author="Marian Louise Schmidt" w:date="2025-10-22T12:20:00Z" w16du:dateUtc="2025-10-22T16:20:00Z">
                  <w:r w:rsidRPr="0007048F" w:rsidDel="005D6F1C">
                    <w:delText>biomass</w:delText>
                  </w:r>
                </w:del>
              </w:moveTo>
              <w:ins w:id="1510" w:author="Marian Louise Schmidt" w:date="2025-10-22T12:20:00Z" w16du:dateUtc="2025-10-22T16:20:00Z">
                <w:r w:rsidR="005D6F1C">
                  <w:t>absolute abundance itself</w:t>
                </w:r>
              </w:ins>
              <w:moveTo w:id="1511" w:author="Augustus Raymond Pendleton" w:date="2025-09-29T10:18:00Z" w16du:dateUtc="2025-09-29T14:18:00Z">
                <w:r w:rsidRPr="0007048F">
                  <w:t xml:space="preserve">. </w:t>
                </w:r>
                <w:commentRangeStart w:id="1512"/>
                <w:r w:rsidRPr="0007048F">
                  <w:t>In ordination space</w:t>
                </w:r>
              </w:moveTo>
              <w:ins w:id="1513" w:author="Augustus Raymond Pendleton" w:date="2025-09-29T10:20:00Z" w16du:dateUtc="2025-09-29T14:20:00Z">
                <w:r>
                  <w:t xml:space="preserve"> (Fig. S3)</w:t>
                </w:r>
              </w:ins>
              <w:moveTo w:id="1514" w:author="Augustus Raymond Pendleton" w:date="2025-09-29T10:18:00Z" w16du:dateUtc="2025-09-29T14:18:00Z">
                <w:r w:rsidRPr="0007048F">
                  <w:t xml:space="preserve">, this </w:t>
                </w:r>
              </w:moveTo>
              <w:ins w:id="1515" w:author="Augustus Raymond Pendleton" w:date="2025-09-29T10:19:00Z" w16du:dateUtc="2025-09-29T14:19:00Z">
                <w:r>
                  <w:t xml:space="preserve">can </w:t>
                </w:r>
              </w:ins>
              <w:moveTo w:id="1516" w:author="Augustus Raymond Pendleton" w:date="2025-09-29T10:18:00Z" w16du:dateUtc="2025-09-29T14:18:00Z">
                <w:del w:id="1517" w:author="Marian Louise Schmidt" w:date="2025-10-22T12:21:00Z" w16du:dateUtc="2025-10-22T16:21:00Z">
                  <w:r w:rsidRPr="0007048F" w:rsidDel="005D6F1C">
                    <w:delText>manifests</w:delText>
                  </w:r>
                </w:del>
              </w:moveTo>
              <w:ins w:id="1518" w:author="Marian Louise Schmidt" w:date="2025-10-22T12:21:00Z" w16du:dateUtc="2025-10-22T16:21:00Z">
                <w:r w:rsidR="005D6F1C">
                  <w:t>cause</w:t>
                </w:r>
              </w:ins>
              <w:moveTo w:id="1519" w:author="Augustus Raymond Pendleton" w:date="2025-09-29T10:18:00Z" w16du:dateUtc="2025-09-29T14:18:00Z">
                <w:del w:id="1520" w:author="Marian Louise Schmidt" w:date="2025-10-22T12:21:00Z" w16du:dateUtc="2025-10-22T16:21:00Z">
                  <w:r w:rsidRPr="0007048F" w:rsidDel="005D6F1C">
                    <w:delText xml:space="preserve"> as</w:delText>
                  </w:r>
                </w:del>
                <w:r w:rsidRPr="0007048F">
                  <w:t xml:space="preserve"> Axis 1 </w:t>
                </w:r>
              </w:moveTo>
              <w:ins w:id="1521" w:author="Augustus Raymond Pendleton" w:date="2025-09-29T10:20:00Z" w16du:dateUtc="2025-09-29T14:20:00Z">
                <w:del w:id="1522" w:author="Marian Louise Schmidt" w:date="2025-10-22T12:21:00Z" w16du:dateUtc="2025-10-22T16:21:00Z">
                  <w:r w:rsidDel="005D6F1C">
                    <w:delText>being</w:delText>
                  </w:r>
                </w:del>
              </w:ins>
              <w:moveTo w:id="1523" w:author="Augustus Raymond Pendleton" w:date="2025-09-29T10:18:00Z" w16du:dateUtc="2025-09-29T14:18:00Z">
                <w:del w:id="1524" w:author="Marian Louise Schmidt" w:date="2025-10-22T12:21:00Z" w16du:dateUtc="2025-10-22T16:21:00Z">
                  <w:r w:rsidRPr="0007048F" w:rsidDel="005D6F1C">
                    <w:delText>being almost perfectly</w:delText>
                  </w:r>
                </w:del>
              </w:moveTo>
              <w:ins w:id="1525" w:author="Marian Louise Schmidt" w:date="2025-10-22T12:21:00Z" w16du:dateUtc="2025-10-22T16:21:00Z">
                <w:r w:rsidR="005D6F1C">
                  <w:t>to</w:t>
                </w:r>
              </w:ins>
              <w:moveTo w:id="1526" w:author="Augustus Raymond Pendleton" w:date="2025-09-29T10:18:00Z" w16du:dateUtc="2025-09-29T14:18:00Z">
                <w:r w:rsidRPr="0007048F">
                  <w:t xml:space="preserve"> correlate</w:t>
                </w:r>
                <w:del w:id="1527" w:author="Marian Louise Schmidt" w:date="2025-10-22T12:21:00Z" w16du:dateUtc="2025-10-22T16:21:00Z">
                  <w:r w:rsidRPr="0007048F" w:rsidDel="005D6F1C">
                    <w:delText>d</w:delText>
                  </w:r>
                </w:del>
                <w:r w:rsidRPr="0007048F">
                  <w:t xml:space="preserve"> with absolute abundance</w:t>
                </w:r>
              </w:moveTo>
              <w:ins w:id="1528" w:author="Augustus Raymond Pendleton" w:date="2025-09-29T10:20:00Z" w16du:dateUtc="2025-09-29T14:20:00Z">
                <w:r>
                  <w:t xml:space="preserve"> </w:t>
                </w:r>
              </w:ins>
              <w:commentRangeEnd w:id="1512"/>
              <w:r w:rsidR="005D6F1C">
                <w:rPr>
                  <w:rStyle w:val="CommentReference"/>
                </w:rPr>
                <w:commentReference w:id="1512"/>
              </w:r>
              <w:ins w:id="1529" w:author="Augustus Raymond Pendleton" w:date="2025-09-29T10:20:00Z" w16du:dateUtc="2025-09-29T14:20:00Z">
                <w:r>
                  <w:t>and in some cases (</w:t>
                </w:r>
                <w:del w:id="1530" w:author="Marian Louise Schmidt" w:date="2025-10-22T12:22:00Z" w16du:dateUtc="2025-10-22T16:22:00Z">
                  <w:r w:rsidDel="005D6F1C">
                    <w:delText xml:space="preserve">in the </w:delText>
                  </w:r>
                </w:del>
                <w:r>
                  <w:t>freshwater and soil</w:t>
                </w:r>
                <w:del w:id="1531" w:author="Marian Louise Schmidt" w:date="2025-10-22T12:22:00Z" w16du:dateUtc="2025-10-22T16:22:00Z">
                  <w:r w:rsidDel="005D6F1C">
                    <w:delText xml:space="preserve"> datasets</w:delText>
                  </w:r>
                </w:del>
                <w:r>
                  <w:t xml:space="preserve">) </w:t>
                </w:r>
              </w:ins>
              <w:ins w:id="1532" w:author="Marian Louise Schmidt" w:date="2025-10-22T12:22:00Z" w16du:dateUtc="2025-10-22T16:22:00Z">
                <w:r w:rsidR="005D6F1C">
                  <w:t xml:space="preserve">produces </w:t>
                </w:r>
              </w:ins>
              <w:ins w:id="1533" w:author="Augustus Raymond Pendleton" w:date="2025-09-29T10:20:00Z" w16du:dateUtc="2025-09-29T14:20:00Z">
                <w:del w:id="1534" w:author="Marian Louise Schmidt" w:date="2025-10-22T12:22:00Z" w16du:dateUtc="2025-10-22T16:22:00Z">
                  <w:r w:rsidDel="00044BD2">
                    <w:delText xml:space="preserve">exhibiting </w:delText>
                  </w:r>
                </w:del>
                <w:r>
                  <w:t>strong h</w:t>
                </w:r>
              </w:ins>
              <w:ins w:id="1535" w:author="Augustus Raymond Pendleton" w:date="2025-09-29T10:21:00Z" w16du:dateUtc="2025-09-29T14:21:00Z">
                <w:r>
                  <w:t xml:space="preserve">orseshoe </w:t>
                </w:r>
              </w:ins>
              <w:ins w:id="1536"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0025B2BC">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537" w:author="Augustus Raymond Pendleton" w:date="2025-09-29T10:21:00Z" w16du:dateUtc="2025-09-29T14:21:00Z">
                <w:r>
                  <w:t xml:space="preserve">effects </w:t>
                </w:r>
              </w:ins>
              <w:moveTo w:id="1538" w:author="Augustus Raymond Pendleton" w:date="2025-09-29T10:18:00Z" w16du:dateUtc="2025-09-29T14:18:00Z">
                <w:del w:id="1539" w:author="Augustus Raymond Pendleton" w:date="2025-09-29T10:21:00Z" w16du:dateUtc="2025-09-29T14:21:00Z">
                  <w:r w:rsidRPr="0007048F" w:rsidDel="00F86279">
                    <w:delText xml:space="preserve"> (Spearman’s </w:delText>
                  </w:r>
                </w:del>
                <m:oMath>
                  <m:r>
                    <w:del w:id="1540" w:author="Augustus Raymond Pendleton" w:date="2025-09-29T10:21:00Z" w16du:dateUtc="2025-09-29T14:21:00Z">
                      <w:rPr>
                        <w:rFonts w:ascii="Cambria Math" w:hAnsi="Cambria Math"/>
                      </w:rPr>
                      <m:t>ρ</m:t>
                    </w:del>
                  </m:r>
                </m:oMath>
                <w:moveTo w:id="1541" w:author="Augustus Raymond Pendleton" w:date="2025-09-29T10:18:00Z" w16du:dateUtc="2025-09-29T14:18:00Z">
                  <w:del w:id="1542" w:author="Augustus Raymond Pendleton" w:date="2025-09-29T10:21:00Z" w16du:dateUtc="2025-09-29T14:21:00Z">
                    <w:r w:rsidRPr="0007048F" w:rsidDel="00F86279">
                      <w:delText xml:space="preserve"> = -1.0), whereas at </w:delText>
                    </w:r>
                  </w:del>
                  <m:oMath>
                    <m:r>
                      <w:del w:id="1543" w:author="Augustus Raymond Pendleton" w:date="2025-09-29T10:21:00Z" w16du:dateUtc="2025-09-29T14:21:00Z">
                        <w:rPr>
                          <w:rFonts w:ascii="Cambria Math" w:hAnsi="Cambria Math"/>
                        </w:rPr>
                        <m:t>α</m:t>
                      </w:del>
                    </m:r>
                  </m:oMath>
                  <w:moveTo w:id="1544" w:author="Augustus Raymond Pendleton" w:date="2025-09-29T10:18:00Z" w16du:dateUtc="2025-09-29T14:18:00Z">
                    <w:del w:id="1545" w:author="Augustus Raymond Pendleton" w:date="2025-09-29T10:21:00Z" w16du:dateUtc="2025-09-29T14:21:00Z">
                      <w:r w:rsidRPr="0007048F" w:rsidDel="00F86279">
                        <w:delText xml:space="preserve"> = 0.0, the correlation is moderate (</w:delText>
                      </w:r>
                    </w:del>
                    <m:oMath>
                      <m:r>
                        <w:del w:id="1546" w:author="Augustus Raymond Pendleton" w:date="2025-09-29T10:21:00Z" w16du:dateUtc="2025-09-29T14:21:00Z">
                          <w:rPr>
                            <w:rFonts w:ascii="Cambria Math" w:hAnsi="Cambria Math"/>
                          </w:rPr>
                          <m:t>ρ</m:t>
                        </w:del>
                      </m:r>
                    </m:oMath>
                    <w:moveTo w:id="1547" w:author="Augustus Raymond Pendleton" w:date="2025-09-29T10:18:00Z" w16du:dateUtc="2025-09-29T14:18:00Z">
                      <w:del w:id="1548" w:author="Augustus Raymond Pendleton" w:date="2025-09-29T10:21:00Z" w16du:dateUtc="2025-09-29T14:21:00Z">
                        <w:r w:rsidRPr="0007048F" w:rsidDel="00F86279">
                          <w:delText xml:space="preserve"> = 0.58). The structure observed in Fig. 2A at </w:delText>
                        </w:r>
                      </w:del>
                      <m:oMath>
                        <m:r>
                          <w:del w:id="1549" w:author="Augustus Raymond Pendleton" w:date="2025-09-29T10:21:00Z" w16du:dateUtc="2025-09-29T14:21:00Z">
                            <w:rPr>
                              <w:rFonts w:ascii="Cambria Math" w:hAnsi="Cambria Math"/>
                            </w:rPr>
                            <m:t>α</m:t>
                          </w:del>
                        </m:r>
                      </m:oMath>
                      <w:moveTo w:id="1550" w:author="Augustus Raymond Pendleton" w:date="2025-09-29T10:18:00Z" w16du:dateUtc="2025-09-29T14:18:00Z">
                        <w:del w:id="1551"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552" w:author="Augustus Raymond Pendleton" w:date="2025-09-29T10:21:00Z" w16du:dateUtc="2025-09-29T14:21:00Z">
                        <w:r>
                          <w:t xml:space="preserve">, </w:t>
                        </w:r>
                      </w:ins>
                      <w:moveTo w:id="1553" w:author="Augustus Raymond Pendleton" w:date="2025-09-29T10:18:00Z" w16du:dateUtc="2025-09-29T14:18:00Z">
                        <w:del w:id="1554"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555" w:author="Augustus Raymond Pendleton" w:date="2025-09-29T10:19:00Z" w16du:dateUtc="2025-09-29T14:19:00Z">
                        <w:r>
                          <w:rPr>
                            <w:rFonts w:eastAsiaTheme="minorEastAsia"/>
                          </w:rPr>
                          <w:t>.</w:t>
                        </w:r>
                      </w:ins>
                      <w:moveTo w:id="1556" w:author="Augustus Raymond Pendleton" w:date="2025-09-29T10:18:00Z" w16du:dateUtc="2025-09-29T14:18:00Z">
                        <w:del w:id="1557" w:author="Augustus Raymond Pendleton" w:date="2025-09-29T10:19:00Z" w16du:dateUtc="2025-09-29T14:19:00Z">
                          <w:r w:rsidRPr="0007048F" w:rsidDel="00F86279">
                            <w:delText>.</w:delText>
                          </w:r>
                        </w:del>
                      </w:moveTo>
                    </w:moveTo>
                  </w:moveTo>
                </w:moveTo>
              </w:moveTo>
            </w:moveTo>
          </w:moveTo>
        </w:moveTo>
      </w:moveTo>
    </w:p>
    <w:moveToRangeEnd w:id="1460"/>
    <w:p w14:paraId="14B5890C" w14:textId="240E02E5" w:rsidR="0007048F" w:rsidRDefault="0007048F">
      <w:pPr>
        <w:ind w:firstLine="720"/>
        <w:rPr>
          <w:ins w:id="1558" w:author="Augustus Raymond Pendleton" w:date="2025-09-28T21:43:00Z" w16du:dateUtc="2025-09-29T01:43:00Z"/>
        </w:rPr>
        <w:pPrChange w:id="1559" w:author="Augustus Raymond Pendleton" w:date="2025-09-29T11:36:00Z" w16du:dateUtc="2025-09-29T15:36:00Z">
          <w:pPr/>
        </w:pPrChange>
      </w:pPr>
      <w:del w:id="1560" w:author="Augustus Raymond Pendleton" w:date="2025-09-29T09:30:00Z" w16du:dateUtc="2025-09-29T13:30:00Z">
        <w:r w:rsidRPr="0007048F" w:rsidDel="008729F6">
          <w:delText> </w:delText>
        </w:r>
      </w:del>
      <w:del w:id="1561" w:author="Augustus Raymond Pendleton" w:date="2025-09-29T10:21:00Z" w16du:dateUtc="2025-09-29T14:21:00Z">
        <w:r w:rsidRPr="0007048F" w:rsidDel="00F86279">
          <w:delText> </w:delText>
        </w:r>
      </w:del>
      <w:del w:id="1562" w:author="Augustus Raymond Pendleton" w:date="2025-09-29T09:57:00Z" w16du:dateUtc="2025-09-29T13:57:00Z">
        <w:r w:rsidRPr="0007048F" w:rsidDel="00B54AFC">
          <w:delText>  W</w:delText>
        </w:r>
      </w:del>
      <w:del w:id="1563" w:author="Augustus Raymond Pendleton" w:date="2025-09-29T09:56:00Z" w16du:dateUtc="2025-09-29T13:56:00Z">
        <w:r w:rsidRPr="0007048F" w:rsidDel="00B54AFC">
          <w:delText>e calculated generalized absolute UniFrac (</w:delText>
        </w:r>
      </w:del>
      <m:oMath>
        <m:r>
          <w:del w:id="1564" w:author="Augustus Raymond Pendleton" w:date="2025-09-29T09:56:00Z" w16du:dateUtc="2025-09-29T13:56:00Z">
            <w:rPr>
              <w:rFonts w:ascii="Cambria Math" w:hAnsi="Cambria Math"/>
            </w:rPr>
            <m:t>G</m:t>
          </w:del>
        </m:r>
        <m:sSup>
          <m:sSupPr>
            <m:ctrlPr>
              <w:del w:id="1565" w:author="Augustus Raymond Pendleton" w:date="2025-09-29T09:56:00Z" w16du:dateUtc="2025-09-29T13:56:00Z">
                <w:rPr>
                  <w:rFonts w:ascii="Cambria Math" w:hAnsi="Cambria Math"/>
                </w:rPr>
              </w:del>
            </m:ctrlPr>
          </m:sSupPr>
          <m:e>
            <m:r>
              <w:del w:id="1566" w:author="Augustus Raymond Pendleton" w:date="2025-09-29T09:56:00Z" w16du:dateUtc="2025-09-29T13:56:00Z">
                <w:rPr>
                  <w:rFonts w:ascii="Cambria Math" w:hAnsi="Cambria Math"/>
                </w:rPr>
                <m:t>U</m:t>
              </w:del>
            </m:r>
          </m:e>
          <m:sup>
            <m:r>
              <w:del w:id="1567" w:author="Augustus Raymond Pendleton" w:date="2025-09-29T09:56:00Z" w16du:dateUtc="2025-09-29T13:56:00Z">
                <w:rPr>
                  <w:rFonts w:ascii="Cambria Math" w:hAnsi="Cambria Math"/>
                </w:rPr>
                <m:t>A</m:t>
              </w:del>
            </m:r>
          </m:sup>
        </m:sSup>
      </m:oMath>
      <w:del w:id="1568" w:author="Augustus Raymond Pendleton" w:date="2025-09-29T09:56:00Z" w16du:dateUtc="2025-09-29T13:56:00Z">
        <w:r w:rsidRPr="0007048F" w:rsidDel="00B54AFC">
          <w:delText xml:space="preserve">) across three levels of </w:delText>
        </w:r>
      </w:del>
      <m:oMath>
        <m:r>
          <w:del w:id="1569" w:author="Augustus Raymond Pendleton" w:date="2025-09-29T09:56:00Z" w16du:dateUtc="2025-09-29T13:56:00Z">
            <w:rPr>
              <w:rFonts w:ascii="Cambria Math" w:hAnsi="Cambria Math"/>
            </w:rPr>
            <m:t>α</m:t>
          </w:del>
        </m:r>
      </m:oMath>
      <w:del w:id="1570" w:author="Augustus Raymond Pendleton" w:date="2025-09-29T09:56:00Z" w16du:dateUtc="2025-09-29T13:56:00Z">
        <w:r w:rsidRPr="0007048F" w:rsidDel="00B54AFC">
          <w:delText xml:space="preserve">: 0.0 (approximating unweighted UniFrac), 0.5, and 1.0 (equivalent to </w:delText>
        </w:r>
      </w:del>
      <m:oMath>
        <m:sSup>
          <m:sSupPr>
            <m:ctrlPr>
              <w:del w:id="1571" w:author="Augustus Raymond Pendleton" w:date="2025-09-29T09:56:00Z" w16du:dateUtc="2025-09-29T13:56:00Z">
                <w:rPr>
                  <w:rFonts w:ascii="Cambria Math" w:hAnsi="Cambria Math"/>
                </w:rPr>
              </w:del>
            </m:ctrlPr>
          </m:sSupPr>
          <m:e>
            <m:r>
              <w:del w:id="1572" w:author="Augustus Raymond Pendleton" w:date="2025-09-29T09:56:00Z" w16du:dateUtc="2025-09-29T13:56:00Z">
                <w:rPr>
                  <w:rFonts w:ascii="Cambria Math" w:hAnsi="Cambria Math"/>
                </w:rPr>
                <m:t>U</m:t>
              </w:del>
            </m:r>
          </m:e>
          <m:sup>
            <m:r>
              <w:del w:id="1573" w:author="Augustus Raymond Pendleton" w:date="2025-09-29T09:56:00Z" w16du:dateUtc="2025-09-29T13:56:00Z">
                <w:rPr>
                  <w:rFonts w:ascii="Cambria Math" w:hAnsi="Cambria Math"/>
                </w:rPr>
                <m:t>A</m:t>
              </w:del>
            </m:r>
          </m:sup>
        </m:sSup>
      </m:oMath>
      <w:del w:id="1574" w:author="Augustus Raymond Pendleton" w:date="2025-09-29T09:56:00Z" w16du:dateUtc="2025-09-29T13:56:00Z">
        <w:r w:rsidRPr="0007048F" w:rsidDel="00B54AFC">
          <w:delText xml:space="preserve">). As </w:delText>
        </w:r>
      </w:del>
      <m:oMath>
        <m:r>
          <w:del w:id="1575" w:author="Augustus Raymond Pendleton" w:date="2025-09-29T09:56:00Z" w16du:dateUtc="2025-09-29T13:56:00Z">
            <w:rPr>
              <w:rFonts w:ascii="Cambria Math" w:hAnsi="Cambria Math"/>
            </w:rPr>
            <m:t>α</m:t>
          </w:del>
        </m:r>
      </m:oMath>
      <w:del w:id="1576"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577" w:author="Augustus Raymond Pendleton" w:date="2025-09-29T09:56:00Z" w16du:dateUtc="2025-09-29T13:56:00Z">
            <w:rPr>
              <w:rFonts w:ascii="Cambria Math" w:hAnsi="Cambria Math"/>
            </w:rPr>
            <m:t>α</m:t>
          </w:del>
        </m:r>
      </m:oMath>
      <w:del w:id="1578" w:author="Augustus Raymond Pendleton" w:date="2025-09-29T09:56:00Z" w16du:dateUtc="2025-09-29T13:56:00Z">
        <w:r w:rsidRPr="0007048F" w:rsidDel="00B54AFC">
          <w:delText xml:space="preserve">, going from 18.3% at </w:delText>
        </w:r>
      </w:del>
      <m:oMath>
        <m:r>
          <w:del w:id="1579" w:author="Augustus Raymond Pendleton" w:date="2025-09-29T09:56:00Z" w16du:dateUtc="2025-09-29T13:56:00Z">
            <w:rPr>
              <w:rFonts w:ascii="Cambria Math" w:hAnsi="Cambria Math"/>
            </w:rPr>
            <m:t>α</m:t>
          </w:del>
        </m:r>
        <m:r>
          <w:del w:id="1580" w:author="Augustus Raymond Pendleton" w:date="2025-09-29T09:56:00Z" w16du:dateUtc="2025-09-29T13:56:00Z">
            <m:rPr>
              <m:sty m:val="p"/>
            </m:rPr>
            <w:rPr>
              <w:rFonts w:ascii="Cambria Math" w:hAnsi="Cambria Math"/>
            </w:rPr>
            <m:t>=</m:t>
          </w:del>
        </m:r>
        <m:r>
          <w:del w:id="1581" w:author="Augustus Raymond Pendleton" w:date="2025-09-29T09:56:00Z" w16du:dateUtc="2025-09-29T13:56:00Z">
            <w:rPr>
              <w:rFonts w:ascii="Cambria Math" w:hAnsi="Cambria Math"/>
            </w:rPr>
            <m:t>0</m:t>
          </w:del>
        </m:r>
      </m:oMath>
      <w:del w:id="1582" w:author="Augustus Raymond Pendleton" w:date="2025-09-29T09:56:00Z" w16du:dateUtc="2025-09-29T13:56:00Z">
        <w:r w:rsidRPr="0007048F" w:rsidDel="00B54AFC">
          <w:delText xml:space="preserve"> up to 76.7% </w:delText>
        </w:r>
      </w:del>
      <m:oMath>
        <m:r>
          <w:del w:id="1583" w:author="Augustus Raymond Pendleton" w:date="2025-09-29T09:56:00Z" w16du:dateUtc="2025-09-29T13:56:00Z">
            <w:rPr>
              <w:rFonts w:ascii="Cambria Math" w:hAnsi="Cambria Math"/>
            </w:rPr>
            <m:t>α</m:t>
          </w:del>
        </m:r>
        <m:r>
          <w:del w:id="1584" w:author="Augustus Raymond Pendleton" w:date="2025-09-29T09:56:00Z" w16du:dateUtc="2025-09-29T13:56:00Z">
            <m:rPr>
              <m:sty m:val="p"/>
            </m:rPr>
            <w:rPr>
              <w:rFonts w:ascii="Cambria Math" w:hAnsi="Cambria Math"/>
            </w:rPr>
            <m:t>=</m:t>
          </w:del>
        </m:r>
        <m:r>
          <w:del w:id="1585" w:author="Augustus Raymond Pendleton" w:date="2025-09-29T09:56:00Z" w16du:dateUtc="2025-09-29T13:56:00Z">
            <w:rPr>
              <w:rFonts w:ascii="Cambria Math" w:hAnsi="Cambria Math"/>
            </w:rPr>
            <m:t>1</m:t>
          </w:del>
        </m:r>
      </m:oMath>
      <w:del w:id="1586" w:author="Augustus Raymond Pendleton" w:date="2025-09-29T09:56:00Z" w16du:dateUtc="2025-09-29T13:56:00Z">
        <w:r w:rsidRPr="0007048F" w:rsidDel="00B54AFC">
          <w:delText xml:space="preserve">. This trend was also true for </w:delText>
        </w:r>
      </w:del>
      <m:oMath>
        <m:sSup>
          <m:sSupPr>
            <m:ctrlPr>
              <w:del w:id="1587" w:author="Augustus Raymond Pendleton" w:date="2025-09-29T09:56:00Z" w16du:dateUtc="2025-09-29T13:56:00Z">
                <w:rPr>
                  <w:rFonts w:ascii="Cambria Math" w:hAnsi="Cambria Math"/>
                </w:rPr>
              </w:del>
            </m:ctrlPr>
          </m:sSupPr>
          <m:e>
            <m:r>
              <w:del w:id="1588" w:author="Augustus Raymond Pendleton" w:date="2025-09-29T09:56:00Z" w16du:dateUtc="2025-09-29T13:56:00Z">
                <w:rPr>
                  <w:rFonts w:ascii="Cambria Math" w:hAnsi="Cambria Math"/>
                </w:rPr>
                <m:t>U</m:t>
              </w:del>
            </m:r>
          </m:e>
          <m:sup>
            <m:r>
              <w:del w:id="1589" w:author="Augustus Raymond Pendleton" w:date="2025-09-29T09:56:00Z" w16du:dateUtc="2025-09-29T13:56:00Z">
                <w:rPr>
                  <w:rFonts w:ascii="Cambria Math" w:hAnsi="Cambria Math"/>
                </w:rPr>
                <m:t>R</m:t>
              </w:del>
            </m:r>
          </m:sup>
        </m:sSup>
      </m:oMath>
      <w:del w:id="1590" w:author="Augustus Raymond Pendleton" w:date="2025-09-29T09:56:00Z" w16du:dateUtc="2025-09-29T13:56:00Z">
        <w:r w:rsidRPr="0007048F" w:rsidDel="00B54AFC">
          <w:delText xml:space="preserve"> across multiple </w:delText>
        </w:r>
      </w:del>
      <m:oMath>
        <m:r>
          <w:del w:id="1591" w:author="Augustus Raymond Pendleton" w:date="2025-09-29T09:56:00Z" w16du:dateUtc="2025-09-29T13:56:00Z">
            <w:rPr>
              <w:rFonts w:ascii="Cambria Math" w:hAnsi="Cambria Math"/>
            </w:rPr>
            <m:t>α</m:t>
          </w:del>
        </m:r>
      </m:oMath>
      <w:del w:id="1592"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593" w:author="Augustus Raymond Pendleton" w:date="2025-09-29T10:22:00Z" w16du:dateUtc="2025-09-29T14:22:00Z"/>
          <w:sz w:val="20"/>
          <w:szCs w:val="20"/>
          <w:rPrChange w:id="1594" w:author="Augustus Raymond Pendleton" w:date="2025-09-29T08:44:00Z" w16du:dateUtc="2025-09-29T12:44:00Z">
            <w:rPr>
              <w:del w:id="1595" w:author="Augustus Raymond Pendleton" w:date="2025-09-29T10:22:00Z" w16du:dateUtc="2025-09-29T14:22:00Z"/>
            </w:rPr>
          </w:rPrChange>
        </w:rPr>
      </w:pPr>
      <w:ins w:id="1596" w:author="Augustus Raymond Pendleton" w:date="2025-09-29T08:30:00Z" w16du:dateUtc="2025-09-29T12:30:00Z">
        <w:r w:rsidRPr="00604558">
          <w:rPr>
            <w:i/>
            <w:iCs/>
            <w:sz w:val="20"/>
            <w:szCs w:val="20"/>
            <w:rPrChange w:id="1597" w:author="Augustus Raymond Pendleton" w:date="2025-09-29T08:44:00Z" w16du:dateUtc="2025-09-29T12:44:00Z">
              <w:rPr>
                <w:i/>
                <w:iCs/>
              </w:rPr>
            </w:rPrChange>
          </w:rPr>
          <w:t xml:space="preserve">Figure 3. </w:t>
        </w:r>
      </w:ins>
      <w:ins w:id="1598" w:author="Augustus Raymond Pendleton" w:date="2025-09-29T08:33:00Z" w16du:dateUtc="2025-09-29T12:33:00Z">
        <w:del w:id="1599" w:author="Marian Louise Schmidt" w:date="2025-10-22T12:24:00Z" w16du:dateUtc="2025-10-22T16:24:00Z">
          <w:r w:rsidRPr="00604558" w:rsidDel="00044BD2">
            <w:rPr>
              <w:i/>
              <w:iCs/>
              <w:sz w:val="20"/>
              <w:szCs w:val="20"/>
              <w:rPrChange w:id="1600" w:author="Augustus Raymond Pendleton" w:date="2025-09-29T08:44:00Z" w16du:dateUtc="2025-09-29T12:44:00Z">
                <w:rPr>
                  <w:i/>
                  <w:iCs/>
                </w:rPr>
              </w:rPrChange>
            </w:rPr>
            <w:delText>The ability of U</w:delText>
          </w:r>
          <w:r w:rsidRPr="00604558" w:rsidDel="00044BD2">
            <w:rPr>
              <w:i/>
              <w:iCs/>
              <w:sz w:val="20"/>
              <w:szCs w:val="20"/>
              <w:vertAlign w:val="superscript"/>
              <w:rPrChange w:id="1601" w:author="Augustus Raymond Pendleton" w:date="2025-09-29T08:44:00Z" w16du:dateUtc="2025-09-29T12:44:00Z">
                <w:rPr>
                  <w:i/>
                  <w:iCs/>
                  <w:vertAlign w:val="superscript"/>
                </w:rPr>
              </w:rPrChange>
            </w:rPr>
            <w:delText>A</w:delText>
          </w:r>
          <w:r w:rsidRPr="00604558" w:rsidDel="00044BD2">
            <w:rPr>
              <w:i/>
              <w:iCs/>
              <w:sz w:val="20"/>
              <w:szCs w:val="20"/>
              <w:rPrChange w:id="1602" w:author="Augustus Raymond Pendleton" w:date="2025-09-29T08:44:00Z" w16du:dateUtc="2025-09-29T12:44:00Z">
                <w:rPr>
                  <w:i/>
                  <w:iCs/>
                </w:rPr>
              </w:rPrChange>
            </w:rPr>
            <w:delText xml:space="preserve"> to d</w:delText>
          </w:r>
        </w:del>
      </w:ins>
      <w:ins w:id="1603" w:author="Marian Louise Schmidt" w:date="2025-10-22T12:24:00Z" w16du:dateUtc="2025-10-22T16:24:00Z">
        <w:r w:rsidR="00044BD2">
          <w:rPr>
            <w:i/>
            <w:iCs/>
            <w:sz w:val="20"/>
            <w:szCs w:val="20"/>
          </w:rPr>
          <w:t>D</w:t>
        </w:r>
      </w:ins>
      <w:ins w:id="1604" w:author="Augustus Raymond Pendleton" w:date="2025-09-29T08:33:00Z" w16du:dateUtc="2025-09-29T12:33:00Z">
        <w:r w:rsidRPr="00604558">
          <w:rPr>
            <w:i/>
            <w:iCs/>
            <w:sz w:val="20"/>
            <w:szCs w:val="20"/>
            <w:rPrChange w:id="1605" w:author="Augustus Raymond Pendleton" w:date="2025-09-29T08:44:00Z" w16du:dateUtc="2025-09-29T12:44:00Z">
              <w:rPr>
                <w:i/>
                <w:iCs/>
              </w:rPr>
            </w:rPrChange>
          </w:rPr>
          <w:t>iscriminat</w:t>
        </w:r>
      </w:ins>
      <w:ins w:id="1606"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607"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608" w:author="Augustus Raymond Pendleton" w:date="2025-09-29T08:33:00Z" w16du:dateUtc="2025-09-29T12:33:00Z">
        <w:del w:id="1609" w:author="Marian Louise Schmidt" w:date="2025-10-22T12:25:00Z" w16du:dateUtc="2025-10-22T16:25:00Z">
          <w:r w:rsidRPr="00604558" w:rsidDel="00044BD2">
            <w:rPr>
              <w:i/>
              <w:iCs/>
              <w:sz w:val="20"/>
              <w:szCs w:val="20"/>
              <w:rPrChange w:id="1610" w:author="Augustus Raymond Pendleton" w:date="2025-09-29T08:44:00Z" w16du:dateUtc="2025-09-29T12:44:00Z">
                <w:rPr>
                  <w:i/>
                  <w:iCs/>
                </w:rPr>
              </w:rPrChange>
            </w:rPr>
            <w:delText>e between groups or treatments</w:delText>
          </w:r>
        </w:del>
        <w:r w:rsidRPr="00604558">
          <w:rPr>
            <w:i/>
            <w:iCs/>
            <w:sz w:val="20"/>
            <w:szCs w:val="20"/>
            <w:rPrChange w:id="1611" w:author="Augustus Raymond Pendleton" w:date="2025-09-29T08:44:00Z" w16du:dateUtc="2025-09-29T12:44:00Z">
              <w:rPr>
                <w:i/>
                <w:iCs/>
              </w:rPr>
            </w:rPrChange>
          </w:rPr>
          <w:t xml:space="preserve">. </w:t>
        </w:r>
      </w:ins>
      <w:ins w:id="1612" w:author="Augustus Raymond Pendleton" w:date="2025-09-29T08:36:00Z" w16du:dateUtc="2025-09-29T12:36:00Z">
        <w:r w:rsidRPr="00604558">
          <w:rPr>
            <w:sz w:val="20"/>
            <w:szCs w:val="20"/>
            <w:rPrChange w:id="1613" w:author="Augustus Raymond Pendleton" w:date="2025-09-29T08:44:00Z" w16du:dateUtc="2025-09-29T12:44:00Z">
              <w:rPr/>
            </w:rPrChange>
          </w:rPr>
          <w:t xml:space="preserve">(A) </w:t>
        </w:r>
      </w:ins>
      <w:ins w:id="1614" w:author="Augustus Raymond Pendleton" w:date="2025-09-29T08:35:00Z" w16du:dateUtc="2025-09-29T12:35:00Z">
        <w:r w:rsidRPr="00604558">
          <w:rPr>
            <w:sz w:val="20"/>
            <w:szCs w:val="20"/>
            <w:rPrChange w:id="1615" w:author="Augustus Raymond Pendleton" w:date="2025-09-29T08:44:00Z" w16du:dateUtc="2025-09-29T12:44:00Z">
              <w:rPr/>
            </w:rPrChange>
          </w:rPr>
          <w:t xml:space="preserve">PERMANOVAs were </w:t>
        </w:r>
        <w:del w:id="1616" w:author="Marian Louise Schmidt" w:date="2025-10-22T12:26:00Z" w16du:dateUtc="2025-10-22T16:26:00Z">
          <w:r w:rsidRPr="00604558" w:rsidDel="00044BD2">
            <w:rPr>
              <w:sz w:val="20"/>
              <w:szCs w:val="20"/>
              <w:rPrChange w:id="1617" w:author="Augustus Raymond Pendleton" w:date="2025-09-29T08:44:00Z" w16du:dateUtc="2025-09-29T12:44:00Z">
                <w:rPr/>
              </w:rPrChange>
            </w:rPr>
            <w:delText>run</w:delText>
          </w:r>
        </w:del>
      </w:ins>
      <w:ins w:id="1618" w:author="Marian Louise Schmidt" w:date="2025-10-22T12:26:00Z" w16du:dateUtc="2025-10-22T16:26:00Z">
        <w:r w:rsidR="00044BD2">
          <w:rPr>
            <w:sz w:val="20"/>
            <w:szCs w:val="20"/>
          </w:rPr>
          <w:t>used to quantify the percent variance (</w:t>
        </w:r>
        <w:r w:rsidR="00044BD2" w:rsidRPr="00044BD2">
          <w:rPr>
            <w:i/>
            <w:iCs/>
            <w:sz w:val="20"/>
            <w:szCs w:val="20"/>
            <w:rPrChange w:id="1619" w:author="Marian Louise Schmidt" w:date="2025-10-22T12:26:00Z" w16du:dateUtc="2025-10-22T16:26:00Z">
              <w:rPr>
                <w:sz w:val="20"/>
                <w:szCs w:val="20"/>
              </w:rPr>
            </w:rPrChange>
          </w:rPr>
          <w:t>R</w:t>
        </w:r>
        <w:r w:rsidR="00044BD2" w:rsidRPr="00044BD2">
          <w:rPr>
            <w:i/>
            <w:iCs/>
            <w:sz w:val="20"/>
            <w:szCs w:val="20"/>
            <w:vertAlign w:val="superscript"/>
            <w:rPrChange w:id="1620" w:author="Marian Louise Schmidt" w:date="2025-10-22T12:26:00Z" w16du:dateUtc="2025-10-22T16:26:00Z">
              <w:rPr>
                <w:sz w:val="20"/>
                <w:szCs w:val="20"/>
              </w:rPr>
            </w:rPrChange>
          </w:rPr>
          <w:t>2</w:t>
        </w:r>
        <w:r w:rsidR="00044BD2">
          <w:rPr>
            <w:sz w:val="20"/>
            <w:szCs w:val="20"/>
          </w:rPr>
          <w:t xml:space="preserve">) explained by predefined </w:t>
        </w:r>
      </w:ins>
      <w:ins w:id="1621" w:author="Augustus Raymond Pendleton" w:date="2025-09-29T08:35:00Z" w16du:dateUtc="2025-09-29T12:35:00Z">
        <w:del w:id="1622" w:author="Marian Louise Schmidt" w:date="2025-10-22T12:26:00Z" w16du:dateUtc="2025-10-22T16:26:00Z">
          <w:r w:rsidRPr="00604558" w:rsidDel="00044BD2">
            <w:rPr>
              <w:sz w:val="20"/>
              <w:szCs w:val="20"/>
              <w:rPrChange w:id="1623" w:author="Augustus Raymond Pendleton" w:date="2025-09-29T08:44:00Z" w16du:dateUtc="2025-09-29T12:44:00Z">
                <w:rPr/>
              </w:rPrChange>
            </w:rPr>
            <w:delText xml:space="preserve"> testing the significance of two-three </w:delText>
          </w:r>
        </w:del>
        <w:r w:rsidRPr="00604558">
          <w:rPr>
            <w:sz w:val="20"/>
            <w:szCs w:val="20"/>
            <w:rPrChange w:id="1624" w:author="Augustus Raymond Pendleton" w:date="2025-09-29T08:44:00Z" w16du:dateUtc="2025-09-29T12:44:00Z">
              <w:rPr/>
            </w:rPrChange>
          </w:rPr>
          <w:t>categor</w:t>
        </w:r>
      </w:ins>
      <w:ins w:id="1625" w:author="Marian Louise Schmidt" w:date="2025-10-22T12:27:00Z" w16du:dateUtc="2025-10-22T16:27:00Z">
        <w:r w:rsidR="00044BD2">
          <w:rPr>
            <w:sz w:val="20"/>
            <w:szCs w:val="20"/>
          </w:rPr>
          <w:t>ical</w:t>
        </w:r>
      </w:ins>
      <w:ins w:id="1626" w:author="Augustus Raymond Pendleton" w:date="2025-09-29T08:35:00Z" w16du:dateUtc="2025-09-29T12:35:00Z">
        <w:del w:id="1627" w:author="Marian Louise Schmidt" w:date="2025-10-22T12:27:00Z" w16du:dateUtc="2025-10-22T16:27:00Z">
          <w:r w:rsidRPr="00604558" w:rsidDel="00044BD2">
            <w:rPr>
              <w:sz w:val="20"/>
              <w:szCs w:val="20"/>
              <w:rPrChange w:id="1628" w:author="Augustus Raymond Pendleton" w:date="2025-09-29T08:44:00Z" w16du:dateUtc="2025-09-29T12:44:00Z">
                <w:rPr/>
              </w:rPrChange>
            </w:rPr>
            <w:delText>y</w:delText>
          </w:r>
        </w:del>
        <w:r w:rsidRPr="00604558">
          <w:rPr>
            <w:sz w:val="20"/>
            <w:szCs w:val="20"/>
            <w:rPrChange w:id="1629" w:author="Augustus Raymond Pendleton" w:date="2025-09-29T08:44:00Z" w16du:dateUtc="2025-09-29T12:44:00Z">
              <w:rPr/>
            </w:rPrChange>
          </w:rPr>
          <w:t xml:space="preserve"> groups </w:t>
        </w:r>
      </w:ins>
      <w:ins w:id="1630" w:author="Marian Louise Schmidt" w:date="2025-10-22T12:27:00Z" w16du:dateUtc="2025-10-22T16:27:00Z">
        <w:r w:rsidR="00044BD2">
          <w:rPr>
            <w:sz w:val="20"/>
            <w:szCs w:val="20"/>
          </w:rPr>
          <w:t>(shown in italics beneath each dataset name),</w:t>
        </w:r>
      </w:ins>
      <w:ins w:id="1631" w:author="Augustus Raymond Pendleton" w:date="2025-09-29T08:35:00Z" w16du:dateUtc="2025-09-29T12:35:00Z">
        <w:del w:id="1632" w:author="Marian Louise Schmidt" w:date="2025-10-22T12:27:00Z" w16du:dateUtc="2025-10-22T16:27:00Z">
          <w:r w:rsidRPr="00604558" w:rsidDel="00044BD2">
            <w:rPr>
              <w:sz w:val="20"/>
              <w:szCs w:val="20"/>
              <w:rPrChange w:id="1633" w:author="Augustus Raymond Pendleton" w:date="2025-09-29T08:44:00Z" w16du:dateUtc="2025-09-29T12:44:00Z">
                <w:rPr/>
              </w:rPrChange>
            </w:rPr>
            <w:delText>from each dataset</w:delText>
          </w:r>
        </w:del>
        <w:r w:rsidRPr="00604558">
          <w:rPr>
            <w:sz w:val="20"/>
            <w:szCs w:val="20"/>
            <w:rPrChange w:id="1634" w:author="Augustus Raymond Pendleton" w:date="2025-09-29T08:44:00Z" w16du:dateUtc="2025-09-29T12:44:00Z">
              <w:rPr/>
            </w:rPrChange>
          </w:rPr>
          <w:t xml:space="preserve"> </w:t>
        </w:r>
        <w:del w:id="1635" w:author="Marian Louise Schmidt" w:date="2025-10-22T12:27:00Z" w16du:dateUtc="2025-10-22T16:27:00Z">
          <w:r w:rsidRPr="00604558" w:rsidDel="00044BD2">
            <w:rPr>
              <w:sz w:val="20"/>
              <w:szCs w:val="20"/>
              <w:rPrChange w:id="1636" w:author="Augustus Raymond Pendleton" w:date="2025-09-29T08:44:00Z" w16du:dateUtc="2025-09-29T12:44:00Z">
                <w:rPr/>
              </w:rPrChange>
            </w:rPr>
            <w:delText>(provided in italics beneath data names)</w:delText>
          </w:r>
        </w:del>
      </w:ins>
      <w:ins w:id="1637" w:author="Augustus Raymond Pendleton" w:date="2025-09-29T08:37:00Z" w16du:dateUtc="2025-09-29T12:37:00Z">
        <w:del w:id="1638" w:author="Marian Louise Schmidt" w:date="2025-10-22T12:27:00Z" w16du:dateUtc="2025-10-22T16:27:00Z">
          <w:r w:rsidRPr="00604558" w:rsidDel="00044BD2">
            <w:rPr>
              <w:sz w:val="20"/>
              <w:szCs w:val="20"/>
              <w:rPrChange w:id="1639" w:author="Augustus Raymond Pendleton" w:date="2025-09-29T08:44:00Z" w16du:dateUtc="2025-09-29T12:44:00Z">
                <w:rPr/>
              </w:rPrChange>
            </w:rPr>
            <w:delText xml:space="preserve"> </w:delText>
          </w:r>
        </w:del>
        <w:r w:rsidRPr="00604558">
          <w:rPr>
            <w:sz w:val="20"/>
            <w:szCs w:val="20"/>
            <w:rPrChange w:id="1640" w:author="Augustus Raymond Pendleton" w:date="2025-09-29T08:44:00Z" w16du:dateUtc="2025-09-29T12:44:00Z">
              <w:rPr/>
            </w:rPrChange>
          </w:rPr>
          <w:t xml:space="preserve">with 1,000 </w:t>
        </w:r>
        <w:del w:id="1641" w:author="Marian Louise Schmidt" w:date="2025-10-22T12:28:00Z" w16du:dateUtc="2025-10-22T16:28:00Z">
          <w:r w:rsidRPr="00604558" w:rsidDel="00044BD2">
            <w:rPr>
              <w:sz w:val="20"/>
              <w:szCs w:val="20"/>
              <w:rPrChange w:id="1642" w:author="Augustus Raymond Pendleton" w:date="2025-09-29T08:44:00Z" w16du:dateUtc="2025-09-29T12:44:00Z">
                <w:rPr/>
              </w:rPrChange>
            </w:rPr>
            <w:delText>iterations</w:delText>
          </w:r>
        </w:del>
      </w:ins>
      <w:ins w:id="1643" w:author="Marian Louise Schmidt" w:date="2025-10-22T12:28:00Z" w16du:dateUtc="2025-10-22T16:28:00Z">
        <w:r w:rsidR="00044BD2">
          <w:rPr>
            <w:sz w:val="20"/>
            <w:szCs w:val="20"/>
          </w:rPr>
          <w:t>permutations</w:t>
        </w:r>
      </w:ins>
      <w:ins w:id="1644" w:author="Augustus Raymond Pendleton" w:date="2025-09-29T08:35:00Z" w16du:dateUtc="2025-09-29T12:35:00Z">
        <w:r w:rsidRPr="00604558">
          <w:rPr>
            <w:sz w:val="20"/>
            <w:szCs w:val="20"/>
            <w:rPrChange w:id="1645" w:author="Augustus Raymond Pendleton" w:date="2025-09-29T08:44:00Z" w16du:dateUtc="2025-09-29T12:44:00Z">
              <w:rPr/>
            </w:rPrChange>
          </w:rPr>
          <w:t xml:space="preserve">. </w:t>
        </w:r>
        <w:del w:id="1646" w:author="Marian Louise Schmidt" w:date="2025-10-22T12:28:00Z" w16du:dateUtc="2025-10-22T16:28:00Z">
          <w:r w:rsidRPr="00604558" w:rsidDel="00044BD2">
            <w:rPr>
              <w:sz w:val="20"/>
              <w:szCs w:val="20"/>
              <w:rPrChange w:id="1647" w:author="Augustus Raymond Pendleton" w:date="2025-09-29T08:44:00Z" w16du:dateUtc="2025-09-29T12:44:00Z">
                <w:rPr/>
              </w:rPrChange>
            </w:rPr>
            <w:delText xml:space="preserve">Results indicate </w:delText>
          </w:r>
        </w:del>
      </w:ins>
      <w:ins w:id="1648" w:author="Augustus Raymond Pendleton" w:date="2025-09-29T08:37:00Z" w16du:dateUtc="2025-09-29T12:37:00Z">
        <w:del w:id="1649" w:author="Marian Louise Schmidt" w:date="2025-10-22T12:28:00Z" w16du:dateUtc="2025-10-22T16:28:00Z">
          <w:r w:rsidRPr="00604558" w:rsidDel="00044BD2">
            <w:rPr>
              <w:sz w:val="20"/>
              <w:szCs w:val="20"/>
              <w:rPrChange w:id="1650" w:author="Augustus Raymond Pendleton" w:date="2025-09-29T08:44:00Z" w16du:dateUtc="2025-09-29T12:44:00Z">
                <w:rPr/>
              </w:rPrChange>
            </w:rPr>
            <w:delText>the percent variance explained (</w:delText>
          </w:r>
          <w:r w:rsidRPr="00604558" w:rsidDel="00044BD2">
            <w:rPr>
              <w:i/>
              <w:iCs/>
              <w:sz w:val="20"/>
              <w:szCs w:val="20"/>
              <w:rPrChange w:id="1651" w:author="Augustus Raymond Pendleton" w:date="2025-09-29T08:44:00Z" w16du:dateUtc="2025-09-29T12:44:00Z">
                <w:rPr>
                  <w:i/>
                  <w:iCs/>
                </w:rPr>
              </w:rPrChange>
            </w:rPr>
            <w:delText>R</w:delText>
          </w:r>
          <w:r w:rsidRPr="00604558" w:rsidDel="00044BD2">
            <w:rPr>
              <w:i/>
              <w:iCs/>
              <w:sz w:val="20"/>
              <w:szCs w:val="20"/>
              <w:vertAlign w:val="superscript"/>
              <w:rPrChange w:id="1652" w:author="Augustus Raymond Pendleton" w:date="2025-09-29T08:44:00Z" w16du:dateUtc="2025-09-29T12:44:00Z">
                <w:rPr>
                  <w:i/>
                  <w:iCs/>
                  <w:vertAlign w:val="superscript"/>
                </w:rPr>
              </w:rPrChange>
            </w:rPr>
            <w:delText>2</w:delText>
          </w:r>
          <w:r w:rsidRPr="00604558" w:rsidDel="00044BD2">
            <w:rPr>
              <w:sz w:val="20"/>
              <w:szCs w:val="20"/>
              <w:rPrChange w:id="1653" w:author="Augustus Raymond Pendleton" w:date="2025-09-29T08:44:00Z" w16du:dateUtc="2025-09-29T12:44:00Z">
                <w:rPr/>
              </w:rPrChange>
            </w:rPr>
            <w:delText>) for that variable.</w:delText>
          </w:r>
        </w:del>
      </w:ins>
      <w:ins w:id="1654" w:author="Augustus Raymond Pendleton" w:date="2025-09-29T08:35:00Z" w16du:dateUtc="2025-09-29T12:35:00Z">
        <w:del w:id="1655" w:author="Marian Louise Schmidt" w:date="2025-10-22T12:28:00Z" w16du:dateUtc="2025-10-22T16:28:00Z">
          <w:r w:rsidRPr="00604558" w:rsidDel="00044BD2">
            <w:rPr>
              <w:i/>
              <w:iCs/>
              <w:sz w:val="20"/>
              <w:szCs w:val="20"/>
              <w:rPrChange w:id="1656" w:author="Augustus Raymond Pendleton" w:date="2025-09-29T08:44:00Z" w16du:dateUtc="2025-09-29T12:44:00Z">
                <w:rPr>
                  <w:i/>
                  <w:iCs/>
                </w:rPr>
              </w:rPrChange>
            </w:rPr>
            <w:delText xml:space="preserve"> </w:delText>
          </w:r>
        </w:del>
      </w:ins>
      <w:ins w:id="1657" w:author="Augustus Raymond Pendleton" w:date="2025-09-29T08:38:00Z" w16du:dateUtc="2025-09-29T12:38:00Z">
        <w:del w:id="1658" w:author="Marian Louise Schmidt" w:date="2025-10-22T12:28:00Z" w16du:dateUtc="2025-10-22T16:28:00Z">
          <w:r w:rsidRPr="00604558" w:rsidDel="00044BD2">
            <w:rPr>
              <w:sz w:val="20"/>
              <w:szCs w:val="20"/>
              <w:rPrChange w:id="1659" w:author="Augustus Raymond Pendleton" w:date="2025-09-29T08:44:00Z" w16du:dateUtc="2025-09-29T12:44:00Z">
                <w:rPr/>
              </w:rPrChange>
            </w:rPr>
            <w:delText>We assessed th</w:delText>
          </w:r>
        </w:del>
      </w:ins>
      <w:ins w:id="1660" w:author="Augustus Raymond Pendleton" w:date="2025-09-29T08:39:00Z" w16du:dateUtc="2025-09-29T12:39:00Z">
        <w:del w:id="1661" w:author="Marian Louise Schmidt" w:date="2025-10-22T12:28:00Z" w16du:dateUtc="2025-10-22T16:28:00Z">
          <w:r w:rsidRPr="00604558" w:rsidDel="00044BD2">
            <w:rPr>
              <w:sz w:val="20"/>
              <w:szCs w:val="20"/>
              <w:rPrChange w:id="1662" w:author="Augustus Raymond Pendleton" w:date="2025-09-29T08:44:00Z" w16du:dateUtc="2025-09-29T12:44:00Z">
                <w:rPr/>
              </w:rPrChange>
            </w:rPr>
            <w:delText>ese</w:delText>
          </w:r>
        </w:del>
      </w:ins>
      <w:ins w:id="1663" w:author="Augustus Raymond Pendleton" w:date="2025-09-29T08:38:00Z" w16du:dateUtc="2025-09-29T12:38:00Z">
        <w:del w:id="1664" w:author="Marian Louise Schmidt" w:date="2025-10-22T12:28:00Z" w16du:dateUtc="2025-10-22T16:28:00Z">
          <w:r w:rsidRPr="00604558" w:rsidDel="00044BD2">
            <w:rPr>
              <w:sz w:val="20"/>
              <w:szCs w:val="20"/>
              <w:rPrChange w:id="1665" w:author="Augustus Raymond Pendleton" w:date="2025-09-29T08:44:00Z" w16du:dateUtc="2025-09-29T12:44:00Z">
                <w:rPr/>
              </w:rPrChange>
            </w:rPr>
            <w:delText xml:space="preserve"> m</w:delText>
          </w:r>
        </w:del>
      </w:ins>
      <w:ins w:id="1666" w:author="Marian Louise Schmidt" w:date="2025-10-22T12:28:00Z" w16du:dateUtc="2025-10-22T16:28:00Z">
        <w:r w:rsidR="00044BD2">
          <w:rPr>
            <w:sz w:val="20"/>
            <w:szCs w:val="20"/>
          </w:rPr>
          <w:t>M</w:t>
        </w:r>
      </w:ins>
      <w:ins w:id="1667" w:author="Augustus Raymond Pendleton" w:date="2025-09-29T08:38:00Z" w16du:dateUtc="2025-09-29T12:38:00Z">
        <w:r w:rsidRPr="00604558">
          <w:rPr>
            <w:sz w:val="20"/>
            <w:szCs w:val="20"/>
            <w:rPrChange w:id="1668" w:author="Augustus Raymond Pendleton" w:date="2025-09-29T08:44:00Z" w16du:dateUtc="2025-09-29T12:44:00Z">
              <w:rPr/>
            </w:rPrChange>
          </w:rPr>
          <w:t>etric</w:t>
        </w:r>
      </w:ins>
      <w:ins w:id="1669" w:author="Augustus Raymond Pendleton" w:date="2025-09-29T08:39:00Z" w16du:dateUtc="2025-09-29T12:39:00Z">
        <w:r w:rsidRPr="00604558">
          <w:rPr>
            <w:sz w:val="20"/>
            <w:szCs w:val="20"/>
            <w:rPrChange w:id="1670" w:author="Augustus Raymond Pendleton" w:date="2025-09-29T08:44:00Z" w16du:dateUtc="2025-09-29T12:44:00Z">
              <w:rPr/>
            </w:rPrChange>
          </w:rPr>
          <w:t>s</w:t>
        </w:r>
      </w:ins>
      <w:ins w:id="1671" w:author="Marian Louise Schmidt" w:date="2025-10-22T12:28:00Z" w16du:dateUtc="2025-10-22T16:28:00Z">
        <w:r w:rsidR="00044BD2">
          <w:rPr>
            <w:sz w:val="20"/>
            <w:szCs w:val="20"/>
          </w:rPr>
          <w:t xml:space="preserve"> were evaluated</w:t>
        </w:r>
      </w:ins>
      <w:ins w:id="1672" w:author="Augustus Raymond Pendleton" w:date="2025-09-29T08:38:00Z" w16du:dateUtc="2025-09-29T12:38:00Z">
        <w:r w:rsidRPr="00604558">
          <w:rPr>
            <w:sz w:val="20"/>
            <w:szCs w:val="20"/>
            <w:rPrChange w:id="1673" w:author="Augustus Raymond Pendleton" w:date="2025-09-29T08:44:00Z" w16du:dateUtc="2025-09-29T12:44:00Z">
              <w:rPr/>
            </w:rPrChange>
          </w:rPr>
          <w:t xml:space="preserve"> across five metrics and, where applicable, across </w:t>
        </w:r>
      </w:ins>
      <w:ins w:id="1674" w:author="Augustus Raymond Pendleton" w:date="2025-09-29T08:39:00Z" w16du:dateUtc="2025-09-29T12:39:00Z">
        <w:r w:rsidRPr="00604558">
          <w:rPr>
            <w:sz w:val="20"/>
            <w:szCs w:val="20"/>
            <w:rPrChange w:id="1675" w:author="Augustus Raymond Pendleton" w:date="2025-09-29T08:44:00Z" w16du:dateUtc="2025-09-29T12:44:00Z">
              <w:rPr/>
            </w:rPrChange>
          </w:rPr>
          <w:t xml:space="preserve">eleven </w:t>
        </w:r>
      </w:ins>
      <m:oMath>
        <m:r>
          <w:ins w:id="1676" w:author="Augustus Raymond Pendleton" w:date="2025-09-29T08:39:00Z" w16du:dateUtc="2025-09-29T12:39:00Z">
            <w:rPr>
              <w:rFonts w:ascii="Cambria Math" w:hAnsi="Cambria Math"/>
              <w:sz w:val="20"/>
              <w:szCs w:val="20"/>
              <w:rPrChange w:id="1677" w:author="Augustus Raymond Pendleton" w:date="2025-09-29T08:44:00Z" w16du:dateUtc="2025-09-29T12:44:00Z">
                <w:rPr>
                  <w:rFonts w:ascii="Cambria Math" w:hAnsi="Cambria Math"/>
                </w:rPr>
              </w:rPrChange>
            </w:rPr>
            <m:t>α</m:t>
          </w:ins>
        </m:r>
      </m:oMath>
      <w:ins w:id="1678" w:author="Augustus Raymond Pendleton" w:date="2025-09-29T08:39:00Z" w16du:dateUtc="2025-09-29T12:39:00Z">
        <w:r w:rsidRPr="00604558">
          <w:rPr>
            <w:rFonts w:eastAsiaTheme="minorEastAsia"/>
            <w:sz w:val="20"/>
            <w:szCs w:val="20"/>
            <w:rPrChange w:id="1679" w:author="Augustus Raymond Pendleton" w:date="2025-09-29T08:44:00Z" w16du:dateUtc="2025-09-29T12:44:00Z">
              <w:rPr>
                <w:rFonts w:eastAsiaTheme="minorEastAsia"/>
              </w:rPr>
            </w:rPrChange>
          </w:rPr>
          <w:t xml:space="preserve"> values (</w:t>
        </w:r>
        <w:del w:id="1680" w:author="Marian Louise Schmidt" w:date="2025-10-22T12:28:00Z" w16du:dateUtc="2025-10-22T16:28:00Z">
          <w:r w:rsidRPr="00604558" w:rsidDel="00044BD2">
            <w:rPr>
              <w:rFonts w:eastAsiaTheme="minorEastAsia"/>
              <w:sz w:val="20"/>
              <w:szCs w:val="20"/>
              <w:rPrChange w:id="1681"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682" w:author="Augustus Raymond Pendleton" w:date="2025-09-29T08:44:00Z" w16du:dateUtc="2025-09-29T12:44:00Z">
              <w:rPr>
                <w:rFonts w:eastAsiaTheme="minorEastAsia"/>
              </w:rPr>
            </w:rPrChange>
          </w:rPr>
          <w:t>0</w:t>
        </w:r>
        <w:del w:id="1683" w:author="Marian Louise Schmidt" w:date="2025-10-22T12:29:00Z" w16du:dateUtc="2025-10-22T16:29:00Z">
          <w:r w:rsidRPr="00604558" w:rsidDel="00044BD2">
            <w:rPr>
              <w:rFonts w:eastAsiaTheme="minorEastAsia"/>
              <w:sz w:val="20"/>
              <w:szCs w:val="20"/>
              <w:rPrChange w:id="1684" w:author="Augustus Raymond Pendleton" w:date="2025-09-29T08:44:00Z" w16du:dateUtc="2025-09-29T12:44:00Z">
                <w:rPr>
                  <w:rFonts w:eastAsiaTheme="minorEastAsia"/>
                </w:rPr>
              </w:rPrChange>
            </w:rPr>
            <w:delText xml:space="preserve"> </w:delText>
          </w:r>
        </w:del>
        <w:del w:id="1685" w:author="Marian Louise Schmidt" w:date="2025-10-22T12:28:00Z" w16du:dateUtc="2025-10-22T16:28:00Z">
          <w:r w:rsidRPr="00604558" w:rsidDel="00044BD2">
            <w:rPr>
              <w:rFonts w:eastAsiaTheme="minorEastAsia"/>
              <w:sz w:val="20"/>
              <w:szCs w:val="20"/>
              <w:rPrChange w:id="1686" w:author="Augustus Raymond Pendleton" w:date="2025-09-29T08:44:00Z" w16du:dateUtc="2025-09-29T12:44:00Z">
                <w:rPr>
                  <w:rFonts w:eastAsiaTheme="minorEastAsia"/>
                </w:rPr>
              </w:rPrChange>
            </w:rPr>
            <w:delText>t</w:delText>
          </w:r>
        </w:del>
        <w:del w:id="1687" w:author="Marian Louise Schmidt" w:date="2025-10-22T12:29:00Z" w16du:dateUtc="2025-10-22T16:29:00Z">
          <w:r w:rsidRPr="00604558" w:rsidDel="00044BD2">
            <w:rPr>
              <w:rFonts w:eastAsiaTheme="minorEastAsia"/>
              <w:sz w:val="20"/>
              <w:szCs w:val="20"/>
              <w:rPrChange w:id="1688" w:author="Augustus Raymond Pendleton" w:date="2025-09-29T08:44:00Z" w16du:dateUtc="2025-09-29T12:44:00Z">
                <w:rPr>
                  <w:rFonts w:eastAsiaTheme="minorEastAsia"/>
                </w:rPr>
              </w:rPrChange>
            </w:rPr>
            <w:delText xml:space="preserve">o </w:delText>
          </w:r>
        </w:del>
      </w:ins>
      <w:ins w:id="1689" w:author="Marian Louise Schmidt" w:date="2025-10-22T12:29:00Z" w16du:dateUtc="2025-10-22T16:29:00Z">
        <w:r w:rsidR="00044BD2">
          <w:rPr>
            <w:rFonts w:eastAsiaTheme="minorEastAsia"/>
            <w:sz w:val="20"/>
            <w:szCs w:val="20"/>
          </w:rPr>
          <w:t>-</w:t>
        </w:r>
      </w:ins>
      <w:ins w:id="1690" w:author="Augustus Raymond Pendleton" w:date="2025-09-29T08:39:00Z" w16du:dateUtc="2025-09-29T12:39:00Z">
        <w:r w:rsidRPr="00604558">
          <w:rPr>
            <w:rFonts w:eastAsiaTheme="minorEastAsia"/>
            <w:sz w:val="20"/>
            <w:szCs w:val="20"/>
            <w:rPrChange w:id="1691" w:author="Augustus Raymond Pendleton" w:date="2025-09-29T08:44:00Z" w16du:dateUtc="2025-09-29T12:44:00Z">
              <w:rPr>
                <w:rFonts w:eastAsiaTheme="minorEastAsia"/>
              </w:rPr>
            </w:rPrChange>
          </w:rPr>
          <w:t xml:space="preserve">1 in 0.1 </w:t>
        </w:r>
        <w:del w:id="1692" w:author="Marian Louise Schmidt" w:date="2025-10-22T12:29:00Z" w16du:dateUtc="2025-10-22T16:29:00Z">
          <w:r w:rsidRPr="00604558" w:rsidDel="00044BD2">
            <w:rPr>
              <w:rFonts w:eastAsiaTheme="minorEastAsia"/>
              <w:sz w:val="20"/>
              <w:szCs w:val="20"/>
              <w:rPrChange w:id="1693" w:author="Augustus Raymond Pendleton" w:date="2025-09-29T08:44:00Z" w16du:dateUtc="2025-09-29T12:44:00Z">
                <w:rPr>
                  <w:rFonts w:eastAsiaTheme="minorEastAsia"/>
                </w:rPr>
              </w:rPrChange>
            </w:rPr>
            <w:delText>steps</w:delText>
          </w:r>
        </w:del>
      </w:ins>
      <w:ins w:id="1694" w:author="Marian Louise Schmidt" w:date="2025-10-22T12:29:00Z" w16du:dateUtc="2025-10-22T16:29:00Z">
        <w:r w:rsidR="00044BD2">
          <w:rPr>
            <w:rFonts w:eastAsiaTheme="minorEastAsia"/>
            <w:sz w:val="20"/>
            <w:szCs w:val="20"/>
          </w:rPr>
          <w:t>increments</w:t>
        </w:r>
      </w:ins>
      <w:ins w:id="1695" w:author="Augustus Raymond Pendleton" w:date="2025-09-29T08:39:00Z" w16du:dateUtc="2025-09-29T12:39:00Z">
        <w:r w:rsidRPr="00604558">
          <w:rPr>
            <w:rFonts w:eastAsiaTheme="minorEastAsia"/>
            <w:sz w:val="20"/>
            <w:szCs w:val="20"/>
            <w:rPrChange w:id="1696" w:author="Augustus Raymond Pendleton" w:date="2025-09-29T08:44:00Z" w16du:dateUtc="2025-09-29T12:44:00Z">
              <w:rPr>
                <w:rFonts w:eastAsiaTheme="minorEastAsia"/>
              </w:rPr>
            </w:rPrChange>
          </w:rPr>
          <w:t>).</w:t>
        </w:r>
      </w:ins>
      <w:ins w:id="1697" w:author="Marian Louise Schmidt" w:date="2025-10-22T12:29:00Z" w16du:dateUtc="2025-10-22T16:29:00Z">
        <w:r w:rsidR="00044BD2">
          <w:rPr>
            <w:rFonts w:eastAsiaTheme="minorEastAsia"/>
            <w:sz w:val="20"/>
            <w:szCs w:val="20"/>
          </w:rPr>
          <w:t xml:space="preserve"> For consistency with the original studies, </w:t>
        </w:r>
      </w:ins>
      <w:ins w:id="1698" w:author="Augustus Raymond Pendleton" w:date="2025-09-29T11:59:00Z" w16du:dateUtc="2025-09-29T15:59:00Z">
        <w:del w:id="1699"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700" w:author="Augustus Raymond Pendleton" w:date="2025-09-29T12:00:00Z" w16du:dateUtc="2025-09-29T16:00:00Z">
        <w:r w:rsidR="008830B0">
          <w:rPr>
            <w:rFonts w:eastAsiaTheme="minorEastAsia"/>
            <w:sz w:val="20"/>
            <w:szCs w:val="20"/>
          </w:rPr>
          <w:t>ed</w:t>
        </w:r>
      </w:ins>
      <w:ins w:id="1701" w:author="Marian Louise Schmidt" w:date="2025-10-22T12:30:00Z" w16du:dateUtc="2025-10-22T16:30:00Z">
        <w:r w:rsidR="00044BD2">
          <w:rPr>
            <w:rFonts w:eastAsiaTheme="minorEastAsia"/>
            <w:sz w:val="20"/>
            <w:szCs w:val="20"/>
          </w:rPr>
          <w:t xml:space="preserve"> for the cooling-water dataset, only stool samples for </w:t>
        </w:r>
      </w:ins>
      <w:ins w:id="1702" w:author="Augustus Raymond Pendleton" w:date="2025-09-29T12:00:00Z" w16du:dateUtc="2025-09-29T16:00:00Z">
        <w:del w:id="1703"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704" w:author="Marian Louise Schmidt" w:date="2025-10-22T12:30:00Z" w16du:dateUtc="2025-10-22T16:30:00Z">
        <w:r w:rsidR="00044BD2">
          <w:rPr>
            <w:rFonts w:eastAsiaTheme="minorEastAsia"/>
            <w:sz w:val="20"/>
            <w:szCs w:val="20"/>
          </w:rPr>
          <w:t xml:space="preserve"> dataset</w:t>
        </w:r>
      </w:ins>
      <w:ins w:id="1705" w:author="Augustus Raymond Pendleton" w:date="2025-09-29T12:00:00Z" w16du:dateUtc="2025-09-29T16:00:00Z">
        <w:r w:rsidR="008830B0">
          <w:rPr>
            <w:rFonts w:eastAsiaTheme="minorEastAsia"/>
            <w:sz w:val="20"/>
            <w:szCs w:val="20"/>
          </w:rPr>
          <w:t xml:space="preserve">, </w:t>
        </w:r>
        <w:del w:id="1706"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707"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708" w:author="Marian Louise Schmidt" w:date="2025-10-22T12:30:00Z" w16du:dateUtc="2025-10-22T16:30:00Z">
        <w:r w:rsidR="00044BD2">
          <w:rPr>
            <w:rFonts w:eastAsiaTheme="minorEastAsia"/>
            <w:sz w:val="20"/>
            <w:szCs w:val="20"/>
          </w:rPr>
          <w:t xml:space="preserve">rhizosphere </w:t>
        </w:r>
      </w:ins>
      <w:ins w:id="1709" w:author="Augustus Raymond Pendleton" w:date="2025-09-29T12:00:00Z" w16du:dateUtc="2025-09-29T16:00:00Z">
        <w:r w:rsidR="008830B0">
          <w:rPr>
            <w:rFonts w:eastAsiaTheme="minorEastAsia"/>
            <w:sz w:val="20"/>
            <w:szCs w:val="20"/>
          </w:rPr>
          <w:t xml:space="preserve">samples </w:t>
        </w:r>
        <w:del w:id="1710" w:author="Marian Louise Schmidt" w:date="2025-10-22T12:30:00Z" w16du:dateUtc="2025-10-22T16:30:00Z">
          <w:r w:rsidR="008830B0" w:rsidDel="00044BD2">
            <w:rPr>
              <w:rFonts w:eastAsiaTheme="minorEastAsia"/>
              <w:sz w:val="20"/>
              <w:szCs w:val="20"/>
            </w:rPr>
            <w:delText>were</w:delText>
          </w:r>
        </w:del>
      </w:ins>
      <w:ins w:id="1711" w:author="Marian Louise Schmidt" w:date="2025-10-22T12:30:00Z" w16du:dateUtc="2025-10-22T16:30:00Z">
        <w:r w:rsidR="00044BD2">
          <w:rPr>
            <w:rFonts w:eastAsiaTheme="minorEastAsia"/>
            <w:sz w:val="20"/>
            <w:szCs w:val="20"/>
          </w:rPr>
          <w:t>for the dataset</w:t>
        </w:r>
      </w:ins>
      <w:ins w:id="1712" w:author="Augustus Raymond Pendleton" w:date="2025-09-29T12:00:00Z" w16du:dateUtc="2025-09-29T16:00:00Z">
        <w:del w:id="1713"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714" w:author="Augustus Raymond Pendleton" w:date="2025-09-29T08:39:00Z" w16du:dateUtc="2025-09-29T12:39:00Z">
        <w:r w:rsidRPr="00604558">
          <w:rPr>
            <w:rFonts w:eastAsiaTheme="minorEastAsia"/>
            <w:sz w:val="20"/>
            <w:szCs w:val="20"/>
            <w:rPrChange w:id="1715" w:author="Augustus Raymond Pendleton" w:date="2025-09-29T08:44:00Z" w16du:dateUtc="2025-09-29T12:44:00Z">
              <w:rPr>
                <w:rFonts w:eastAsiaTheme="minorEastAsia"/>
              </w:rPr>
            </w:rPrChange>
          </w:rPr>
          <w:t xml:space="preserve"> (B) </w:t>
        </w:r>
      </w:ins>
      <w:ins w:id="1716" w:author="Marian Louise Schmidt" w:date="2025-10-22T12:30:00Z" w16du:dateUtc="2025-10-22T16:30:00Z">
        <w:r w:rsidR="00044BD2">
          <w:rPr>
            <w:rFonts w:eastAsiaTheme="minorEastAsia"/>
            <w:sz w:val="20"/>
            <w:szCs w:val="20"/>
          </w:rPr>
          <w:t>Mantel</w:t>
        </w:r>
      </w:ins>
      <w:ins w:id="1717" w:author="Marian Louise Schmidt" w:date="2025-10-22T12:31:00Z" w16du:dateUtc="2025-10-22T16:31:00Z">
        <w:r w:rsidR="00044BD2">
          <w:rPr>
            <w:rFonts w:eastAsiaTheme="minorEastAsia"/>
            <w:sz w:val="20"/>
            <w:szCs w:val="20"/>
          </w:rPr>
          <w:t xml:space="preserve"> c</w:t>
        </w:r>
      </w:ins>
      <w:ins w:id="1718" w:author="Augustus Raymond Pendleton" w:date="2025-09-29T08:39:00Z" w16du:dateUtc="2025-09-29T12:39:00Z">
        <w:del w:id="1719" w:author="Marian Louise Schmidt" w:date="2025-10-22T12:30:00Z" w16du:dateUtc="2025-10-22T16:30:00Z">
          <w:r w:rsidRPr="00604558" w:rsidDel="00044BD2">
            <w:rPr>
              <w:rFonts w:eastAsiaTheme="minorEastAsia"/>
              <w:sz w:val="20"/>
              <w:szCs w:val="20"/>
              <w:rPrChange w:id="1720" w:author="Augustus Raymond Pendleton" w:date="2025-09-29T08:44:00Z" w16du:dateUtc="2025-09-29T12:44:00Z">
                <w:rPr>
                  <w:rFonts w:eastAsiaTheme="minorEastAsia"/>
                </w:rPr>
              </w:rPrChange>
            </w:rPr>
            <w:delText>C</w:delText>
          </w:r>
        </w:del>
        <w:r w:rsidRPr="00604558">
          <w:rPr>
            <w:rFonts w:eastAsiaTheme="minorEastAsia"/>
            <w:sz w:val="20"/>
            <w:szCs w:val="20"/>
            <w:rPrChange w:id="1721" w:author="Augustus Raymond Pendleton" w:date="2025-09-29T08:44:00Z" w16du:dateUtc="2025-09-29T12:44:00Z">
              <w:rPr>
                <w:rFonts w:eastAsiaTheme="minorEastAsia"/>
              </w:rPr>
            </w:rPrChange>
          </w:rPr>
          <w:t xml:space="preserve">orrelation </w:t>
        </w:r>
      </w:ins>
      <w:ins w:id="1722" w:author="Marian Louise Schmidt" w:date="2025-10-22T12:31:00Z" w16du:dateUtc="2025-10-22T16:31:00Z">
        <w:r w:rsidR="00044BD2">
          <w:rPr>
            <w:rFonts w:eastAsiaTheme="minorEastAsia"/>
            <w:sz w:val="20"/>
            <w:szCs w:val="20"/>
          </w:rPr>
          <w:t xml:space="preserve">(R) </w:t>
        </w:r>
      </w:ins>
      <w:ins w:id="1723" w:author="Augustus Raymond Pendleton" w:date="2025-09-29T08:39:00Z" w16du:dateUtc="2025-09-29T12:39:00Z">
        <w:r w:rsidRPr="00604558">
          <w:rPr>
            <w:rFonts w:eastAsiaTheme="minorEastAsia"/>
            <w:sz w:val="20"/>
            <w:szCs w:val="20"/>
            <w:rPrChange w:id="1724" w:author="Augustus Raymond Pendleton" w:date="2025-09-29T08:44:00Z" w16du:dateUtc="2025-09-29T12:44:00Z">
              <w:rPr>
                <w:rFonts w:eastAsiaTheme="minorEastAsia"/>
              </w:rPr>
            </w:rPrChange>
          </w:rPr>
          <w:t xml:space="preserve">between each </w:t>
        </w:r>
        <w:del w:id="1725" w:author="Marian Louise Schmidt" w:date="2025-10-22T12:31:00Z" w16du:dateUtc="2025-10-22T16:31:00Z">
          <w:r w:rsidRPr="00604558" w:rsidDel="00044BD2">
            <w:rPr>
              <w:rFonts w:eastAsiaTheme="minorEastAsia"/>
              <w:sz w:val="20"/>
              <w:szCs w:val="20"/>
              <w:rPrChange w:id="1726"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727" w:author="Augustus Raymond Pendleton" w:date="2025-09-29T08:44:00Z" w16du:dateUtc="2025-09-29T12:44:00Z">
              <w:rPr>
                <w:rFonts w:eastAsiaTheme="minorEastAsia"/>
              </w:rPr>
            </w:rPrChange>
          </w:rPr>
          <w:t xml:space="preserve">distance metric and the </w:t>
        </w:r>
      </w:ins>
      <w:ins w:id="1728" w:author="Marian Louise Schmidt" w:date="2025-10-22T12:31:00Z" w16du:dateUtc="2025-10-22T16:31:00Z">
        <w:r w:rsidR="00044BD2">
          <w:rPr>
            <w:rFonts w:eastAsiaTheme="minorEastAsia"/>
            <w:sz w:val="20"/>
            <w:szCs w:val="20"/>
          </w:rPr>
          <w:t xml:space="preserve">pairwise differences in </w:t>
        </w:r>
      </w:ins>
      <w:ins w:id="1729" w:author="Augustus Raymond Pendleton" w:date="2025-09-29T08:39:00Z" w16du:dateUtc="2025-09-29T12:39:00Z">
        <w:r w:rsidRPr="00604558">
          <w:rPr>
            <w:rFonts w:eastAsiaTheme="minorEastAsia"/>
            <w:sz w:val="20"/>
            <w:szCs w:val="20"/>
            <w:rPrChange w:id="1730" w:author="Augustus Raymond Pendleton" w:date="2025-09-29T08:44:00Z" w16du:dateUtc="2025-09-29T12:44:00Z">
              <w:rPr>
                <w:rFonts w:eastAsiaTheme="minorEastAsia"/>
              </w:rPr>
            </w:rPrChange>
          </w:rPr>
          <w:t xml:space="preserve">absolute </w:t>
        </w:r>
        <w:del w:id="1731" w:author="Marian Louise Schmidt" w:date="2025-10-22T12:31:00Z" w16du:dateUtc="2025-10-22T16:31:00Z">
          <w:r w:rsidRPr="00604558" w:rsidDel="00044BD2">
            <w:rPr>
              <w:rFonts w:eastAsiaTheme="minorEastAsia"/>
              <w:sz w:val="20"/>
              <w:szCs w:val="20"/>
              <w:rPrChange w:id="1732" w:author="Augustus Raymond Pendleton" w:date="2025-09-29T08:44:00Z" w16du:dateUtc="2025-09-29T12:44:00Z">
                <w:rPr>
                  <w:rFonts w:eastAsiaTheme="minorEastAsia"/>
                </w:rPr>
              </w:rPrChange>
            </w:rPr>
            <w:delText>difference</w:delText>
          </w:r>
        </w:del>
      </w:ins>
      <w:ins w:id="1733" w:author="Marian Louise Schmidt" w:date="2025-10-22T12:31:00Z" w16du:dateUtc="2025-10-22T16:31:00Z">
        <w:r w:rsidR="00044BD2">
          <w:rPr>
            <w:rFonts w:eastAsiaTheme="minorEastAsia"/>
            <w:sz w:val="20"/>
            <w:szCs w:val="20"/>
          </w:rPr>
          <w:t>abundance (</w:t>
        </w:r>
      </w:ins>
      <w:ins w:id="1734" w:author="Augustus Raymond Pendleton" w:date="2025-09-29T08:39:00Z" w16du:dateUtc="2025-09-29T12:39:00Z">
        <w:del w:id="1735" w:author="Marian Louise Schmidt" w:date="2025-10-22T12:31:00Z" w16du:dateUtc="2025-10-22T16:31:00Z">
          <w:r w:rsidRPr="00604558" w:rsidDel="00044BD2">
            <w:rPr>
              <w:rFonts w:eastAsiaTheme="minorEastAsia"/>
              <w:sz w:val="20"/>
              <w:szCs w:val="20"/>
              <w:rPrChange w:id="1736"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737" w:author="Augustus Raymond Pendleton" w:date="2025-09-29T08:44:00Z" w16du:dateUtc="2025-09-29T12:44:00Z">
              <w:rPr>
                <w:rFonts w:eastAsiaTheme="minorEastAsia"/>
              </w:rPr>
            </w:rPrChange>
          </w:rPr>
          <w:t>cel</w:t>
        </w:r>
      </w:ins>
      <w:ins w:id="1738" w:author="Augustus Raymond Pendleton" w:date="2025-09-29T08:40:00Z" w16du:dateUtc="2025-09-29T12:40:00Z">
        <w:r w:rsidRPr="00604558">
          <w:rPr>
            <w:rFonts w:eastAsiaTheme="minorEastAsia"/>
            <w:sz w:val="20"/>
            <w:szCs w:val="20"/>
            <w:rPrChange w:id="1739" w:author="Augustus Raymond Pendleton" w:date="2025-09-29T08:44:00Z" w16du:dateUtc="2025-09-29T12:44:00Z">
              <w:rPr>
                <w:rFonts w:eastAsiaTheme="minorEastAsia"/>
              </w:rPr>
            </w:rPrChange>
          </w:rPr>
          <w:t>l counts or 16S copy number</w:t>
        </w:r>
      </w:ins>
      <w:ins w:id="1740" w:author="Marian Louise Schmidt" w:date="2025-10-22T12:31:00Z" w16du:dateUtc="2025-10-22T16:31:00Z">
        <w:r w:rsidR="00044BD2">
          <w:rPr>
            <w:rFonts w:eastAsiaTheme="minorEastAsia"/>
            <w:sz w:val="20"/>
            <w:szCs w:val="20"/>
          </w:rPr>
          <w:t>), illustrating the degree to which each metric is driven by biomass differences</w:t>
        </w:r>
      </w:ins>
      <w:ins w:id="1741" w:author="Augustus Raymond Pendleton" w:date="2025-09-29T08:40:00Z" w16du:dateUtc="2025-09-29T12:40:00Z">
        <w:del w:id="1742" w:author="Marian Louise Schmidt" w:date="2025-10-22T12:31:00Z" w16du:dateUtc="2025-10-22T16:31:00Z">
          <w:r w:rsidRPr="00604558" w:rsidDel="00044BD2">
            <w:rPr>
              <w:rFonts w:eastAsiaTheme="minorEastAsia"/>
              <w:sz w:val="20"/>
              <w:szCs w:val="20"/>
              <w:rPrChange w:id="1743"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744"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745" w:author="Augustus Raymond Pendleton" w:date="2025-09-29T10:22:00Z" w16du:dateUtc="2025-09-29T14:22:00Z"/>
        </w:rPr>
      </w:pPr>
      <w:del w:id="1746"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747" w:author="Augustus Raymond Pendleton" w:date="2025-09-29T10:22:00Z" w16du:dateUtc="2025-09-29T14:22:00Z">
            <w:rPr>
              <w:rFonts w:ascii="Cambria Math" w:hAnsi="Cambria Math"/>
            </w:rPr>
            <m:t>G</m:t>
          </w:del>
        </m:r>
        <m:sSup>
          <m:sSupPr>
            <m:ctrlPr>
              <w:del w:id="1748" w:author="Augustus Raymond Pendleton" w:date="2025-09-29T10:22:00Z" w16du:dateUtc="2025-09-29T14:22:00Z">
                <w:rPr>
                  <w:rFonts w:ascii="Cambria Math" w:hAnsi="Cambria Math"/>
                </w:rPr>
              </w:del>
            </m:ctrlPr>
          </m:sSupPr>
          <m:e>
            <m:r>
              <w:del w:id="1749" w:author="Augustus Raymond Pendleton" w:date="2025-09-29T10:22:00Z" w16du:dateUtc="2025-09-29T14:22:00Z">
                <w:rPr>
                  <w:rFonts w:ascii="Cambria Math" w:hAnsi="Cambria Math"/>
                </w:rPr>
                <m:t>U</m:t>
              </w:del>
            </m:r>
          </m:e>
          <m:sup>
            <m:r>
              <w:del w:id="1750" w:author="Augustus Raymond Pendleton" w:date="2025-09-29T10:22:00Z" w16du:dateUtc="2025-09-29T14:22:00Z">
                <w:rPr>
                  <w:rFonts w:ascii="Cambria Math" w:hAnsi="Cambria Math"/>
                </w:rPr>
                <m:t>R</m:t>
              </w:del>
            </m:r>
          </m:sup>
        </m:sSup>
      </m:oMath>
      <w:del w:id="1751" w:author="Augustus Raymond Pendleton" w:date="2025-09-29T10:22:00Z" w16du:dateUtc="2025-09-29T14:22:00Z">
        <w:r w:rsidRPr="0007048F" w:rsidDel="00F86279">
          <w:delText xml:space="preserve">, </w:delText>
        </w:r>
      </w:del>
      <m:oMath>
        <m:r>
          <w:del w:id="1752" w:author="Augustus Raymond Pendleton" w:date="2025-09-29T10:22:00Z" w16du:dateUtc="2025-09-29T14:22:00Z">
            <w:rPr>
              <w:rFonts w:ascii="Cambria Math" w:hAnsi="Cambria Math"/>
            </w:rPr>
            <m:t>G</m:t>
          </w:del>
        </m:r>
        <m:sSup>
          <m:sSupPr>
            <m:ctrlPr>
              <w:del w:id="1753" w:author="Augustus Raymond Pendleton" w:date="2025-09-29T10:22:00Z" w16du:dateUtc="2025-09-29T14:22:00Z">
                <w:rPr>
                  <w:rFonts w:ascii="Cambria Math" w:hAnsi="Cambria Math"/>
                </w:rPr>
              </w:del>
            </m:ctrlPr>
          </m:sSupPr>
          <m:e>
            <m:r>
              <w:del w:id="1754" w:author="Augustus Raymond Pendleton" w:date="2025-09-29T10:22:00Z" w16du:dateUtc="2025-09-29T14:22:00Z">
                <w:rPr>
                  <w:rFonts w:ascii="Cambria Math" w:hAnsi="Cambria Math"/>
                </w:rPr>
                <m:t>U</m:t>
              </w:del>
            </m:r>
          </m:e>
          <m:sup>
            <m:r>
              <w:del w:id="1755" w:author="Augustus Raymond Pendleton" w:date="2025-09-29T10:22:00Z" w16du:dateUtc="2025-09-29T14:22:00Z">
                <w:rPr>
                  <w:rFonts w:ascii="Cambria Math" w:hAnsi="Cambria Math"/>
                </w:rPr>
                <m:t>A</m:t>
              </w:del>
            </m:r>
          </m:sup>
        </m:sSup>
      </m:oMath>
      <w:del w:id="1756" w:author="Augustus Raymond Pendleton" w:date="2025-09-29T10:22:00Z" w16du:dateUtc="2025-09-29T14:22:00Z">
        <w:r w:rsidRPr="0007048F" w:rsidDel="00F86279">
          <w:delText xml:space="preserve">, </w:delText>
        </w:r>
      </w:del>
      <m:oMath>
        <m:r>
          <w:del w:id="1757" w:author="Augustus Raymond Pendleton" w:date="2025-09-29T10:22:00Z" w16du:dateUtc="2025-09-29T14:22:00Z">
            <w:rPr>
              <w:rFonts w:ascii="Cambria Math" w:hAnsi="Cambria Math"/>
            </w:rPr>
            <m:t>B</m:t>
          </w:del>
        </m:r>
        <m:sSup>
          <m:sSupPr>
            <m:ctrlPr>
              <w:del w:id="1758" w:author="Augustus Raymond Pendleton" w:date="2025-09-29T10:22:00Z" w16du:dateUtc="2025-09-29T14:22:00Z">
                <w:rPr>
                  <w:rFonts w:ascii="Cambria Math" w:hAnsi="Cambria Math"/>
                </w:rPr>
              </w:del>
            </m:ctrlPr>
          </m:sSupPr>
          <m:e>
            <m:r>
              <w:del w:id="1759" w:author="Augustus Raymond Pendleton" w:date="2025-09-29T10:22:00Z" w16du:dateUtc="2025-09-29T14:22:00Z">
                <w:rPr>
                  <w:rFonts w:ascii="Cambria Math" w:hAnsi="Cambria Math"/>
                </w:rPr>
                <m:t>C</m:t>
              </w:del>
            </m:r>
          </m:e>
          <m:sup>
            <m:r>
              <w:del w:id="1760" w:author="Augustus Raymond Pendleton" w:date="2025-09-29T10:22:00Z" w16du:dateUtc="2025-09-29T14:22:00Z">
                <w:rPr>
                  <w:rFonts w:ascii="Cambria Math" w:hAnsi="Cambria Math"/>
                </w:rPr>
                <m:t>R</m:t>
              </w:del>
            </m:r>
          </m:sup>
        </m:sSup>
      </m:oMath>
      <w:del w:id="1761" w:author="Augustus Raymond Pendleton" w:date="2025-09-29T10:22:00Z" w16du:dateUtc="2025-09-29T14:22:00Z">
        <w:r w:rsidRPr="0007048F" w:rsidDel="00F86279">
          <w:delText xml:space="preserve">, and </w:delText>
        </w:r>
      </w:del>
      <m:oMath>
        <m:r>
          <w:del w:id="1762" w:author="Augustus Raymond Pendleton" w:date="2025-09-29T10:22:00Z" w16du:dateUtc="2025-09-29T14:22:00Z">
            <w:rPr>
              <w:rFonts w:ascii="Cambria Math" w:hAnsi="Cambria Math"/>
            </w:rPr>
            <m:t>B</m:t>
          </w:del>
        </m:r>
        <m:sSup>
          <m:sSupPr>
            <m:ctrlPr>
              <w:del w:id="1763" w:author="Augustus Raymond Pendleton" w:date="2025-09-29T10:22:00Z" w16du:dateUtc="2025-09-29T14:22:00Z">
                <w:rPr>
                  <w:rFonts w:ascii="Cambria Math" w:hAnsi="Cambria Math"/>
                </w:rPr>
              </w:del>
            </m:ctrlPr>
          </m:sSupPr>
          <m:e>
            <m:r>
              <w:del w:id="1764" w:author="Augustus Raymond Pendleton" w:date="2025-09-29T10:22:00Z" w16du:dateUtc="2025-09-29T14:22:00Z">
                <w:rPr>
                  <w:rFonts w:ascii="Cambria Math" w:hAnsi="Cambria Math"/>
                </w:rPr>
                <m:t>C</m:t>
              </w:del>
            </m:r>
          </m:e>
          <m:sup>
            <m:r>
              <w:del w:id="1765" w:author="Augustus Raymond Pendleton" w:date="2025-09-29T10:22:00Z" w16du:dateUtc="2025-09-29T14:22:00Z">
                <w:rPr>
                  <w:rFonts w:ascii="Cambria Math" w:hAnsi="Cambria Math"/>
                </w:rPr>
                <m:t>A</m:t>
              </w:del>
            </m:r>
          </m:sup>
        </m:sSup>
      </m:oMath>
      <w:del w:id="1766" w:author="Augustus Raymond Pendleton" w:date="2025-09-29T10:22:00Z" w16du:dateUtc="2025-09-29T14:22:00Z">
        <w:r w:rsidRPr="0007048F" w:rsidDel="00F86279">
          <w:delText xml:space="preserve"> at varying </w:delText>
        </w:r>
      </w:del>
      <m:oMath>
        <m:r>
          <w:del w:id="1767" w:author="Augustus Raymond Pendleton" w:date="2025-09-29T10:22:00Z" w16du:dateUtc="2025-09-29T14:22:00Z">
            <w:rPr>
              <w:rFonts w:ascii="Cambria Math" w:hAnsi="Cambria Math"/>
            </w:rPr>
            <m:t>α</m:t>
          </w:del>
        </m:r>
      </m:oMath>
      <w:del w:id="1768"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769" w:author="Augustus Raymond Pendleton" w:date="2025-09-29T10:22:00Z" w16du:dateUtc="2025-09-29T14:22:00Z">
                <w:rPr>
                  <w:rFonts w:ascii="Cambria Math" w:hAnsi="Cambria Math"/>
                </w:rPr>
              </w:del>
            </m:ctrlPr>
          </m:sSupPr>
          <m:e>
            <m:r>
              <w:del w:id="1770" w:author="Augustus Raymond Pendleton" w:date="2025-09-29T10:22:00Z" w16du:dateUtc="2025-09-29T14:22:00Z">
                <w:rPr>
                  <w:rFonts w:ascii="Cambria Math" w:hAnsi="Cambria Math"/>
                </w:rPr>
                <m:t>R</m:t>
              </w:del>
            </m:r>
          </m:e>
          <m:sup>
            <m:r>
              <w:del w:id="1771" w:author="Augustus Raymond Pendleton" w:date="2025-09-29T10:22:00Z" w16du:dateUtc="2025-09-29T14:22:00Z">
                <w:rPr>
                  <w:rFonts w:ascii="Cambria Math" w:hAnsi="Cambria Math"/>
                </w:rPr>
                <m:t>2</m:t>
              </w:del>
            </m:r>
          </m:sup>
        </m:sSup>
      </m:oMath>
      <w:del w:id="1772" w:author="Augustus Raymond Pendleton" w:date="2025-09-29T10:22:00Z" w16du:dateUtc="2025-09-29T14:22:00Z">
        <w:r w:rsidRPr="0007048F" w:rsidDel="00F86279">
          <w:delText xml:space="preserve">) and the </w:delText>
        </w:r>
      </w:del>
      <m:oMath>
        <m:r>
          <w:del w:id="1773" w:author="Augustus Raymond Pendleton" w:date="2025-09-29T10:22:00Z" w16du:dateUtc="2025-09-29T14:22:00Z">
            <w:rPr>
              <w:rFonts w:ascii="Cambria Math" w:hAnsi="Cambria Math"/>
            </w:rPr>
            <m:t>pseudo</m:t>
          </w:del>
        </m:r>
        <m:r>
          <w:del w:id="1774" w:author="Augustus Raymond Pendleton" w:date="2025-09-29T10:22:00Z" w16du:dateUtc="2025-09-29T14:22:00Z">
            <m:rPr>
              <m:sty m:val="p"/>
            </m:rPr>
            <w:rPr>
              <w:rFonts w:ascii="Cambria Math" w:hAnsi="Cambria Math"/>
            </w:rPr>
            <m:t>-</m:t>
          </w:del>
        </m:r>
        <m:r>
          <w:del w:id="1775" w:author="Augustus Raymond Pendleton" w:date="2025-09-29T10:22:00Z" w16du:dateUtc="2025-09-29T14:22:00Z">
            <w:rPr>
              <w:rFonts w:ascii="Cambria Math" w:hAnsi="Cambria Math"/>
            </w:rPr>
            <m:t>F</m:t>
          </w:del>
        </m:r>
      </m:oMath>
      <w:del w:id="1776" w:author="Augustus Raymond Pendleton" w:date="2025-09-29T10:22:00Z" w16du:dateUtc="2025-09-29T14:22:00Z">
        <w:r w:rsidRPr="0007048F" w:rsidDel="00F86279">
          <w:delText xml:space="preserve">-statistic. </w:delText>
        </w:r>
      </w:del>
      <m:oMath>
        <m:r>
          <w:del w:id="1777" w:author="Augustus Raymond Pendleton" w:date="2025-09-29T10:22:00Z" w16du:dateUtc="2025-09-29T14:22:00Z">
            <w:rPr>
              <w:rFonts w:ascii="Cambria Math" w:hAnsi="Cambria Math"/>
            </w:rPr>
            <m:t>G</m:t>
          </w:del>
        </m:r>
        <m:sSup>
          <m:sSupPr>
            <m:ctrlPr>
              <w:del w:id="1778" w:author="Augustus Raymond Pendleton" w:date="2025-09-29T10:22:00Z" w16du:dateUtc="2025-09-29T14:22:00Z">
                <w:rPr>
                  <w:rFonts w:ascii="Cambria Math" w:hAnsi="Cambria Math"/>
                </w:rPr>
              </w:del>
            </m:ctrlPr>
          </m:sSupPr>
          <m:e>
            <m:r>
              <w:del w:id="1779" w:author="Augustus Raymond Pendleton" w:date="2025-09-29T10:22:00Z" w16du:dateUtc="2025-09-29T14:22:00Z">
                <w:rPr>
                  <w:rFonts w:ascii="Cambria Math" w:hAnsi="Cambria Math"/>
                </w:rPr>
                <m:t>U</m:t>
              </w:del>
            </m:r>
          </m:e>
          <m:sup>
            <m:r>
              <w:del w:id="1780" w:author="Augustus Raymond Pendleton" w:date="2025-09-29T10:22:00Z" w16du:dateUtc="2025-09-29T14:22:00Z">
                <w:rPr>
                  <w:rFonts w:ascii="Cambria Math" w:hAnsi="Cambria Math"/>
                </w:rPr>
                <m:t>A</m:t>
              </w:del>
            </m:r>
          </m:sup>
        </m:sSup>
      </m:oMath>
      <w:del w:id="1781" w:author="Augustus Raymond Pendleton" w:date="2025-09-29T10:22:00Z" w16du:dateUtc="2025-09-29T14:22:00Z">
        <w:r w:rsidRPr="0007048F" w:rsidDel="00F86279">
          <w:delText xml:space="preserve"> achieved a maximum </w:delText>
        </w:r>
      </w:del>
      <m:oMath>
        <m:sSup>
          <m:sSupPr>
            <m:ctrlPr>
              <w:del w:id="1782" w:author="Augustus Raymond Pendleton" w:date="2025-09-29T10:22:00Z" w16du:dateUtc="2025-09-29T14:22:00Z">
                <w:rPr>
                  <w:rFonts w:ascii="Cambria Math" w:hAnsi="Cambria Math"/>
                </w:rPr>
              </w:del>
            </m:ctrlPr>
          </m:sSupPr>
          <m:e>
            <m:r>
              <w:del w:id="1783" w:author="Augustus Raymond Pendleton" w:date="2025-09-29T10:22:00Z" w16du:dateUtc="2025-09-29T14:22:00Z">
                <w:rPr>
                  <w:rFonts w:ascii="Cambria Math" w:hAnsi="Cambria Math"/>
                </w:rPr>
                <m:t>R</m:t>
              </w:del>
            </m:r>
          </m:e>
          <m:sup>
            <m:r>
              <w:del w:id="1784" w:author="Augustus Raymond Pendleton" w:date="2025-09-29T10:22:00Z" w16du:dateUtc="2025-09-29T14:22:00Z">
                <w:rPr>
                  <w:rFonts w:ascii="Cambria Math" w:hAnsi="Cambria Math"/>
                </w:rPr>
                <m:t>2</m:t>
              </w:del>
            </m:r>
          </m:sup>
        </m:sSup>
      </m:oMath>
      <w:del w:id="1785" w:author="Augustus Raymond Pendleton" w:date="2025-09-29T10:22:00Z" w16du:dateUtc="2025-09-29T14:22:00Z">
        <w:r w:rsidRPr="0007048F" w:rsidDel="00F86279">
          <w:delText xml:space="preserve"> of 75.8% and a </w:delText>
        </w:r>
      </w:del>
      <m:oMath>
        <m:r>
          <w:del w:id="1786" w:author="Augustus Raymond Pendleton" w:date="2025-09-29T10:22:00Z" w16du:dateUtc="2025-09-29T14:22:00Z">
            <w:rPr>
              <w:rFonts w:ascii="Cambria Math" w:hAnsi="Cambria Math"/>
            </w:rPr>
            <m:t>pseudo</m:t>
          </w:del>
        </m:r>
        <m:r>
          <w:del w:id="1787" w:author="Augustus Raymond Pendleton" w:date="2025-09-29T10:22:00Z" w16du:dateUtc="2025-09-29T14:22:00Z">
            <m:rPr>
              <m:sty m:val="p"/>
            </m:rPr>
            <w:rPr>
              <w:rFonts w:ascii="Cambria Math" w:hAnsi="Cambria Math"/>
            </w:rPr>
            <m:t>-</m:t>
          </w:del>
        </m:r>
        <m:r>
          <w:del w:id="1788" w:author="Augustus Raymond Pendleton" w:date="2025-09-29T10:22:00Z" w16du:dateUtc="2025-09-29T14:22:00Z">
            <w:rPr>
              <w:rFonts w:ascii="Cambria Math" w:hAnsi="Cambria Math"/>
            </w:rPr>
            <m:t>F</m:t>
          </w:del>
        </m:r>
      </m:oMath>
      <w:del w:id="1789"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790" w:author="Augustus Raymond Pendleton" w:date="2025-09-29T10:22:00Z" w16du:dateUtc="2025-09-29T14:22:00Z">
            <w:rPr>
              <w:rFonts w:ascii="Cambria Math" w:hAnsi="Cambria Math"/>
            </w:rPr>
            <m:t>G</m:t>
          </w:del>
        </m:r>
        <m:sSup>
          <m:sSupPr>
            <m:ctrlPr>
              <w:del w:id="1791" w:author="Augustus Raymond Pendleton" w:date="2025-09-29T10:22:00Z" w16du:dateUtc="2025-09-29T14:22:00Z">
                <w:rPr>
                  <w:rFonts w:ascii="Cambria Math" w:hAnsi="Cambria Math"/>
                </w:rPr>
              </w:del>
            </m:ctrlPr>
          </m:sSupPr>
          <m:e>
            <m:r>
              <w:del w:id="1792" w:author="Augustus Raymond Pendleton" w:date="2025-09-29T10:22:00Z" w16du:dateUtc="2025-09-29T14:22:00Z">
                <w:rPr>
                  <w:rFonts w:ascii="Cambria Math" w:hAnsi="Cambria Math"/>
                </w:rPr>
                <m:t>U</m:t>
              </w:del>
            </m:r>
          </m:e>
          <m:sup>
            <m:r>
              <w:del w:id="1793" w:author="Augustus Raymond Pendleton" w:date="2025-09-29T10:22:00Z" w16du:dateUtc="2025-09-29T14:22:00Z">
                <w:rPr>
                  <w:rFonts w:ascii="Cambria Math" w:hAnsi="Cambria Math"/>
                </w:rPr>
                <m:t>R</m:t>
              </w:del>
            </m:r>
          </m:sup>
        </m:sSup>
      </m:oMath>
      <w:del w:id="1794" w:author="Augustus Raymond Pendleton" w:date="2025-09-29T10:22:00Z" w16du:dateUtc="2025-09-29T14:22:00Z">
        <w:r w:rsidRPr="0007048F" w:rsidDel="00F86279">
          <w:delText xml:space="preserve">, highlighting the ability of </w:delText>
        </w:r>
      </w:del>
      <m:oMath>
        <m:r>
          <w:del w:id="1795" w:author="Augustus Raymond Pendleton" w:date="2025-09-29T10:22:00Z" w16du:dateUtc="2025-09-29T14:22:00Z">
            <w:rPr>
              <w:rFonts w:ascii="Cambria Math" w:hAnsi="Cambria Math"/>
            </w:rPr>
            <m:t>G</m:t>
          </w:del>
        </m:r>
        <m:sSup>
          <m:sSupPr>
            <m:ctrlPr>
              <w:del w:id="1796" w:author="Augustus Raymond Pendleton" w:date="2025-09-29T10:22:00Z" w16du:dateUtc="2025-09-29T14:22:00Z">
                <w:rPr>
                  <w:rFonts w:ascii="Cambria Math" w:hAnsi="Cambria Math"/>
                </w:rPr>
              </w:del>
            </m:ctrlPr>
          </m:sSupPr>
          <m:e>
            <m:r>
              <w:del w:id="1797" w:author="Augustus Raymond Pendleton" w:date="2025-09-29T10:22:00Z" w16du:dateUtc="2025-09-29T14:22:00Z">
                <w:rPr>
                  <w:rFonts w:ascii="Cambria Math" w:hAnsi="Cambria Math"/>
                </w:rPr>
                <m:t>U</m:t>
              </w:del>
            </m:r>
          </m:e>
          <m:sup>
            <m:r>
              <w:del w:id="1798" w:author="Augustus Raymond Pendleton" w:date="2025-09-29T10:22:00Z" w16du:dateUtc="2025-09-29T14:22:00Z">
                <w:rPr>
                  <w:rFonts w:ascii="Cambria Math" w:hAnsi="Cambria Math"/>
                </w:rPr>
                <m:t>A</m:t>
              </w:del>
            </m:r>
          </m:sup>
        </m:sSup>
      </m:oMath>
      <w:del w:id="1799"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800" w:author="Augustus Raymond Pendleton" w:date="2025-09-29T10:22:00Z" w16du:dateUtc="2025-09-29T14:22:00Z">
        <w:r w:rsidRPr="0007048F" w:rsidDel="00F86279">
          <w:delText xml:space="preserve">    However, a major caveat emerged: </w:delText>
        </w:r>
      </w:del>
      <w:moveFromRangeStart w:id="1801" w:author="Augustus Raymond Pendleton" w:date="2025-09-29T10:18:00Z" w:name="move210033553"/>
      <w:moveFrom w:id="1802" w:author="Augustus Raymond Pendleton" w:date="2025-09-29T10:18:00Z" w16du:dateUtc="2025-09-29T14:18:00Z">
        <w:r w:rsidRPr="0007048F" w:rsidDel="00F86279">
          <w:t xml:space="preserve">at high </w:t>
        </w:r>
        <m:oMath>
          <m:r>
            <w:rPr>
              <w:rFonts w:ascii="Cambria Math" w:hAnsi="Cambria Math"/>
            </w:rPr>
            <m:t>α</m:t>
          </m:r>
        </m:oMath>
        <w:moveFrom w:id="1803"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804"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805"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806"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807" w:author="Augustus Raymond Pendleton" w:date="2025-09-29T10:18:00Z" w16du:dateUtc="2025-09-29T14:18:00Z">
                  <w:r w:rsidRPr="0007048F" w:rsidDel="00F86279">
                    <w:t xml:space="preserve"> = -1.0), whereas at </w:t>
                  </w:r>
                  <m:oMath>
                    <m:r>
                      <w:rPr>
                        <w:rFonts w:ascii="Cambria Math" w:hAnsi="Cambria Math"/>
                      </w:rPr>
                      <m:t>α</m:t>
                    </m:r>
                  </m:oMath>
                  <w:moveFrom w:id="1808" w:author="Augustus Raymond Pendleton" w:date="2025-09-29T10:18:00Z" w16du:dateUtc="2025-09-29T14:18:00Z">
                    <w:r w:rsidRPr="0007048F" w:rsidDel="00F86279">
                      <w:t xml:space="preserve"> = 0.0, the correlation is moderate (</w:t>
                    </w:r>
                    <m:oMath>
                      <m:r>
                        <w:rPr>
                          <w:rFonts w:ascii="Cambria Math" w:hAnsi="Cambria Math"/>
                        </w:rPr>
                        <m:t>ρ</m:t>
                      </m:r>
                    </m:oMath>
                    <w:moveFrom w:id="1809"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810"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801"/>
                    </w:moveFrom>
                  </w:moveFrom>
                </w:moveFrom>
              </w:moveFrom>
            </w:moveFrom>
          </w:moveFrom>
        </w:moveFrom>
      </w:moveFrom>
    </w:p>
    <w:p w14:paraId="5F746E30" w14:textId="5DA04803" w:rsidR="0007048F" w:rsidDel="00CB6F61" w:rsidRDefault="0007048F">
      <w:pPr>
        <w:ind w:firstLine="720"/>
        <w:rPr>
          <w:del w:id="1811" w:author="Augustus Raymond Pendleton" w:date="2025-09-28T21:44:00Z" w16du:dateUtc="2025-09-29T01:44:00Z"/>
          <w:b/>
          <w:bCs/>
          <w:u w:val="single"/>
        </w:rPr>
      </w:pPr>
      <w:del w:id="1812" w:author="Augustus Raymond Pendleton" w:date="2025-09-29T11:36:00Z" w16du:dateUtc="2025-09-29T15:36:00Z">
        <w:r w:rsidRPr="0007048F" w:rsidDel="00FF313F">
          <w:delText>    </w:delText>
        </w:r>
      </w:del>
      <w:r w:rsidRPr="0007048F">
        <w:t xml:space="preserve">We </w:t>
      </w:r>
      <w:del w:id="1813" w:author="Marian Louise Schmidt" w:date="2025-10-22T15:28:00Z" w16du:dateUtc="2025-10-22T19:28:00Z">
        <w:r w:rsidRPr="0007048F" w:rsidDel="009C6D8D">
          <w:delText xml:space="preserve">urge </w:delText>
        </w:r>
      </w:del>
      <w:ins w:id="1814" w:author="Marian Louise Schmidt" w:date="2025-10-22T15:28:00Z" w16du:dateUtc="2025-10-22T19:28:00Z">
        <w:r w:rsidR="009C6D8D">
          <w:t>recommend</w:t>
        </w:r>
        <w:r w:rsidR="009C6D8D" w:rsidRPr="0007048F">
          <w:t xml:space="preserve"> </w:t>
        </w:r>
      </w:ins>
      <w:del w:id="1815" w:author="Marian Louise Schmidt" w:date="2025-10-22T15:28:00Z" w16du:dateUtc="2025-10-22T19:28:00Z">
        <w:r w:rsidRPr="0007048F" w:rsidDel="009C6D8D">
          <w:delText xml:space="preserve">careful </w:delText>
        </w:r>
      </w:del>
      <w:r w:rsidRPr="0007048F">
        <w:t>calibrati</w:t>
      </w:r>
      <w:ins w:id="1816" w:author="Marian Louise Schmidt" w:date="2025-10-22T15:28:00Z" w16du:dateUtc="2025-10-22T19:28:00Z">
        <w:r w:rsidR="009C6D8D">
          <w:t>ng</w:t>
        </w:r>
      </w:ins>
      <w:del w:id="1817" w:author="Marian Louise Schmidt" w:date="2025-10-22T15:28:00Z" w16du:dateUtc="2025-10-22T19:28:00Z">
        <w:r w:rsidRPr="0007048F" w:rsidDel="009C6D8D">
          <w:delText>on</w:delText>
        </w:r>
      </w:del>
      <w:r w:rsidRPr="0007048F">
        <w:t xml:space="preserve"> </w:t>
      </w:r>
      <w:del w:id="1818" w:author="Marian Louise Schmidt" w:date="2025-10-22T15:29:00Z" w16du:dateUtc="2025-10-22T19:29:00Z">
        <w:r w:rsidRPr="0007048F" w:rsidDel="009C6D8D">
          <w:delText xml:space="preserve">of </w:delText>
        </w:r>
      </w:del>
      <m:oMath>
        <m:r>
          <w:rPr>
            <w:rFonts w:ascii="Cambria Math" w:hAnsi="Cambria Math"/>
          </w:rPr>
          <m:t>α</m:t>
        </m:r>
      </m:oMath>
      <w:r w:rsidRPr="0007048F">
        <w:t xml:space="preserve"> based on research goals, </w:t>
      </w:r>
      <w:del w:id="1819" w:author="Marian Louise Schmidt" w:date="2025-10-22T15:29:00Z" w16du:dateUtc="2025-10-22T19:29:00Z">
        <w:r w:rsidRPr="0007048F" w:rsidDel="009C6D8D">
          <w:delText xml:space="preserve">thereby </w:delText>
        </w:r>
      </w:del>
      <w:r w:rsidRPr="0007048F">
        <w:t>mitigating this effect</w:t>
      </w:r>
      <w:ins w:id="1820"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821" w:author="Augustus Raymond Pendleton" w:date="2025-09-29T10:22:00Z" w16du:dateUtc="2025-09-29T14:22:00Z">
        <w:r w:rsidR="00F86279">
          <w:t>a</w:t>
        </w:r>
      </w:ins>
      <w:ins w:id="1822" w:author="Augustus Raymond Pendleton" w:date="2025-09-29T11:27:00Z" w16du:dateUtc="2025-09-29T15:27:00Z">
        <w:r w:rsidR="00AA63C5">
          <w:t>cross</w:t>
        </w:r>
      </w:ins>
      <w:ins w:id="1823" w:author="Augustus Raymond Pendleton" w:date="2025-09-29T10:22:00Z" w16du:dateUtc="2025-09-29T14:22:00Z">
        <w:r w:rsidR="00F86279">
          <w:t xml:space="preserve"> a range of </w:t>
        </w:r>
      </w:ins>
      <m:oMath>
        <m:r>
          <w:ins w:id="1824" w:author="Augustus Raymond Pendleton" w:date="2025-09-29T10:22:00Z" w16du:dateUtc="2025-09-29T14:22:00Z">
            <w:rPr>
              <w:rFonts w:ascii="Cambria Math" w:hAnsi="Cambria Math"/>
            </w:rPr>
            <m:t>α</m:t>
          </w:ins>
        </m:r>
      </m:oMath>
      <w:ins w:id="1825" w:author="Augustus Raymond Pendleton" w:date="2025-09-29T10:22:00Z" w16du:dateUtc="2025-09-29T14:22:00Z">
        <w:r w:rsidR="00F86279" w:rsidRPr="0007048F">
          <w:t xml:space="preserve"> </w:t>
        </w:r>
      </w:ins>
      <w:ins w:id="1826" w:author="Marian Louise Schmidt" w:date="2025-10-22T15:29:00Z" w16du:dateUtc="2025-10-22T19:29:00Z">
        <w:r w:rsidR="009C6D8D">
          <w:t xml:space="preserve">values </w:t>
        </w:r>
      </w:ins>
      <w:r w:rsidRPr="0007048F">
        <w:t xml:space="preserve">rather than </w:t>
      </w:r>
      <w:ins w:id="1827" w:author="Marian Louise Schmidt" w:date="2025-10-22T15:29:00Z" w16du:dateUtc="2025-10-22T19:29:00Z">
        <w:r w:rsidR="009C6D8D">
          <w:t xml:space="preserve">relying on </w:t>
        </w:r>
      </w:ins>
      <m:oMath>
        <m:sSup>
          <m:sSupPr>
            <m:ctrlPr>
              <w:rPr>
                <w:rFonts w:ascii="Cambria Math" w:hAnsi="Cambria Math"/>
              </w:rPr>
            </m:ctrlPr>
          </m:sSupPr>
          <m:e>
            <m:r>
              <w:rPr>
                <w:rFonts w:ascii="Cambria Math" w:hAnsi="Cambria Math"/>
              </w:rPr>
              <m:t>U</m:t>
            </m:r>
          </m:e>
          <m:sup>
            <m:r>
              <w:rPr>
                <w:rFonts w:ascii="Cambria Math" w:hAnsi="Cambria Math"/>
              </w:rPr>
              <m:t>A</m:t>
            </m:r>
          </m:sup>
        </m:sSup>
      </m:oMath>
      <w:ins w:id="1828" w:author="Marian Louise Schmidt" w:date="2025-10-22T15:29:00Z" w16du:dateUtc="2025-10-22T19:29:00Z">
        <w:r w:rsidR="009C6D8D">
          <w:rPr>
            <w:rFonts w:eastAsiaTheme="minorEastAsia"/>
          </w:rPr>
          <w:t xml:space="preserve"> or a single value</w:t>
        </w:r>
      </w:ins>
      <w:r w:rsidRPr="0007048F">
        <w:t xml:space="preserve">. Researchers should </w:t>
      </w:r>
      <w:del w:id="1829" w:author="Marian Louise Schmidt" w:date="2025-10-22T15:30:00Z" w16du:dateUtc="2025-10-22T19:30:00Z">
        <w:r w:rsidRPr="0007048F" w:rsidDel="009C6D8D">
          <w:delText xml:space="preserve">consider </w:delText>
        </w:r>
      </w:del>
      <w:ins w:id="1830" w:author="Marian Louise Schmidt" w:date="2025-10-22T15:30:00Z" w16du:dateUtc="2025-10-22T19:30:00Z">
        <w:r w:rsidR="009C6D8D">
          <w:t>decide</w:t>
        </w:r>
        <w:r w:rsidR="009C6D8D" w:rsidRPr="0007048F">
          <w:t xml:space="preserve"> </w:t>
        </w:r>
      </w:ins>
      <w:r w:rsidRPr="0007048F">
        <w:t xml:space="preserve">how </w:t>
      </w:r>
      <w:del w:id="1831" w:author="Marian Louise Schmidt" w:date="2025-10-22T15:30:00Z" w16du:dateUtc="2025-10-22T19:30:00Z">
        <w:r w:rsidRPr="0007048F" w:rsidDel="009C6D8D">
          <w:delText xml:space="preserve">much </w:delText>
        </w:r>
      </w:del>
      <w:ins w:id="1832" w:author="Marian Louise Schmidt" w:date="2025-10-22T15:30:00Z" w16du:dateUtc="2025-10-22T19:30:00Z">
        <w:r w:rsidR="009C6D8D">
          <w:t>strongly</w:t>
        </w:r>
        <w:r w:rsidR="009C6D8D" w:rsidRPr="0007048F">
          <w:t xml:space="preserve"> </w:t>
        </w:r>
      </w:ins>
      <w:del w:id="1833" w:author="Marian Louise Schmidt" w:date="2025-10-22T15:30:00Z" w16du:dateUtc="2025-10-22T19:30:00Z">
        <w:r w:rsidRPr="0007048F" w:rsidDel="009C6D8D">
          <w:delText xml:space="preserve">emphasis </w:delText>
        </w:r>
      </w:del>
      <w:r w:rsidRPr="0007048F">
        <w:t xml:space="preserve">they want their dissimilarity metric to place on microbial load. </w:t>
      </w:r>
      <w:ins w:id="1834" w:author="Augustus Raymond Pendleton" w:date="2025-09-29T10:27:00Z" w16du:dateUtc="2025-09-29T14:27:00Z">
        <w:r w:rsidR="00042DC3">
          <w:t xml:space="preserve">One </w:t>
        </w:r>
      </w:ins>
      <w:ins w:id="1835" w:author="Augustus Raymond Pendleton" w:date="2025-09-29T10:28:00Z" w16du:dateUtc="2025-09-29T14:28:00Z">
        <w:r w:rsidR="00042DC3">
          <w:t>potential approach is to calculate correlations as demonstrated in Fig. 3B</w:t>
        </w:r>
      </w:ins>
      <w:ins w:id="1836" w:author="Augustus Raymond Pendleton" w:date="2025-09-29T10:29:00Z" w16du:dateUtc="2025-09-29T14:29:00Z">
        <w:r w:rsidR="00042DC3">
          <w:t xml:space="preserve"> and select an </w:t>
        </w:r>
      </w:ins>
      <m:oMath>
        <m:r>
          <w:ins w:id="1837" w:author="Augustus Raymond Pendleton" w:date="2025-09-29T10:39:00Z" w16du:dateUtc="2025-09-29T14:39:00Z">
            <w:rPr>
              <w:rFonts w:ascii="Cambria Math" w:hAnsi="Cambria Math"/>
            </w:rPr>
            <m:t>α</m:t>
          </w:ins>
        </m:r>
      </m:oMath>
      <w:ins w:id="1838" w:author="Augustus Raymond Pendleton" w:date="2025-09-29T10:29:00Z" w16du:dateUtc="2025-09-29T14:29:00Z">
        <w:r w:rsidR="00042DC3">
          <w:t xml:space="preserve"> prior to any ordinations or statistical testing. </w:t>
        </w:r>
      </w:ins>
      <w:ins w:id="1839" w:author="Augustus Raymond Pendleton" w:date="2025-09-29T12:23:00Z" w16du:dateUtc="2025-09-29T16:23:00Z">
        <w:r w:rsidR="006B42C1">
          <w:t xml:space="preserve">Again, absolute metrics are expected to correlate to differences in cell </w:t>
        </w:r>
      </w:ins>
      <w:ins w:id="1840" w:author="Augustus Raymond Pendleton" w:date="2025-09-29T12:24:00Z" w16du:dateUtc="2025-09-29T16:24:00Z">
        <w:r w:rsidR="006B42C1">
          <w:t>count</w:t>
        </w:r>
      </w:ins>
      <w:ins w:id="1841" w:author="Augustus Raymond Pendleton" w:date="2025-09-29T10:25:00Z" w16du:dateUtc="2025-09-29T14:25:00Z">
        <w:r w:rsidR="00042DC3">
          <w:t>, as we hope absolute abundance measures incorporate differences in cell counts</w:t>
        </w:r>
      </w:ins>
      <w:ins w:id="1842" w:author="Augustus Raymond Pendleton" w:date="2025-09-29T10:29:00Z" w16du:dateUtc="2025-09-29T14:29:00Z">
        <w:r w:rsidR="00042DC3">
          <w:t>,</w:t>
        </w:r>
      </w:ins>
      <w:ins w:id="1843" w:author="Augustus Raymond Pendleton" w:date="2025-09-29T10:30:00Z" w16du:dateUtc="2025-09-29T14:30:00Z">
        <w:r w:rsidR="00042DC3">
          <w:t xml:space="preserve"> especially when microbial load is relevant to the hypotheses being tested</w:t>
        </w:r>
      </w:ins>
      <w:ins w:id="1844" w:author="Augustus Raymond Pendleton" w:date="2025-09-29T10:25:00Z" w16du:dateUtc="2025-09-29T14:25:00Z">
        <w:r w:rsidR="00042DC3">
          <w:t xml:space="preserve">. </w:t>
        </w:r>
      </w:ins>
      <w:ins w:id="1845" w:author="Augustus Raymond Pendleton" w:date="2025-09-29T10:30:00Z" w16du:dateUtc="2025-09-29T14:30:00Z">
        <w:r w:rsidR="00042DC3">
          <w:t>C</w:t>
        </w:r>
      </w:ins>
      <w:ins w:id="1846" w:author="Augustus Raymond Pendleton" w:date="2025-09-29T10:24:00Z" w16du:dateUtc="2025-09-29T14:24:00Z">
        <w:r w:rsidR="00F86279">
          <w:t>orrelations to cell count in</w:t>
        </w:r>
      </w:ins>
      <w:ins w:id="1847" w:author="Augustus Raymond Pendleton" w:date="2025-09-29T10:23:00Z" w16du:dateUtc="2025-09-29T14:23:00Z">
        <w:r w:rsidR="00F86279">
          <w:t xml:space="preserve"> </w:t>
        </w:r>
        <w:r w:rsidR="00F86279">
          <w:rPr>
            <w:i/>
            <w:iCs/>
          </w:rPr>
          <w:t>BC</w:t>
        </w:r>
      </w:ins>
      <w:ins w:id="1848"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849" w:author="Augustus Raymond Pendleton" w:date="2025-09-29T10:25:00Z" w16du:dateUtc="2025-09-29T14:25:00Z">
        <w:r w:rsidR="00042DC3">
          <w:t>,</w:t>
        </w:r>
      </w:ins>
      <w:ins w:id="1850" w:author="Augustus Raymond Pendleton" w:date="2025-09-29T10:24:00Z" w16du:dateUtc="2025-09-29T14:24:00Z">
        <w:r w:rsidR="00F86279">
          <w:t xml:space="preserve"> range</w:t>
        </w:r>
      </w:ins>
      <w:ins w:id="1851" w:author="Augustus Raymond Pendleton" w:date="2025-09-29T10:31:00Z" w16du:dateUtc="2025-09-29T14:31:00Z">
        <w:r w:rsidR="00042DC3">
          <w:t>d</w:t>
        </w:r>
      </w:ins>
      <w:ins w:id="1852" w:author="Augustus Raymond Pendleton" w:date="2025-09-29T10:24:00Z" w16du:dateUtc="2025-09-29T14:24:00Z">
        <w:r w:rsidR="00F86279">
          <w:t xml:space="preserve"> from ~0.5 up to ~0.8</w:t>
        </w:r>
      </w:ins>
      <w:ins w:id="1853" w:author="Augustus Raymond Pendleton" w:date="2025-09-29T10:25:00Z" w16du:dateUtc="2025-09-29T14:25:00Z">
        <w:r w:rsidR="00042DC3">
          <w:t xml:space="preserve">. </w:t>
        </w:r>
      </w:ins>
      <w:ins w:id="1854" w:author="Augustus Raymond Pendleton" w:date="2025-09-29T10:31:00Z" w16du:dateUtc="2025-09-29T14:31:00Z">
        <w:r w:rsidR="00042DC3">
          <w:t xml:space="preserve">As a </w:t>
        </w:r>
      </w:ins>
      <w:ins w:id="1855" w:author="Augustus Raymond Pendleton" w:date="2025-09-29T10:32:00Z" w16du:dateUtc="2025-09-29T14:32:00Z">
        <w:r w:rsidR="00042DC3">
          <w:t xml:space="preserve">general recommendation from these analyses, we recommend </w:t>
        </w:r>
      </w:ins>
      <m:oMath>
        <m:r>
          <w:ins w:id="1856" w:author="Augustus Raymond Pendleton" w:date="2025-09-29T10:32:00Z" w16du:dateUtc="2025-09-29T14:32:00Z">
            <w:rPr>
              <w:rFonts w:ascii="Cambria Math" w:hAnsi="Cambria Math"/>
            </w:rPr>
            <m:t>α</m:t>
          </w:ins>
        </m:r>
      </m:oMath>
      <w:ins w:id="1857" w:author="Augustus Raymond Pendleton" w:date="2025-09-29T10:32:00Z" w16du:dateUtc="2025-09-29T14:32:00Z">
        <w:r w:rsidR="00042DC3">
          <w:t xml:space="preserve"> values in an intermediate range from 0.25 up to 0.75.</w:t>
        </w:r>
      </w:ins>
      <w:del w:id="1858" w:author="Augustus Raymond Pendleton" w:date="2025-09-29T10:33:00Z" w16du:dateUtc="2025-09-29T14:33:00Z">
        <w:r w:rsidRPr="00CB6F61" w:rsidDel="00042DC3">
          <w:rPr>
            <w:b/>
            <w:bCs/>
            <w:u w:val="single"/>
            <w:rPrChange w:id="1859" w:author="Marian Louise Schmidt" w:date="2025-10-22T17:50:00Z" w16du:dateUtc="2025-10-22T21:50:00Z">
              <w:rPr/>
            </w:rPrChange>
          </w:rPr>
          <w:delText xml:space="preserve">In this dataset, we recommend an intermediate </w:delText>
        </w:r>
      </w:del>
      <m:oMath>
        <m:r>
          <w:del w:id="1860" w:author="Augustus Raymond Pendleton" w:date="2025-09-29T10:33:00Z" w16du:dateUtc="2025-09-29T14:33:00Z">
            <m:rPr>
              <m:sty m:val="bi"/>
            </m:rPr>
            <w:rPr>
              <w:rFonts w:ascii="Cambria Math" w:hAnsi="Cambria Math"/>
              <w:u w:val="single"/>
              <w:rPrChange w:id="1861" w:author="Marian Louise Schmidt" w:date="2025-10-22T17:50:00Z" w16du:dateUtc="2025-10-22T21:50:00Z">
                <w:rPr>
                  <w:rFonts w:ascii="Cambria Math" w:hAnsi="Cambria Math"/>
                </w:rPr>
              </w:rPrChange>
            </w:rPr>
            <m:t>α</m:t>
          </w:del>
        </m:r>
      </m:oMath>
      <w:del w:id="1862" w:author="Augustus Raymond Pendleton" w:date="2025-09-29T10:33:00Z" w16du:dateUtc="2025-09-29T14:33:00Z">
        <w:r w:rsidRPr="00CB6F61" w:rsidDel="00042DC3">
          <w:rPr>
            <w:b/>
            <w:bCs/>
            <w:u w:val="single"/>
            <w:rPrChange w:id="1863" w:author="Marian Louise Schmidt" w:date="2025-10-22T17:50:00Z" w16du:dateUtc="2025-10-22T21:50:00Z">
              <w:rPr/>
            </w:rPrChange>
          </w:rPr>
          <w:delText xml:space="preserve"> of 0.5, consistent with prior guidance</w:delText>
        </w:r>
        <w:r w:rsidR="00327654" w:rsidRPr="00CB6F61" w:rsidDel="00042DC3">
          <w:rPr>
            <w:b/>
            <w:bCs/>
            <w:u w:val="single"/>
            <w:rPrChange w:id="1864" w:author="Marian Louise Schmidt" w:date="2025-10-22T17:50:00Z" w16du:dateUtc="2025-10-22T21:50:00Z">
              <w:rPr/>
            </w:rPrChange>
          </w:rPr>
          <w:delText xml:space="preserve"> </w:delText>
        </w:r>
        <w:r w:rsidR="00327654" w:rsidRPr="00CB6F61" w:rsidDel="00042DC3">
          <w:rPr>
            <w:b/>
            <w:bCs/>
            <w:u w:val="single"/>
            <w:rPrChange w:id="1865" w:author="Marian Louise Schmidt" w:date="2025-10-22T17:50:00Z" w16du:dateUtc="2025-10-22T21:50:00Z">
              <w:rPr/>
            </w:rPrChange>
          </w:rPr>
          <w:fldChar w:fldCharType="begin"/>
        </w:r>
        <w:r w:rsidR="00327654" w:rsidRPr="00CB6F61" w:rsidDel="00042DC3">
          <w:rPr>
            <w:b/>
            <w:bCs/>
            <w:u w:val="single"/>
            <w:rPrChange w:id="1866" w:author="Marian Louise Schmidt" w:date="2025-10-22T17:50:00Z" w16du:dateUtc="2025-10-22T21:50:00Z">
              <w:rPr/>
            </w:rPrChange>
          </w:rPr>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RPr="00CB6F61" w:rsidDel="00042DC3">
          <w:rPr>
            <w:b/>
            <w:bCs/>
            <w:u w:val="single"/>
            <w:rPrChange w:id="1867" w:author="Marian Louise Schmidt" w:date="2025-10-22T17:50:00Z" w16du:dateUtc="2025-10-22T21:50:00Z">
              <w:rPr/>
            </w:rPrChange>
          </w:rPr>
          <w:fldChar w:fldCharType="separate"/>
        </w:r>
        <w:r w:rsidR="00327654" w:rsidRPr="00CB6F61" w:rsidDel="00042DC3">
          <w:rPr>
            <w:b/>
            <w:bCs/>
            <w:noProof/>
            <w:u w:val="single"/>
            <w:rPrChange w:id="1868" w:author="Marian Louise Schmidt" w:date="2025-10-22T17:50:00Z" w16du:dateUtc="2025-10-22T21:50:00Z">
              <w:rPr>
                <w:noProof/>
              </w:rPr>
            </w:rPrChange>
          </w:rPr>
          <w:delText>[9]</w:delText>
        </w:r>
        <w:r w:rsidR="00327654" w:rsidRPr="00CB6F61" w:rsidDel="00042DC3">
          <w:rPr>
            <w:b/>
            <w:bCs/>
            <w:u w:val="single"/>
            <w:rPrChange w:id="1869" w:author="Marian Louise Schmidt" w:date="2025-10-22T17:50:00Z" w16du:dateUtc="2025-10-22T21:50:00Z">
              <w:rPr/>
            </w:rPrChange>
          </w:rPr>
          <w:fldChar w:fldCharType="end"/>
        </w:r>
        <w:r w:rsidRPr="00CB6F61" w:rsidDel="00042DC3">
          <w:rPr>
            <w:b/>
            <w:bCs/>
            <w:u w:val="single"/>
            <w:rPrChange w:id="1870" w:author="Marian Louise Schmidt" w:date="2025-10-22T17:50:00Z" w16du:dateUtc="2025-10-22T21:50:00Z">
              <w:rPr/>
            </w:rPrChange>
          </w:rPr>
          <w:delText>, but especially important when using absolute abundance data.</w:delText>
        </w:r>
      </w:del>
      <w:ins w:id="1871" w:author="Augustus Raymond Pendleton" w:date="2025-09-28T21:44:00Z" w16du:dateUtc="2025-09-29T01:44:00Z">
        <w:r w:rsidR="00B64A34" w:rsidRPr="00CB6F61" w:rsidDel="00B64A34">
          <w:rPr>
            <w:b/>
            <w:bCs/>
            <w:u w:val="single"/>
            <w:rPrChange w:id="1872" w:author="Marian Louise Schmidt" w:date="2025-10-22T17:50:00Z" w16du:dateUtc="2025-10-22T21:50:00Z">
              <w:rPr/>
            </w:rPrChange>
          </w:rPr>
          <w:t xml:space="preserve"> </w:t>
        </w:r>
      </w:ins>
    </w:p>
    <w:p w14:paraId="6E453BEC" w14:textId="77777777" w:rsidR="00CB6F61" w:rsidRPr="00CB6F61" w:rsidRDefault="00CB6F61">
      <w:pPr>
        <w:ind w:firstLine="720"/>
        <w:rPr>
          <w:ins w:id="1873" w:author="Marian Louise Schmidt" w:date="2025-10-22T17:50:00Z" w16du:dateUtc="2025-10-22T21:50:00Z"/>
          <w:b/>
          <w:bCs/>
          <w:u w:val="single"/>
          <w:rPrChange w:id="1874" w:author="Marian Louise Schmidt" w:date="2025-10-22T17:50:00Z" w16du:dateUtc="2025-10-22T21:50:00Z">
            <w:rPr>
              <w:ins w:id="1875" w:author="Marian Louise Schmidt" w:date="2025-10-22T17:50:00Z" w16du:dateUtc="2025-10-22T21:50:00Z"/>
            </w:rPr>
          </w:rPrChange>
        </w:rPr>
      </w:pPr>
    </w:p>
    <w:p w14:paraId="56472F1C" w14:textId="77777777" w:rsidR="00CB6F61" w:rsidRPr="00CB6F61" w:rsidRDefault="00CB6F61">
      <w:pPr>
        <w:ind w:firstLine="720"/>
        <w:rPr>
          <w:ins w:id="1876" w:author="Marian Louise Schmidt" w:date="2025-10-22T17:50:00Z" w16du:dateUtc="2025-10-22T21:50:00Z"/>
          <w:b/>
          <w:bCs/>
          <w:u w:val="single"/>
          <w:rPrChange w:id="1877" w:author="Marian Louise Schmidt" w:date="2025-10-22T17:50:00Z" w16du:dateUtc="2025-10-22T21:50:00Z">
            <w:rPr>
              <w:ins w:id="1878" w:author="Marian Louise Schmidt" w:date="2025-10-22T17:50:00Z" w16du:dateUtc="2025-10-22T21:50:00Z"/>
            </w:rPr>
          </w:rPrChange>
        </w:rPr>
        <w:pPrChange w:id="1879" w:author="Augustus Raymond Pendleton" w:date="2025-09-29T11:36:00Z" w16du:dateUtc="2025-09-29T15:36:00Z">
          <w:pPr/>
        </w:pPrChange>
      </w:pPr>
    </w:p>
    <w:p w14:paraId="10B4228C" w14:textId="5AAFE4DD" w:rsidR="0007048F" w:rsidRPr="00E83601" w:rsidDel="008202AF" w:rsidRDefault="00CB6F61">
      <w:pPr>
        <w:tabs>
          <w:tab w:val="left" w:pos="0"/>
        </w:tabs>
        <w:rPr>
          <w:del w:id="1880" w:author="Augustus Raymond Pendleton" w:date="2025-09-28T21:44:00Z" w16du:dateUtc="2025-09-29T01:44:00Z"/>
          <w:b/>
          <w:bCs/>
          <w:i/>
          <w:iCs/>
          <w:u w:val="single"/>
          <w:rPrChange w:id="1881" w:author="Marian Louise Schmidt" w:date="2025-10-24T11:15:00Z" w16du:dateUtc="2025-10-24T15:15:00Z">
            <w:rPr>
              <w:del w:id="1882" w:author="Augustus Raymond Pendleton" w:date="2025-09-28T21:44:00Z" w16du:dateUtc="2025-09-29T01:44:00Z"/>
            </w:rPr>
          </w:rPrChange>
        </w:rPr>
        <w:pPrChange w:id="1883" w:author="Marian Louise Schmidt" w:date="2025-10-22T17:50:00Z" w16du:dateUtc="2025-10-22T21:50:00Z">
          <w:pPr/>
        </w:pPrChange>
      </w:pPr>
      <w:ins w:id="1884" w:author="Marian Louise Schmidt" w:date="2025-10-22T17:50:00Z" w16du:dateUtc="2025-10-22T21:50:00Z">
        <w:r w:rsidRPr="00E83601">
          <w:rPr>
            <w:b/>
            <w:bCs/>
            <w:i/>
            <w:iCs/>
            <w:u w:val="single"/>
            <w:rPrChange w:id="1885" w:author="Marian Louise Schmidt" w:date="2025-10-24T11:15:00Z" w16du:dateUtc="2025-10-24T15:15:00Z">
              <w:rPr/>
            </w:rPrChange>
          </w:rPr>
          <w:lastRenderedPageBreak/>
          <w:t>Practical Con</w:t>
        </w:r>
      </w:ins>
      <w:ins w:id="1886" w:author="Marian Louise Schmidt" w:date="2025-10-24T11:15:00Z" w16du:dateUtc="2025-10-24T15:15:00Z">
        <w:r w:rsidR="00E83601" w:rsidRPr="00E83601">
          <w:rPr>
            <w:b/>
            <w:bCs/>
            <w:i/>
            <w:iCs/>
            <w:u w:val="single"/>
            <w:rPrChange w:id="1887" w:author="Marian Louise Schmidt" w:date="2025-10-24T11:15:00Z" w16du:dateUtc="2025-10-24T15:15:00Z">
              <w:rPr>
                <w:b/>
                <w:bCs/>
                <w:u w:val="single"/>
              </w:rPr>
            </w:rPrChange>
          </w:rPr>
          <w:t>siderations</w:t>
        </w:r>
      </w:ins>
      <w:ins w:id="1888" w:author="Marian Louise Schmidt" w:date="2025-10-22T17:50:00Z" w16du:dateUtc="2025-10-22T21:50:00Z">
        <w:r w:rsidRPr="00E83601">
          <w:rPr>
            <w:b/>
            <w:bCs/>
            <w:i/>
            <w:iCs/>
            <w:u w:val="single"/>
            <w:rPrChange w:id="1889" w:author="Marian Louise Schmidt" w:date="2025-10-24T11:15:00Z" w16du:dateUtc="2025-10-24T15:15:00Z">
              <w:rPr/>
            </w:rPrChange>
          </w:rPr>
          <w:t xml:space="preserve"> </w:t>
        </w:r>
      </w:ins>
      <w:del w:id="1890" w:author="Augustus Raymond Pendleton" w:date="2025-09-28T21:44:00Z" w16du:dateUtc="2025-09-29T01:44:00Z">
        <w:r w:rsidR="00AE18EA" w:rsidRPr="00E83601" w:rsidDel="00B64A34">
          <w:rPr>
            <w:b/>
            <w:bCs/>
            <w:i/>
            <w:iCs/>
            <w:noProof/>
            <w:u w:val="single"/>
            <w:rPrChange w:id="1891" w:author="Marian Louise Schmidt" w:date="2025-10-24T11:15:00Z" w16du:dateUtc="2025-10-24T15:15:00Z">
              <w:rPr>
                <w:noProof/>
              </w:rPr>
            </w:rPrChange>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5D0BEA67" w:rsidR="0007048F" w:rsidRPr="00E83601" w:rsidDel="008202AF" w:rsidRDefault="0007048F">
      <w:pPr>
        <w:tabs>
          <w:tab w:val="left" w:pos="0"/>
        </w:tabs>
        <w:rPr>
          <w:del w:id="1892" w:author="Augustus Raymond Pendleton" w:date="2025-09-29T10:44:00Z" w16du:dateUtc="2025-09-29T14:44:00Z"/>
          <w:b/>
          <w:bCs/>
          <w:i/>
          <w:iCs/>
          <w:u w:val="single"/>
          <w:rPrChange w:id="1893" w:author="Marian Louise Schmidt" w:date="2025-10-24T11:15:00Z" w16du:dateUtc="2025-10-24T15:15:00Z">
            <w:rPr>
              <w:del w:id="1894" w:author="Augustus Raymond Pendleton" w:date="2025-09-29T10:44:00Z" w16du:dateUtc="2025-09-29T14:44:00Z"/>
            </w:rPr>
          </w:rPrChange>
        </w:rPr>
        <w:pPrChange w:id="1895" w:author="Marian Louise Schmidt" w:date="2025-10-22T17:50:00Z" w16du:dateUtc="2025-10-22T21:50:00Z">
          <w:pPr/>
        </w:pPrChange>
      </w:pPr>
      <w:del w:id="1896" w:author="Augustus Raymond Pendleton" w:date="2025-09-28T21:44:00Z" w16du:dateUtc="2025-09-29T01:44:00Z">
        <w:r w:rsidRPr="00E83601" w:rsidDel="00B64A34">
          <w:rPr>
            <w:b/>
            <w:bCs/>
            <w:i/>
            <w:iCs/>
            <w:u w:val="single"/>
            <w:rPrChange w:id="1897" w:author="Marian Louise Schmidt" w:date="2025-10-24T11:15:00Z" w16du:dateUtc="2025-10-24T15:15:00Z">
              <w:rPr>
                <w:i/>
                <w:iCs/>
              </w:rPr>
            </w:rPrChange>
          </w:rPr>
          <w:delText>Figure 2. Absolute abundance sharpens ecological signal in freshwater microbial communities but increases sensitivity to biomass.</w:delText>
        </w:r>
        <w:r w:rsidRPr="00E83601" w:rsidDel="00B64A34">
          <w:rPr>
            <w:b/>
            <w:bCs/>
            <w:i/>
            <w:iCs/>
            <w:u w:val="single"/>
            <w:rPrChange w:id="1898" w:author="Marian Louise Schmidt" w:date="2025-10-24T11:15:00Z" w16du:dateUtc="2025-10-24T15:15:00Z">
              <w:rPr/>
            </w:rPrChange>
          </w:rPr>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899" w:author="Augustus Raymond Pendleton" w:date="2025-09-28T21:44:00Z" w16du:dateUtc="2025-09-29T01:44:00Z">
            <m:rPr>
              <m:sty m:val="bi"/>
            </m:rPr>
            <w:rPr>
              <w:rFonts w:ascii="Cambria Math" w:hAnsi="Cambria Math"/>
              <w:u w:val="single"/>
              <w:rPrChange w:id="1900" w:author="Marian Louise Schmidt" w:date="2025-10-24T11:15:00Z" w16du:dateUtc="2025-10-24T15:15:00Z">
                <w:rPr>
                  <w:rFonts w:ascii="Cambria Math" w:hAnsi="Cambria Math"/>
                </w:rPr>
              </w:rPrChange>
            </w:rPr>
            <m:t>G</m:t>
          </w:del>
        </m:r>
        <m:sSup>
          <m:sSupPr>
            <m:ctrlPr>
              <w:del w:id="1901" w:author="Augustus Raymond Pendleton" w:date="2025-09-28T21:44:00Z" w16du:dateUtc="2025-09-29T01:44:00Z">
                <w:rPr>
                  <w:rFonts w:ascii="Cambria Math" w:hAnsi="Cambria Math"/>
                  <w:b/>
                  <w:bCs/>
                  <w:i/>
                  <w:iCs/>
                  <w:u w:val="single"/>
                  <w:rPrChange w:id="1902" w:author="Marian Louise Schmidt" w:date="2025-10-24T11:15:00Z" w16du:dateUtc="2025-10-24T15:15:00Z">
                    <w:rPr>
                      <w:rFonts w:ascii="Cambria Math" w:hAnsi="Cambria Math"/>
                      <w:b/>
                      <w:bCs/>
                      <w:u w:val="single"/>
                    </w:rPr>
                  </w:rPrChange>
                </w:rPr>
              </w:del>
            </m:ctrlPr>
          </m:sSupPr>
          <m:e>
            <m:r>
              <w:del w:id="1903" w:author="Augustus Raymond Pendleton" w:date="2025-09-28T21:44:00Z" w16du:dateUtc="2025-09-29T01:44:00Z">
                <m:rPr>
                  <m:sty m:val="bi"/>
                </m:rPr>
                <w:rPr>
                  <w:rFonts w:ascii="Cambria Math" w:hAnsi="Cambria Math"/>
                  <w:u w:val="single"/>
                  <w:rPrChange w:id="1904" w:author="Marian Louise Schmidt" w:date="2025-10-24T11:15:00Z" w16du:dateUtc="2025-10-24T15:15:00Z">
                    <w:rPr>
                      <w:rFonts w:ascii="Cambria Math" w:hAnsi="Cambria Math"/>
                    </w:rPr>
                  </w:rPrChange>
                </w:rPr>
                <m:t>U</m:t>
              </w:del>
            </m:r>
          </m:e>
          <m:sup>
            <m:r>
              <w:del w:id="1905" w:author="Augustus Raymond Pendleton" w:date="2025-09-28T21:44:00Z" w16du:dateUtc="2025-09-29T01:44:00Z">
                <m:rPr>
                  <m:sty m:val="bi"/>
                </m:rPr>
                <w:rPr>
                  <w:rFonts w:ascii="Cambria Math" w:hAnsi="Cambria Math"/>
                  <w:u w:val="single"/>
                  <w:rPrChange w:id="1906" w:author="Marian Louise Schmidt" w:date="2025-10-24T11:15:00Z" w16du:dateUtc="2025-10-24T15:15:00Z">
                    <w:rPr>
                      <w:rFonts w:ascii="Cambria Math" w:hAnsi="Cambria Math"/>
                    </w:rPr>
                  </w:rPrChange>
                </w:rPr>
                <m:t>A</m:t>
              </w:del>
            </m:r>
          </m:sup>
        </m:sSup>
      </m:oMath>
      <w:del w:id="1907" w:author="Augustus Raymond Pendleton" w:date="2025-09-28T21:44:00Z" w16du:dateUtc="2025-09-29T01:44:00Z">
        <w:r w:rsidRPr="00E83601" w:rsidDel="00B64A34">
          <w:rPr>
            <w:b/>
            <w:bCs/>
            <w:i/>
            <w:iCs/>
            <w:u w:val="single"/>
            <w:rPrChange w:id="1908" w:author="Marian Louise Schmidt" w:date="2025-10-24T11:15:00Z" w16du:dateUtc="2025-10-24T15:15:00Z">
              <w:rPr/>
            </w:rPrChange>
          </w:rPr>
          <w:delText xml:space="preserve">) at </w:delText>
        </w:r>
      </w:del>
      <m:oMath>
        <m:r>
          <w:del w:id="1909" w:author="Augustus Raymond Pendleton" w:date="2025-09-28T21:44:00Z" w16du:dateUtc="2025-09-29T01:44:00Z">
            <m:rPr>
              <m:sty m:val="bi"/>
            </m:rPr>
            <w:rPr>
              <w:rFonts w:ascii="Cambria Math" w:hAnsi="Cambria Math"/>
              <w:u w:val="single"/>
              <w:rPrChange w:id="1910" w:author="Marian Louise Schmidt" w:date="2025-10-24T11:15:00Z" w16du:dateUtc="2025-10-24T15:15:00Z">
                <w:rPr>
                  <w:rFonts w:ascii="Cambria Math" w:hAnsi="Cambria Math"/>
                </w:rPr>
              </w:rPrChange>
            </w:rPr>
            <m:t>α</m:t>
          </w:del>
        </m:r>
      </m:oMath>
      <w:del w:id="1911" w:author="Augustus Raymond Pendleton" w:date="2025-09-28T21:44:00Z" w16du:dateUtc="2025-09-29T01:44:00Z">
        <w:r w:rsidRPr="00E83601" w:rsidDel="00B64A34">
          <w:rPr>
            <w:b/>
            <w:bCs/>
            <w:i/>
            <w:iCs/>
            <w:u w:val="single"/>
            <w:rPrChange w:id="1912" w:author="Marian Louise Schmidt" w:date="2025-10-24T11:15:00Z" w16du:dateUtc="2025-10-24T15:15:00Z">
              <w:rPr/>
            </w:rPrChange>
          </w:rPr>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913" w:author="Augustus Raymond Pendleton" w:date="2025-09-28T21:44:00Z" w16du:dateUtc="2025-09-29T01:44:00Z">
                <w:rPr>
                  <w:rFonts w:ascii="Cambria Math" w:hAnsi="Cambria Math"/>
                  <w:b/>
                  <w:bCs/>
                  <w:i/>
                  <w:iCs/>
                  <w:u w:val="single"/>
                  <w:rPrChange w:id="1914" w:author="Marian Louise Schmidt" w:date="2025-10-24T11:15:00Z" w16du:dateUtc="2025-10-24T15:15:00Z">
                    <w:rPr>
                      <w:rFonts w:ascii="Cambria Math" w:hAnsi="Cambria Math"/>
                      <w:b/>
                      <w:bCs/>
                      <w:u w:val="single"/>
                    </w:rPr>
                  </w:rPrChange>
                </w:rPr>
              </w:del>
            </m:ctrlPr>
          </m:sSupPr>
          <m:e>
            <m:r>
              <w:del w:id="1915" w:author="Augustus Raymond Pendleton" w:date="2025-09-28T21:44:00Z" w16du:dateUtc="2025-09-29T01:44:00Z">
                <m:rPr>
                  <m:sty m:val="bi"/>
                </m:rPr>
                <w:rPr>
                  <w:rFonts w:ascii="Cambria Math" w:hAnsi="Cambria Math"/>
                  <w:u w:val="single"/>
                  <w:rPrChange w:id="1916" w:author="Marian Louise Schmidt" w:date="2025-10-24T11:15:00Z" w16du:dateUtc="2025-10-24T15:15:00Z">
                    <w:rPr>
                      <w:rFonts w:ascii="Cambria Math" w:hAnsi="Cambria Math"/>
                    </w:rPr>
                  </w:rPrChange>
                </w:rPr>
                <m:t>R</m:t>
              </w:del>
            </m:r>
          </m:e>
          <m:sup>
            <m:r>
              <w:del w:id="1917" w:author="Augustus Raymond Pendleton" w:date="2025-09-28T21:44:00Z" w16du:dateUtc="2025-09-29T01:44:00Z">
                <m:rPr>
                  <m:sty m:val="bi"/>
                </m:rPr>
                <w:rPr>
                  <w:rFonts w:ascii="Cambria Math" w:hAnsi="Cambria Math"/>
                  <w:u w:val="single"/>
                  <w:rPrChange w:id="1918" w:author="Marian Louise Schmidt" w:date="2025-10-24T11:15:00Z" w16du:dateUtc="2025-10-24T15:15:00Z">
                    <w:rPr>
                      <w:rFonts w:ascii="Cambria Math" w:hAnsi="Cambria Math"/>
                    </w:rPr>
                  </w:rPrChange>
                </w:rPr>
                <m:t>2</m:t>
              </w:del>
            </m:r>
          </m:sup>
        </m:sSup>
      </m:oMath>
      <w:del w:id="1919" w:author="Augustus Raymond Pendleton" w:date="2025-09-28T21:44:00Z" w16du:dateUtc="2025-09-29T01:44:00Z">
        <w:r w:rsidRPr="00E83601" w:rsidDel="00B64A34">
          <w:rPr>
            <w:b/>
            <w:bCs/>
            <w:i/>
            <w:iCs/>
            <w:u w:val="single"/>
            <w:rPrChange w:id="1920" w:author="Marian Louise Schmidt" w:date="2025-10-24T11:15:00Z" w16du:dateUtc="2025-10-24T15:15:00Z">
              <w:rPr/>
            </w:rPrChange>
          </w:rPr>
          <w:delText>) and (C) statistical power (</w:delText>
        </w:r>
      </w:del>
      <m:oMath>
        <m:r>
          <w:del w:id="1921" w:author="Augustus Raymond Pendleton" w:date="2025-09-28T21:44:00Z" w16du:dateUtc="2025-09-29T01:44:00Z">
            <m:rPr>
              <m:sty m:val="bi"/>
            </m:rPr>
            <w:rPr>
              <w:rFonts w:ascii="Cambria Math" w:hAnsi="Cambria Math"/>
              <w:u w:val="single"/>
              <w:rPrChange w:id="1922" w:author="Marian Louise Schmidt" w:date="2025-10-24T11:15:00Z" w16du:dateUtc="2025-10-24T15:15:00Z">
                <w:rPr>
                  <w:rFonts w:ascii="Cambria Math" w:hAnsi="Cambria Math"/>
                </w:rPr>
              </w:rPrChange>
            </w:rPr>
            <m:t>pseudo</m:t>
          </w:del>
        </m:r>
        <m:r>
          <w:del w:id="1923" w:author="Augustus Raymond Pendleton" w:date="2025-09-28T21:44:00Z" w16du:dateUtc="2025-09-29T01:44:00Z">
            <m:rPr>
              <m:sty m:val="bi"/>
            </m:rPr>
            <w:rPr>
              <w:rFonts w:ascii="Cambria Math" w:hAnsi="Cambria Math"/>
              <w:u w:val="single"/>
              <w:rPrChange w:id="1924" w:author="Marian Louise Schmidt" w:date="2025-10-24T11:15:00Z" w16du:dateUtc="2025-10-24T15:15:00Z">
                <w:rPr>
                  <w:rFonts w:ascii="Cambria Math" w:hAnsi="Cambria Math"/>
                </w:rPr>
              </w:rPrChange>
            </w:rPr>
            <m:t>-</m:t>
          </w:del>
        </m:r>
        <m:r>
          <w:del w:id="1925" w:author="Augustus Raymond Pendleton" w:date="2025-09-28T21:44:00Z" w16du:dateUtc="2025-09-29T01:44:00Z">
            <m:rPr>
              <m:sty m:val="bi"/>
            </m:rPr>
            <w:rPr>
              <w:rFonts w:ascii="Cambria Math" w:hAnsi="Cambria Math"/>
              <w:u w:val="single"/>
              <w:rPrChange w:id="1926" w:author="Marian Louise Schmidt" w:date="2025-10-24T11:15:00Z" w16du:dateUtc="2025-10-24T15:15:00Z">
                <w:rPr>
                  <w:rFonts w:ascii="Cambria Math" w:hAnsi="Cambria Math"/>
                </w:rPr>
              </w:rPrChange>
            </w:rPr>
            <m:t>F</m:t>
          </w:del>
        </m:r>
      </m:oMath>
      <w:del w:id="1927" w:author="Augustus Raymond Pendleton" w:date="2025-09-28T21:44:00Z" w16du:dateUtc="2025-09-29T01:44:00Z">
        <w:r w:rsidRPr="00E83601" w:rsidDel="00B64A34">
          <w:rPr>
            <w:b/>
            <w:bCs/>
            <w:i/>
            <w:iCs/>
            <w:u w:val="single"/>
            <w:rPrChange w:id="1928" w:author="Marian Louise Schmidt" w:date="2025-10-24T11:15:00Z" w16du:dateUtc="2025-10-24T15:15:00Z">
              <w:rPr/>
            </w:rPrChange>
          </w:rPr>
          <w:delText xml:space="preserve">-statistic) across depth-month groups for four distance metrics: </w:delText>
        </w:r>
      </w:del>
      <m:oMath>
        <m:r>
          <w:del w:id="1929" w:author="Augustus Raymond Pendleton" w:date="2025-09-28T21:44:00Z" w16du:dateUtc="2025-09-29T01:44:00Z">
            <m:rPr>
              <m:sty m:val="bi"/>
            </m:rPr>
            <w:rPr>
              <w:rFonts w:ascii="Cambria Math" w:hAnsi="Cambria Math"/>
              <w:u w:val="single"/>
              <w:rPrChange w:id="1930" w:author="Marian Louise Schmidt" w:date="2025-10-24T11:15:00Z" w16du:dateUtc="2025-10-24T15:15:00Z">
                <w:rPr>
                  <w:rFonts w:ascii="Cambria Math" w:hAnsi="Cambria Math"/>
                </w:rPr>
              </w:rPrChange>
            </w:rPr>
            <m:t>G</m:t>
          </w:del>
        </m:r>
        <m:sSup>
          <m:sSupPr>
            <m:ctrlPr>
              <w:del w:id="1931" w:author="Augustus Raymond Pendleton" w:date="2025-09-28T21:44:00Z" w16du:dateUtc="2025-09-29T01:44:00Z">
                <w:rPr>
                  <w:rFonts w:ascii="Cambria Math" w:hAnsi="Cambria Math"/>
                  <w:b/>
                  <w:bCs/>
                  <w:i/>
                  <w:iCs/>
                  <w:u w:val="single"/>
                  <w:rPrChange w:id="1932" w:author="Marian Louise Schmidt" w:date="2025-10-24T11:15:00Z" w16du:dateUtc="2025-10-24T15:15:00Z">
                    <w:rPr>
                      <w:rFonts w:ascii="Cambria Math" w:hAnsi="Cambria Math"/>
                      <w:b/>
                      <w:bCs/>
                      <w:u w:val="single"/>
                    </w:rPr>
                  </w:rPrChange>
                </w:rPr>
              </w:del>
            </m:ctrlPr>
          </m:sSupPr>
          <m:e>
            <m:r>
              <w:del w:id="1933" w:author="Augustus Raymond Pendleton" w:date="2025-09-28T21:44:00Z" w16du:dateUtc="2025-09-29T01:44:00Z">
                <m:rPr>
                  <m:sty m:val="bi"/>
                </m:rPr>
                <w:rPr>
                  <w:rFonts w:ascii="Cambria Math" w:hAnsi="Cambria Math"/>
                  <w:u w:val="single"/>
                  <w:rPrChange w:id="1934" w:author="Marian Louise Schmidt" w:date="2025-10-24T11:15:00Z" w16du:dateUtc="2025-10-24T15:15:00Z">
                    <w:rPr>
                      <w:rFonts w:ascii="Cambria Math" w:hAnsi="Cambria Math"/>
                    </w:rPr>
                  </w:rPrChange>
                </w:rPr>
                <m:t>U</m:t>
              </w:del>
            </m:r>
          </m:e>
          <m:sup>
            <m:r>
              <w:del w:id="1935" w:author="Augustus Raymond Pendleton" w:date="2025-09-28T21:44:00Z" w16du:dateUtc="2025-09-29T01:44:00Z">
                <m:rPr>
                  <m:sty m:val="bi"/>
                </m:rPr>
                <w:rPr>
                  <w:rFonts w:ascii="Cambria Math" w:hAnsi="Cambria Math"/>
                  <w:u w:val="single"/>
                  <w:rPrChange w:id="1936" w:author="Marian Louise Schmidt" w:date="2025-10-24T11:15:00Z" w16du:dateUtc="2025-10-24T15:15:00Z">
                    <w:rPr>
                      <w:rFonts w:ascii="Cambria Math" w:hAnsi="Cambria Math"/>
                    </w:rPr>
                  </w:rPrChange>
                </w:rPr>
                <m:t>R</m:t>
              </w:del>
            </m:r>
          </m:sup>
        </m:sSup>
      </m:oMath>
      <w:del w:id="1937" w:author="Augustus Raymond Pendleton" w:date="2025-09-28T21:44:00Z" w16du:dateUtc="2025-09-29T01:44:00Z">
        <w:r w:rsidRPr="00E83601" w:rsidDel="00B64A34">
          <w:rPr>
            <w:b/>
            <w:bCs/>
            <w:i/>
            <w:iCs/>
            <w:u w:val="single"/>
            <w:rPrChange w:id="1938" w:author="Marian Louise Schmidt" w:date="2025-10-24T11:15:00Z" w16du:dateUtc="2025-10-24T15:15:00Z">
              <w:rPr/>
            </w:rPrChange>
          </w:rPr>
          <w:delText xml:space="preserve">, </w:delText>
        </w:r>
      </w:del>
      <m:oMath>
        <m:r>
          <w:del w:id="1939" w:author="Augustus Raymond Pendleton" w:date="2025-09-28T21:44:00Z" w16du:dateUtc="2025-09-29T01:44:00Z">
            <m:rPr>
              <m:sty m:val="bi"/>
            </m:rPr>
            <w:rPr>
              <w:rFonts w:ascii="Cambria Math" w:hAnsi="Cambria Math"/>
              <w:u w:val="single"/>
              <w:rPrChange w:id="1940" w:author="Marian Louise Schmidt" w:date="2025-10-24T11:15:00Z" w16du:dateUtc="2025-10-24T15:15:00Z">
                <w:rPr>
                  <w:rFonts w:ascii="Cambria Math" w:hAnsi="Cambria Math"/>
                </w:rPr>
              </w:rPrChange>
            </w:rPr>
            <m:t>G</m:t>
          </w:del>
        </m:r>
        <m:sSup>
          <m:sSupPr>
            <m:ctrlPr>
              <w:del w:id="1941" w:author="Augustus Raymond Pendleton" w:date="2025-09-28T21:44:00Z" w16du:dateUtc="2025-09-29T01:44:00Z">
                <w:rPr>
                  <w:rFonts w:ascii="Cambria Math" w:hAnsi="Cambria Math"/>
                  <w:b/>
                  <w:bCs/>
                  <w:i/>
                  <w:iCs/>
                  <w:u w:val="single"/>
                  <w:rPrChange w:id="1942" w:author="Marian Louise Schmidt" w:date="2025-10-24T11:15:00Z" w16du:dateUtc="2025-10-24T15:15:00Z">
                    <w:rPr>
                      <w:rFonts w:ascii="Cambria Math" w:hAnsi="Cambria Math"/>
                      <w:b/>
                      <w:bCs/>
                      <w:u w:val="single"/>
                    </w:rPr>
                  </w:rPrChange>
                </w:rPr>
              </w:del>
            </m:ctrlPr>
          </m:sSupPr>
          <m:e>
            <m:r>
              <w:del w:id="1943" w:author="Augustus Raymond Pendleton" w:date="2025-09-28T21:44:00Z" w16du:dateUtc="2025-09-29T01:44:00Z">
                <m:rPr>
                  <m:sty m:val="bi"/>
                </m:rPr>
                <w:rPr>
                  <w:rFonts w:ascii="Cambria Math" w:hAnsi="Cambria Math"/>
                  <w:u w:val="single"/>
                  <w:rPrChange w:id="1944" w:author="Marian Louise Schmidt" w:date="2025-10-24T11:15:00Z" w16du:dateUtc="2025-10-24T15:15:00Z">
                    <w:rPr>
                      <w:rFonts w:ascii="Cambria Math" w:hAnsi="Cambria Math"/>
                    </w:rPr>
                  </w:rPrChange>
                </w:rPr>
                <m:t>U</m:t>
              </w:del>
            </m:r>
          </m:e>
          <m:sup>
            <m:r>
              <w:del w:id="1945" w:author="Augustus Raymond Pendleton" w:date="2025-09-28T21:44:00Z" w16du:dateUtc="2025-09-29T01:44:00Z">
                <m:rPr>
                  <m:sty m:val="bi"/>
                </m:rPr>
                <w:rPr>
                  <w:rFonts w:ascii="Cambria Math" w:hAnsi="Cambria Math"/>
                  <w:u w:val="single"/>
                  <w:rPrChange w:id="1946" w:author="Marian Louise Schmidt" w:date="2025-10-24T11:15:00Z" w16du:dateUtc="2025-10-24T15:15:00Z">
                    <w:rPr>
                      <w:rFonts w:ascii="Cambria Math" w:hAnsi="Cambria Math"/>
                    </w:rPr>
                  </w:rPrChange>
                </w:rPr>
                <m:t>A</m:t>
              </w:del>
            </m:r>
          </m:sup>
        </m:sSup>
      </m:oMath>
      <w:del w:id="1947" w:author="Augustus Raymond Pendleton" w:date="2025-09-28T21:44:00Z" w16du:dateUtc="2025-09-29T01:44:00Z">
        <w:r w:rsidRPr="00E83601" w:rsidDel="00B64A34">
          <w:rPr>
            <w:b/>
            <w:bCs/>
            <w:i/>
            <w:iCs/>
            <w:u w:val="single"/>
            <w:rPrChange w:id="1948" w:author="Marian Louise Schmidt" w:date="2025-10-24T11:15:00Z" w16du:dateUtc="2025-10-24T15:15:00Z">
              <w:rPr/>
            </w:rPrChange>
          </w:rPr>
          <w:delText xml:space="preserve">, </w:delText>
        </w:r>
      </w:del>
      <m:oMath>
        <m:r>
          <w:del w:id="1949" w:author="Augustus Raymond Pendleton" w:date="2025-09-28T21:44:00Z" w16du:dateUtc="2025-09-29T01:44:00Z">
            <m:rPr>
              <m:sty m:val="bi"/>
            </m:rPr>
            <w:rPr>
              <w:rFonts w:ascii="Cambria Math" w:hAnsi="Cambria Math"/>
              <w:u w:val="single"/>
              <w:rPrChange w:id="1950" w:author="Marian Louise Schmidt" w:date="2025-10-24T11:15:00Z" w16du:dateUtc="2025-10-24T15:15:00Z">
                <w:rPr>
                  <w:rFonts w:ascii="Cambria Math" w:hAnsi="Cambria Math"/>
                </w:rPr>
              </w:rPrChange>
            </w:rPr>
            <m:t>B</m:t>
          </w:del>
        </m:r>
        <m:sSup>
          <m:sSupPr>
            <m:ctrlPr>
              <w:del w:id="1951" w:author="Augustus Raymond Pendleton" w:date="2025-09-28T21:44:00Z" w16du:dateUtc="2025-09-29T01:44:00Z">
                <w:rPr>
                  <w:rFonts w:ascii="Cambria Math" w:hAnsi="Cambria Math"/>
                  <w:b/>
                  <w:bCs/>
                  <w:i/>
                  <w:iCs/>
                  <w:u w:val="single"/>
                  <w:rPrChange w:id="1952" w:author="Marian Louise Schmidt" w:date="2025-10-24T11:15:00Z" w16du:dateUtc="2025-10-24T15:15:00Z">
                    <w:rPr>
                      <w:rFonts w:ascii="Cambria Math" w:hAnsi="Cambria Math"/>
                      <w:b/>
                      <w:bCs/>
                      <w:u w:val="single"/>
                    </w:rPr>
                  </w:rPrChange>
                </w:rPr>
              </w:del>
            </m:ctrlPr>
          </m:sSupPr>
          <m:e>
            <m:r>
              <w:del w:id="1953" w:author="Augustus Raymond Pendleton" w:date="2025-09-28T21:44:00Z" w16du:dateUtc="2025-09-29T01:44:00Z">
                <m:rPr>
                  <m:sty m:val="bi"/>
                </m:rPr>
                <w:rPr>
                  <w:rFonts w:ascii="Cambria Math" w:hAnsi="Cambria Math"/>
                  <w:u w:val="single"/>
                  <w:rPrChange w:id="1954" w:author="Marian Louise Schmidt" w:date="2025-10-24T11:15:00Z" w16du:dateUtc="2025-10-24T15:15:00Z">
                    <w:rPr>
                      <w:rFonts w:ascii="Cambria Math" w:hAnsi="Cambria Math"/>
                    </w:rPr>
                  </w:rPrChange>
                </w:rPr>
                <m:t>C</m:t>
              </w:del>
            </m:r>
          </m:e>
          <m:sup>
            <m:r>
              <w:del w:id="1955" w:author="Augustus Raymond Pendleton" w:date="2025-09-28T21:44:00Z" w16du:dateUtc="2025-09-29T01:44:00Z">
                <m:rPr>
                  <m:sty m:val="bi"/>
                </m:rPr>
                <w:rPr>
                  <w:rFonts w:ascii="Cambria Math" w:hAnsi="Cambria Math"/>
                  <w:u w:val="single"/>
                  <w:rPrChange w:id="1956" w:author="Marian Louise Schmidt" w:date="2025-10-24T11:15:00Z" w16du:dateUtc="2025-10-24T15:15:00Z">
                    <w:rPr>
                      <w:rFonts w:ascii="Cambria Math" w:hAnsi="Cambria Math"/>
                    </w:rPr>
                  </w:rPrChange>
                </w:rPr>
                <m:t>R</m:t>
              </w:del>
            </m:r>
          </m:sup>
        </m:sSup>
      </m:oMath>
      <w:del w:id="1957" w:author="Augustus Raymond Pendleton" w:date="2025-09-28T21:44:00Z" w16du:dateUtc="2025-09-29T01:44:00Z">
        <w:r w:rsidRPr="00E83601" w:rsidDel="00B64A34">
          <w:rPr>
            <w:b/>
            <w:bCs/>
            <w:i/>
            <w:iCs/>
            <w:u w:val="single"/>
            <w:rPrChange w:id="1958" w:author="Marian Louise Schmidt" w:date="2025-10-24T11:15:00Z" w16du:dateUtc="2025-10-24T15:15:00Z">
              <w:rPr/>
            </w:rPrChange>
          </w:rPr>
          <w:delText xml:space="preserve">, and </w:delText>
        </w:r>
      </w:del>
      <m:oMath>
        <m:r>
          <w:del w:id="1959" w:author="Augustus Raymond Pendleton" w:date="2025-09-28T21:44:00Z" w16du:dateUtc="2025-09-29T01:44:00Z">
            <m:rPr>
              <m:sty m:val="bi"/>
            </m:rPr>
            <w:rPr>
              <w:rFonts w:ascii="Cambria Math" w:hAnsi="Cambria Math"/>
              <w:u w:val="single"/>
              <w:rPrChange w:id="1960" w:author="Marian Louise Schmidt" w:date="2025-10-24T11:15:00Z" w16du:dateUtc="2025-10-24T15:15:00Z">
                <w:rPr>
                  <w:rFonts w:ascii="Cambria Math" w:hAnsi="Cambria Math"/>
                </w:rPr>
              </w:rPrChange>
            </w:rPr>
            <m:t>B</m:t>
          </w:del>
        </m:r>
        <m:sSup>
          <m:sSupPr>
            <m:ctrlPr>
              <w:del w:id="1961" w:author="Augustus Raymond Pendleton" w:date="2025-09-28T21:44:00Z" w16du:dateUtc="2025-09-29T01:44:00Z">
                <w:rPr>
                  <w:rFonts w:ascii="Cambria Math" w:hAnsi="Cambria Math"/>
                  <w:b/>
                  <w:bCs/>
                  <w:i/>
                  <w:iCs/>
                  <w:u w:val="single"/>
                  <w:rPrChange w:id="1962" w:author="Marian Louise Schmidt" w:date="2025-10-24T11:15:00Z" w16du:dateUtc="2025-10-24T15:15:00Z">
                    <w:rPr>
                      <w:rFonts w:ascii="Cambria Math" w:hAnsi="Cambria Math"/>
                      <w:b/>
                      <w:bCs/>
                      <w:u w:val="single"/>
                    </w:rPr>
                  </w:rPrChange>
                </w:rPr>
              </w:del>
            </m:ctrlPr>
          </m:sSupPr>
          <m:e>
            <m:r>
              <w:del w:id="1963" w:author="Augustus Raymond Pendleton" w:date="2025-09-28T21:44:00Z" w16du:dateUtc="2025-09-29T01:44:00Z">
                <m:rPr>
                  <m:sty m:val="bi"/>
                </m:rPr>
                <w:rPr>
                  <w:rFonts w:ascii="Cambria Math" w:hAnsi="Cambria Math"/>
                  <w:u w:val="single"/>
                  <w:rPrChange w:id="1964" w:author="Marian Louise Schmidt" w:date="2025-10-24T11:15:00Z" w16du:dateUtc="2025-10-24T15:15:00Z">
                    <w:rPr>
                      <w:rFonts w:ascii="Cambria Math" w:hAnsi="Cambria Math"/>
                    </w:rPr>
                  </w:rPrChange>
                </w:rPr>
                <m:t>C</m:t>
              </w:del>
            </m:r>
          </m:e>
          <m:sup>
            <m:r>
              <w:del w:id="1965" w:author="Augustus Raymond Pendleton" w:date="2025-09-28T21:44:00Z" w16du:dateUtc="2025-09-29T01:44:00Z">
                <m:rPr>
                  <m:sty m:val="bi"/>
                </m:rPr>
                <w:rPr>
                  <w:rFonts w:ascii="Cambria Math" w:hAnsi="Cambria Math"/>
                  <w:u w:val="single"/>
                  <w:rPrChange w:id="1966" w:author="Marian Louise Schmidt" w:date="2025-10-24T11:15:00Z" w16du:dateUtc="2025-10-24T15:15:00Z">
                    <w:rPr>
                      <w:rFonts w:ascii="Cambria Math" w:hAnsi="Cambria Math"/>
                    </w:rPr>
                  </w:rPrChange>
                </w:rPr>
                <m:t>A</m:t>
              </w:del>
            </m:r>
          </m:sup>
        </m:sSup>
      </m:oMath>
      <w:del w:id="1967" w:author="Augustus Raymond Pendleton" w:date="2025-09-28T21:44:00Z" w16du:dateUtc="2025-09-29T01:44:00Z">
        <w:r w:rsidRPr="00E83601" w:rsidDel="00B64A34">
          <w:rPr>
            <w:b/>
            <w:bCs/>
            <w:i/>
            <w:iCs/>
            <w:u w:val="single"/>
            <w:rPrChange w:id="1968" w:author="Marian Louise Schmidt" w:date="2025-10-24T11:15:00Z" w16du:dateUtc="2025-10-24T15:15:00Z">
              <w:rPr/>
            </w:rPrChange>
          </w:rPr>
          <w:delText xml:space="preserve">, each evaluated at multiple </w:delText>
        </w:r>
      </w:del>
      <m:oMath>
        <m:r>
          <w:del w:id="1969" w:author="Augustus Raymond Pendleton" w:date="2025-09-28T21:44:00Z" w16du:dateUtc="2025-09-29T01:44:00Z">
            <m:rPr>
              <m:sty m:val="bi"/>
            </m:rPr>
            <w:rPr>
              <w:rFonts w:ascii="Cambria Math" w:hAnsi="Cambria Math"/>
              <w:u w:val="single"/>
              <w:rPrChange w:id="1970" w:author="Marian Louise Schmidt" w:date="2025-10-24T11:15:00Z" w16du:dateUtc="2025-10-24T15:15:00Z">
                <w:rPr>
                  <w:rFonts w:ascii="Cambria Math" w:hAnsi="Cambria Math"/>
                </w:rPr>
              </w:rPrChange>
            </w:rPr>
            <m:t>α</m:t>
          </w:del>
        </m:r>
      </m:oMath>
      <w:del w:id="1971" w:author="Augustus Raymond Pendleton" w:date="2025-09-28T21:44:00Z" w16du:dateUtc="2025-09-29T01:44:00Z">
        <w:r w:rsidRPr="00E83601" w:rsidDel="00B64A34">
          <w:rPr>
            <w:b/>
            <w:bCs/>
            <w:i/>
            <w:iCs/>
            <w:u w:val="single"/>
            <w:rPrChange w:id="1972" w:author="Marian Louise Schmidt" w:date="2025-10-24T11:15:00Z" w16du:dateUtc="2025-10-24T15:15:00Z">
              <w:rPr/>
            </w:rPrChange>
          </w:rPr>
          <w:delText xml:space="preserve"> values. (D) Mantel correlations between each distance matrix and differences in cell abundances.</w:delText>
        </w:r>
      </w:del>
    </w:p>
    <w:p w14:paraId="7133A012" w14:textId="373BBCF1" w:rsidR="0007048F" w:rsidRPr="00E83601" w:rsidRDefault="0007048F">
      <w:pPr>
        <w:tabs>
          <w:tab w:val="left" w:pos="0"/>
        </w:tabs>
        <w:rPr>
          <w:ins w:id="1973" w:author="Augustus Raymond Pendleton" w:date="2025-09-29T10:46:00Z" w16du:dateUtc="2025-09-29T14:46:00Z"/>
          <w:b/>
          <w:bCs/>
          <w:i/>
          <w:iCs/>
          <w:u w:val="single"/>
          <w:rPrChange w:id="1974" w:author="Marian Louise Schmidt" w:date="2025-10-24T11:15:00Z" w16du:dateUtc="2025-10-24T15:15:00Z">
            <w:rPr>
              <w:ins w:id="1975" w:author="Augustus Raymond Pendleton" w:date="2025-09-29T10:46:00Z" w16du:dateUtc="2025-09-29T14:46:00Z"/>
            </w:rPr>
          </w:rPrChange>
        </w:rPr>
        <w:pPrChange w:id="1976" w:author="Marian Louise Schmidt" w:date="2025-10-22T17:50:00Z" w16du:dateUtc="2025-10-22T21:50:00Z">
          <w:pPr/>
        </w:pPrChange>
      </w:pPr>
      <w:del w:id="1977" w:author="Augustus Raymond Pendleton" w:date="2025-09-29T10:44:00Z" w16du:dateUtc="2025-09-29T14:44:00Z">
        <w:r w:rsidRPr="00E83601" w:rsidDel="008202AF">
          <w:rPr>
            <w:b/>
            <w:bCs/>
            <w:i/>
            <w:iCs/>
            <w:u w:val="single"/>
            <w:rPrChange w:id="1978" w:author="Marian Louise Schmidt" w:date="2025-10-24T11:15:00Z" w16du:dateUtc="2025-10-24T15:15:00Z">
              <w:rPr/>
            </w:rPrChange>
          </w:rPr>
          <w:delText>    </w:delText>
        </w:r>
      </w:del>
      <w:del w:id="1979" w:author="Augustus Raymond Pendleton" w:date="2025-09-29T10:45:00Z" w16du:dateUtc="2025-09-29T14:45:00Z">
        <w:r w:rsidRPr="00E83601" w:rsidDel="008202AF">
          <w:rPr>
            <w:b/>
            <w:bCs/>
            <w:i/>
            <w:iCs/>
            <w:u w:val="single"/>
            <w:rPrChange w:id="1980" w:author="Marian Louise Schmidt" w:date="2025-10-24T11:15:00Z" w16du:dateUtc="2025-10-24T15:15:00Z">
              <w:rPr/>
            </w:rPrChange>
          </w:rPr>
          <w:delText>T</w:delText>
        </w:r>
      </w:del>
      <w:del w:id="1981" w:author="Augustus Raymond Pendleton" w:date="2025-09-29T11:26:00Z" w16du:dateUtc="2025-09-29T15:26:00Z">
        <w:r w:rsidRPr="00E83601" w:rsidDel="006B7ABE">
          <w:rPr>
            <w:b/>
            <w:bCs/>
            <w:i/>
            <w:iCs/>
            <w:u w:val="single"/>
            <w:rPrChange w:id="1982" w:author="Marian Louise Schmidt" w:date="2025-10-24T11:15:00Z" w16du:dateUtc="2025-10-24T15:15:00Z">
              <w:rPr/>
            </w:rPrChange>
          </w:rPr>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RPr="00E83601" w:rsidDel="006B7ABE">
          <w:rPr>
            <w:b/>
            <w:bCs/>
            <w:i/>
            <w:iCs/>
            <w:u w:val="single"/>
            <w:rPrChange w:id="1983" w:author="Marian Louise Schmidt" w:date="2025-10-24T11:15:00Z" w16du:dateUtc="2025-10-24T15:15:00Z">
              <w:rPr/>
            </w:rPrChange>
          </w:rPr>
          <w:delText xml:space="preserve"> </w:delText>
        </w:r>
        <w:r w:rsidR="009338FB" w:rsidRPr="00E83601" w:rsidDel="006B7ABE">
          <w:rPr>
            <w:b/>
            <w:bCs/>
            <w:i/>
            <w:iCs/>
            <w:u w:val="single"/>
            <w:rPrChange w:id="1984" w:author="Marian Louise Schmidt" w:date="2025-10-24T11:15:00Z" w16du:dateUtc="2025-10-24T15:15:00Z">
              <w:rPr/>
            </w:rPrChange>
          </w:rPr>
          <w:fldChar w:fldCharType="begin"/>
        </w:r>
        <w:r w:rsidR="009338FB" w:rsidRPr="00E83601" w:rsidDel="006B7ABE">
          <w:rPr>
            <w:b/>
            <w:bCs/>
            <w:i/>
            <w:iCs/>
            <w:u w:val="single"/>
            <w:rPrChange w:id="1985" w:author="Marian Louise Schmidt" w:date="2025-10-24T11:15:00Z" w16du:dateUtc="2025-10-24T15:15:00Z">
              <w:rPr/>
            </w:rPrChange>
          </w:rPr>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RPr="00E83601" w:rsidDel="006B7ABE">
          <w:rPr>
            <w:b/>
            <w:bCs/>
            <w:i/>
            <w:iCs/>
            <w:u w:val="single"/>
            <w:rPrChange w:id="1986" w:author="Marian Louise Schmidt" w:date="2025-10-24T11:15:00Z" w16du:dateUtc="2025-10-24T15:15:00Z">
              <w:rPr/>
            </w:rPrChange>
          </w:rPr>
          <w:fldChar w:fldCharType="separate"/>
        </w:r>
        <w:r w:rsidR="009338FB" w:rsidRPr="00E83601" w:rsidDel="006B7ABE">
          <w:rPr>
            <w:b/>
            <w:bCs/>
            <w:i/>
            <w:iCs/>
            <w:noProof/>
            <w:u w:val="single"/>
            <w:rPrChange w:id="1987" w:author="Marian Louise Schmidt" w:date="2025-10-24T11:15:00Z" w16du:dateUtc="2025-10-24T15:15:00Z">
              <w:rPr>
                <w:noProof/>
              </w:rPr>
            </w:rPrChange>
          </w:rPr>
          <w:delText>[6]</w:delText>
        </w:r>
        <w:r w:rsidR="009338FB" w:rsidRPr="00E83601" w:rsidDel="006B7ABE">
          <w:rPr>
            <w:b/>
            <w:bCs/>
            <w:i/>
            <w:iCs/>
            <w:u w:val="single"/>
            <w:rPrChange w:id="1988" w:author="Marian Louise Schmidt" w:date="2025-10-24T11:15:00Z" w16du:dateUtc="2025-10-24T15:15:00Z">
              <w:rPr/>
            </w:rPrChange>
          </w:rPr>
          <w:fldChar w:fldCharType="end"/>
        </w:r>
        <w:r w:rsidRPr="00E83601" w:rsidDel="006B7ABE">
          <w:rPr>
            <w:b/>
            <w:bCs/>
            <w:i/>
            <w:iCs/>
            <w:u w:val="single"/>
            <w:rPrChange w:id="1989" w:author="Marian Louise Schmidt" w:date="2025-10-24T11:15:00Z" w16du:dateUtc="2025-10-24T15:15:00Z">
              <w:rPr/>
            </w:rPrChange>
          </w:rPr>
          <w:delText xml:space="preserve">; bacteriophage predation in wastewater bioreactors can be understood only when microbial load is considered </w:delText>
        </w:r>
        <w:r w:rsidR="009338FB" w:rsidRPr="00E83601" w:rsidDel="006B7ABE">
          <w:rPr>
            <w:b/>
            <w:bCs/>
            <w:i/>
            <w:iCs/>
            <w:u w:val="single"/>
            <w:rPrChange w:id="1990" w:author="Marian Louise Schmidt" w:date="2025-10-24T11:15:00Z" w16du:dateUtc="2025-10-24T15:15:00Z">
              <w:rPr/>
            </w:rPrChange>
          </w:rPr>
          <w:fldChar w:fldCharType="begin"/>
        </w:r>
        <w:r w:rsidR="008729F6" w:rsidRPr="00E83601" w:rsidDel="006B7ABE">
          <w:rPr>
            <w:b/>
            <w:bCs/>
            <w:i/>
            <w:iCs/>
            <w:u w:val="single"/>
            <w:rPrChange w:id="1991" w:author="Marian Louise Schmidt" w:date="2025-10-24T11:15:00Z" w16du:dateUtc="2025-10-24T15:15:00Z">
              <w:rPr/>
            </w:rPrChange>
          </w:rPr>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RPr="00E83601" w:rsidDel="006B7ABE">
          <w:rPr>
            <w:b/>
            <w:bCs/>
            <w:i/>
            <w:iCs/>
            <w:u w:val="single"/>
            <w:rPrChange w:id="1992" w:author="Marian Louise Schmidt" w:date="2025-10-24T11:15:00Z" w16du:dateUtc="2025-10-24T15:15:00Z">
              <w:rPr/>
            </w:rPrChange>
          </w:rPr>
          <w:fldChar w:fldCharType="separate"/>
        </w:r>
        <w:r w:rsidR="008729F6" w:rsidRPr="00E83601" w:rsidDel="006B7ABE">
          <w:rPr>
            <w:b/>
            <w:bCs/>
            <w:i/>
            <w:iCs/>
            <w:noProof/>
            <w:u w:val="single"/>
            <w:rPrChange w:id="1993" w:author="Marian Louise Schmidt" w:date="2025-10-24T11:15:00Z" w16du:dateUtc="2025-10-24T15:15:00Z">
              <w:rPr>
                <w:noProof/>
              </w:rPr>
            </w:rPrChange>
          </w:rPr>
          <w:delText>[13]</w:delText>
        </w:r>
        <w:r w:rsidR="009338FB" w:rsidRPr="00E83601" w:rsidDel="006B7ABE">
          <w:rPr>
            <w:b/>
            <w:bCs/>
            <w:i/>
            <w:iCs/>
            <w:u w:val="single"/>
            <w:rPrChange w:id="1994" w:author="Marian Louise Schmidt" w:date="2025-10-24T11:15:00Z" w16du:dateUtc="2025-10-24T15:15:00Z">
              <w:rPr/>
            </w:rPrChange>
          </w:rPr>
          <w:fldChar w:fldCharType="end"/>
        </w:r>
        <w:r w:rsidR="009338FB" w:rsidRPr="00E83601" w:rsidDel="006B7ABE">
          <w:rPr>
            <w:b/>
            <w:bCs/>
            <w:i/>
            <w:iCs/>
            <w:u w:val="single"/>
            <w:rPrChange w:id="1995" w:author="Marian Louise Schmidt" w:date="2025-10-24T11:15:00Z" w16du:dateUtc="2025-10-24T15:15:00Z">
              <w:rPr/>
            </w:rPrChange>
          </w:rPr>
          <w:delText xml:space="preserve">; </w:delText>
        </w:r>
        <w:r w:rsidRPr="00E83601" w:rsidDel="006B7ABE">
          <w:rPr>
            <w:b/>
            <w:bCs/>
            <w:i/>
            <w:iCs/>
            <w:u w:val="single"/>
            <w:rPrChange w:id="1996" w:author="Marian Louise Schmidt" w:date="2025-10-24T11:15:00Z" w16du:dateUtc="2025-10-24T15:15:00Z">
              <w:rPr/>
            </w:rPrChange>
          </w:rPr>
          <w:delText>and antibiotic-driven declines in specific swine gut taxa were missed using relative abundance approaches</w:delText>
        </w:r>
        <w:r w:rsidR="009338FB" w:rsidRPr="00E83601" w:rsidDel="006B7ABE">
          <w:rPr>
            <w:b/>
            <w:bCs/>
            <w:i/>
            <w:iCs/>
            <w:u w:val="single"/>
            <w:rPrChange w:id="1997" w:author="Marian Louise Schmidt" w:date="2025-10-24T11:15:00Z" w16du:dateUtc="2025-10-24T15:15:00Z">
              <w:rPr/>
            </w:rPrChange>
          </w:rPr>
          <w:delText xml:space="preserve"> </w:delText>
        </w:r>
        <w:r w:rsidR="009338FB" w:rsidRPr="00E83601" w:rsidDel="006B7ABE">
          <w:rPr>
            <w:b/>
            <w:bCs/>
            <w:i/>
            <w:iCs/>
            <w:u w:val="single"/>
            <w:rPrChange w:id="1998" w:author="Marian Louise Schmidt" w:date="2025-10-24T11:15:00Z" w16du:dateUtc="2025-10-24T15:15:00Z">
              <w:rPr/>
            </w:rPrChange>
          </w:rPr>
          <w:fldChar w:fldCharType="begin"/>
        </w:r>
        <w:r w:rsidR="008729F6" w:rsidRPr="00E83601" w:rsidDel="006B7ABE">
          <w:rPr>
            <w:b/>
            <w:bCs/>
            <w:i/>
            <w:iCs/>
            <w:u w:val="single"/>
            <w:rPrChange w:id="1999" w:author="Marian Louise Schmidt" w:date="2025-10-24T11:15:00Z" w16du:dateUtc="2025-10-24T15:15:00Z">
              <w:rPr/>
            </w:rPrChange>
          </w:rPr>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RPr="00E83601" w:rsidDel="006B7ABE">
          <w:rPr>
            <w:b/>
            <w:bCs/>
            <w:i/>
            <w:iCs/>
            <w:u w:val="single"/>
            <w:rPrChange w:id="2000" w:author="Marian Louise Schmidt" w:date="2025-10-24T11:15:00Z" w16du:dateUtc="2025-10-24T15:15:00Z">
              <w:rPr/>
            </w:rPrChange>
          </w:rPr>
          <w:fldChar w:fldCharType="separate"/>
        </w:r>
        <w:r w:rsidR="008729F6" w:rsidRPr="00E83601" w:rsidDel="006B7ABE">
          <w:rPr>
            <w:b/>
            <w:bCs/>
            <w:i/>
            <w:iCs/>
            <w:noProof/>
            <w:u w:val="single"/>
            <w:rPrChange w:id="2001" w:author="Marian Louise Schmidt" w:date="2025-10-24T11:15:00Z" w16du:dateUtc="2025-10-24T15:15:00Z">
              <w:rPr>
                <w:noProof/>
              </w:rPr>
            </w:rPrChange>
          </w:rPr>
          <w:delText>[14]</w:delText>
        </w:r>
        <w:r w:rsidR="009338FB" w:rsidRPr="00E83601" w:rsidDel="006B7ABE">
          <w:rPr>
            <w:b/>
            <w:bCs/>
            <w:i/>
            <w:iCs/>
            <w:u w:val="single"/>
            <w:rPrChange w:id="2002" w:author="Marian Louise Schmidt" w:date="2025-10-24T11:15:00Z" w16du:dateUtc="2025-10-24T15:15:00Z">
              <w:rPr/>
            </w:rPrChange>
          </w:rPr>
          <w:fldChar w:fldCharType="end"/>
        </w:r>
        <w:r w:rsidRPr="00E83601" w:rsidDel="006B7ABE">
          <w:rPr>
            <w:b/>
            <w:bCs/>
            <w:i/>
            <w:iCs/>
            <w:u w:val="single"/>
            <w:rPrChange w:id="2003" w:author="Marian Louise Schmidt" w:date="2025-10-24T11:15:00Z" w16du:dateUtc="2025-10-24T15:15:00Z">
              <w:rPr/>
            </w:rPrChange>
          </w:rPr>
          <w:delText xml:space="preserve">. As </w:delText>
        </w:r>
      </w:del>
      <m:oMath>
        <m:r>
          <w:del w:id="2004" w:author="Augustus Raymond Pendleton" w:date="2025-09-29T11:26:00Z" w16du:dateUtc="2025-09-29T15:26:00Z">
            <m:rPr>
              <m:sty m:val="bi"/>
            </m:rPr>
            <w:rPr>
              <w:rFonts w:ascii="Cambria Math" w:hAnsi="Cambria Math"/>
              <w:u w:val="single"/>
              <w:rPrChange w:id="2005" w:author="Marian Louise Schmidt" w:date="2025-10-24T11:15:00Z" w16du:dateUtc="2025-10-24T15:15:00Z">
                <w:rPr>
                  <w:rFonts w:ascii="Cambria Math" w:hAnsi="Cambria Math"/>
                </w:rPr>
              </w:rPrChange>
            </w:rPr>
            <m:t>β</m:t>
          </w:del>
        </m:r>
      </m:oMath>
      <w:del w:id="2006" w:author="Augustus Raymond Pendleton" w:date="2025-09-29T11:26:00Z" w16du:dateUtc="2025-09-29T15:26:00Z">
        <w:r w:rsidRPr="00E83601" w:rsidDel="006B7ABE">
          <w:rPr>
            <w:b/>
            <w:bCs/>
            <w:i/>
            <w:iCs/>
            <w:u w:val="single"/>
            <w:rPrChange w:id="2007" w:author="Marian Louise Schmidt" w:date="2025-10-24T11:15:00Z" w16du:dateUtc="2025-10-24T15:15:00Z">
              <w:rPr/>
            </w:rPrChange>
          </w:rPr>
          <w:delText xml:space="preserve">-diversity metrics (and UniFrac specifically) remain central to microbial ecology, we encourage researchers to adopt </w:delText>
        </w:r>
      </w:del>
      <m:oMath>
        <m:r>
          <w:del w:id="2008" w:author="Augustus Raymond Pendleton" w:date="2025-09-29T11:26:00Z" w16du:dateUtc="2025-09-29T15:26:00Z">
            <m:rPr>
              <m:sty m:val="bi"/>
            </m:rPr>
            <w:rPr>
              <w:rFonts w:ascii="Cambria Math" w:hAnsi="Cambria Math"/>
              <w:u w:val="single"/>
              <w:rPrChange w:id="2009" w:author="Marian Louise Schmidt" w:date="2025-10-24T11:15:00Z" w16du:dateUtc="2025-10-24T15:15:00Z">
                <w:rPr>
                  <w:rFonts w:ascii="Cambria Math" w:hAnsi="Cambria Math"/>
                </w:rPr>
              </w:rPrChange>
            </w:rPr>
            <m:t>G</m:t>
          </w:del>
        </m:r>
        <m:sSup>
          <m:sSupPr>
            <m:ctrlPr>
              <w:del w:id="2010" w:author="Augustus Raymond Pendleton" w:date="2025-09-29T11:26:00Z" w16du:dateUtc="2025-09-29T15:26:00Z">
                <w:rPr>
                  <w:rFonts w:ascii="Cambria Math" w:hAnsi="Cambria Math"/>
                  <w:b/>
                  <w:bCs/>
                  <w:i/>
                  <w:iCs/>
                  <w:u w:val="single"/>
                  <w:rPrChange w:id="2011" w:author="Marian Louise Schmidt" w:date="2025-10-24T11:15:00Z" w16du:dateUtc="2025-10-24T15:15:00Z">
                    <w:rPr>
                      <w:rFonts w:ascii="Cambria Math" w:hAnsi="Cambria Math"/>
                      <w:b/>
                      <w:bCs/>
                      <w:u w:val="single"/>
                    </w:rPr>
                  </w:rPrChange>
                </w:rPr>
              </w:del>
            </m:ctrlPr>
          </m:sSupPr>
          <m:e>
            <m:r>
              <w:del w:id="2012" w:author="Augustus Raymond Pendleton" w:date="2025-09-29T11:26:00Z" w16du:dateUtc="2025-09-29T15:26:00Z">
                <m:rPr>
                  <m:sty m:val="bi"/>
                </m:rPr>
                <w:rPr>
                  <w:rFonts w:ascii="Cambria Math" w:hAnsi="Cambria Math"/>
                  <w:u w:val="single"/>
                  <w:rPrChange w:id="2013" w:author="Marian Louise Schmidt" w:date="2025-10-24T11:15:00Z" w16du:dateUtc="2025-10-24T15:15:00Z">
                    <w:rPr>
                      <w:rFonts w:ascii="Cambria Math" w:hAnsi="Cambria Math"/>
                    </w:rPr>
                  </w:rPrChange>
                </w:rPr>
                <m:t>U</m:t>
              </w:del>
            </m:r>
          </m:e>
          <m:sup>
            <m:r>
              <w:del w:id="2014" w:author="Augustus Raymond Pendleton" w:date="2025-09-29T11:26:00Z" w16du:dateUtc="2025-09-29T15:26:00Z">
                <m:rPr>
                  <m:sty m:val="bi"/>
                </m:rPr>
                <w:rPr>
                  <w:rFonts w:ascii="Cambria Math" w:hAnsi="Cambria Math"/>
                  <w:u w:val="single"/>
                  <w:rPrChange w:id="2015" w:author="Marian Louise Schmidt" w:date="2025-10-24T11:15:00Z" w16du:dateUtc="2025-10-24T15:15:00Z">
                    <w:rPr>
                      <w:rFonts w:ascii="Cambria Math" w:hAnsi="Cambria Math"/>
                    </w:rPr>
                  </w:rPrChange>
                </w:rPr>
                <m:t>A</m:t>
              </w:del>
            </m:r>
          </m:sup>
        </m:sSup>
      </m:oMath>
      <w:del w:id="2016" w:author="Augustus Raymond Pendleton" w:date="2025-09-29T11:26:00Z" w16du:dateUtc="2025-09-29T15:26:00Z">
        <w:r w:rsidRPr="00E83601" w:rsidDel="006B7ABE">
          <w:rPr>
            <w:b/>
            <w:bCs/>
            <w:i/>
            <w:iCs/>
            <w:u w:val="single"/>
            <w:rPrChange w:id="2017" w:author="Marian Louise Schmidt" w:date="2025-10-24T11:15:00Z" w16du:dateUtc="2025-10-24T15:15:00Z">
              <w:rPr/>
            </w:rPrChange>
          </w:rPr>
          <w:delText xml:space="preserve"> when </w:delText>
        </w:r>
      </w:del>
      <w:del w:id="2018" w:author="Augustus Raymond Pendleton" w:date="2025-09-29T10:45:00Z" w16du:dateUtc="2025-09-29T14:45:00Z">
        <w:r w:rsidRPr="00E83601" w:rsidDel="00F81530">
          <w:rPr>
            <w:b/>
            <w:bCs/>
            <w:i/>
            <w:iCs/>
            <w:u w:val="single"/>
            <w:rPrChange w:id="2019" w:author="Marian Louise Schmidt" w:date="2025-10-24T11:15:00Z" w16du:dateUtc="2025-10-24T15:15:00Z">
              <w:rPr/>
            </w:rPrChange>
          </w:rPr>
          <w:delText>absolute abundance data are available</w:delText>
        </w:r>
      </w:del>
      <w:del w:id="2020" w:author="Augustus Raymond Pendleton" w:date="2025-09-29T11:26:00Z" w16du:dateUtc="2025-09-29T15:26:00Z">
        <w:r w:rsidRPr="00E83601" w:rsidDel="006B7ABE">
          <w:rPr>
            <w:b/>
            <w:bCs/>
            <w:i/>
            <w:iCs/>
            <w:u w:val="single"/>
            <w:rPrChange w:id="2021" w:author="Marian Louise Schmidt" w:date="2025-10-24T11:15:00Z" w16du:dateUtc="2025-10-24T15:15:00Z">
              <w:rPr/>
            </w:rPrChange>
          </w:rPr>
          <w:delText xml:space="preserve">. While demonstrated here with 16S rRNA data, the approach </w:delText>
        </w:r>
      </w:del>
      <w:del w:id="2022" w:author="Augustus Raymond Pendleton" w:date="2025-09-29T10:45:00Z" w16du:dateUtc="2025-09-29T14:45:00Z">
        <w:r w:rsidRPr="00E83601" w:rsidDel="00F81530">
          <w:rPr>
            <w:b/>
            <w:bCs/>
            <w:i/>
            <w:iCs/>
            <w:u w:val="single"/>
            <w:rPrChange w:id="2023" w:author="Marian Louise Schmidt" w:date="2025-10-24T11:15:00Z" w16du:dateUtc="2025-10-24T15:15:00Z">
              <w:rPr/>
            </w:rPrChange>
          </w:rPr>
          <w:delText>is</w:delText>
        </w:r>
      </w:del>
      <w:del w:id="2024" w:author="Augustus Raymond Pendleton" w:date="2025-09-29T11:26:00Z" w16du:dateUtc="2025-09-29T15:26:00Z">
        <w:r w:rsidRPr="00E83601" w:rsidDel="006B7ABE">
          <w:rPr>
            <w:b/>
            <w:bCs/>
            <w:i/>
            <w:iCs/>
            <w:u w:val="single"/>
            <w:rPrChange w:id="2025" w:author="Marian Louise Schmidt" w:date="2025-10-24T11:15:00Z" w16du:dateUtc="2025-10-24T15:15:00Z">
              <w:rPr/>
            </w:rPrChange>
          </w:rPr>
          <w:delText xml:space="preserve"> generalizable to other marker genes or (meta)genomic features, provided absolute abundance estimates are available. In doing so, </w:delText>
        </w:r>
      </w:del>
      <m:oMath>
        <m:r>
          <w:del w:id="2026" w:author="Augustus Raymond Pendleton" w:date="2025-09-29T11:26:00Z" w16du:dateUtc="2025-09-29T15:26:00Z">
            <m:rPr>
              <m:sty m:val="bi"/>
            </m:rPr>
            <w:rPr>
              <w:rFonts w:ascii="Cambria Math" w:hAnsi="Cambria Math"/>
              <w:u w:val="single"/>
              <w:rPrChange w:id="2027" w:author="Marian Louise Schmidt" w:date="2025-10-24T11:15:00Z" w16du:dateUtc="2025-10-24T15:15:00Z">
                <w:rPr>
                  <w:rFonts w:ascii="Cambria Math" w:hAnsi="Cambria Math"/>
                </w:rPr>
              </w:rPrChange>
            </w:rPr>
            <m:t>G</m:t>
          </w:del>
        </m:r>
        <m:sSup>
          <m:sSupPr>
            <m:ctrlPr>
              <w:del w:id="2028" w:author="Augustus Raymond Pendleton" w:date="2025-09-29T11:26:00Z" w16du:dateUtc="2025-09-29T15:26:00Z">
                <w:rPr>
                  <w:rFonts w:ascii="Cambria Math" w:hAnsi="Cambria Math"/>
                  <w:b/>
                  <w:bCs/>
                  <w:i/>
                  <w:iCs/>
                  <w:u w:val="single"/>
                  <w:rPrChange w:id="2029" w:author="Marian Louise Schmidt" w:date="2025-10-24T11:15:00Z" w16du:dateUtc="2025-10-24T15:15:00Z">
                    <w:rPr>
                      <w:rFonts w:ascii="Cambria Math" w:hAnsi="Cambria Math"/>
                      <w:b/>
                      <w:bCs/>
                      <w:u w:val="single"/>
                    </w:rPr>
                  </w:rPrChange>
                </w:rPr>
              </w:del>
            </m:ctrlPr>
          </m:sSupPr>
          <m:e>
            <m:r>
              <w:del w:id="2030" w:author="Augustus Raymond Pendleton" w:date="2025-09-29T11:26:00Z" w16du:dateUtc="2025-09-29T15:26:00Z">
                <m:rPr>
                  <m:sty m:val="bi"/>
                </m:rPr>
                <w:rPr>
                  <w:rFonts w:ascii="Cambria Math" w:hAnsi="Cambria Math"/>
                  <w:u w:val="single"/>
                  <w:rPrChange w:id="2031" w:author="Marian Louise Schmidt" w:date="2025-10-24T11:15:00Z" w16du:dateUtc="2025-10-24T15:15:00Z">
                    <w:rPr>
                      <w:rFonts w:ascii="Cambria Math" w:hAnsi="Cambria Math"/>
                    </w:rPr>
                  </w:rPrChange>
                </w:rPr>
                <m:t>U</m:t>
              </w:del>
            </m:r>
          </m:e>
          <m:sup>
            <m:r>
              <w:del w:id="2032" w:author="Augustus Raymond Pendleton" w:date="2025-09-29T11:26:00Z" w16du:dateUtc="2025-09-29T15:26:00Z">
                <m:rPr>
                  <m:sty m:val="bi"/>
                </m:rPr>
                <w:rPr>
                  <w:rFonts w:ascii="Cambria Math" w:hAnsi="Cambria Math"/>
                  <w:u w:val="single"/>
                  <w:rPrChange w:id="2033" w:author="Marian Louise Schmidt" w:date="2025-10-24T11:15:00Z" w16du:dateUtc="2025-10-24T15:15:00Z">
                    <w:rPr>
                      <w:rFonts w:ascii="Cambria Math" w:hAnsi="Cambria Math"/>
                    </w:rPr>
                  </w:rPrChange>
                </w:rPr>
                <m:t>A</m:t>
              </w:del>
            </m:r>
          </m:sup>
        </m:sSup>
      </m:oMath>
      <w:del w:id="2034" w:author="Augustus Raymond Pendleton" w:date="2025-09-29T11:26:00Z" w16du:dateUtc="2025-09-29T15:26:00Z">
        <w:r w:rsidRPr="00E83601" w:rsidDel="006B7ABE">
          <w:rPr>
            <w:b/>
            <w:bCs/>
            <w:i/>
            <w:iCs/>
            <w:u w:val="single"/>
            <w:rPrChange w:id="2035" w:author="Marian Louise Schmidt" w:date="2025-10-24T11:15:00Z" w16du:dateUtc="2025-10-24T15:15:00Z">
              <w:rPr/>
            </w:rPrChange>
          </w:rPr>
          <w:delText xml:space="preserve"> offers not only a more grounded picture of lineage differences but also sensitivity to both biomass variation and phylogenetic depth</w:delText>
        </w:r>
      </w:del>
      <w:del w:id="2036" w:author="Augustus Raymond Pendleton" w:date="2025-09-29T10:46:00Z" w16du:dateUtc="2025-09-29T14:46:00Z">
        <w:r w:rsidRPr="00E83601" w:rsidDel="00F81530">
          <w:rPr>
            <w:b/>
            <w:bCs/>
            <w:i/>
            <w:iCs/>
            <w:u w:val="single"/>
            <w:rPrChange w:id="2037" w:author="Marian Louise Schmidt" w:date="2025-10-24T11:15:00Z" w16du:dateUtc="2025-10-24T15:15:00Z">
              <w:rPr/>
            </w:rPrChange>
          </w:rPr>
          <w:delText>, enabling detection of subtle yet ecologically meaningful shifts.</w:delText>
        </w:r>
      </w:del>
    </w:p>
    <w:p w14:paraId="08449A29" w14:textId="55A63D72" w:rsidR="00F81530" w:rsidRDefault="00F81530" w:rsidP="0007048F">
      <w:pPr>
        <w:rPr>
          <w:ins w:id="2038" w:author="Augustus Raymond Pendleton" w:date="2025-09-29T10:54:00Z" w16du:dateUtc="2025-09-29T14:54:00Z"/>
        </w:rPr>
      </w:pPr>
      <w:ins w:id="2039" w:author="Augustus Raymond Pendleton" w:date="2025-09-29T10:46:00Z" w16du:dateUtc="2025-09-29T14:46:00Z">
        <w:r>
          <w:tab/>
          <w:t>Finally, we sought to qua</w:t>
        </w:r>
      </w:ins>
      <w:ins w:id="2040"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2041" w:author="Augustus Raymond Pendleton" w:date="2025-09-29T10:48:00Z" w16du:dateUtc="2025-09-29T14:48:00Z">
        <w:r>
          <w:t xml:space="preserve">Both Bray-Curtis and </w:t>
        </w:r>
        <w:proofErr w:type="spellStart"/>
        <w:r>
          <w:t>Unifrac</w:t>
        </w:r>
        <w:proofErr w:type="spellEnd"/>
        <w:r>
          <w:t xml:space="preserve"> measures can be sensitive to 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2042" w:author="Augustus Raymond Pendleton" w:date="2025-09-29T10:48:00Z" w16du:dateUtc="2025-09-29T14:48:00Z">
        <w:r>
          <w:t>.</w:t>
        </w:r>
      </w:ins>
      <w:ins w:id="2043"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2044" w:author="Augustus Raymond Pendleton" w:date="2025-09-29T10:49:00Z" w16du:dateUtc="2025-09-29T14:49:00Z">
        <w:r>
          <w:t>)</w:t>
        </w:r>
      </w:ins>
      <w:ins w:id="2045"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w:t>
        </w:r>
        <w:proofErr w:type="gramStart"/>
        <w:r>
          <w:t>here, but</w:t>
        </w:r>
        <w:proofErr w:type="gramEnd"/>
        <w:r>
          <w:t xml:space="preserve"> do provide a practical framework </w:t>
        </w:r>
      </w:ins>
      <w:ins w:id="2046" w:author="Augustus Raymond Pendleton" w:date="2025-09-29T10:51:00Z" w16du:dateUtc="2025-09-29T14:51:00Z">
        <w:r>
          <w:t xml:space="preserve">and code </w:t>
        </w:r>
      </w:ins>
      <w:ins w:id="2047" w:author="Augustus Raymond Pendleton" w:date="2025-09-29T10:50:00Z" w16du:dateUtc="2025-09-29T14:50:00Z">
        <w:r>
          <w:t>for how we incorporated rarefaction int</w:t>
        </w:r>
      </w:ins>
      <w:ins w:id="2048"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2049"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2050" w:author="Augustus Raymond Pendleton" w:date="2025-09-29T10:53:00Z" w16du:dateUtc="2025-09-29T14:53:00Z">
        <w:r>
          <w:rPr>
            <w:i/>
            <w:iCs/>
            <w:vertAlign w:val="superscript"/>
          </w:rPr>
          <w:t xml:space="preserve"> </w:t>
        </w:r>
        <w:r>
          <w:t xml:space="preserve">to </w:t>
        </w:r>
      </w:ins>
      <w:ins w:id="2051" w:author="Augustus Raymond Pendleton" w:date="2025-09-29T11:29:00Z" w16du:dateUtc="2025-09-29T15:29:00Z">
        <w:r w:rsidR="009C6D8D" w:rsidRPr="00057D48">
          <w:rPr>
            <w:noProof/>
            <w:sz w:val="20"/>
            <w:szCs w:val="20"/>
          </w:rPr>
          <w:drawing>
            <wp:anchor distT="0" distB="0" distL="114300" distR="114300" simplePos="0" relativeHeight="251662336" behindDoc="0" locked="0" layoutInCell="1" allowOverlap="1" wp14:anchorId="41339946" wp14:editId="2969A265">
              <wp:simplePos x="0" y="0"/>
              <wp:positionH relativeFrom="margin">
                <wp:posOffset>994410</wp:posOffset>
              </wp:positionH>
              <wp:positionV relativeFrom="margin">
                <wp:posOffset>1425575</wp:posOffset>
              </wp:positionV>
              <wp:extent cx="3657600" cy="3380740"/>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0740"/>
                      </a:xfrm>
                      <a:prstGeom prst="rect">
                        <a:avLst/>
                      </a:prstGeom>
                    </pic:spPr>
                  </pic:pic>
                </a:graphicData>
              </a:graphic>
              <wp14:sizeRelH relativeFrom="page">
                <wp14:pctWidth>0</wp14:pctWidth>
              </wp14:sizeRelH>
              <wp14:sizeRelV relativeFrom="page">
                <wp14:pctHeight>0</wp14:pctHeight>
              </wp14:sizeRelV>
            </wp:anchor>
          </w:drawing>
        </w:r>
      </w:ins>
      <w:ins w:id="2052"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2053" w:author="Augustus Raymond Pendleton" w:date="2025-09-29T10:54:00Z" w16du:dateUtc="2025-09-29T14:54:00Z">
              <w:rPr>
                <w:i/>
                <w:iCs/>
              </w:rPr>
            </w:rPrChange>
          </w:rPr>
          <w:t>would be usef</w:t>
        </w:r>
      </w:ins>
      <w:ins w:id="2054" w:author="Augustus Raymond Pendleton" w:date="2025-09-29T10:54:00Z" w16du:dateUtc="2025-09-29T14:54:00Z">
        <w:r w:rsidRPr="00F81530">
          <w:rPr>
            <w:rPrChange w:id="2055" w:author="Augustus Raymond Pendleton" w:date="2025-09-29T10:54:00Z" w16du:dateUtc="2025-09-29T14:54:00Z">
              <w:rPr>
                <w:i/>
                <w:iCs/>
              </w:rPr>
            </w:rPrChange>
          </w:rPr>
          <w:t>ul to the field.</w:t>
        </w:r>
      </w:ins>
    </w:p>
    <w:p w14:paraId="78C057E3" w14:textId="0B5474D3" w:rsidR="00161013" w:rsidRPr="00057D48" w:rsidRDefault="00161013" w:rsidP="00161013">
      <w:pPr>
        <w:rPr>
          <w:ins w:id="2056" w:author="Augustus Raymond Pendleton" w:date="2025-09-29T11:38:00Z" w16du:dateUtc="2025-09-29T15:38:00Z"/>
          <w:sz w:val="20"/>
          <w:szCs w:val="20"/>
        </w:rPr>
      </w:pPr>
      <w:ins w:id="2057"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w:t>
        </w:r>
        <w:proofErr w:type="spellStart"/>
        <w:r w:rsidRPr="00057D48">
          <w:rPr>
            <w:sz w:val="20"/>
            <w:szCs w:val="20"/>
          </w:rPr>
          <w:t>GUnifrac</w:t>
        </w:r>
        <w:proofErr w:type="spellEnd"/>
        <w:r w:rsidRPr="00057D48">
          <w:rPr>
            <w:sz w:val="20"/>
            <w:szCs w:val="20"/>
          </w:rPr>
          <w:t xml:space="preserve"> package), </w:t>
        </w:r>
        <w:r w:rsidRPr="00057D48">
          <w:rPr>
            <w:i/>
            <w:iCs/>
            <w:sz w:val="20"/>
            <w:szCs w:val="20"/>
          </w:rPr>
          <w:t>U</w:t>
        </w:r>
        <w:r w:rsidRPr="00057D48">
          <w:rPr>
            <w:i/>
            <w:iCs/>
            <w:sz w:val="20"/>
            <w:szCs w:val="20"/>
            <w:vertAlign w:val="superscript"/>
          </w:rPr>
          <w:t>R</w:t>
        </w:r>
        <w:r w:rsidRPr="00057D48">
          <w:rPr>
            <w:sz w:val="20"/>
            <w:szCs w:val="20"/>
          </w:rPr>
          <w:t xml:space="preserve"> (implemented as </w:t>
        </w:r>
        <w:proofErr w:type="spellStart"/>
        <w:r w:rsidRPr="00057D48">
          <w:rPr>
            <w:sz w:val="20"/>
            <w:szCs w:val="20"/>
          </w:rPr>
          <w:t>FastUnifrac</w:t>
        </w:r>
        <w:proofErr w:type="spellEnd"/>
        <w:r w:rsidRPr="00057D48">
          <w:rPr>
            <w:sz w:val="20"/>
            <w:szCs w:val="20"/>
          </w:rPr>
          <w:t xml:space="preserve"> in the </w:t>
        </w:r>
        <w:proofErr w:type="spellStart"/>
        <w:r w:rsidRPr="00057D48">
          <w:rPr>
            <w:sz w:val="20"/>
            <w:szCs w:val="20"/>
          </w:rPr>
          <w:t>phyloseq</w:t>
        </w:r>
        <w:proofErr w:type="spellEnd"/>
        <w:r w:rsidRPr="00057D48">
          <w:rPr>
            <w:sz w:val="20"/>
            <w:szCs w:val="20"/>
          </w:rPr>
          <w:t xml:space="preserve">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2058" w:author="Augustus Raymond Pendleton" w:date="2025-09-29T12:25:00Z" w16du:dateUtc="2025-09-29T16:25:00Z">
        <w:r w:rsidR="006B42C1">
          <w:rPr>
            <w:sz w:val="20"/>
            <w:szCs w:val="20"/>
          </w:rPr>
          <w:t xml:space="preserve"> (only mature samples)</w:t>
        </w:r>
      </w:ins>
      <w:ins w:id="2059"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2060" w:author="Augustus Raymond Pendleton" w:date="2025-09-29T11:38:00Z" w16du:dateUtc="2025-09-29T15:38:00Z">
            <w:rPr>
              <w:rFonts w:ascii="Cambria Math" w:hAnsi="Cambria Math"/>
              <w:sz w:val="20"/>
              <w:szCs w:val="20"/>
            </w:rPr>
            <m:t>α</m:t>
          </w:ins>
        </m:r>
      </m:oMath>
      <w:ins w:id="2061"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2062" w:author="Augustus Raymond Pendleton" w:date="2025-09-29T12:25:00Z" w16du:dateUtc="2025-09-29T16:25:00Z">
        <w:r w:rsidR="006B42C1">
          <w:rPr>
            <w:sz w:val="20"/>
            <w:szCs w:val="20"/>
          </w:rPr>
          <w:t xml:space="preserve">only </w:t>
        </w:r>
      </w:ins>
      <w:ins w:id="2063"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2064" w:author="Augustus Raymond Pendleton" w:date="2025-09-29T12:26:00Z">
        <w:r w:rsidR="006B42C1" w:rsidRPr="006B42C1">
          <w:rPr>
            <w:sz w:val="20"/>
            <w:szCs w:val="20"/>
          </w:rPr>
          <w:t>±</w:t>
        </w:r>
      </w:ins>
      <w:ins w:id="2065" w:author="Augustus Raymond Pendleton" w:date="2025-09-29T11:38:00Z" w16du:dateUtc="2025-09-29T15:38:00Z">
        <w:r w:rsidRPr="00057D48">
          <w:rPr>
            <w:sz w:val="20"/>
            <w:szCs w:val="20"/>
          </w:rPr>
          <w:t xml:space="preserve">1% variation up to </w:t>
        </w:r>
      </w:ins>
      <w:ins w:id="2066" w:author="Augustus Raymond Pendleton" w:date="2025-09-29T12:26:00Z">
        <w:r w:rsidR="006B42C1" w:rsidRPr="006B42C1">
          <w:rPr>
            <w:sz w:val="20"/>
            <w:szCs w:val="20"/>
          </w:rPr>
          <w:t>±</w:t>
        </w:r>
      </w:ins>
      <w:ins w:id="2067" w:author="Augustus Raymond Pendleton" w:date="2025-09-29T11:38:00Z" w16du:dateUtc="2025-09-29T15:38:00Z">
        <w:r w:rsidRPr="00057D48">
          <w:rPr>
            <w:sz w:val="20"/>
            <w:szCs w:val="20"/>
          </w:rPr>
          <w:t>50% variation) was added to the 16S copy number of each sample (additional details in Supp</w:t>
        </w:r>
      </w:ins>
      <w:ins w:id="2068" w:author="Augustus Raymond Pendleton" w:date="2025-09-29T11:56:00Z" w16du:dateUtc="2025-09-29T15:56:00Z">
        <w:r w:rsidR="008830B0">
          <w:rPr>
            <w:sz w:val="20"/>
            <w:szCs w:val="20"/>
          </w:rPr>
          <w:t>orting</w:t>
        </w:r>
      </w:ins>
      <w:ins w:id="2069"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2070" w:author="Augustus Raymond Pendleton" w:date="2025-09-29T11:38:00Z" w16du:dateUtc="2025-09-29T15:38:00Z">
            <w:rPr>
              <w:rFonts w:ascii="Cambria Math" w:hAnsi="Cambria Math"/>
              <w:sz w:val="20"/>
              <w:szCs w:val="20"/>
            </w:rPr>
            <m:t>α</m:t>
          </w:ins>
        </m:r>
      </m:oMath>
      <w:ins w:id="2071"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2072" w:author="Augustus Raymond Pendleton" w:date="2025-09-29T11:38:00Z" w16du:dateUtc="2025-09-29T15:38:00Z">
            <w:rPr>
              <w:rFonts w:ascii="Cambria Math" w:hAnsi="Cambria Math"/>
              <w:sz w:val="20"/>
              <w:szCs w:val="20"/>
            </w:rPr>
            <m:t>α</m:t>
          </w:ins>
        </m:r>
      </m:oMath>
      <w:ins w:id="2073"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w:t>
        </w:r>
        <w:r w:rsidRPr="00057D48">
          <w:rPr>
            <w:sz w:val="20"/>
            <w:szCs w:val="20"/>
          </w:rPr>
          <w:lastRenderedPageBreak/>
          <w:t>added metrics compared to the original calculation. Error bars represent the standard deviation of the average mean and max difference across 50 iterations.</w:t>
        </w:r>
      </w:ins>
    </w:p>
    <w:p w14:paraId="7BFE8391" w14:textId="2E406ACB" w:rsidR="00F81530" w:rsidRDefault="00F81530" w:rsidP="0007048F">
      <w:pPr>
        <w:rPr>
          <w:ins w:id="2074" w:author="Augustus Raymond Pendleton" w:date="2025-09-29T11:02:00Z" w16du:dateUtc="2025-09-29T15:02:00Z"/>
        </w:rPr>
      </w:pPr>
      <w:ins w:id="2075" w:author="Augustus Raymond Pendleton" w:date="2025-09-29T10:54:00Z" w16du:dateUtc="2025-09-29T14:54:00Z">
        <w:r>
          <w:tab/>
        </w:r>
        <w:r>
          <w:rPr>
            <w:i/>
            <w:iCs/>
          </w:rPr>
          <w:t>GU</w:t>
        </w:r>
        <w:r>
          <w:rPr>
            <w:i/>
            <w:iCs/>
            <w:vertAlign w:val="superscript"/>
          </w:rPr>
          <w:t>A</w:t>
        </w:r>
      </w:ins>
      <w:ins w:id="2076"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2077" w:author="Augustus Raymond Pendleton" w:date="2025-09-29T10:56:00Z" w16du:dateUtc="2025-09-29T14:56:00Z">
        <w:r w:rsidR="00FF50D0">
          <w:rPr>
            <w:i/>
            <w:iCs/>
            <w:vertAlign w:val="superscript"/>
          </w:rPr>
          <w:t xml:space="preserve"> </w:t>
        </w:r>
        <w:r w:rsidR="00FF50D0">
          <w:t>(Fig. 4A)</w:t>
        </w:r>
      </w:ins>
      <w:ins w:id="2078" w:author="Augustus Raymond Pendleton" w:date="2025-09-29T10:55:00Z" w16du:dateUtc="2025-09-29T14:55:00Z">
        <w:r w:rsidR="00FF50D0">
          <w:t>.</w:t>
        </w:r>
      </w:ins>
      <w:ins w:id="2079" w:author="Augustus Raymond Pendleton" w:date="2025-09-29T10:56:00Z" w16du:dateUtc="2025-09-29T14:56:00Z">
        <w:r w:rsidR="00FF50D0">
          <w:t xml:space="preserve"> On average, </w:t>
        </w:r>
      </w:ins>
      <w:ins w:id="2080"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of </w:t>
        </w:r>
        <w:r w:rsidR="00FF50D0">
          <w:rPr>
            <w:i/>
            <w:iCs/>
          </w:rPr>
          <w:t>GU</w:t>
        </w:r>
        <w:r w:rsidR="00FF50D0">
          <w:rPr>
            <w:i/>
            <w:iCs/>
            <w:vertAlign w:val="superscript"/>
          </w:rPr>
          <w:t>A</w:t>
        </w:r>
        <w:r w:rsidR="00FF50D0">
          <w:rPr>
            <w:i/>
            <w:iCs/>
          </w:rPr>
          <w:t xml:space="preserve"> </w:t>
        </w:r>
        <w:r w:rsidR="00FF50D0">
          <w:t>is driven primarily</w:t>
        </w:r>
      </w:ins>
      <w:ins w:id="2081" w:author="Augustus Raymond Pendleton" w:date="2025-09-29T10:58:00Z" w16du:dateUtc="2025-09-29T14:58:00Z">
        <w:r w:rsidR="00FF50D0">
          <w:t>, and linearly,</w:t>
        </w:r>
      </w:ins>
      <w:ins w:id="2082" w:author="Augustus Raymond Pendleton" w:date="2025-09-29T10:57:00Z" w16du:dateUtc="2025-09-29T14:57:00Z">
        <w:r w:rsidR="00FF50D0">
          <w:t xml:space="preserve"> by the number of ASVs </w:t>
        </w:r>
      </w:ins>
      <w:ins w:id="2083"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2084" w:author="Augustus Raymond Pendleton" w:date="2025-09-29T11:08:00Z" w16du:dateUtc="2025-09-29T15:08:00Z">
            <w:rPr>
              <w:rFonts w:ascii="Cambria Math" w:hAnsi="Cambria Math"/>
            </w:rPr>
            <m:t>α</m:t>
          </w:ins>
        </m:r>
      </m:oMath>
      <w:ins w:id="2085" w:author="Augustus Raymond Pendleton" w:date="2025-09-29T10:58:00Z" w16du:dateUtc="2025-09-29T14:58:00Z">
        <w:r w:rsidR="00FF50D0">
          <w:t xml:space="preserve"> values t</w:t>
        </w:r>
      </w:ins>
      <w:ins w:id="2086" w:author="Augustus Raymond Pendleton" w:date="2025-09-29T10:59:00Z" w16du:dateUtc="2025-09-29T14:59:00Z">
        <w:r w:rsidR="00FF50D0">
          <w:t>o calculate weakly influences the computation time (Fig. S5). While computation time on a 10,000 ASV dataset with a single CPU is still reasonable (</w:t>
        </w:r>
      </w:ins>
      <w:ins w:id="2087" w:author="Augustus Raymond Pendleton" w:date="2025-09-29T11:00:00Z" w16du:dateUtc="2025-09-29T15:00:00Z">
        <w:r w:rsidR="00FF50D0">
          <w:t>~</w:t>
        </w:r>
      </w:ins>
      <w:ins w:id="2088" w:author="Augustus Raymond Pendleton" w:date="2025-09-29T10:59:00Z" w16du:dateUtc="2025-09-29T14:59:00Z">
        <w:r w:rsidR="00FF50D0">
          <w:t>6 minutes)</w:t>
        </w:r>
      </w:ins>
      <w:ins w:id="2089" w:author="Augustus Raymond Pendleton" w:date="2025-09-29T11:00:00Z" w16du:dateUtc="2025-09-29T15:00:00Z">
        <w:r w:rsidR="00FF50D0">
          <w:t xml:space="preserve">, 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2090" w:author="Augustus Raymond Pendleton" w:date="2025-09-29T11:01:00Z" w16du:dateUtc="2025-09-29T15:01:00Z">
        <w:r w:rsidR="00FF50D0">
          <w:t>, as branch lengths are redundantly calculated each time</w:t>
        </w:r>
      </w:ins>
      <w:ins w:id="2091" w:author="Augustus Raymond Pendleton" w:date="2025-09-29T11:00:00Z" w16du:dateUtc="2025-09-29T15:00:00Z">
        <w:r w:rsidR="00FF50D0">
          <w:t xml:space="preserve">. </w:t>
        </w:r>
      </w:ins>
      <w:ins w:id="2092" w:author="Augustus Raymond Pendleton" w:date="2025-09-29T11:01:00Z" w16du:dateUtc="2025-09-29T15:01:00Z">
        <w:r w:rsidR="00FF50D0">
          <w:t>If rarefaction could be incor</w:t>
        </w:r>
      </w:ins>
      <w:ins w:id="2093" w:author="Augustus Raymond Pendleton" w:date="2025-09-29T11:02:00Z" w16du:dateUtc="2025-09-29T15:02:00Z">
        <w:r w:rsidR="00FF50D0">
          <w:t xml:space="preserve">porated into the </w:t>
        </w:r>
        <w:proofErr w:type="spellStart"/>
        <w:r w:rsidR="00FF50D0">
          <w:t>GUnifrac</w:t>
        </w:r>
        <w:proofErr w:type="spellEnd"/>
        <w:r w:rsidR="00FF50D0">
          <w:t xml:space="preserve">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2094" w:author="Augustus Raymond Pendleton" w:date="2025-09-29T11:07:00Z" w16du:dateUtc="2025-09-29T15:07:00Z"/>
        </w:rPr>
        <w:pPrChange w:id="2095" w:author="Augustus Raymond Pendleton" w:date="2025-09-29T11:36:00Z" w16du:dateUtc="2025-09-29T15:36:00Z">
          <w:pPr/>
        </w:pPrChange>
      </w:pPr>
      <w:ins w:id="2096" w:author="Augustus Raymond Pendleton" w:date="2025-09-29T11:02:00Z" w16du:dateUtc="2025-09-29T15:02:00Z">
        <w:r>
          <w:t xml:space="preserve">It is also expected that estimation of </w:t>
        </w:r>
      </w:ins>
      <m:oMath>
        <m:r>
          <w:ins w:id="2097" w:author="Augustus Raymond Pendleton" w:date="2025-09-29T11:03:00Z" w16du:dateUtc="2025-09-29T15:03:00Z">
            <w:rPr>
              <w:rFonts w:ascii="Cambria Math" w:hAnsi="Cambria Math"/>
            </w:rPr>
            <m:t>β</m:t>
          </w:ins>
        </m:r>
      </m:oMath>
      <w:ins w:id="2098"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2099"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2100" w:author="Augustus Raymond Pendleton" w:date="2025-09-29T11:05:00Z" w16du:dateUtc="2025-09-29T15:05:00Z">
        <w:r>
          <w:t>we added random error to the 16S copy number measurements from the mouse gut dataset, limiting our analyses to the stool samples</w:t>
        </w:r>
      </w:ins>
      <w:ins w:id="2101" w:author="Augustus Raymond Pendleton" w:date="2025-09-29T11:06:00Z" w16du:dateUtc="2025-09-29T15:06:00Z">
        <w:r>
          <w:t xml:space="preserve"> where </w:t>
        </w:r>
      </w:ins>
      <w:ins w:id="2102" w:author="Augustus Raymond Pendleton" w:date="2025-09-29T11:05:00Z" w16du:dateUtc="2025-09-29T15:05:00Z">
        <w:r>
          <w:t>copy numbers varied by an order of magnitude</w:t>
        </w:r>
      </w:ins>
      <w:ins w:id="2103" w:author="Augustus Raymond Pendleton" w:date="2025-09-29T11:06:00Z" w16du:dateUtc="2025-09-29T15:06:00Z">
        <w:r>
          <w:t xml:space="preserve">. Across 50 iterations, each copy number could randomly vary by a given percentage of error in either direction. We re-calculated </w:t>
        </w:r>
      </w:ins>
      <m:oMath>
        <m:r>
          <w:ins w:id="2104" w:author="Augustus Raymond Pendleton" w:date="2025-09-29T11:06:00Z" w16du:dateUtc="2025-09-29T15:06:00Z">
            <w:rPr>
              <w:rFonts w:ascii="Cambria Math" w:hAnsi="Cambria Math"/>
            </w:rPr>
            <m:t>β</m:t>
          </w:ins>
        </m:r>
      </m:oMath>
      <w:ins w:id="2105" w:author="Augustus Raymond Pendleton" w:date="2025-09-29T11:06:00Z" w16du:dateUtc="2025-09-29T15:06:00Z">
        <w:r w:rsidRPr="0007048F">
          <w:t>-diversity</w:t>
        </w:r>
      </w:ins>
      <w:ins w:id="2106"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2107"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2108" w:author="Augustus Raymond Pendleton" w:date="2025-09-29T11:07:00Z" w16du:dateUtc="2025-09-29T15:07:00Z">
              <w:rPr>
                <w:i/>
                <w:iCs/>
              </w:rPr>
            </w:rPrChange>
          </w:rPr>
          <w:t>at</w:t>
        </w:r>
        <w:r>
          <w:rPr>
            <w:i/>
            <w:iCs/>
          </w:rPr>
          <w:t xml:space="preserve"> </w:t>
        </w:r>
      </w:ins>
      <m:oMath>
        <m:r>
          <w:ins w:id="2109" w:author="Augustus Raymond Pendleton" w:date="2025-09-29T11:08:00Z" w16du:dateUtc="2025-09-29T15:08:00Z">
            <w:rPr>
              <w:rFonts w:ascii="Cambria Math" w:hAnsi="Cambria Math"/>
            </w:rPr>
            <m:t>α</m:t>
          </w:ins>
        </m:r>
      </m:oMath>
      <w:ins w:id="2110" w:author="Augustus Raymond Pendleton" w:date="2025-09-29T11:06:00Z" w16du:dateUtc="2025-09-29T15:06:00Z">
        <w:r>
          <w:t xml:space="preserve"> </w:t>
        </w:r>
      </w:ins>
      <w:ins w:id="2111" w:author="Augustus Raymond Pendleton" w:date="2025-09-29T11:08:00Z" w16du:dateUtc="2025-09-29T15:08:00Z">
        <w:r>
          <w:t xml:space="preserve">= 1 and </w:t>
        </w:r>
      </w:ins>
      <m:oMath>
        <m:r>
          <w:ins w:id="2112" w:author="Augustus Raymond Pendleton" w:date="2025-09-29T11:08:00Z" w16du:dateUtc="2025-09-29T15:08:00Z">
            <w:rPr>
              <w:rFonts w:ascii="Cambria Math" w:hAnsi="Cambria Math"/>
            </w:rPr>
            <m:t>α</m:t>
          </w:ins>
        </m:r>
      </m:oMath>
      <w:ins w:id="2113" w:author="Augustus Raymond Pendleton" w:date="2025-09-29T11:08:00Z" w16du:dateUtc="2025-09-29T15:08:00Z">
        <w:r>
          <w:t xml:space="preserve"> = 0.2) </w:t>
        </w:r>
      </w:ins>
      <w:ins w:id="2114" w:author="Augustus Raymond Pendleton" w:date="2025-09-29T11:06:00Z" w16du:dateUtc="2025-09-29T15:06:00Z">
        <w:r>
          <w:t>and compared these measurements to the original dataset.</w:t>
        </w:r>
      </w:ins>
      <w:ins w:id="2115" w:author="Augustus Raymond Pendleton" w:date="2025-09-29T11:07:00Z" w16du:dateUtc="2025-09-29T15:07:00Z">
        <w:r>
          <w:t xml:space="preserve"> </w:t>
        </w:r>
      </w:ins>
    </w:p>
    <w:p w14:paraId="6A1A37C0" w14:textId="060CAE2A" w:rsidR="00693D9A" w:rsidRDefault="00FF50D0">
      <w:pPr>
        <w:ind w:firstLine="720"/>
        <w:rPr>
          <w:ins w:id="2116" w:author="Marian Louise Schmidt" w:date="2025-10-22T17:51:00Z" w16du:dateUtc="2025-10-22T21:51:00Z"/>
          <w:rFonts w:eastAsiaTheme="minorEastAsia"/>
        </w:rPr>
      </w:pPr>
      <w:ins w:id="2117" w:author="Augustus Raymond Pendleton" w:date="2025-09-29T11:08:00Z" w16du:dateUtc="2025-09-29T15:08:00Z">
        <w:r>
          <w:t xml:space="preserve">All three measurements were </w:t>
        </w:r>
      </w:ins>
      <w:ins w:id="2118" w:author="Augustus Raymond Pendleton" w:date="2025-09-29T11:09:00Z" w16du:dateUtc="2025-09-29T15:09:00Z">
        <w:r w:rsidR="000E114E">
          <w:t>resilient to added error (Fig. 4C)</w:t>
        </w:r>
      </w:ins>
      <w:ins w:id="2119" w:author="Augustus Raymond Pendleton" w:date="2025-09-29T11:10:00Z" w16du:dateUtc="2025-09-29T15:10:00Z">
        <w:r w:rsidR="000E114E">
          <w:t xml:space="preserve">. </w:t>
        </w:r>
      </w:ins>
      <w:ins w:id="2120" w:author="Augustus Raymond Pendleton" w:date="2025-09-29T11:13:00Z" w16du:dateUtc="2025-09-29T15:13:00Z">
        <w:r w:rsidR="000E114E">
          <w:t xml:space="preserve">At an </w:t>
        </w:r>
      </w:ins>
      <m:oMath>
        <m:r>
          <w:ins w:id="2121" w:author="Augustus Raymond Pendleton" w:date="2025-09-29T11:13:00Z" w16du:dateUtc="2025-09-29T15:13:00Z">
            <w:rPr>
              <w:rFonts w:ascii="Cambria Math" w:hAnsi="Cambria Math"/>
            </w:rPr>
            <m:t>α</m:t>
          </w:ins>
        </m:r>
      </m:oMath>
      <w:ins w:id="2122"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2123" w:author="Augustus Raymond Pendleton" w:date="2025-09-29T11:20:00Z" w16du:dateUtc="2025-09-29T15:20:00Z">
        <w:r w:rsidR="006B7ABE">
          <w:t xml:space="preserve"> </w:t>
        </w:r>
      </w:ins>
      <w:ins w:id="2124" w:author="Augustus Raymond Pendleton" w:date="2025-09-29T11:13:00Z" w16du:dateUtc="2025-09-29T15:13:00Z">
        <w:r w:rsidR="000E114E">
          <w:rPr>
            <w:i/>
            <w:iCs/>
          </w:rPr>
          <w:t>GU</w:t>
        </w:r>
        <w:r w:rsidR="000E114E">
          <w:rPr>
            <w:i/>
            <w:iCs/>
            <w:vertAlign w:val="superscript"/>
          </w:rPr>
          <w:t>A</w:t>
        </w:r>
      </w:ins>
      <w:ins w:id="2125" w:author="Augustus Raymond Pendleton" w:date="2025-09-29T11:14:00Z" w16du:dateUtc="2025-09-29T15:14:00Z">
        <w:r w:rsidR="000E114E">
          <w:t xml:space="preserve"> differed from the original measurement by only 0.</w:t>
        </w:r>
      </w:ins>
      <w:ins w:id="2126" w:author="Augustus Raymond Pendleton" w:date="2025-09-29T12:27:00Z" w16du:dateUtc="2025-09-29T16:27:00Z">
        <w:r w:rsidR="006B42C1">
          <w:t>00</w:t>
        </w:r>
      </w:ins>
      <w:ins w:id="2127" w:author="Augustus Raymond Pendleton" w:date="2025-09-29T11:19:00Z" w16du:dateUtc="2025-09-29T15:19:00Z">
        <w:r w:rsidR="006B7ABE">
          <w:t>22</w:t>
        </w:r>
      </w:ins>
      <w:ins w:id="2128" w:author="Augustus Raymond Pendleton" w:date="2025-09-29T11:14:00Z" w16du:dateUtc="2025-09-29T15:14:00Z">
        <w:r w:rsidR="000E114E">
          <w:t xml:space="preserve">; even at </w:t>
        </w:r>
      </w:ins>
      <w:ins w:id="2129" w:author="Augustus Raymond Pendleton" w:date="2025-09-29T12:28:00Z">
        <w:r w:rsidR="006B42C1" w:rsidRPr="006B42C1">
          <w:t>±</w:t>
        </w:r>
      </w:ins>
      <w:ins w:id="2130" w:author="Augustus Raymond Pendleton" w:date="2025-09-29T11:14:00Z" w16du:dateUtc="2025-09-29T15:14:00Z">
        <w:r w:rsidR="000E114E">
          <w:t>50% added noise,</w:t>
        </w:r>
      </w:ins>
      <w:ins w:id="2131"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2132" w:author="Augustus Raymond Pendleton" w:date="2025-09-29T11:19:00Z" w16du:dateUtc="2025-09-29T15:19:00Z">
        <w:r w:rsidR="006B7ABE">
          <w:t>(</w:t>
        </w:r>
      </w:ins>
      <w:ins w:id="2133" w:author="Augustus Raymond Pendleton" w:date="2025-09-29T11:15:00Z" w16du:dateUtc="2025-09-29T15:15:00Z">
        <w:r w:rsidR="000E114E">
          <w:t>on average</w:t>
        </w:r>
      </w:ins>
      <w:ins w:id="2134" w:author="Augustus Raymond Pendleton" w:date="2025-09-29T11:19:00Z" w16du:dateUtc="2025-09-29T15:19:00Z">
        <w:r w:rsidR="006B7ABE">
          <w:t>)</w:t>
        </w:r>
      </w:ins>
      <w:ins w:id="2135"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2136" w:author="Augustus Raymond Pendleton" w:date="2025-09-29T11:16:00Z" w16du:dateUtc="2025-09-29T15:16:00Z">
        <w:r w:rsidR="000E114E">
          <w:t>(</w:t>
        </w:r>
        <w:bookmarkStart w:id="2137" w:name="_Hlk210038028"/>
      </w:ins>
      <m:oMath>
        <m:r>
          <w:ins w:id="2138" w:author="Augustus Raymond Pendleton" w:date="2025-09-29T11:16:00Z" w16du:dateUtc="2025-09-29T15:16:00Z">
            <w:rPr>
              <w:rFonts w:ascii="Cambria Math" w:hAnsi="Cambria Math"/>
            </w:rPr>
            <m:t>α</m:t>
          </w:ins>
        </m:r>
      </m:oMath>
      <w:bookmarkEnd w:id="2137"/>
      <w:ins w:id="2139" w:author="Augustus Raymond Pendleton" w:date="2025-09-29T11:16:00Z" w16du:dateUtc="2025-09-29T15:16:00Z">
        <w:r w:rsidR="000E114E">
          <w:rPr>
            <w:rFonts w:eastAsiaTheme="minorEastAsia"/>
          </w:rPr>
          <w:t xml:space="preserve"> = 1) </w:t>
        </w:r>
      </w:ins>
      <w:ins w:id="2140" w:author="Augustus Raymond Pendleton" w:date="2025-09-29T11:15:00Z" w16du:dateUtc="2025-09-29T15:15:00Z">
        <w:r w:rsidR="000E114E">
          <w:t xml:space="preserve">was more sensitive to error than </w:t>
        </w:r>
        <w:r w:rsidR="000E114E">
          <w:rPr>
            <w:i/>
            <w:iCs/>
          </w:rPr>
          <w:t>BC</w:t>
        </w:r>
      </w:ins>
      <w:ins w:id="2141"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2142" w:author="Augustus Raymond Pendleton" w:date="2025-09-29T11:16:00Z" w16du:dateUtc="2025-09-29T15:16:00Z">
            <w:rPr>
              <w:rFonts w:ascii="Cambria Math" w:hAnsi="Cambria Math"/>
            </w:rPr>
            <m:t>α</m:t>
          </w:ins>
        </m:r>
      </m:oMath>
      <w:ins w:id="2143"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2144" w:author="Augustus Raymond Pendleton" w:date="2025-09-29T11:17:00Z" w16du:dateUtc="2025-09-29T15:17:00Z">
        <w:r w:rsidR="000E114E">
          <w:rPr>
            <w:rFonts w:eastAsiaTheme="minorEastAsia"/>
          </w:rPr>
          <w:t xml:space="preserve">potential benefits of moderate </w:t>
        </w:r>
      </w:ins>
      <m:oMath>
        <m:r>
          <w:ins w:id="2145" w:author="Augustus Raymond Pendleton" w:date="2025-09-29T11:17:00Z" w16du:dateUtc="2025-09-29T15:17:00Z">
            <w:rPr>
              <w:rFonts w:ascii="Cambria Math" w:hAnsi="Cambria Math"/>
            </w:rPr>
            <m:t>α</m:t>
          </w:ins>
        </m:r>
      </m:oMath>
      <w:ins w:id="2146" w:author="Augustus Raymond Pendleton" w:date="2025-09-29T11:17:00Z" w16du:dateUtc="2025-09-29T15:17:00Z">
        <w:r w:rsidR="000E114E">
          <w:rPr>
            <w:rFonts w:eastAsiaTheme="minorEastAsia"/>
          </w:rPr>
          <w:t xml:space="preserve"> values. The max d</w:t>
        </w:r>
      </w:ins>
      <w:ins w:id="2147" w:author="Augustus Raymond Pendleton" w:date="2025-09-29T11:20:00Z" w16du:dateUtc="2025-09-29T15:20:00Z">
        <w:r w:rsidR="006B7ABE">
          <w:rPr>
            <w:rFonts w:eastAsiaTheme="minorEastAsia"/>
          </w:rPr>
          <w:t>eviation from true</w:t>
        </w:r>
      </w:ins>
      <w:ins w:id="2148" w:author="Augustus Raymond Pendleton" w:date="2025-09-29T11:17:00Z" w16du:dateUtc="2025-09-29T15:17:00Z">
        <w:r w:rsidR="000E114E">
          <w:rPr>
            <w:rFonts w:eastAsiaTheme="minorEastAsia"/>
          </w:rPr>
          <w:t xml:space="preserve"> that added error could </w:t>
        </w:r>
      </w:ins>
      <w:ins w:id="2149" w:author="Augustus Raymond Pendleton" w:date="2025-09-29T11:20:00Z" w16du:dateUtc="2025-09-29T15:20:00Z">
        <w:r w:rsidR="006B7ABE">
          <w:rPr>
            <w:rFonts w:eastAsiaTheme="minorEastAsia"/>
          </w:rPr>
          <w:t xml:space="preserve">inflict on a given metric was also proportional </w:t>
        </w:r>
      </w:ins>
      <w:ins w:id="2150" w:author="Augustus Raymond Pendleton" w:date="2025-09-29T11:21:00Z" w16du:dateUtc="2025-09-29T15:21:00Z">
        <w:r w:rsidR="006B7ABE">
          <w:rPr>
            <w:rFonts w:eastAsiaTheme="minorEastAsia"/>
          </w:rPr>
          <w:t>(and always less) than the magnitude of the error itself</w:t>
        </w:r>
      </w:ins>
      <w:ins w:id="2151" w:author="Augustus Raymond Pendleton" w:date="2025-09-29T11:23:00Z" w16du:dateUtc="2025-09-29T15:23:00Z">
        <w:r w:rsidR="006B7ABE">
          <w:rPr>
            <w:rFonts w:eastAsiaTheme="minorEastAsia"/>
          </w:rPr>
          <w:t xml:space="preserve"> (Fig. 4D)</w:t>
        </w:r>
      </w:ins>
      <w:ins w:id="2152" w:author="Augustus Raymond Pendleton" w:date="2025-09-29T11:21:00Z" w16du:dateUtc="2025-09-29T15:21:00Z">
        <w:r w:rsidR="006B7ABE">
          <w:rPr>
            <w:rFonts w:eastAsiaTheme="minorEastAsia"/>
          </w:rPr>
          <w:t xml:space="preserve">. </w:t>
        </w:r>
      </w:ins>
      <w:ins w:id="2153" w:author="Augustus Raymond Pendleton" w:date="2025-09-29T11:23:00Z" w16du:dateUtc="2025-09-29T15:23:00Z">
        <w:r w:rsidR="006B7ABE">
          <w:rPr>
            <w:rFonts w:eastAsiaTheme="minorEastAsia"/>
          </w:rPr>
          <w:t>Put s</w:t>
        </w:r>
      </w:ins>
      <w:ins w:id="2154" w:author="Augustus Raymond Pendleton" w:date="2025-09-29T11:21:00Z" w16du:dateUtc="2025-09-29T15:21:00Z">
        <w:r w:rsidR="006B7ABE">
          <w:rPr>
            <w:rFonts w:eastAsiaTheme="minorEastAsia"/>
          </w:rPr>
          <w:t xml:space="preserve">imply, </w:t>
        </w:r>
      </w:ins>
      <w:ins w:id="2155" w:author="Augustus Raymond Pendleton" w:date="2025-09-29T11:22:00Z" w16du:dateUtc="2025-09-29T15:22:00Z">
        <w:r w:rsidR="006B7ABE">
          <w:rPr>
            <w:rFonts w:eastAsiaTheme="minorEastAsia"/>
          </w:rPr>
          <w:t>if one add</w:t>
        </w:r>
      </w:ins>
      <w:ins w:id="2156" w:author="Augustus Raymond Pendleton" w:date="2025-09-29T12:28:00Z" w16du:dateUtc="2025-09-29T16:28:00Z">
        <w:r w:rsidR="006B42C1">
          <w:rPr>
            <w:rFonts w:eastAsiaTheme="minorEastAsia"/>
          </w:rPr>
          <w:t>s</w:t>
        </w:r>
      </w:ins>
      <w:ins w:id="2157" w:author="Augustus Raymond Pendleton" w:date="2025-09-29T11:22:00Z" w16du:dateUtc="2025-09-29T15:22:00Z">
        <w:r w:rsidR="006B7ABE">
          <w:rPr>
            <w:rFonts w:eastAsiaTheme="minorEastAsia"/>
          </w:rPr>
          <w:t xml:space="preserve"> 10% of </w:t>
        </w:r>
      </w:ins>
      <w:ins w:id="2158" w:author="Augustus Raymond Pendleton" w:date="2025-09-29T11:23:00Z" w16du:dateUtc="2025-09-29T15:23:00Z">
        <w:r w:rsidR="006B7ABE">
          <w:rPr>
            <w:rFonts w:eastAsiaTheme="minorEastAsia"/>
          </w:rPr>
          <w:t>random error to a measurement,</w:t>
        </w:r>
      </w:ins>
      <w:ins w:id="2159" w:author="Augustus Raymond Pendleton" w:date="2025-09-29T12:28:00Z" w16du:dateUtc="2025-09-29T16:28:00Z">
        <w:r w:rsidR="006B42C1">
          <w:rPr>
            <w:rFonts w:eastAsiaTheme="minorEastAsia"/>
          </w:rPr>
          <w:t xml:space="preserve"> the</w:t>
        </w:r>
      </w:ins>
      <w:ins w:id="2160" w:author="Augustus Raymond Pendleton" w:date="2025-09-29T12:29:00Z" w16du:dateUtc="2025-09-29T16:29:00Z">
        <w:r w:rsidR="006B42C1">
          <w:rPr>
            <w:rFonts w:eastAsiaTheme="minorEastAsia"/>
          </w:rPr>
          <w:t>y can expect</w:t>
        </w:r>
      </w:ins>
      <w:ins w:id="2161"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2162" w:author="Augustus Raymond Pendleton" w:date="2025-09-29T12:29:00Z" w16du:dateUtc="2025-09-29T16:29:00Z">
        <w:r w:rsidR="006B42C1">
          <w:rPr>
            <w:rFonts w:eastAsiaTheme="minorEastAsia"/>
          </w:rPr>
          <w:t>to change</w:t>
        </w:r>
      </w:ins>
      <w:ins w:id="2163" w:author="Augustus Raymond Pendleton" w:date="2025-09-29T11:23:00Z" w16du:dateUtc="2025-09-29T15:23:00Z">
        <w:r w:rsidR="006B7ABE">
          <w:rPr>
            <w:rFonts w:eastAsiaTheme="minorEastAsia"/>
          </w:rPr>
          <w:t xml:space="preserve">, at max, by 0.1; in </w:t>
        </w:r>
        <w:proofErr w:type="gramStart"/>
        <w:r w:rsidR="006B7ABE">
          <w:rPr>
            <w:rFonts w:eastAsiaTheme="minorEastAsia"/>
          </w:rPr>
          <w:t>general</w:t>
        </w:r>
        <w:proofErr w:type="gramEnd"/>
        <w:r w:rsidR="006B7ABE">
          <w:rPr>
            <w:rFonts w:eastAsiaTheme="minorEastAsia"/>
          </w:rPr>
          <w:t xml:space="preserve"> the deviation from true will be much less.</w:t>
        </w:r>
      </w:ins>
      <w:ins w:id="2164"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2165" w:author="Augustus Raymond Pendleton" w:date="2025-09-29T11:25:00Z" w16du:dateUtc="2025-09-29T15:25:00Z">
        <w:r w:rsidR="006B7ABE">
          <w:rPr>
            <w:rFonts w:eastAsiaTheme="minorEastAsia"/>
          </w:rPr>
          <w:t>paper but would be helpful.</w:t>
        </w:r>
      </w:ins>
    </w:p>
    <w:p w14:paraId="3714747B" w14:textId="39AEA7E0" w:rsidR="00CB6F61" w:rsidRPr="00CB6F61" w:rsidRDefault="00E83601">
      <w:pPr>
        <w:rPr>
          <w:ins w:id="2166" w:author="Augustus Raymond Pendleton" w:date="2025-09-28T21:44:00Z" w16du:dateUtc="2025-09-29T01:44:00Z"/>
          <w:rFonts w:eastAsiaTheme="minorEastAsia"/>
          <w:b/>
          <w:bCs/>
          <w:u w:val="single"/>
          <w:rPrChange w:id="2167" w:author="Marian Louise Schmidt" w:date="2025-10-22T17:51:00Z" w16du:dateUtc="2025-10-22T21:51:00Z">
            <w:rPr>
              <w:ins w:id="2168" w:author="Augustus Raymond Pendleton" w:date="2025-09-28T21:44:00Z" w16du:dateUtc="2025-09-29T01:44:00Z"/>
            </w:rPr>
          </w:rPrChange>
        </w:rPr>
        <w:pPrChange w:id="2169" w:author="Marian Louise Schmidt" w:date="2025-10-22T17:51:00Z" w16du:dateUtc="2025-10-22T21:51:00Z">
          <w:pPr>
            <w:ind w:hanging="90"/>
          </w:pPr>
        </w:pPrChange>
      </w:pPr>
      <w:commentRangeStart w:id="2170"/>
      <w:commentRangeStart w:id="2171"/>
      <w:ins w:id="2172" w:author="Marian Louise Schmidt" w:date="2025-10-24T11:16:00Z" w16du:dateUtc="2025-10-24T15:16:00Z">
        <w:r>
          <w:rPr>
            <w:rFonts w:eastAsiaTheme="minorEastAsia"/>
            <w:b/>
            <w:bCs/>
            <w:u w:val="single"/>
          </w:rPr>
          <w:t>Synthesis</w:t>
        </w:r>
      </w:ins>
      <w:commentRangeEnd w:id="2170"/>
      <w:ins w:id="2173" w:author="Marian Louise Schmidt" w:date="2025-10-24T11:18:00Z" w16du:dateUtc="2025-10-24T15:18:00Z">
        <w:r w:rsidR="00565101">
          <w:rPr>
            <w:rStyle w:val="CommentReference"/>
          </w:rPr>
          <w:commentReference w:id="2170"/>
        </w:r>
        <w:commentRangeEnd w:id="2171"/>
        <w:r w:rsidR="00565101">
          <w:rPr>
            <w:rStyle w:val="CommentReference"/>
          </w:rPr>
          <w:commentReference w:id="2171"/>
        </w:r>
      </w:ins>
    </w:p>
    <w:p w14:paraId="01E4E692" w14:textId="00FF3EF9" w:rsidR="00B64A34" w:rsidRPr="00D6699E" w:rsidDel="00161013" w:rsidRDefault="00604558" w:rsidP="00D6699E">
      <w:pPr>
        <w:rPr>
          <w:del w:id="2174" w:author="Augustus Raymond Pendleton" w:date="2025-09-29T11:38:00Z" w16du:dateUtc="2025-09-29T15:38:00Z"/>
          <w:sz w:val="20"/>
          <w:szCs w:val="20"/>
          <w:rPrChange w:id="2175" w:author="Augustus Raymond Pendleton" w:date="2025-09-29T09:01:00Z" w16du:dateUtc="2025-09-29T13:01:00Z">
            <w:rPr>
              <w:del w:id="2176" w:author="Augustus Raymond Pendleton" w:date="2025-09-29T11:38:00Z" w16du:dateUtc="2025-09-29T15:38:00Z"/>
            </w:rPr>
          </w:rPrChange>
        </w:rPr>
      </w:pPr>
      <w:del w:id="2177" w:author="Augustus Raymond Pendleton" w:date="2025-09-29T11:38:00Z" w16du:dateUtc="2025-09-29T15:38:00Z">
        <w:r w:rsidRPr="00D6699E" w:rsidDel="00161013">
          <w:rPr>
            <w:sz w:val="20"/>
            <w:szCs w:val="20"/>
            <w:rPrChange w:id="2178"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2179"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2180" w:author="Augustus Raymond Pendleton" w:date="2025-09-29T09:01:00Z" w16du:dateUtc="2025-09-29T13:01:00Z">
              <w:rPr/>
            </w:rPrChange>
          </w:rPr>
          <w:fldChar w:fldCharType="end"/>
        </w:r>
        <w:r w:rsidR="00D6699E" w:rsidRPr="00D6699E" w:rsidDel="00161013">
          <w:rPr>
            <w:sz w:val="20"/>
            <w:szCs w:val="20"/>
            <w:rPrChange w:id="2181" w:author="Augustus Raymond Pendleton" w:date="2025-09-29T09:01:00Z" w16du:dateUtc="2025-09-29T13:01:00Z">
              <w:rPr/>
            </w:rPrChange>
          </w:rPr>
          <w:fldChar w:fldCharType="begin"/>
        </w:r>
        <w:r w:rsidR="00D6699E" w:rsidRPr="00D6699E" w:rsidDel="00161013">
          <w:rPr>
            <w:sz w:val="20"/>
            <w:szCs w:val="20"/>
            <w:rPrChange w:id="2182"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2183" w:author="Augustus Raymond Pendleton" w:date="2025-09-29T09:01:00Z" w16du:dateUtc="2025-09-29T13:01:00Z">
              <w:rPr/>
            </w:rPrChange>
          </w:rPr>
          <w:fldChar w:fldCharType="separate"/>
        </w:r>
        <w:r w:rsidR="00D6699E" w:rsidRPr="00D6699E" w:rsidDel="00161013">
          <w:rPr>
            <w:noProof/>
            <w:sz w:val="20"/>
            <w:szCs w:val="20"/>
            <w:rPrChange w:id="2184" w:author="Augustus Raymond Pendleton" w:date="2025-09-29T09:01:00Z" w16du:dateUtc="2025-09-29T13:01:00Z">
              <w:rPr>
                <w:noProof/>
              </w:rPr>
            </w:rPrChange>
          </w:rPr>
          <w:delText>[3]</w:delText>
        </w:r>
        <w:r w:rsidR="00D6699E" w:rsidRPr="00D6699E" w:rsidDel="00161013">
          <w:rPr>
            <w:sz w:val="20"/>
            <w:szCs w:val="20"/>
            <w:rPrChange w:id="2185" w:author="Augustus Raymond Pendleton" w:date="2025-09-29T09:01:00Z" w16du:dateUtc="2025-09-29T13:01:00Z">
              <w:rPr/>
            </w:rPrChange>
          </w:rPr>
          <w:fldChar w:fldCharType="end"/>
        </w:r>
      </w:del>
    </w:p>
    <w:p w14:paraId="54E17743" w14:textId="278DCDE5" w:rsidR="006B42C1" w:rsidRDefault="00AA63C5" w:rsidP="00FF313F">
      <w:pPr>
        <w:ind w:firstLine="504"/>
        <w:rPr>
          <w:ins w:id="2186" w:author="Augustus Raymond Pendleton" w:date="2025-09-29T12:30:00Z" w16du:dateUtc="2025-09-29T16:30:00Z"/>
        </w:rPr>
      </w:pPr>
      <w:ins w:id="2187"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2188"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2189" w:author="Marian Louise Schmidt" w:date="2025-10-22T17:52:00Z" w16du:dateUtc="2025-10-22T21:52:00Z">
        <w:r w:rsidR="00CB6F61">
          <w:t>,</w:t>
        </w:r>
      </w:ins>
      <w:ins w:id="2190" w:author="Augustus Raymond Pendleton" w:date="2025-09-29T12:30:00Z" w16du:dateUtc="2025-09-29T16:30:00Z">
        <w:del w:id="2191" w:author="Marian Louise Schmidt" w:date="2025-10-22T17:52:00Z" w16du:dateUtc="2025-10-22T21:52:00Z">
          <w:r w:rsidR="006B42C1" w:rsidDel="00CB6F61">
            <w:delText>;</w:delText>
          </w:r>
        </w:del>
      </w:ins>
      <w:ins w:id="2192" w:author="Augustus Raymond Pendleton" w:date="2025-09-29T11:27:00Z" w16du:dateUtc="2025-09-29T15:27:00Z">
        <w:r w:rsidRPr="0007048F">
          <w:t xml:space="preserve"> the temporal development of the infant </w:t>
        </w:r>
      </w:ins>
      <w:ins w:id="2193" w:author="Marian Louise Schmidt" w:date="2025-10-22T17:52:00Z" w16du:dateUtc="2025-10-22T21:52:00Z">
        <w:r w:rsidR="00CB6F61">
          <w:t xml:space="preserve">gut </w:t>
        </w:r>
      </w:ins>
      <w:ins w:id="2194"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w:t>
        </w:r>
        <w:r w:rsidRPr="0007048F">
          <w:lastRenderedPageBreak/>
          <w:t xml:space="preserve">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2195" w:author="Augustus Raymond Pendleton" w:date="2025-09-29T11:27:00Z" w16du:dateUtc="2025-09-29T15:27:00Z">
        <w:r>
          <w:fldChar w:fldCharType="separate"/>
        </w:r>
      </w:ins>
      <w:r w:rsidR="009C4CF7">
        <w:rPr>
          <w:noProof/>
        </w:rPr>
        <w:t>[17]</w:t>
      </w:r>
      <w:ins w:id="2196"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2197" w:author="Augustus Raymond Pendleton" w:date="2025-09-29T11:27:00Z" w16du:dateUtc="2025-09-29T15:27:00Z">
        <w:r>
          <w:fldChar w:fldCharType="separate"/>
        </w:r>
      </w:ins>
      <w:r w:rsidR="009C4CF7">
        <w:rPr>
          <w:noProof/>
        </w:rPr>
        <w:t>[18]</w:t>
      </w:r>
      <w:ins w:id="2198" w:author="Augustus Raymond Pendleton" w:date="2025-09-29T11:27:00Z" w16du:dateUtc="2025-09-29T15:27:00Z">
        <w:r>
          <w:fldChar w:fldCharType="end"/>
        </w:r>
        <w:r w:rsidRPr="0007048F">
          <w:t xml:space="preserve">. As </w:t>
        </w:r>
      </w:ins>
      <m:oMath>
        <m:r>
          <w:ins w:id="2199" w:author="Augustus Raymond Pendleton" w:date="2025-09-29T11:27:00Z" w16du:dateUtc="2025-09-29T15:27:00Z">
            <w:rPr>
              <w:rFonts w:ascii="Cambria Math" w:hAnsi="Cambria Math"/>
            </w:rPr>
            <m:t>β</m:t>
          </w:ins>
        </m:r>
      </m:oMath>
      <w:ins w:id="2200" w:author="Augustus Raymond Pendleton" w:date="2025-09-29T11:27:00Z" w16du:dateUtc="2025-09-29T15:27:00Z">
        <w:r w:rsidRPr="0007048F">
          <w:t xml:space="preserve">-diversity metrics (and UniFrac specifically) remain central to microbial ecology, we encourage researchers to adopt </w:t>
        </w:r>
      </w:ins>
      <m:oMath>
        <m:r>
          <w:ins w:id="2201" w:author="Augustus Raymond Pendleton" w:date="2025-09-29T11:27:00Z" w16du:dateUtc="2025-09-29T15:27:00Z">
            <w:rPr>
              <w:rFonts w:ascii="Cambria Math" w:hAnsi="Cambria Math"/>
            </w:rPr>
            <m:t>G</m:t>
          </w:ins>
        </m:r>
        <m:sSup>
          <m:sSupPr>
            <m:ctrlPr>
              <w:ins w:id="2202" w:author="Augustus Raymond Pendleton" w:date="2025-09-29T11:27:00Z" w16du:dateUtc="2025-09-29T15:27:00Z">
                <w:rPr>
                  <w:rFonts w:ascii="Cambria Math" w:hAnsi="Cambria Math"/>
                </w:rPr>
              </w:ins>
            </m:ctrlPr>
          </m:sSupPr>
          <m:e>
            <m:r>
              <w:ins w:id="2203" w:author="Augustus Raymond Pendleton" w:date="2025-09-29T11:27:00Z" w16du:dateUtc="2025-09-29T15:27:00Z">
                <w:rPr>
                  <w:rFonts w:ascii="Cambria Math" w:hAnsi="Cambria Math"/>
                </w:rPr>
                <m:t>U</m:t>
              </w:ins>
            </m:r>
          </m:e>
          <m:sup>
            <m:r>
              <w:ins w:id="2204" w:author="Augustus Raymond Pendleton" w:date="2025-09-29T11:27:00Z" w16du:dateUtc="2025-09-29T15:27:00Z">
                <w:rPr>
                  <w:rFonts w:ascii="Cambria Math" w:hAnsi="Cambria Math"/>
                </w:rPr>
                <m:t>A</m:t>
              </w:ins>
            </m:r>
          </m:sup>
        </m:sSup>
      </m:oMath>
      <w:ins w:id="2205" w:author="Augustus Raymond Pendleton" w:date="2025-09-29T11:27:00Z" w16du:dateUtc="2025-09-29T15:27:00Z">
        <w:r w:rsidRPr="0007048F">
          <w:t xml:space="preserve"> when </w:t>
        </w:r>
        <w:r>
          <w:t>applicable</w:t>
        </w:r>
        <w:r w:rsidRPr="0007048F">
          <w:t xml:space="preserve">. </w:t>
        </w:r>
      </w:ins>
      <w:ins w:id="2206" w:author="Augustus Raymond Pendleton" w:date="2025-09-29T12:30:00Z" w16du:dateUtc="2025-09-29T16:30:00Z">
        <w:r w:rsidR="006B42C1">
          <w:t xml:space="preserve">In addition, </w:t>
        </w:r>
      </w:ins>
      <w:ins w:id="2207" w:author="Augustus Raymond Pendleton" w:date="2025-09-29T12:31:00Z" w16du:dateUtc="2025-09-29T16:31:00Z">
        <w:r w:rsidR="006B42C1">
          <w:t xml:space="preserve">our re-analysis efforts were limited by </w:t>
        </w:r>
      </w:ins>
      <w:ins w:id="2208" w:author="Marian Louise Schmidt" w:date="2025-10-22T23:48:00Z" w16du:dateUtc="2025-10-23T03:48:00Z">
        <w:r w:rsidR="00ED331E">
          <w:t>ßœ</w:t>
        </w:r>
      </w:ins>
      <w:ins w:id="2209" w:author="Augustus Raymond Pendleton" w:date="2025-09-29T12:31:00Z" w16du:dateUtc="2025-09-29T16:31:00Z">
        <w:r w:rsidR="006B42C1">
          <w:t xml:space="preserve">few papers sharing the absolute quantification data. The open </w:t>
        </w:r>
      </w:ins>
      <w:ins w:id="2210" w:author="Augustus Raymond Pendleton" w:date="2025-09-29T12:30:00Z" w16du:dateUtc="2025-09-29T16:30:00Z">
        <w:r w:rsidR="006B42C1">
          <w:t>sharing of absolute quantification data</w:t>
        </w:r>
      </w:ins>
      <w:ins w:id="2211" w:author="Augustus Raymond Pendleton" w:date="2025-09-29T12:32:00Z" w16du:dateUtc="2025-09-29T16:32:00Z">
        <w:r w:rsidR="006B42C1">
          <w:t>, ideally as metadata within SRA submissions,</w:t>
        </w:r>
      </w:ins>
      <w:ins w:id="2212" w:author="Augustus Raymond Pendleton" w:date="2025-09-29T12:31:00Z" w16du:dateUtc="2025-09-29T16:31:00Z">
        <w:r w:rsidR="006B42C1">
          <w:t xml:space="preserve"> is just as essential for reproduc</w:t>
        </w:r>
      </w:ins>
      <w:ins w:id="2213" w:author="Augustus Raymond Pendleton" w:date="2025-09-29T12:32:00Z" w16du:dateUtc="2025-09-29T16:32:00Z">
        <w:r w:rsidR="006B42C1">
          <w:t>ibility as the sequencing files themselves.</w:t>
        </w:r>
      </w:ins>
    </w:p>
    <w:p w14:paraId="25270F58" w14:textId="14386B3C" w:rsidR="00AA63C5" w:rsidRDefault="00AA63C5">
      <w:pPr>
        <w:ind w:firstLine="504"/>
        <w:rPr>
          <w:ins w:id="2214" w:author="Augustus Raymond Pendleton" w:date="2025-09-29T11:27:00Z" w16du:dateUtc="2025-09-29T15:27:00Z"/>
        </w:rPr>
        <w:pPrChange w:id="2215" w:author="Augustus Raymond Pendleton" w:date="2025-09-29T11:36:00Z" w16du:dateUtc="2025-09-29T15:36:00Z">
          <w:pPr/>
        </w:pPrChange>
      </w:pPr>
      <w:ins w:id="2216"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available.</w:t>
        </w:r>
      </w:ins>
      <w:ins w:id="2217" w:author="Augustus Raymond Pendleton" w:date="2025-09-29T12:32:00Z" w16du:dateUtc="2025-09-29T16:32:00Z">
        <w:r w:rsidR="006B42C1">
          <w:t xml:space="preserve"> </w:t>
        </w:r>
      </w:ins>
      <w:ins w:id="2218" w:author="Augustus Raymond Pendleton" w:date="2025-09-29T11:27:00Z" w16du:dateUtc="2025-09-29T15:27:00Z">
        <w:r w:rsidRPr="0007048F">
          <w:t xml:space="preserve">In doing so, </w:t>
        </w:r>
      </w:ins>
      <m:oMath>
        <m:r>
          <w:ins w:id="2219" w:author="Augustus Raymond Pendleton" w:date="2025-09-29T11:27:00Z" w16du:dateUtc="2025-09-29T15:27:00Z">
            <w:rPr>
              <w:rFonts w:ascii="Cambria Math" w:hAnsi="Cambria Math"/>
            </w:rPr>
            <m:t>G</m:t>
          </w:ins>
        </m:r>
        <m:sSup>
          <m:sSupPr>
            <m:ctrlPr>
              <w:ins w:id="2220" w:author="Augustus Raymond Pendleton" w:date="2025-09-29T11:27:00Z" w16du:dateUtc="2025-09-29T15:27:00Z">
                <w:rPr>
                  <w:rFonts w:ascii="Cambria Math" w:hAnsi="Cambria Math"/>
                </w:rPr>
              </w:ins>
            </m:ctrlPr>
          </m:sSupPr>
          <m:e>
            <m:r>
              <w:ins w:id="2221" w:author="Augustus Raymond Pendleton" w:date="2025-09-29T11:27:00Z" w16du:dateUtc="2025-09-29T15:27:00Z">
                <w:rPr>
                  <w:rFonts w:ascii="Cambria Math" w:hAnsi="Cambria Math"/>
                </w:rPr>
                <m:t>U</m:t>
              </w:ins>
            </m:r>
          </m:e>
          <m:sup>
            <m:r>
              <w:ins w:id="2222" w:author="Augustus Raymond Pendleton" w:date="2025-09-29T11:27:00Z" w16du:dateUtc="2025-09-29T15:27:00Z">
                <w:rPr>
                  <w:rFonts w:ascii="Cambria Math" w:hAnsi="Cambria Math"/>
                </w:rPr>
                <m:t>A</m:t>
              </w:ins>
            </m:r>
          </m:sup>
        </m:sSup>
      </m:oMath>
      <w:ins w:id="2223"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2224" w:author="Augustus Raymond Pendleton" w:date="2025-09-29T11:28:00Z" w16du:dateUtc="2025-09-29T15:28:00Z"/>
          <w:i/>
          <w:iCs/>
          <w:rPrChange w:id="2225" w:author="Augustus Raymond Pendleton" w:date="2025-09-29T11:34:00Z" w16du:dateUtc="2025-09-29T15:34:00Z">
            <w:rPr>
              <w:ins w:id="2226" w:author="Augustus Raymond Pendleton" w:date="2025-09-29T11:28:00Z" w16du:dateUtc="2025-09-29T15:28:00Z"/>
            </w:rPr>
          </w:rPrChange>
        </w:rPr>
        <w:pPrChange w:id="2227" w:author="Augustus Raymond Pendleton" w:date="2025-09-29T11:36:00Z" w16du:dateUtc="2025-09-29T15:36:00Z">
          <w:pPr/>
        </w:pPrChange>
      </w:pPr>
      <w:del w:id="2228" w:author="Augustus Raymond Pendleton" w:date="2025-09-29T11:36:00Z" w16du:dateUtc="2025-09-29T15:36:00Z">
        <w:r w:rsidRPr="0007048F" w:rsidDel="00FF313F">
          <w:delText>    </w:delText>
        </w:r>
      </w:del>
      <w:ins w:id="2229" w:author="Augustus Raymond Pendleton" w:date="2025-09-29T11:28:00Z" w16du:dateUtc="2025-09-29T15:28:00Z">
        <w:r w:rsidR="00AA63C5">
          <w:t xml:space="preserve">In reality, no one metric (or </w:t>
        </w:r>
      </w:ins>
      <m:oMath>
        <m:r>
          <w:ins w:id="2230" w:author="Augustus Raymond Pendleton" w:date="2025-09-29T11:28:00Z" w16du:dateUtc="2025-09-29T15:28:00Z">
            <w:rPr>
              <w:rFonts w:ascii="Cambria Math" w:hAnsi="Cambria Math"/>
            </w:rPr>
            <m:t>α</m:t>
          </w:ins>
        </m:r>
      </m:oMath>
      <w:ins w:id="2231"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2232" w:author="Augustus Raymond Pendleton" w:date="2025-09-29T11:28:00Z" w16du:dateUtc="2025-09-29T15:28:00Z">
        <w:r w:rsidR="00AA63C5">
          <w:rPr>
            <w:noProof/>
          </w:rPr>
          <w:t>) is “better” than another – all metrics shown here</w:t>
        </w:r>
      </w:ins>
      <w:ins w:id="2233" w:author="Augustus Raymond Pendleton" w:date="2025-09-29T11:29:00Z" w16du:dateUtc="2025-09-29T15:29:00Z">
        <w:r w:rsidR="00693D9A">
          <w:rPr>
            <w:noProof/>
          </w:rPr>
          <w:t xml:space="preserve"> </w:t>
        </w:r>
      </w:ins>
      <w:ins w:id="2234"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w:t>
        </w:r>
        <w:proofErr w:type="gramStart"/>
        <w:r w:rsidR="00AA63C5">
          <w:t>differ, and</w:t>
        </w:r>
        <w:proofErr w:type="gramEnd"/>
        <w:r w:rsidR="00AA63C5">
          <w:t xml:space="preserve"> interpret the results of a </w:t>
        </w:r>
        <w:r w:rsidR="00AA63C5" w:rsidRPr="00057D48">
          <w:t>β-diversity</w:t>
        </w:r>
        <w:r w:rsidR="00AA63C5">
          <w:t xml:space="preserve"> measure in terms of what information that measure incorporates. Here, we demonstrate </w:t>
        </w:r>
        <w:r w:rsidR="00AA63C5" w:rsidRPr="006B42C1">
          <w:rPr>
            <w:b/>
            <w:bCs/>
            <w:rPrChange w:id="2235" w:author="Augustus Raymond Pendleton" w:date="2025-09-29T12:33:00Z" w16du:dateUtc="2025-09-29T16:33:00Z">
              <w:rPr/>
            </w:rPrChange>
          </w:rPr>
          <w:t xml:space="preserve">not </w:t>
        </w:r>
        <w:r w:rsidR="00AA63C5">
          <w:t xml:space="preserve">that </w:t>
        </w:r>
        <w:r w:rsidR="00AA63C5" w:rsidRPr="00693D9A">
          <w:rPr>
            <w:i/>
            <w:iCs/>
            <w:rPrChange w:id="2236" w:author="Augustus Raymond Pendleton" w:date="2025-09-29T11:30:00Z" w16du:dateUtc="2025-09-29T15:30:00Z">
              <w:rPr/>
            </w:rPrChange>
          </w:rPr>
          <w:t>GU</w:t>
        </w:r>
        <w:r w:rsidR="00AA63C5" w:rsidRPr="00693D9A">
          <w:rPr>
            <w:i/>
            <w:iCs/>
            <w:vertAlign w:val="superscript"/>
            <w:rPrChange w:id="2237" w:author="Augustus Raymond Pendleton" w:date="2025-09-29T11:30:00Z" w16du:dateUtc="2025-09-29T15:30:00Z">
              <w:rPr>
                <w:vertAlign w:val="superscript"/>
              </w:rPr>
            </w:rPrChange>
          </w:rPr>
          <w:t>A</w:t>
        </w:r>
        <w:r w:rsidR="00AA63C5" w:rsidRPr="00693D9A">
          <w:rPr>
            <w:i/>
            <w:iCs/>
            <w:rPrChange w:id="2238"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2239" w:author="Augustus Raymond Pendleton" w:date="2025-09-29T11:35:00Z" w16du:dateUtc="2025-09-29T15:35:00Z">
        <w:r w:rsidR="00FF313F">
          <w:t>t</w:t>
        </w:r>
      </w:ins>
      <w:ins w:id="2240" w:author="Augustus Raymond Pendleton" w:date="2025-09-29T11:28:00Z" w16du:dateUtc="2025-09-29T15:28:00Z">
        <w:r w:rsidR="00AA63C5">
          <w:t xml:space="preserve"> was designed to incorporate (Fig. 1 and Fig. 2)</w:t>
        </w:r>
      </w:ins>
      <w:ins w:id="2241" w:author="Augustus Raymond Pendleton" w:date="2025-09-29T11:30:00Z" w16du:dateUtc="2025-09-29T15:30:00Z">
        <w:r w:rsidR="00693D9A">
          <w:t xml:space="preserve">. </w:t>
        </w:r>
      </w:ins>
      <w:ins w:id="2242" w:author="Augustus Raymond Pendleton" w:date="2025-09-29T11:31:00Z" w16du:dateUtc="2025-09-29T15:31:00Z">
        <w:r w:rsidR="00693D9A">
          <w:t xml:space="preserve">As with any </w:t>
        </w:r>
      </w:ins>
      <m:oMath>
        <m:r>
          <w:ins w:id="2243" w:author="Augustus Raymond Pendleton" w:date="2025-09-29T11:31:00Z" w16du:dateUtc="2025-09-29T15:31:00Z">
            <w:rPr>
              <w:rFonts w:ascii="Cambria Math" w:hAnsi="Cambria Math"/>
            </w:rPr>
            <m:t>β</m:t>
          </w:ins>
        </m:r>
      </m:oMath>
      <w:ins w:id="2244" w:author="Augustus Raymond Pendleton" w:date="2025-09-29T11:31:00Z" w16du:dateUtc="2025-09-29T15:31:00Z">
        <w:r w:rsidR="00693D9A" w:rsidRPr="0007048F">
          <w:t>-diversity</w:t>
        </w:r>
        <w:r w:rsidR="00693D9A">
          <w:t xml:space="preserve"> study, researchers should interpret results critically, explore sen</w:t>
        </w:r>
      </w:ins>
      <w:ins w:id="2245" w:author="Augustus Raymond Pendleton" w:date="2025-09-29T11:32:00Z" w16du:dateUtc="2025-09-29T15:32:00Z">
        <w:r w:rsidR="00693D9A">
          <w:t xml:space="preserve">sitivity of results across different metrics, and justify their choice of metrics (and </w:t>
        </w:r>
      </w:ins>
      <m:oMath>
        <m:r>
          <w:ins w:id="2246" w:author="Augustus Raymond Pendleton" w:date="2025-09-29T11:32:00Z" w16du:dateUtc="2025-09-29T15:32:00Z">
            <w:rPr>
              <w:rFonts w:ascii="Cambria Math" w:hAnsi="Cambria Math"/>
            </w:rPr>
            <m:t>α</m:t>
          </w:ins>
        </m:r>
      </m:oMath>
      <w:ins w:id="2247"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2248" w:author="Augustus Raymond Pendleton" w:date="2025-09-29T11:32:00Z" w16du:dateUtc="2025-09-29T15:32:00Z">
        <w:r w:rsidR="00693D9A">
          <w:rPr>
            <w:rFonts w:eastAsiaTheme="minorEastAsia"/>
          </w:rPr>
          <w:t>)</w:t>
        </w:r>
      </w:ins>
      <w:ins w:id="2249" w:author="Augustus Raymond Pendleton" w:date="2025-09-29T11:33:00Z" w16du:dateUtc="2025-09-29T15:33:00Z">
        <w:r w:rsidR="00FF313F">
          <w:rPr>
            <w:rFonts w:eastAsiaTheme="minorEastAsia"/>
          </w:rPr>
          <w:t>. By providin</w:t>
        </w:r>
      </w:ins>
      <w:ins w:id="2250"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2251" w:author="Augustus Raymond Pendleton" w:date="2025-09-29T11:35:00Z" w16du:dateUtc="2025-09-29T15:35:00Z">
              <w:rPr>
                <w:rFonts w:eastAsiaTheme="minorEastAsia"/>
                <w:i/>
                <w:iCs/>
              </w:rPr>
            </w:rPrChange>
          </w:rPr>
          <w:t xml:space="preserve">we hope to encourage the </w:t>
        </w:r>
      </w:ins>
      <w:ins w:id="2252" w:author="Augustus Raymond Pendleton" w:date="2025-09-29T11:35:00Z" w16du:dateUtc="2025-09-29T15:35:00Z">
        <w:r w:rsidR="00FF313F" w:rsidRPr="00FF313F">
          <w:rPr>
            <w:rFonts w:eastAsiaTheme="minorEastAsia"/>
            <w:rPrChange w:id="2253" w:author="Augustus Raymond Pendleton" w:date="2025-09-29T11:35:00Z" w16du:dateUtc="2025-09-29T15:35:00Z">
              <w:rPr>
                <w:rFonts w:eastAsiaTheme="minorEastAsia"/>
                <w:i/>
                <w:iCs/>
              </w:rPr>
            </w:rPrChange>
          </w:rPr>
          <w:t>use</w:t>
        </w:r>
      </w:ins>
      <w:ins w:id="2254" w:author="Augustus Raymond Pendleton" w:date="2025-09-29T11:34:00Z" w16du:dateUtc="2025-09-29T15:34:00Z">
        <w:r w:rsidR="00FF313F" w:rsidRPr="00FF313F">
          <w:rPr>
            <w:rFonts w:eastAsiaTheme="minorEastAsia"/>
            <w:rPrChange w:id="2255" w:author="Augustus Raymond Pendleton" w:date="2025-09-29T11:35:00Z" w16du:dateUtc="2025-09-29T15:35:00Z">
              <w:rPr>
                <w:rFonts w:eastAsiaTheme="minorEastAsia"/>
                <w:i/>
                <w:iCs/>
              </w:rPr>
            </w:rPrChange>
          </w:rPr>
          <w:t xml:space="preserve"> of </w:t>
        </w:r>
      </w:ins>
      <w:ins w:id="2256" w:author="Augustus Raymond Pendleton" w:date="2025-09-29T11:35:00Z" w16du:dateUtc="2025-09-29T15:35:00Z">
        <w:r w:rsidR="00FF313F" w:rsidRPr="00FF313F">
          <w:rPr>
            <w:rFonts w:eastAsiaTheme="minorEastAsia"/>
            <w:rPrChange w:id="2257"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2258" w:author="Augustus Raymond Pendleton" w:date="2025-09-29T11:29:00Z" w16du:dateUtc="2025-09-29T15:29:00Z"/>
        </w:rPr>
      </w:pPr>
      <w:del w:id="2259" w:author="Augustus Raymond Pendleton" w:date="2025-09-29T11:29:00Z" w16du:dateUtc="2025-09-29T15:29:00Z">
        <w:r w:rsidRPr="0007048F" w:rsidDel="00693D9A">
          <w:delText xml:space="preserve">That said, interpretation of </w:delText>
        </w:r>
      </w:del>
      <m:oMath>
        <m:r>
          <w:del w:id="2260" w:author="Augustus Raymond Pendleton" w:date="2025-09-29T11:29:00Z" w16du:dateUtc="2025-09-29T15:29:00Z">
            <w:rPr>
              <w:rFonts w:ascii="Cambria Math" w:hAnsi="Cambria Math"/>
            </w:rPr>
            <m:t>G</m:t>
          </w:del>
        </m:r>
        <m:sSup>
          <m:sSupPr>
            <m:ctrlPr>
              <w:del w:id="2261" w:author="Augustus Raymond Pendleton" w:date="2025-09-29T11:29:00Z" w16du:dateUtc="2025-09-29T15:29:00Z">
                <w:rPr>
                  <w:rFonts w:ascii="Cambria Math" w:hAnsi="Cambria Math"/>
                </w:rPr>
              </w:del>
            </m:ctrlPr>
          </m:sSupPr>
          <m:e>
            <m:r>
              <w:del w:id="2262" w:author="Augustus Raymond Pendleton" w:date="2025-09-29T11:29:00Z" w16du:dateUtc="2025-09-29T15:29:00Z">
                <w:rPr>
                  <w:rFonts w:ascii="Cambria Math" w:hAnsi="Cambria Math"/>
                </w:rPr>
                <m:t>U</m:t>
              </w:del>
            </m:r>
          </m:e>
          <m:sup>
            <m:r>
              <w:del w:id="2263" w:author="Augustus Raymond Pendleton" w:date="2025-09-29T11:29:00Z" w16du:dateUtc="2025-09-29T15:29:00Z">
                <w:rPr>
                  <w:rFonts w:ascii="Cambria Math" w:hAnsi="Cambria Math"/>
                </w:rPr>
                <m:t>A</m:t>
              </w:del>
            </m:r>
          </m:sup>
        </m:sSup>
      </m:oMath>
      <w:del w:id="2264"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2265" w:author="Augustus Raymond Pendleton" w:date="2025-09-29T11:29:00Z" w16du:dateUtc="2025-09-29T15:29:00Z">
            <w:rPr>
              <w:rFonts w:ascii="Cambria Math" w:hAnsi="Cambria Math"/>
            </w:rPr>
            <m:t>α</m:t>
          </w:del>
        </m:r>
      </m:oMath>
      <w:del w:id="2266"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2267" w:author="Augustus Raymond Pendleton" w:date="2025-09-29T11:29:00Z" w16du:dateUtc="2025-09-29T15:29:00Z">
            <w:rPr>
              <w:rFonts w:ascii="Cambria Math" w:hAnsi="Cambria Math"/>
            </w:rPr>
            <m:t>G</m:t>
          </w:del>
        </m:r>
        <m:sSup>
          <m:sSupPr>
            <m:ctrlPr>
              <w:del w:id="2268" w:author="Augustus Raymond Pendleton" w:date="2025-09-29T11:29:00Z" w16du:dateUtc="2025-09-29T15:29:00Z">
                <w:rPr>
                  <w:rFonts w:ascii="Cambria Math" w:hAnsi="Cambria Math"/>
                </w:rPr>
              </w:del>
            </m:ctrlPr>
          </m:sSupPr>
          <m:e>
            <m:r>
              <w:del w:id="2269" w:author="Augustus Raymond Pendleton" w:date="2025-09-29T11:29:00Z" w16du:dateUtc="2025-09-29T15:29:00Z">
                <w:rPr>
                  <w:rFonts w:ascii="Cambria Math" w:hAnsi="Cambria Math"/>
                </w:rPr>
                <m:t>U</m:t>
              </w:del>
            </m:r>
          </m:e>
          <m:sup>
            <m:r>
              <w:del w:id="2270" w:author="Augustus Raymond Pendleton" w:date="2025-09-29T11:29:00Z" w16du:dateUtc="2025-09-29T15:29:00Z">
                <w:rPr>
                  <w:rFonts w:ascii="Cambria Math" w:hAnsi="Cambria Math"/>
                </w:rPr>
                <m:t>A</m:t>
              </w:del>
            </m:r>
          </m:sup>
        </m:sSup>
      </m:oMath>
      <w:del w:id="2271"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2272" w:author="Augustus Raymond Pendleton" w:date="2025-09-29T11:29:00Z" w16du:dateUtc="2025-09-29T15:29:00Z">
            <w:rPr>
              <w:rFonts w:ascii="Cambria Math" w:hAnsi="Cambria Math"/>
            </w:rPr>
            <m:t>β</m:t>
          </w:del>
        </m:r>
      </m:oMath>
      <w:del w:id="2273"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2274" w:author="Augustus Raymond Pendleton" w:date="2025-09-29T11:29:00Z" w16du:dateUtc="2025-09-29T15:29:00Z">
            <w:rPr>
              <w:rFonts w:ascii="Cambria Math" w:hAnsi="Cambria Math"/>
            </w:rPr>
            <m:t>α</m:t>
          </w:del>
        </m:r>
      </m:oMath>
      <w:del w:id="2275"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2276" w:author="Augustus Raymond Pendleton" w:date="2025-09-29T11:29:00Z" w16du:dateUtc="2025-09-29T15:29:00Z">
            <w:rPr>
              <w:rFonts w:ascii="Cambria Math" w:hAnsi="Cambria Math"/>
            </w:rPr>
            <m:t>α</m:t>
          </w:del>
        </m:r>
      </m:oMath>
      <w:del w:id="2277"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2278" w:author="Augustus Raymond Pendleton" w:date="2025-09-29T11:29:00Z" w16du:dateUtc="2025-09-29T15:29:00Z">
            <w:rPr>
              <w:rFonts w:ascii="Cambria Math" w:hAnsi="Cambria Math"/>
            </w:rPr>
            <m:t>G</m:t>
          </w:del>
        </m:r>
        <m:sSup>
          <m:sSupPr>
            <m:ctrlPr>
              <w:del w:id="2279" w:author="Augustus Raymond Pendleton" w:date="2025-09-29T11:29:00Z" w16du:dateUtc="2025-09-29T15:29:00Z">
                <w:rPr>
                  <w:rFonts w:ascii="Cambria Math" w:hAnsi="Cambria Math"/>
                </w:rPr>
              </w:del>
            </m:ctrlPr>
          </m:sSupPr>
          <m:e>
            <m:r>
              <w:del w:id="2280" w:author="Augustus Raymond Pendleton" w:date="2025-09-29T11:29:00Z" w16du:dateUtc="2025-09-29T15:29:00Z">
                <w:rPr>
                  <w:rFonts w:ascii="Cambria Math" w:hAnsi="Cambria Math"/>
                </w:rPr>
                <m:t>U</m:t>
              </w:del>
            </m:r>
          </m:e>
          <m:sup>
            <m:r>
              <w:del w:id="2281" w:author="Augustus Raymond Pendleton" w:date="2025-09-29T11:29:00Z" w16du:dateUtc="2025-09-29T15:29:00Z">
                <w:rPr>
                  <w:rFonts w:ascii="Cambria Math" w:hAnsi="Cambria Math"/>
                </w:rPr>
                <m:t>A</m:t>
              </w:del>
            </m:r>
          </m:sup>
        </m:sSup>
      </m:oMath>
      <w:del w:id="2282"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2283" w:author="Augustus Raymond Pendleton" w:date="2025-09-29T11:29:00Z" w16du:dateUtc="2025-09-29T15:29:00Z">
            <w:rPr>
              <w:rFonts w:ascii="Cambria Math" w:hAnsi="Cambria Math"/>
            </w:rPr>
            <m:t>β</m:t>
          </w:del>
        </m:r>
      </m:oMath>
      <w:del w:id="2284"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2285" w:name="references"/>
      <w:r w:rsidRPr="008D202E">
        <w:rPr>
          <w:b/>
          <w:bCs/>
        </w:rPr>
        <w:t>References</w:t>
      </w:r>
    </w:p>
    <w:bookmarkEnd w:id="1"/>
    <w:bookmarkEnd w:id="166"/>
    <w:bookmarkEnd w:id="2285"/>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lastRenderedPageBreak/>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lastRenderedPageBreak/>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lastRenderedPageBreak/>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6"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8"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173" w:author="Marian Louise Schmidt" w:date="2025-10-27T11:54:00Z" w:initials="MS">
    <w:p w14:paraId="690BBFD5" w14:textId="77777777" w:rsidR="00FB5623" w:rsidRDefault="00FB5623" w:rsidP="00FB5623">
      <w:r>
        <w:rPr>
          <w:rStyle w:val="CommentReference"/>
        </w:rPr>
        <w:annotationRef/>
      </w:r>
      <w:r>
        <w:rPr>
          <w:sz w:val="20"/>
          <w:szCs w:val="20"/>
        </w:rPr>
        <w:t xml:space="preserve">This could be stronger and include more citations. </w:t>
      </w:r>
    </w:p>
  </w:comment>
  <w:comment w:id="258" w:author="Marian Louise Schmidt" w:date="2025-10-27T12:15:00Z" w:initials="MS">
    <w:p w14:paraId="2DD63880" w14:textId="77777777" w:rsidR="000B36A7" w:rsidRDefault="000B36A7" w:rsidP="000B36A7">
      <w:r>
        <w:rPr>
          <w:rStyle w:val="CommentReference"/>
        </w:rPr>
        <w:annotationRef/>
      </w:r>
      <w:r>
        <w:rPr>
          <w:sz w:val="20"/>
          <w:szCs w:val="20"/>
        </w:rPr>
        <w:t>ensure citation is properly included.</w:t>
      </w:r>
    </w:p>
  </w:comment>
  <w:comment w:id="236" w:author="Marian Louise Schmidt" w:date="2025-10-21T14:17:00Z" w:initials="MS">
    <w:p w14:paraId="4BA324BE" w14:textId="62BB5487" w:rsidR="003E2BC7" w:rsidRDefault="003E2BC7" w:rsidP="003E2BC7">
      <w:r>
        <w:rPr>
          <w:rStyle w:val="CommentReference"/>
        </w:rPr>
        <w:annotationRef/>
      </w:r>
      <w:r>
        <w:rPr>
          <w:sz w:val="20"/>
          <w:szCs w:val="20"/>
        </w:rPr>
        <w:t xml:space="preserve">This sentence felt worded awkwardly and I've rephrased for clarity. </w:t>
      </w:r>
    </w:p>
  </w:comment>
  <w:comment w:id="331" w:author="Marian Louise Schmidt" w:date="2025-10-27T12:25:00Z" w:initials="MS">
    <w:p w14:paraId="4DA9A394" w14:textId="77777777" w:rsidR="000B36A7" w:rsidRDefault="000B36A7" w:rsidP="000B36A7">
      <w:r>
        <w:rPr>
          <w:rStyle w:val="CommentReference"/>
        </w:rPr>
        <w:annotationRef/>
      </w:r>
      <w:r>
        <w:rPr>
          <w:sz w:val="20"/>
          <w:szCs w:val="20"/>
        </w:rPr>
        <w:t xml:space="preserve">Perhaps add Generalized here? </w:t>
      </w:r>
    </w:p>
  </w:comment>
  <w:comment w:id="333" w:author="Marian Louise Schmidt" w:date="2025-10-27T12:24:00Z" w:initials="MS">
    <w:p w14:paraId="3999BEEB" w14:textId="465310BE" w:rsidR="000B36A7" w:rsidRDefault="000B36A7" w:rsidP="000B36A7">
      <w:r>
        <w:rPr>
          <w:rStyle w:val="CommentReference"/>
        </w:rPr>
        <w:annotationRef/>
      </w:r>
      <w:r>
        <w:rPr>
          <w:sz w:val="20"/>
          <w:szCs w:val="20"/>
        </w:rPr>
        <w:t xml:space="preserve">Check citation and add Generalized unifrac, too. </w:t>
      </w:r>
    </w:p>
  </w:comment>
  <w:comment w:id="389" w:author="Marian Louise Schmidt" w:date="2025-10-21T14:27:00Z" w:initials="MS">
    <w:p w14:paraId="3B94DB8E" w14:textId="786B467C" w:rsidR="000A3BD5" w:rsidRDefault="000A3BD5" w:rsidP="000A3BD5">
      <w:r>
        <w:rPr>
          <w:rStyle w:val="CommentReference"/>
        </w:rPr>
        <w:annotationRef/>
      </w:r>
      <w:r>
        <w:rPr>
          <w:sz w:val="20"/>
          <w:szCs w:val="20"/>
        </w:rPr>
        <w:t xml:space="preserve">Cite these packages now that we have more space? </w:t>
      </w:r>
    </w:p>
  </w:comment>
  <w:comment w:id="621"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661"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780"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1109"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1135"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456"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512"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 w:id="2170" w:author="Marian Louise Schmidt" w:date="2025-10-24T11:18:00Z" w:initials="MS">
    <w:p w14:paraId="7A645CAB" w14:textId="77777777" w:rsidR="00565101" w:rsidRDefault="00565101" w:rsidP="00565101">
      <w:r>
        <w:rPr>
          <w:rStyle w:val="CommentReference"/>
        </w:rPr>
        <w:annotationRef/>
      </w:r>
      <w:r>
        <w:rPr>
          <w:sz w:val="20"/>
          <w:szCs w:val="20"/>
        </w:rPr>
        <w:t>Maybe add another section on "when to use absolute unifrac"????</w:t>
      </w:r>
    </w:p>
  </w:comment>
  <w:comment w:id="2171" w:author="Marian Louise Schmidt" w:date="2025-10-24T11:18:00Z" w:initials="MS">
    <w:p w14:paraId="509B9F44" w14:textId="77777777" w:rsidR="00565101" w:rsidRDefault="00565101" w:rsidP="00565101">
      <w:r>
        <w:rPr>
          <w:rStyle w:val="CommentReference"/>
        </w:rPr>
        <w:annotationRef/>
      </w:r>
      <w:r>
        <w:rPr>
          <w:sz w:val="20"/>
          <w:szCs w:val="20"/>
        </w:rPr>
        <w:t>- when high α is biologically correct</w:t>
      </w:r>
    </w:p>
    <w:p w14:paraId="7D39CAFE" w14:textId="77777777" w:rsidR="00565101" w:rsidRDefault="00565101" w:rsidP="00565101">
      <w:r>
        <w:rPr>
          <w:sz w:val="20"/>
          <w:szCs w:val="20"/>
        </w:rPr>
        <w:t>- when low α or UR is appropriate</w:t>
      </w:r>
    </w:p>
    <w:p w14:paraId="42CBE7E4" w14:textId="77777777" w:rsidR="00565101" w:rsidRDefault="00565101" w:rsidP="00565101">
      <w:r>
        <w:rPr>
          <w:sz w:val="20"/>
          <w:szCs w:val="20"/>
        </w:rPr>
        <w:t>- abundance as signal vs confounder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690BBFD5" w15:done="0"/>
  <w15:commentEx w15:paraId="2DD63880" w15:done="0"/>
  <w15:commentEx w15:paraId="4BA324BE" w15:done="1"/>
  <w15:commentEx w15:paraId="4DA9A394" w15:done="0"/>
  <w15:commentEx w15:paraId="3999BEEB" w15:done="0"/>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Ex w15:paraId="7A645CAB" w15:done="0"/>
  <w15:commentEx w15:paraId="42CBE7E4" w15:paraIdParent="7A645C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61A616B6" w16cex:dateUtc="2025-10-27T15:54:00Z"/>
  <w16cex:commentExtensible w16cex:durableId="2BD11EB4" w16cex:dateUtc="2025-10-27T16:15:00Z"/>
  <w16cex:commentExtensible w16cex:durableId="24F726B8" w16cex:dateUtc="2025-10-21T18:17:00Z"/>
  <w16cex:commentExtensible w16cex:durableId="0F94A388" w16cex:dateUtc="2025-10-27T16:25:00Z"/>
  <w16cex:commentExtensible w16cex:durableId="159D1CA0" w16cex:dateUtc="2025-10-27T16:24: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Extensible w16cex:durableId="6FCE2335" w16cex:dateUtc="2025-10-24T15:18:00Z"/>
  <w16cex:commentExtensible w16cex:durableId="6D9703BD" w16cex:dateUtc="2025-10-24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690BBFD5" w16cid:durableId="61A616B6"/>
  <w16cid:commentId w16cid:paraId="2DD63880" w16cid:durableId="2BD11EB4"/>
  <w16cid:commentId w16cid:paraId="4BA324BE" w16cid:durableId="24F726B8"/>
  <w16cid:commentId w16cid:paraId="4DA9A394" w16cid:durableId="0F94A388"/>
  <w16cid:commentId w16cid:paraId="3999BEEB" w16cid:durableId="159D1CA0"/>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Id w16cid:paraId="7A645CAB" w16cid:durableId="6FCE2335"/>
  <w16cid:commentId w16cid:paraId="42CBE7E4" w16cid:durableId="6D970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52353" w14:textId="77777777" w:rsidR="00930EC2" w:rsidRDefault="00930EC2" w:rsidP="00AE18EA">
      <w:pPr>
        <w:spacing w:after="0" w:line="240" w:lineRule="auto"/>
      </w:pPr>
      <w:r>
        <w:separator/>
      </w:r>
    </w:p>
  </w:endnote>
  <w:endnote w:type="continuationSeparator" w:id="0">
    <w:p w14:paraId="162BFAF7" w14:textId="77777777" w:rsidR="00930EC2" w:rsidRDefault="00930EC2"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5FA59" w14:textId="77777777" w:rsidR="00930EC2" w:rsidRDefault="00930EC2" w:rsidP="00AE18EA">
      <w:pPr>
        <w:spacing w:after="0" w:line="240" w:lineRule="auto"/>
      </w:pPr>
      <w:r>
        <w:separator/>
      </w:r>
    </w:p>
  </w:footnote>
  <w:footnote w:type="continuationSeparator" w:id="0">
    <w:p w14:paraId="15BEA86E" w14:textId="77777777" w:rsidR="00930EC2" w:rsidRDefault="00930EC2"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055F3"/>
    <w:rsid w:val="00042DC3"/>
    <w:rsid w:val="00044BD2"/>
    <w:rsid w:val="0007048F"/>
    <w:rsid w:val="00077CD9"/>
    <w:rsid w:val="0008194A"/>
    <w:rsid w:val="000A3BD5"/>
    <w:rsid w:val="000B36A7"/>
    <w:rsid w:val="000D5B74"/>
    <w:rsid w:val="000E114E"/>
    <w:rsid w:val="000F0D90"/>
    <w:rsid w:val="00104261"/>
    <w:rsid w:val="00142C07"/>
    <w:rsid w:val="00161013"/>
    <w:rsid w:val="001839A8"/>
    <w:rsid w:val="001B5344"/>
    <w:rsid w:val="001C589D"/>
    <w:rsid w:val="0027752C"/>
    <w:rsid w:val="002971B2"/>
    <w:rsid w:val="002A0A81"/>
    <w:rsid w:val="002D2CA2"/>
    <w:rsid w:val="00300B7E"/>
    <w:rsid w:val="003132E8"/>
    <w:rsid w:val="00327654"/>
    <w:rsid w:val="003641B9"/>
    <w:rsid w:val="00387BC5"/>
    <w:rsid w:val="003B0D07"/>
    <w:rsid w:val="003E2BC7"/>
    <w:rsid w:val="003E5D44"/>
    <w:rsid w:val="004037DA"/>
    <w:rsid w:val="004146DD"/>
    <w:rsid w:val="004414CC"/>
    <w:rsid w:val="0046418C"/>
    <w:rsid w:val="0048423A"/>
    <w:rsid w:val="00496696"/>
    <w:rsid w:val="004F2D6D"/>
    <w:rsid w:val="00533D53"/>
    <w:rsid w:val="00536AE4"/>
    <w:rsid w:val="00565101"/>
    <w:rsid w:val="005675DB"/>
    <w:rsid w:val="00584A87"/>
    <w:rsid w:val="00596044"/>
    <w:rsid w:val="005A0BFB"/>
    <w:rsid w:val="005B11F1"/>
    <w:rsid w:val="005D6F1C"/>
    <w:rsid w:val="00604558"/>
    <w:rsid w:val="00611B23"/>
    <w:rsid w:val="00661EDB"/>
    <w:rsid w:val="00686055"/>
    <w:rsid w:val="00693D9A"/>
    <w:rsid w:val="006A217F"/>
    <w:rsid w:val="006B42C1"/>
    <w:rsid w:val="006B7ABE"/>
    <w:rsid w:val="006D2645"/>
    <w:rsid w:val="006D5AF2"/>
    <w:rsid w:val="00725AE6"/>
    <w:rsid w:val="00775D17"/>
    <w:rsid w:val="007D4ADA"/>
    <w:rsid w:val="008164BD"/>
    <w:rsid w:val="008202AF"/>
    <w:rsid w:val="00852E33"/>
    <w:rsid w:val="00857CCB"/>
    <w:rsid w:val="00866EF1"/>
    <w:rsid w:val="008729F6"/>
    <w:rsid w:val="008830B0"/>
    <w:rsid w:val="00883574"/>
    <w:rsid w:val="00892A6A"/>
    <w:rsid w:val="008A0D17"/>
    <w:rsid w:val="008C2426"/>
    <w:rsid w:val="008D202E"/>
    <w:rsid w:val="00930EC2"/>
    <w:rsid w:val="009338FB"/>
    <w:rsid w:val="00954DE6"/>
    <w:rsid w:val="009C4CF7"/>
    <w:rsid w:val="009C6D8D"/>
    <w:rsid w:val="00A00D0F"/>
    <w:rsid w:val="00A47762"/>
    <w:rsid w:val="00A65FCE"/>
    <w:rsid w:val="00AA63C5"/>
    <w:rsid w:val="00AA7143"/>
    <w:rsid w:val="00AB0823"/>
    <w:rsid w:val="00AB216F"/>
    <w:rsid w:val="00AC0515"/>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B6F61"/>
    <w:rsid w:val="00CC3C53"/>
    <w:rsid w:val="00CE2ACD"/>
    <w:rsid w:val="00D473AE"/>
    <w:rsid w:val="00D554C0"/>
    <w:rsid w:val="00D63970"/>
    <w:rsid w:val="00D6699E"/>
    <w:rsid w:val="00D73FD0"/>
    <w:rsid w:val="00E13411"/>
    <w:rsid w:val="00E14761"/>
    <w:rsid w:val="00E22303"/>
    <w:rsid w:val="00E30A58"/>
    <w:rsid w:val="00E31DAF"/>
    <w:rsid w:val="00E32F80"/>
    <w:rsid w:val="00E35D27"/>
    <w:rsid w:val="00E374E9"/>
    <w:rsid w:val="00E60CD3"/>
    <w:rsid w:val="00E67659"/>
    <w:rsid w:val="00E83601"/>
    <w:rsid w:val="00EB589A"/>
    <w:rsid w:val="00EC3EDB"/>
    <w:rsid w:val="00ED331E"/>
    <w:rsid w:val="00EF1BA1"/>
    <w:rsid w:val="00EF1C0D"/>
    <w:rsid w:val="00F106B6"/>
    <w:rsid w:val="00F81530"/>
    <w:rsid w:val="00F86279"/>
    <w:rsid w:val="00F979A9"/>
    <w:rsid w:val="00FA12B5"/>
    <w:rsid w:val="00FA3797"/>
    <w:rsid w:val="00FA6FED"/>
    <w:rsid w:val="00FB5623"/>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5116</TotalTime>
  <Pages>15</Pages>
  <Words>24912</Words>
  <Characters>142000</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50</cp:revision>
  <dcterms:created xsi:type="dcterms:W3CDTF">2025-09-25T13:30:00Z</dcterms:created>
  <dcterms:modified xsi:type="dcterms:W3CDTF">2025-10-27T16:26:00Z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