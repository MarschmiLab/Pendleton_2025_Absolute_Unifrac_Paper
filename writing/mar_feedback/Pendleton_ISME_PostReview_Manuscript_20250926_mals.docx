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 xml:space="preserve">turnover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77777777" w:rsidR="0007048F" w:rsidRPr="00496696" w:rsidRDefault="0007048F" w:rsidP="0007048F">
      <w:pPr>
        <w:rPr>
          <w:b/>
          <w:bCs/>
        </w:rPr>
      </w:pPr>
      <w:bookmarkStart w:id="166" w:name="main-text"/>
      <w:bookmarkEnd w:id="5"/>
      <w:r w:rsidRPr="00496696">
        <w:rPr>
          <w:b/>
          <w:bCs/>
        </w:rPr>
        <w:lastRenderedPageBreak/>
        <w:t>Main Text</w:t>
      </w:r>
    </w:p>
    <w:p w14:paraId="194C2037" w14:textId="3C808EFC" w:rsidR="0007048F" w:rsidRPr="0007048F" w:rsidRDefault="0007048F">
      <w:pPr>
        <w:ind w:firstLine="720"/>
        <w:pPrChange w:id="167" w:author="Augustus Raymond Pendleton" w:date="2025-09-29T11:37:00Z" w16du:dateUtc="2025-09-29T15:37:00Z">
          <w:pPr/>
        </w:pPrChange>
      </w:pPr>
      <w:del w:id="168"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187CAE15" w14:textId="538B9D85"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To overcome compositional constraints, researchers increasingly use flow cytometry, qPCR, and genomic spike-ins to quantify microbial load</w:t>
      </w:r>
      <w:r w:rsidR="00496696">
        <w:t xml:space="preserve"> </w:t>
      </w:r>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tools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w:t>
      </w:r>
      <w:commentRangeStart w:id="171"/>
      <w:r w:rsidRPr="0007048F">
        <w:t xml:space="preserve">Most studies </w:t>
      </w:r>
      <w:del w:id="172" w:author="Marian Louise Schmidt" w:date="2025-10-21T14:16:00Z" w16du:dateUtc="2025-10-21T18:16:00Z">
        <w:r w:rsidRPr="0007048F" w:rsidDel="003E2BC7">
          <w:delText xml:space="preserve">using </w:delText>
        </w:r>
      </w:del>
      <w:ins w:id="173" w:author="Marian Louise Schmidt" w:date="2025-10-21T14:16:00Z" w16du:dateUtc="2025-10-21T18:16:00Z">
        <w:r w:rsidR="003E2BC7">
          <w:t>that incorporate</w:t>
        </w:r>
        <w:r w:rsidR="003E2BC7" w:rsidRPr="0007048F">
          <w:t xml:space="preserve"> </w:t>
        </w:r>
      </w:ins>
      <w:r w:rsidRPr="0007048F">
        <w:t xml:space="preserve">absolute data have </w:t>
      </w:r>
      <w:del w:id="174" w:author="Marian Louise Schmidt" w:date="2025-10-21T14:16:00Z" w16du:dateUtc="2025-10-21T18:16:00Z">
        <w:r w:rsidRPr="0007048F" w:rsidDel="003E2BC7">
          <w:delText xml:space="preserve">used </w:delText>
        </w:r>
      </w:del>
      <w:ins w:id="175" w:author="Marian Louise Schmidt" w:date="2025-10-21T14:16:00Z" w16du:dateUtc="2025-10-21T18:16:00Z">
        <w:r w:rsidR="003E2BC7">
          <w:t>rely on</w:t>
        </w:r>
        <w:r w:rsidR="003E2BC7" w:rsidRPr="0007048F">
          <w:t xml:space="preserve"> </w:t>
        </w:r>
      </w:ins>
      <w:r w:rsidRPr="0007048F">
        <w:t xml:space="preserve">Bray-Curtis dissimilarity, which </w:t>
      </w:r>
      <w:del w:id="176" w:author="Marian Louise Schmidt" w:date="2025-10-21T14:17:00Z" w16du:dateUtc="2025-10-21T18:17:00Z">
        <w:r w:rsidRPr="0007048F" w:rsidDel="003E2BC7">
          <w:delText xml:space="preserve">does </w:delText>
        </w:r>
      </w:del>
      <w:ins w:id="177" w:author="Marian Louise Schmidt" w:date="2025-10-21T14:17:00Z" w16du:dateUtc="2025-10-21T18:17:00Z">
        <w:r w:rsidR="003E2BC7">
          <w:t xml:space="preserve">operates directly on counts rather than </w:t>
        </w:r>
      </w:ins>
      <w:del w:id="178" w:author="Marian Louise Schmidt" w:date="2025-10-21T14:17:00Z" w16du:dateUtc="2025-10-21T18:17:00Z">
        <w:r w:rsidRPr="0007048F" w:rsidDel="003E2BC7">
          <w:delText xml:space="preserve">not necessarily expect </w:delText>
        </w:r>
      </w:del>
      <w:r w:rsidRPr="0007048F">
        <w:t>normaliz</w:t>
      </w:r>
      <w:ins w:id="179" w:author="Marian Louise Schmidt" w:date="2025-10-21T14:17:00Z" w16du:dateUtc="2025-10-21T18:17:00Z">
        <w:r w:rsidR="003E2BC7">
          <w:t>ed</w:t>
        </w:r>
      </w:ins>
      <w:del w:id="180" w:author="Marian Louise Schmidt" w:date="2025-10-21T14:17:00Z" w16du:dateUtc="2025-10-21T18:17:00Z">
        <w:r w:rsidRPr="0007048F" w:rsidDel="003E2BC7">
          <w:delText xml:space="preserve">ation to </w:delText>
        </w:r>
      </w:del>
      <w:ins w:id="181" w:author="Marian Louise Schmidt" w:date="2025-10-21T14:17:00Z" w16du:dateUtc="2025-10-21T18:17:00Z">
        <w:r w:rsidR="003E2BC7">
          <w:t xml:space="preserve"> </w:t>
        </w:r>
      </w:ins>
      <w:r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r w:rsidRPr="0007048F">
        <w:t xml:space="preserve">. </w:t>
      </w:r>
      <w:commentRangeEnd w:id="171"/>
      <w:r w:rsidR="003E2BC7">
        <w:rPr>
          <w:rStyle w:val="CommentReference"/>
        </w:rPr>
        <w:commentReference w:id="171"/>
      </w:r>
      <w:r w:rsidRPr="0007048F">
        <w:t xml:space="preserve">But in the field of microbial ecology, </w:t>
      </w:r>
      <w:proofErr w:type="spellStart"/>
      <w:r w:rsidRPr="0007048F">
        <w:t>UniFrac</w:t>
      </w:r>
      <w:proofErr w:type="spellEnd"/>
      <w:r w:rsidRPr="0007048F">
        <w:t xml:space="preserve"> distances remain popular when working with relative abundance data. </w:t>
      </w:r>
      <w:ins w:id="182" w:author="Marian Louise Schmidt" w:date="2025-10-21T14:24:00Z" w16du:dateUtc="2025-10-21T18:24:00Z">
        <w:r w:rsidR="003E2BC7">
          <w:t xml:space="preserve">With </w:t>
        </w:r>
        <w:proofErr w:type="spellStart"/>
        <w:r w:rsidR="003E2BC7">
          <w:t>UniFrac</w:t>
        </w:r>
        <w:proofErr w:type="spellEnd"/>
        <w:r w:rsidR="003E2BC7">
          <w:t xml:space="preserve"> spreading into fields where absolute abundances are already standard, its continued use as a relative-only metric risks obscuring the ecological and evolutionary signals carried by changes in load.</w:t>
        </w:r>
      </w:ins>
      <w:ins w:id="183" w:author="Marian Louise Schmidt" w:date="2025-10-21T14:23:00Z" w16du:dateUtc="2025-10-21T18:23:00Z">
        <w:r w:rsidR="003E2BC7">
          <w:t xml:space="preserve"> </w:t>
        </w:r>
      </w:ins>
      <w:r w:rsidRPr="0007048F">
        <w:t xml:space="preserve">Here, we present </w:t>
      </w:r>
      <w:r w:rsidRPr="0007048F">
        <w:rPr>
          <w:i/>
          <w:iCs/>
        </w:rPr>
        <w:t xml:space="preserve">Absolute </w:t>
      </w:r>
      <w:proofErr w:type="spellStart"/>
      <w:r w:rsidRPr="0007048F">
        <w:rPr>
          <w:i/>
          <w:iCs/>
        </w:rPr>
        <w:t>UniFrac</w:t>
      </w:r>
      <w:proofErr w:type="spellEnd"/>
      <w:r w:rsidRPr="0007048F">
        <w:t xml:space="preserve">, a direct extension of Weighted </w:t>
      </w:r>
      <w:proofErr w:type="spellStart"/>
      <w:r w:rsidRPr="0007048F">
        <w:t>UniFrac</w:t>
      </w:r>
      <w:proofErr w:type="spellEnd"/>
      <w:r w:rsidRPr="0007048F">
        <w:t xml:space="preserve"> that incorporates total </w:t>
      </w:r>
      <w:del w:id="184" w:author="Marian Louise Schmidt" w:date="2025-10-21T14:24:00Z" w16du:dateUtc="2025-10-21T18:24:00Z">
        <w:r w:rsidRPr="0007048F" w:rsidDel="003E2BC7">
          <w:delText>abundance, and</w:delText>
        </w:r>
      </w:del>
      <w:ins w:id="185" w:author="Marian Louise Schmidt" w:date="2025-10-21T14:24:00Z" w16du:dateUtc="2025-10-21T18:24:00Z">
        <w:r w:rsidR="003E2BC7" w:rsidRPr="0007048F">
          <w:t>abundance and</w:t>
        </w:r>
      </w:ins>
      <w:r w:rsidRPr="0007048F">
        <w:t xml:space="preserve"> evaluate its impact across simulated and real-world datasets.</w:t>
      </w:r>
    </w:p>
    <w:p w14:paraId="022F15C7" w14:textId="3FCDA857" w:rsidR="0007048F" w:rsidRPr="0007048F" w:rsidRDefault="0007048F">
      <w:pPr>
        <w:ind w:firstLine="720"/>
        <w:pPrChange w:id="186" w:author="Augustus Raymond Pendleton" w:date="2025-09-29T11:37:00Z" w16du:dateUtc="2025-09-29T15:37:00Z">
          <w:pPr/>
        </w:pPrChange>
      </w:pPr>
      <w:del w:id="187"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188" w:author="Marian Louise Schmidt" w:date="2025-10-21T14:25:00Z" w16du:dateUtc="2025-10-21T18:25:00Z">
        <w:r w:rsidR="003E2BC7">
          <w:t>“</w:t>
        </w:r>
      </w:ins>
      <w:r w:rsidRPr="0007048F">
        <w:t>unweighted</w:t>
      </w:r>
      <w:ins w:id="189" w:author="Marian Louise Schmidt" w:date="2025-10-21T14:25:00Z" w16du:dateUtc="2025-10-21T18:25:00Z">
        <w:r w:rsidR="003E2BC7">
          <w:t>”</w:t>
        </w:r>
      </w:ins>
      <w:r w:rsidRPr="0007048F">
        <w:t xml:space="preserve">, in which only the incidence of species is considered, or </w:t>
      </w:r>
      <w:ins w:id="190" w:author="Marian Louise Schmidt" w:date="2025-10-21T14:25:00Z" w16du:dateUtc="2025-10-21T18:25:00Z">
        <w:r w:rsidR="003E2BC7">
          <w:t>“</w:t>
        </w:r>
      </w:ins>
      <w:r w:rsidRPr="0007048F">
        <w:t>weighted</w:t>
      </w:r>
      <w:ins w:id="191"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192" w:author="Marian Louise Schmidt" w:date="2025-10-21T14:26:00Z" w16du:dateUtc="2025-10-21T18:26:00Z">
        <w:r w:rsidRPr="0007048F" w:rsidDel="000A3BD5">
          <w:delText xml:space="preserve">we weight </w:delText>
        </w:r>
      </w:del>
      <w:r w:rsidRPr="0007048F">
        <w:t>the length of each branch</w:t>
      </w:r>
      <w:ins w:id="193"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194" w:author="Marian Louise Schmidt" w:date="2025-10-21T14:26:00Z" w16du:dateUtc="2025-10-21T18:26:00Z">
        <w:r w:rsidR="000A3BD5">
          <w:t>F</w:t>
        </w:r>
      </w:ins>
      <w:del w:id="195"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196" w:author="Marian Louise Schmidt" w:date="2025-10-21T14:27:00Z" w16du:dateUtc="2025-10-21T18:27:00Z">
        <w:r w:rsidR="000A3BD5">
          <w:t xml:space="preserve">, </w:t>
        </w:r>
      </w:ins>
      <w:del w:id="197"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198"/>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198"/>
      <w:proofErr w:type="spellEnd"/>
      <w:r w:rsidR="000A3BD5">
        <w:rPr>
          <w:rStyle w:val="CommentReference"/>
        </w:rPr>
        <w:commentReference w:id="198"/>
      </w:r>
      <w:ins w:id="199" w:author="Marian Louise Schmidt" w:date="2025-10-21T14:27:00Z" w16du:dateUtc="2025-10-21T18:27:00Z">
        <w:r w:rsidR="000A3BD5">
          <w:t xml:space="preserve">, </w:t>
        </w:r>
      </w:ins>
      <w:del w:id="200"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201" w:author="Augustus Raymond Pendleton" w:date="2025-09-29T11:37:00Z" w16du:dateUtc="2025-09-29T15:37:00Z">
          <w:pPr/>
        </w:pPrChange>
      </w:pPr>
      <w:ins w:id="202" w:author="Marian Louise Schmidt" w:date="2025-10-21T14:28:00Z" w16du:dateUtc="2025-10-21T18:28:00Z">
        <w:r>
          <w:lastRenderedPageBreak/>
          <w:t xml:space="preserve">Importantly, </w:t>
        </w:r>
      </w:ins>
      <w:del w:id="203" w:author="Augustus Raymond Pendleton" w:date="2025-09-29T11:37:00Z" w16du:dateUtc="2025-09-29T15:37:00Z">
        <w:r w:rsidR="0007048F" w:rsidRPr="0007048F" w:rsidDel="00FF313F">
          <w:delText>    </w:delText>
        </w:r>
      </w:del>
      <w:del w:id="204"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205" w:author="Marian Louise Schmidt" w:date="2025-10-21T14:28:00Z" w16du:dateUtc="2025-10-21T18:28:00Z">
        <w:r>
          <w:t xml:space="preserve">, which </w:t>
        </w:r>
      </w:ins>
      <w:del w:id="206"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04CED795"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Unifrac</w:t>
      </w:r>
      <w:proofErr w:type="spellEnd"/>
      <w:r w:rsidRPr="0007048F">
        <w:t xml:space="preserve"> </w:t>
      </w:r>
      <w:ins w:id="207" w:author="Marian Louise Schmidt" w:date="2025-10-21T14:29:00Z" w16du:dateUtc="2025-10-21T18:29:00Z">
        <w:r w:rsidR="000A3BD5">
          <w:t>(</w:t>
        </w:r>
      </w:ins>
      <w:moveTo w:id="208" w:author="Marian Louise Schmidt" w:date="2025-10-21T14:29:00Z" w16du:dateUtc="2025-10-21T18:29:00Z">
        <w:moveToRangeStart w:id="209" w:author="Marian Louise Schmidt" w:date="2025-10-21T14:29:00Z" w:name="move211949382"/>
        <m:oMath>
          <m:sSup>
            <m:sSupPr>
              <m:ctrlPr>
                <w:rPr>
                  <w:rFonts w:ascii="Cambria Math" w:hAnsi="Cambria Math"/>
                </w:rPr>
              </m:ctrlPr>
            </m:sSupPr>
            <m:e>
              <w:moveTo w:id="210" w:author="Marian Louise Schmidt" w:date="2025-10-21T14:29:00Z" w16du:dateUtc="2025-10-21T18:29:00Z">
                <m:r>
                  <w:rPr>
                    <w:rFonts w:ascii="Cambria Math" w:hAnsi="Cambria Math"/>
                  </w:rPr>
                  <m:t>U</m:t>
                </m:r>
              </w:moveTo>
            </m:e>
            <m:sup>
              <w:moveTo w:id="211" w:author="Marian Louise Schmidt" w:date="2025-10-21T14:29:00Z" w16du:dateUtc="2025-10-21T18:29:00Z">
                <m:r>
                  <w:rPr>
                    <w:rFonts w:ascii="Cambria Math" w:hAnsi="Cambria Math"/>
                  </w:rPr>
                  <m:t>A</m:t>
                </m:r>
              </w:moveTo>
            </m:sup>
          </m:sSup>
        </m:oMath>
        <w:moveToRangeEnd w:id="209"/>
        <w:ins w:id="212"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Unifrac</w:t>
        </w:r>
        <w:proofErr w:type="spellEnd"/>
        <w:r w:rsidRPr="0007048F">
          <w:t xml:space="preserve"> (</w:t>
        </w:r>
        <w:moveFromRangeStart w:id="213" w:author="Marian Louise Schmidt" w:date="2025-10-21T14:29:00Z" w:name="move211949382"/>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214" w:author="Marian Louise Schmidt" w:date="2025-10-21T14:29:00Z" w16du:dateUtc="2025-10-21T18:29:00Z">
          <w:r w:rsidRPr="0007048F" w:rsidDel="000A3BD5">
            <w:t xml:space="preserve"> </w:t>
          </w:r>
          <w:moveFromRangeEnd w:id="213"/>
          <m:oMath>
            <m:r>
              <w:del w:id="215" w:author="Marian Louise Schmidt" w:date="2025-10-21T14:29:00Z" w16du:dateUtc="2025-10-21T18:29:00Z">
                <m:rPr>
                  <m:sty m:val="p"/>
                </m:rPr>
                <w:rPr>
                  <w:rFonts w:ascii="Cambria Math" w:hAnsi="Cambria Math"/>
                </w:rPr>
                <m:t xml:space="preserve">and </m:t>
              </w:del>
            </m:r>
            <m:r>
              <w:del w:id="216" w:author="Marian Louise Schmidt" w:date="2025-10-21T14:29:00Z" w16du:dateUtc="2025-10-21T18:29:00Z">
                <w:rPr>
                  <w:rFonts w:ascii="Cambria Math" w:hAnsi="Cambria Math"/>
                </w:rPr>
                <m:t>G</m:t>
              </w:del>
            </m:r>
            <m:sSup>
              <m:sSupPr>
                <m:ctrlPr>
                  <w:del w:id="217" w:author="Marian Louise Schmidt" w:date="2025-10-21T14:29:00Z" w16du:dateUtc="2025-10-21T18:29:00Z">
                    <w:rPr>
                      <w:rFonts w:ascii="Cambria Math" w:hAnsi="Cambria Math"/>
                    </w:rPr>
                  </w:del>
                </m:ctrlPr>
              </m:sSupPr>
              <m:e>
                <m:r>
                  <w:del w:id="218" w:author="Marian Louise Schmidt" w:date="2025-10-21T14:29:00Z" w16du:dateUtc="2025-10-21T18:29:00Z">
                    <w:rPr>
                      <w:rFonts w:ascii="Cambria Math" w:hAnsi="Cambria Math"/>
                    </w:rPr>
                    <m:t>U</m:t>
                  </w:del>
                </m:r>
              </m:e>
              <m:sup>
                <m:r>
                  <w:del w:id="219" w:author="Marian Louise Schmidt" w:date="2025-10-21T14:29:00Z" w16du:dateUtc="2025-10-21T18:29:00Z">
                    <w:rPr>
                      <w:rFonts w:ascii="Cambria Math" w:hAnsi="Cambria Math"/>
                    </w:rPr>
                    <m:t>A</m:t>
                  </w:del>
                </m:r>
              </m:sup>
            </m:sSup>
          </m:oMath>
          <w:del w:id="220" w:author="Marian Louise Schmidt" w:date="2025-10-21T14:29:00Z" w16du:dateUtc="2025-10-21T18:29:00Z">
            <w:r w:rsidRPr="0007048F">
              <w:delText>).</w:delText>
            </w:r>
          </w:del>
          <w:ins w:id="221" w:author="Augustus Raymond Pendleton" w:date="2025-09-25T13:53:00Z" w16du:dateUtc="2025-09-25T17:53:00Z">
            <w:del w:id="222"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223" w:author="Marian Louise Schmidt" w:date="2025-10-21T14:30:00Z" w16du:dateUtc="2025-10-21T18:30:00Z">
            <w:del w:id="224" w:author="Marian Louise Schmidt" w:date="2025-10-21T14:29:00Z" w16du:dateUtc="2025-10-21T18:29:00Z">
              <w:r w:rsidR="000A3BD5">
                <w:delText>Although</w:delText>
              </w:r>
            </w:del>
          </w:ins>
          <w:ins w:id="225" w:author="Augustus Raymond Pendleton" w:date="2025-09-25T13:53:00Z" w16du:dateUtc="2025-09-25T17:53:00Z">
            <w:del w:id="226" w:author="Marian Louise Schmidt" w:date="2025-10-21T14:29:00Z" w16du:dateUtc="2025-10-21T18:29:00Z">
              <w:r w:rsidR="00686055">
                <w:delText xml:space="preserve"> this </w:delText>
              </w:r>
              <w:r w:rsidR="00686055" w:rsidDel="000A3BD5">
                <w:delText>replacement</w:delText>
              </w:r>
            </w:del>
          </w:ins>
          <w:ins w:id="227" w:author="Marian Louise Schmidt" w:date="2025-10-21T14:30:00Z" w16du:dateUtc="2025-10-21T18:30:00Z">
            <w:del w:id="228" w:author="Marian Louise Schmidt" w:date="2025-10-21T14:29:00Z" w16du:dateUtc="2025-10-21T18:29:00Z">
              <w:r w:rsidR="000A3BD5">
                <w:delText>substitution of absolute for relative abundances</w:delText>
              </w:r>
            </w:del>
          </w:ins>
          <w:ins w:id="229" w:author="Augustus Raymond Pendleton" w:date="2025-09-25T13:53:00Z" w16du:dateUtc="2025-09-25T17:53:00Z">
            <w:del w:id="230" w:author="Marian Louise Schmidt" w:date="2025-10-21T14:29:00Z" w16du:dateUtc="2025-10-21T18:29:00Z">
              <w:r w:rsidR="00686055">
                <w:delText xml:space="preserve"> is mathematically </w:delText>
              </w:r>
            </w:del>
          </w:ins>
          <w:ins w:id="231" w:author="Augustus Raymond Pendleton" w:date="2025-09-25T13:54:00Z" w16du:dateUtc="2025-09-25T17:54:00Z">
            <w:del w:id="232" w:author="Marian Louise Schmidt" w:date="2025-10-21T14:29:00Z" w16du:dateUtc="2025-10-21T18:29:00Z">
              <w:r w:rsidR="00686055" w:rsidDel="0027752C">
                <w:delText>trivial</w:delText>
              </w:r>
            </w:del>
          </w:ins>
          <w:ins w:id="233" w:author="Marian Louise Schmidt" w:date="2025-10-07T10:16:00Z" w16du:dateUtc="2025-10-07T14:16:00Z">
            <w:del w:id="234" w:author="Marian Louise Schmidt" w:date="2025-10-21T14:29:00Z" w16du:dateUtc="2025-10-21T18:29:00Z">
              <w:r w:rsidR="0027752C">
                <w:delText>straightforward</w:delText>
              </w:r>
            </w:del>
          </w:ins>
          <w:ins w:id="235" w:author="Augustus Raymond Pendleton" w:date="2025-09-25T13:54:00Z" w16du:dateUtc="2025-09-25T17:54:00Z">
            <w:del w:id="236" w:author="Marian Louise Schmidt" w:date="2025-10-21T14:29:00Z" w16du:dateUtc="2025-10-21T18:29:00Z">
              <w:r w:rsidR="00686055">
                <w:delText>,</w:delText>
              </w:r>
            </w:del>
          </w:ins>
          <w:ins w:id="237" w:author="Marian Louise Schmidt" w:date="2025-10-07T10:16:00Z" w16du:dateUtc="2025-10-07T14:16:00Z">
            <w:del w:id="238" w:author="Marian Louise Schmidt" w:date="2025-10-21T14:29:00Z" w16du:dateUtc="2025-10-21T18:29:00Z">
              <w:r w:rsidR="0027752C">
                <w:delText xml:space="preserve"> </w:delText>
              </w:r>
            </w:del>
          </w:ins>
          <w:ins w:id="239" w:author="Augustus Raymond Pendleton" w:date="2025-09-25T13:54:00Z" w16du:dateUtc="2025-09-25T17:54:00Z">
            <w:del w:id="240"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241" w:author="Marian Louise Schmidt" w:date="2025-10-07T10:16:00Z" w16du:dateUtc="2025-10-07T14:16:00Z">
            <w:del w:id="242" w:author="Marian Louise Schmidt" w:date="2025-10-21T14:29:00Z" w16du:dateUtc="2025-10-21T18:29:00Z">
              <w:r w:rsidR="0027752C">
                <w:delText>found no</w:delText>
              </w:r>
            </w:del>
          </w:ins>
          <w:ins w:id="243" w:author="Augustus Raymond Pendleton" w:date="2025-09-25T13:54:00Z" w16du:dateUtc="2025-09-25T17:54:00Z">
            <w:del w:id="244"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245" w:author="Marian Louise Schmidt" w:date="2025-10-21T14:31:00Z" w16du:dateUtc="2025-10-21T18:31:00Z">
            <w:del w:id="246" w:author="Marian Louise Schmidt" w:date="2025-10-21T14:29:00Z" w16du:dateUtc="2025-10-21T18:29:00Z">
              <w:r w:rsidR="000A3BD5">
                <w:delText>prior work that examines UniFrac</w:delText>
              </w:r>
            </w:del>
          </w:ins>
          <w:ins w:id="247" w:author="Augustus Raymond Pendleton" w:date="2025-09-25T13:54:00Z" w16du:dateUtc="2025-09-25T17:54:00Z">
            <w:del w:id="248" w:author="Marian Louise Schmidt" w:date="2025-10-21T14:29:00Z" w16du:dateUtc="2025-10-21T18:29:00Z">
              <w:r w:rsidR="00686055">
                <w:delText xml:space="preserve"> </w:delText>
              </w:r>
            </w:del>
          </w:ins>
          <w:ins w:id="249" w:author="Marian Louise Schmidt" w:date="2025-10-21T14:31:00Z" w16du:dateUtc="2025-10-21T18:31:00Z">
            <w:del w:id="250" w:author="Marian Louise Schmidt" w:date="2025-10-21T14:29:00Z" w16du:dateUtc="2025-10-21T18:29:00Z">
              <w:r w:rsidR="000A3BD5">
                <w:delText xml:space="preserve">in the context of </w:delText>
              </w:r>
            </w:del>
          </w:ins>
          <w:ins w:id="251" w:author="Augustus Raymond Pendleton" w:date="2025-09-25T13:54:00Z" w16du:dateUtc="2025-09-25T17:54:00Z">
            <w:del w:id="252"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253" w:author="Marian Louise Schmidt" w:date="2025-10-21T14:32:00Z" w16du:dateUtc="2025-10-21T18:32:00Z">
            <w:del w:id="254" w:author="Marian Louise Schmidt" w:date="2025-10-21T14:29:00Z" w16du:dateUtc="2025-10-21T18:29:00Z">
              <w:r w:rsidR="000A3BD5">
                <w:delText>practice</w:delText>
              </w:r>
            </w:del>
          </w:ins>
          <w:ins w:id="255" w:author="Augustus Raymond Pendleton" w:date="2025-09-25T13:54:00Z" w16du:dateUtc="2025-09-25T17:54:00Z">
            <w:del w:id="256" w:author="Marian Louise Schmidt" w:date="2025-10-21T14:29:00Z" w16du:dateUtc="2025-10-21T18:29:00Z">
              <w:r w:rsidR="00686055">
                <w:delText>.</w:delText>
              </w:r>
            </w:del>
          </w:ins>
          <w:ins w:id="257" w:author="Augustus Raymond Pendleton" w:date="2025-09-25T13:56:00Z" w16du:dateUtc="2025-09-25T17:56:00Z">
            <w:del w:id="258" w:author="Marian Louise Schmidt" w:date="2025-10-21T14:29:00Z" w16du:dateUtc="2025-10-21T18:29:00Z">
              <w:r w:rsidR="00686055">
                <w:delText xml:space="preserve"> </w:delText>
              </w:r>
            </w:del>
          </w:ins>
          <w:ins w:id="259" w:author="Marian Louise Schmidt" w:date="2025-10-21T14:49:00Z" w16du:dateUtc="2025-10-21T18:49:00Z">
            <w:del w:id="260" w:author="Marian Louise Schmidt" w:date="2025-10-21T14:29:00Z" w16du:dateUtc="2025-10-21T18:29:00Z">
              <w:r w:rsidR="00BE52A2">
                <w:delText>Incorporating</w:delText>
              </w:r>
            </w:del>
          </w:ins>
          <w:ins w:id="261" w:author="Marian Louise Schmidt" w:date="2025-10-07T10:17:00Z" w16du:dateUtc="2025-10-07T14:17:00Z">
            <w:del w:id="262" w:author="Marian Louise Schmidt" w:date="2025-10-21T14:29:00Z" w16du:dateUtc="2025-10-21T18:29:00Z">
              <w:r w:rsidR="0027752C">
                <w:delText xml:space="preserve"> a</w:delText>
              </w:r>
            </w:del>
          </w:ins>
          <w:ins w:id="263" w:author="Augustus Raymond Pendleton" w:date="2025-09-25T13:56:00Z" w16du:dateUtc="2025-09-25T17:56:00Z">
            <w:del w:id="264"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265" w:author="Marian Louise Schmidt" w:date="2025-10-21T14:32:00Z" w16du:dateUtc="2025-10-21T18:32:00Z">
            <w:del w:id="266" w:author="Marian Louise Schmidt" w:date="2025-10-21T14:29:00Z" w16du:dateUtc="2025-10-21T18:29:00Z">
              <w:r w:rsidR="000A3BD5">
                <w:delText>adds a</w:delText>
              </w:r>
            </w:del>
          </w:ins>
          <w:ins w:id="267" w:author="Marian Louise Schmidt" w:date="2025-10-21T14:50:00Z" w16du:dateUtc="2025-10-21T18:50:00Z">
            <w:del w:id="268" w:author="Marian Louise Schmidt" w:date="2025-10-21T14:29:00Z" w16du:dateUtc="2025-10-21T18:29:00Z">
              <w:r w:rsidR="00BE52A2">
                <w:delText xml:space="preserve">nother </w:delText>
              </w:r>
            </w:del>
          </w:ins>
          <w:ins w:id="269" w:author="Augustus Raymond Pendleton" w:date="2025-09-25T13:57:00Z" w16du:dateUtc="2025-09-25T17:57:00Z">
            <w:del w:id="270"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271" w:author="Marian Louise Schmidt" w:date="2025-10-07T10:17:00Z" w16du:dateUtc="2025-10-07T14:17:00Z">
            <w:del w:id="272" w:author="Marian Louise Schmidt" w:date="2025-10-21T14:29:00Z" w16du:dateUtc="2025-10-21T18:29:00Z">
              <w:r w:rsidR="0027752C">
                <w:delText xml:space="preserve"> of variation</w:delText>
              </w:r>
            </w:del>
          </w:ins>
          <w:ins w:id="273" w:author="Marian Louise Schmidt" w:date="2025-10-21T14:32:00Z" w16du:dateUtc="2025-10-21T18:32:00Z">
            <w:del w:id="274" w:author="Marian Louise Schmidt" w:date="2025-10-21T14:29:00Z" w16du:dateUtc="2025-10-21T18:29:00Z">
              <w:r w:rsidR="000A3BD5">
                <w:delText>:</w:delText>
              </w:r>
            </w:del>
          </w:ins>
          <w:ins w:id="275" w:author="Marian Louise Schmidt" w:date="2025-10-21T14:51:00Z" w16du:dateUtc="2025-10-21T18:51:00Z">
            <w:del w:id="276" w:author="Marian Louise Schmidt" w:date="2025-10-21T14:29:00Z" w16du:dateUtc="2025-10-21T18:29:00Z">
              <w:r w:rsidR="00BE52A2">
                <w:delText xml:space="preserve"> beyond differences in community composition and phylogenetic turnover, </w:delText>
              </w:r>
            </w:del>
          </w:ins>
          <w:ins w:id="277" w:author="Augustus Raymond Pendleton" w:date="2025-09-25T13:57:00Z" w16du:dateUtc="2025-09-25T17:57:00Z">
            <w:del w:id="278" w:author="Marian Louise Schmidt" w:date="2025-10-21T14:29:00Z" w16du:dateUtc="2025-10-21T18:29:00Z">
              <w:r w:rsidR="00686055" w:rsidDel="000A3BD5">
                <w:delText xml:space="preserve"> </w:delText>
              </w:r>
            </w:del>
          </w:ins>
          <w:ins w:id="279" w:author="Marian Louise Schmidt" w:date="2025-10-21T14:32:00Z" w16du:dateUtc="2025-10-21T18:32:00Z">
            <w:del w:id="280" w:author="Marian Louise Schmidt" w:date="2025-10-21T14:29:00Z" w16du:dateUtc="2025-10-21T18:29:00Z">
              <w:r w:rsidR="000A3BD5">
                <w:delText xml:space="preserve"> </w:delText>
              </w:r>
            </w:del>
          </w:ins>
          <w:ins w:id="281" w:author="Augustus Raymond Pendleton" w:date="2025-09-25T13:57:00Z" w16du:dateUtc="2025-09-25T17:57:00Z">
            <w:del w:id="282" w:author="Marian Louise Schmidt" w:date="2025-10-21T14:29:00Z" w16du:dateUtc="2025-10-21T18:29:00Z">
              <w:r w:rsidR="00686055" w:rsidDel="0027752C">
                <w:delText xml:space="preserve">along which </w:delText>
              </w:r>
            </w:del>
          </w:ins>
          <m:oMath>
            <m:sSup>
              <m:sSupPr>
                <m:ctrlPr>
                  <w:ins w:id="283" w:author="Augustus Raymond Pendleton" w:date="2025-09-25T13:57:00Z" w16du:dateUtc="2025-09-25T17:57:00Z">
                    <w:del w:id="284" w:author="Marian Louise Schmidt" w:date="2025-10-21T14:29:00Z" w16du:dateUtc="2025-10-21T18:29:00Z">
                      <w:rPr>
                        <w:rFonts w:ascii="Cambria Math" w:hAnsi="Cambria Math"/>
                      </w:rPr>
                    </w:del>
                  </w:ins>
                </m:ctrlPr>
              </m:sSupPr>
              <m:e>
                <m:r>
                  <w:ins w:id="285" w:author="Augustus Raymond Pendleton" w:date="2025-09-25T13:57:00Z" w16du:dateUtc="2025-09-25T17:57:00Z">
                    <w:del w:id="286" w:author="Marian Louise Schmidt" w:date="2025-10-21T14:29:00Z" w16du:dateUtc="2025-10-21T18:29:00Z">
                      <w:rPr>
                        <w:rFonts w:ascii="Cambria Math" w:hAnsi="Cambria Math"/>
                      </w:rPr>
                      <m:t>U</m:t>
                    </w:del>
                  </w:ins>
                </m:r>
              </m:e>
              <m:sup>
                <m:r>
                  <w:ins w:id="287" w:author="Augustus Raymond Pendleton" w:date="2025-09-25T13:57:00Z" w16du:dateUtc="2025-09-25T17:57:00Z">
                    <w:del w:id="288" w:author="Marian Louise Schmidt" w:date="2025-10-21T14:29:00Z" w16du:dateUtc="2025-10-21T18:29:00Z">
                      <w:rPr>
                        <w:rFonts w:ascii="Cambria Math" w:hAnsi="Cambria Math"/>
                      </w:rPr>
                      <m:t>A</m:t>
                    </w:del>
                  </w:ins>
                </m:r>
              </m:sup>
            </m:sSup>
          </m:oMath>
          <w:ins w:id="289" w:author="Augustus Raymond Pendleton" w:date="2025-09-25T13:57:00Z" w16du:dateUtc="2025-09-25T17:57:00Z">
            <w:del w:id="290"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291" w:author="Augustus Raymond Pendleton" w:date="2025-09-25T13:58:00Z" w16du:dateUtc="2025-09-25T17:58:00Z">
            <w:del w:id="292"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293" w:author="Augustus Raymond Pendleton" w:date="2025-09-25T13:58:00Z" w16du:dateUtc="2025-09-25T17:58:00Z">
                    <w:del w:id="294" w:author="Marian Louise Schmidt" w:date="2025-10-21T14:29:00Z" w16du:dateUtc="2025-10-21T18:29:00Z">
                      <w:rPr>
                        <w:rFonts w:ascii="Cambria Math" w:hAnsi="Cambria Math"/>
                      </w:rPr>
                    </w:del>
                  </w:ins>
                </m:ctrlPr>
              </m:sSupPr>
              <m:e>
                <m:r>
                  <w:ins w:id="295" w:author="Augustus Raymond Pendleton" w:date="2025-09-25T13:58:00Z" w16du:dateUtc="2025-09-25T17:58:00Z">
                    <w:del w:id="296" w:author="Marian Louise Schmidt" w:date="2025-10-21T14:29:00Z" w16du:dateUtc="2025-10-21T18:29:00Z">
                      <w:rPr>
                        <w:rFonts w:ascii="Cambria Math" w:hAnsi="Cambria Math"/>
                      </w:rPr>
                      <m:t>U</m:t>
                    </w:del>
                  </w:ins>
                </m:r>
              </m:e>
              <m:sup>
                <m:r>
                  <w:ins w:id="297" w:author="Augustus Raymond Pendleton" w:date="2025-09-25T13:58:00Z" w16du:dateUtc="2025-09-25T17:58:00Z">
                    <w:del w:id="298" w:author="Marian Louise Schmidt" w:date="2025-10-21T14:29:00Z" w16du:dateUtc="2025-10-21T18:29:00Z">
                      <w:rPr>
                        <w:rFonts w:ascii="Cambria Math" w:hAnsi="Cambria Math"/>
                      </w:rPr>
                      <m:t>A</m:t>
                    </w:del>
                  </w:ins>
                </m:r>
              </m:sup>
            </m:sSup>
          </m:oMath>
          <w:ins w:id="299" w:author="Augustus Raymond Pendleton" w:date="2025-09-25T13:58:00Z" w16du:dateUtc="2025-09-25T17:58:00Z">
            <w:del w:id="300" w:author="Marian Louise Schmidt" w:date="2025-10-21T14:29:00Z" w16du:dateUtc="2025-10-21T18:29:00Z">
              <w:r w:rsidR="00686055" w:rsidRPr="0007048F">
                <w:delText xml:space="preserve"> </w:delText>
              </w:r>
              <w:r w:rsidR="00686055">
                <w:delText xml:space="preserve"> </w:delText>
              </w:r>
            </w:del>
          </w:ins>
          <w:ins w:id="301" w:author="Marian Louise Schmidt" w:date="2025-10-21T14:51:00Z" w16du:dateUtc="2025-10-21T18:51:00Z">
            <w:del w:id="302" w:author="Marian Louise Schmidt" w:date="2025-10-21T14:29:00Z" w16du:dateUtc="2025-10-21T18:29:00Z">
              <w:r w:rsidR="00BE52A2">
                <w:delText xml:space="preserve">also </w:delText>
              </w:r>
            </w:del>
          </w:ins>
          <w:ins w:id="303" w:author="Augustus Raymond Pendleton" w:date="2025-09-25T13:58:00Z" w16du:dateUtc="2025-09-25T17:58:00Z">
            <w:del w:id="304" w:author="Marian Louise Schmidt" w:date="2025-10-21T14:29:00Z" w16du:dateUtc="2025-10-21T18:29:00Z">
              <w:r w:rsidR="00686055" w:rsidDel="001C589D">
                <w:delText xml:space="preserve">also </w:delText>
              </w:r>
              <w:r w:rsidR="00686055" w:rsidDel="0027752C">
                <w:delText>considers</w:delText>
              </w:r>
            </w:del>
          </w:ins>
          <w:ins w:id="305" w:author="Marian Louise Schmidt" w:date="2025-10-21T14:37:00Z" w16du:dateUtc="2025-10-21T18:37:00Z">
            <w:del w:id="306" w:author="Marian Louise Schmidt" w:date="2025-10-21T14:29:00Z" w16du:dateUtc="2025-10-21T18:29:00Z">
              <w:r w:rsidR="001C589D">
                <w:delText xml:space="preserve">captures </w:delText>
              </w:r>
            </w:del>
          </w:ins>
          <w:ins w:id="307" w:author="Marian Louise Schmidt" w:date="2025-10-21T14:49:00Z" w16du:dateUtc="2025-10-21T18:49:00Z">
            <w:del w:id="308" w:author="Marian Louise Schmidt" w:date="2025-10-21T14:29:00Z" w16du:dateUtc="2025-10-21T18:29:00Z">
              <w:r w:rsidR="00BE52A2">
                <w:delText>how differences</w:delText>
              </w:r>
            </w:del>
          </w:ins>
          <w:ins w:id="309" w:author="Marian Louise Schmidt" w:date="2025-10-21T14:37:00Z" w16du:dateUtc="2025-10-21T18:37:00Z">
            <w:del w:id="310" w:author="Marian Louise Schmidt" w:date="2025-10-21T14:29:00Z" w16du:dateUtc="2025-10-21T18:29:00Z">
              <w:r w:rsidR="001C589D">
                <w:delText xml:space="preserve"> in microbial load </w:delText>
              </w:r>
            </w:del>
          </w:ins>
          <w:ins w:id="311" w:author="Marian Louise Schmidt" w:date="2025-10-21T14:49:00Z" w16du:dateUtc="2025-10-21T18:49:00Z">
            <w:del w:id="312" w:author="Marian Louise Schmidt" w:date="2025-10-21T14:29:00Z" w16du:dateUtc="2025-10-21T18:29:00Z">
              <w:r w:rsidR="00BE52A2">
                <w:delText xml:space="preserve">shape </w:delText>
              </w:r>
            </w:del>
          </w:ins>
          <w:ins w:id="313" w:author="Marian Louise Schmidt" w:date="2025-10-21T14:37:00Z" w16du:dateUtc="2025-10-21T18:37:00Z">
            <w:del w:id="314" w:author="Marian Louise Schmidt" w:date="2025-10-21T14:29:00Z" w16du:dateUtc="2025-10-21T18:29:00Z">
              <w:r w:rsidR="001C589D">
                <w:delText>ecological impact</w:delText>
              </w:r>
            </w:del>
          </w:ins>
          <w:ins w:id="315" w:author="Augustus Raymond Pendleton" w:date="2025-09-25T13:58:00Z" w16du:dateUtc="2025-09-25T17:58:00Z">
            <w:del w:id="316" w:author="Marian Louise Schmidt" w:date="2025-10-21T14:29:00Z" w16du:dateUtc="2025-10-21T18:29:00Z">
              <w:r w:rsidR="00686055" w:rsidDel="000A3BD5">
                <w:delText xml:space="preserve"> absolute differences</w:delText>
              </w:r>
              <w:r w:rsidR="00686055">
                <w:delText xml:space="preserve">. </w:delText>
              </w:r>
            </w:del>
          </w:ins>
        </w:moveFrom>
      </w:moveTo>
    </w:p>
    <w:p w14:paraId="11242920" w14:textId="34C5E761" w:rsidR="0007048F" w:rsidRPr="0007048F" w:rsidRDefault="0027752C">
      <w:pPr>
        <w:ind w:firstLine="720"/>
        <w:pPrChange w:id="317" w:author="Augustus Raymond Pendleton" w:date="2025-09-29T12:09:00Z" w16du:dateUtc="2025-09-29T16:09:00Z">
          <w:pPr/>
        </w:pPrChange>
      </w:pPr>
      <w:ins w:id="318" w:author="Marian Louise Schmidt" w:date="2025-10-07T10:18:00Z" w16du:dateUtc="2025-10-07T14:18:00Z">
        <w:r>
          <w:t xml:space="preserve">Consequently, </w:t>
        </w:r>
      </w:ins>
      <w:ins w:id="319" w:author="Marian Louise Schmidt" w:date="2025-10-21T14:53:00Z" w16du:dateUtc="2025-10-21T18:53:00Z">
        <w:r w:rsidR="00BE52A2">
          <w:t>interpreting the behavior of</w:t>
        </w:r>
      </w:ins>
      <w:ins w:id="320" w:author="Augustus Raymond Pendleton" w:date="2025-09-29T12:09:00Z" w16du:dateUtc="2025-09-29T16:09:00Z">
        <w:del w:id="321" w:author="Marian Louise Schmidt" w:date="2025-10-07T10:18:00Z" w16du:dateUtc="2025-10-07T14:18:00Z">
          <w:r w:rsidR="000F0D90" w:rsidDel="0027752C">
            <w:delText xml:space="preserve">It is a nontrivial task to consider </w:delText>
          </w:r>
        </w:del>
        <w:del w:id="322" w:author="Marian Louise Schmidt" w:date="2025-10-21T14:53:00Z" w16du:dateUtc="2025-10-21T18:53:00Z">
          <w:r w:rsidR="000F0D90" w:rsidDel="00BE52A2">
            <w:delText>how</w:delText>
          </w:r>
        </w:del>
        <w:r w:rsidR="000F0D90">
          <w:t xml:space="preserve"> </w:t>
        </w:r>
      </w:ins>
      <m:oMath>
        <m:sSup>
          <m:sSupPr>
            <m:ctrlPr>
              <w:ins w:id="323" w:author="Augustus Raymond Pendleton" w:date="2025-09-29T12:09:00Z" w16du:dateUtc="2025-09-29T16:09:00Z">
                <w:rPr>
                  <w:rFonts w:ascii="Cambria Math" w:hAnsi="Cambria Math"/>
                </w:rPr>
              </w:ins>
            </m:ctrlPr>
          </m:sSupPr>
          <m:e>
            <m:r>
              <w:ins w:id="324" w:author="Augustus Raymond Pendleton" w:date="2025-09-29T12:09:00Z" w16du:dateUtc="2025-09-29T16:09:00Z">
                <w:rPr>
                  <w:rFonts w:ascii="Cambria Math" w:hAnsi="Cambria Math"/>
                </w:rPr>
                <m:t>U</m:t>
              </w:ins>
            </m:r>
          </m:e>
          <m:sup>
            <m:r>
              <w:ins w:id="325" w:author="Augustus Raymond Pendleton" w:date="2025-09-29T12:09:00Z" w16du:dateUtc="2025-09-29T16:09:00Z">
                <w:rPr>
                  <w:rFonts w:ascii="Cambria Math" w:hAnsi="Cambria Math"/>
                </w:rPr>
                <m:t>A</m:t>
              </w:ins>
            </m:r>
          </m:sup>
        </m:sSup>
      </m:oMath>
      <w:ins w:id="326" w:author="Augustus Raymond Pendleton" w:date="2025-09-29T12:09:00Z" w16du:dateUtc="2025-09-29T16:09:00Z">
        <w:r w:rsidR="000F0D90" w:rsidRPr="0007048F">
          <w:t xml:space="preserve"> </w:t>
        </w:r>
        <w:del w:id="327" w:author="Marian Louise Schmidt" w:date="2025-10-21T14:54:00Z" w16du:dateUtc="2025-10-21T18:54:00Z">
          <w:r w:rsidR="000F0D90" w:rsidDel="00BE52A2">
            <w:delText xml:space="preserve">behaves </w:delText>
          </w:r>
        </w:del>
        <w:r w:rsidR="000F0D90">
          <w:t xml:space="preserve">in comparison to other </w:t>
        </w:r>
        <w:del w:id="328" w:author="Marian Louise Schmidt" w:date="2025-10-21T14:53:00Z" w16du:dateUtc="2025-10-21T18:53:00Z">
          <w:r w:rsidR="000F0D90" w:rsidDel="00BE52A2">
            <w:delText xml:space="preserve">metrics of </w:delText>
          </w:r>
        </w:del>
        <w:del w:id="329" w:author="Marian Louise Schmidt" w:date="2025-10-21T14:34:00Z" w16du:dateUtc="2025-10-21T18:34:00Z">
          <w:r w:rsidR="000F0D90" w:rsidRPr="0007048F" w:rsidDel="000A3BD5">
            <w:delText xml:space="preserve">using </w:delText>
          </w:r>
        </w:del>
      </w:ins>
      <m:oMath>
        <m:r>
          <w:ins w:id="330" w:author="Augustus Raymond Pendleton" w:date="2025-09-29T12:09:00Z" w16du:dateUtc="2025-09-29T16:09:00Z">
            <w:rPr>
              <w:rFonts w:ascii="Cambria Math" w:hAnsi="Cambria Math"/>
            </w:rPr>
            <m:t>β</m:t>
          </w:ins>
        </m:r>
      </m:oMath>
      <w:ins w:id="331" w:author="Augustus Raymond Pendleton" w:date="2025-09-29T12:09:00Z" w16du:dateUtc="2025-09-29T16:09:00Z">
        <w:r w:rsidR="000F0D90" w:rsidRPr="0007048F">
          <w:t>-diversity</w:t>
        </w:r>
      </w:ins>
      <w:ins w:id="332" w:author="Marian Louise Schmidt" w:date="2025-10-07T10:18:00Z" w16du:dateUtc="2025-10-07T14:18:00Z">
        <w:r>
          <w:t xml:space="preserve"> </w:t>
        </w:r>
      </w:ins>
      <w:ins w:id="333" w:author="Marian Louise Schmidt" w:date="2025-10-21T14:53:00Z" w16du:dateUtc="2025-10-21T18:53:00Z">
        <w:r w:rsidR="00BE52A2">
          <w:t xml:space="preserve">metrics </w:t>
        </w:r>
      </w:ins>
      <w:ins w:id="334" w:author="Marian Louise Schmidt" w:date="2025-10-21T14:54:00Z" w16du:dateUtc="2025-10-21T18:54:00Z">
        <w:r w:rsidR="00BE52A2">
          <w:t>becomes</w:t>
        </w:r>
      </w:ins>
      <w:ins w:id="335" w:author="Marian Louise Schmidt" w:date="2025-10-07T10:18:00Z" w16du:dateUtc="2025-10-07T14:18:00Z">
        <w:r>
          <w:t xml:space="preserve"> nontrivial</w:t>
        </w:r>
      </w:ins>
      <w:ins w:id="336" w:author="Augustus Raymond Pendleton" w:date="2025-09-29T12:09:00Z" w16du:dateUtc="2025-09-29T16:09:00Z">
        <w:r w:rsidR="000F0D90">
          <w:t xml:space="preserve">, especially in complex microbiomes with many samples. </w:t>
        </w:r>
      </w:ins>
      <w:del w:id="337" w:author="Augustus Raymond Pendleton" w:date="2025-09-29T11:37:00Z" w16du:dateUtc="2025-09-29T15:37:00Z">
        <w:r w:rsidR="0007048F" w:rsidRPr="0007048F" w:rsidDel="00FF313F">
          <w:delText>    </w:delText>
        </w:r>
      </w:del>
      <w:r w:rsidR="0007048F" w:rsidRPr="0007048F">
        <w:t xml:space="preserve">To </w:t>
      </w:r>
      <w:ins w:id="338" w:author="Augustus Raymond Pendleton" w:date="2025-09-29T12:10:00Z" w16du:dateUtc="2025-09-29T16:10:00Z">
        <w:del w:id="339" w:author="Marian Louise Schmidt" w:date="2025-10-21T14:55:00Z" w16du:dateUtc="2025-10-21T18:55:00Z">
          <w:r w:rsidR="000F0D90" w:rsidDel="00BE52A2">
            <w:delText>first see</w:delText>
          </w:r>
        </w:del>
      </w:ins>
      <w:ins w:id="340" w:author="Marian Louise Schmidt" w:date="2025-10-21T14:55:00Z" w16du:dateUtc="2025-10-21T18:55:00Z">
        <w:r w:rsidR="00BE52A2">
          <w:t>illustrate</w:t>
        </w:r>
      </w:ins>
      <w:ins w:id="341" w:author="Augustus Raymond Pendleton" w:date="2025-09-29T12:10:00Z" w16du:dateUtc="2025-09-29T16:10:00Z">
        <w:r w:rsidR="000F0D90">
          <w:t xml:space="preserve"> </w:t>
        </w:r>
      </w:ins>
      <w:del w:id="342"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343" w:author="Augustus Raymond Pendleton" w:date="2025-09-29T12:10:00Z" w16du:dateUtc="2025-09-29T16:10:00Z">
        <w:r w:rsidR="000F0D90">
          <w:t>compares to other metrics</w:t>
        </w:r>
      </w:ins>
      <w:del w:id="344" w:author="Augustus Raymond Pendleton" w:date="2025-09-29T12:09:00Z" w16du:dateUtc="2025-09-29T16:09:00Z">
        <w:r w:rsidR="0007048F" w:rsidRPr="0007048F" w:rsidDel="000F0D90">
          <w:delText>behaves</w:delText>
        </w:r>
      </w:del>
      <w:r w:rsidR="0007048F" w:rsidRPr="0007048F">
        <w:t xml:space="preserve">, we </w:t>
      </w:r>
      <w:ins w:id="345" w:author="Marian Louise Schmidt" w:date="2025-10-21T14:55:00Z" w16du:dateUtc="2025-10-21T18:55:00Z">
        <w:r w:rsidR="00BE52A2">
          <w:t xml:space="preserve">first </w:t>
        </w:r>
      </w:ins>
      <w:r w:rsidR="0007048F" w:rsidRPr="0007048F">
        <w:t xml:space="preserve">constructed a </w:t>
      </w:r>
      <w:ins w:id="346" w:author="Augustus Raymond Pendleton" w:date="2025-09-29T12:10:00Z" w16du:dateUtc="2025-09-29T16:10:00Z">
        <w:r w:rsidR="000F0D90">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334A70D7" w14:textId="3381F985" w:rsidR="0007048F" w:rsidRPr="0007048F" w:rsidRDefault="0007048F">
      <w:pPr>
        <w:ind w:firstLine="720"/>
        <w:pPrChange w:id="347" w:author="Augustus Raymond Pendleton" w:date="2025-09-29T11:37:00Z" w16du:dateUtc="2025-09-29T15:37:00Z">
          <w:pPr/>
        </w:pPrChange>
      </w:pPr>
      <w:del w:id="348"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349"/>
      <w:r w:rsidRPr="0007048F">
        <w:t xml:space="preserve">These comparisons emphasize that </w:t>
      </w:r>
      <w:ins w:id="350" w:author="Marian Louise Schmidt" w:date="2025-10-21T15:04:00Z" w16du:dateUtc="2025-10-21T19:04:00Z">
        <w:r w:rsidR="00FA12B5">
          <w:t xml:space="preserve">once branch lengths differ, </w:t>
        </w:r>
      </w:ins>
      <w:r w:rsidRPr="0007048F">
        <w:t xml:space="preserve">incorporating phylogeny and absolute abundance </w:t>
      </w:r>
      <w:ins w:id="351" w:author="Marian Louise Schmidt" w:date="2025-10-21T14:58:00Z" w16du:dateUtc="2025-10-21T18:58:00Z">
        <w:r w:rsidR="00FA12B5">
          <w:t>alters the structure of the dis</w:t>
        </w:r>
      </w:ins>
      <w:ins w:id="352" w:author="Marian Louise Schmidt" w:date="2025-10-21T14:59:00Z" w16du:dateUtc="2025-10-21T18:59:00Z">
        <w:r w:rsidR="00FA12B5">
          <w:t>tance space</w:t>
        </w:r>
      </w:ins>
      <w:ins w:id="353" w:author="Marian Louise Schmidt" w:date="2025-10-21T15:00:00Z" w16du:dateUtc="2025-10-21T19:00:00Z">
        <w:r w:rsidR="00FA12B5">
          <w:t xml:space="preserve">. The direction and magnitude of </w:t>
        </w:r>
      </w:ins>
      <w:ins w:id="354" w:author="Marian Louise Schmidt" w:date="2025-10-21T15:07:00Z" w16du:dateUtc="2025-10-21T19:07:00Z">
        <w:r w:rsidR="00142C07">
          <w:t xml:space="preserve">that </w:t>
        </w:r>
      </w:ins>
      <w:ins w:id="355" w:author="Marian Louise Schmidt" w:date="2025-10-21T15:00:00Z" w16du:dateUtc="2025-10-21T19:00:00Z">
        <w:r w:rsidR="00FA12B5">
          <w:t>change</w:t>
        </w:r>
      </w:ins>
      <w:ins w:id="356" w:author="Marian Louise Schmidt" w:date="2025-10-21T15:01:00Z" w16du:dateUtc="2025-10-21T19:01:00Z">
        <w:r w:rsidR="00FA12B5">
          <w:t xml:space="preserve"> </w:t>
        </w:r>
      </w:ins>
      <w:ins w:id="357" w:author="Marian Louise Schmidt" w:date="2025-10-21T14:59:00Z" w16du:dateUtc="2025-10-21T18:59:00Z">
        <w:r w:rsidR="00FA12B5">
          <w:t xml:space="preserve">depend on </w:t>
        </w:r>
      </w:ins>
      <w:ins w:id="358" w:author="Marian Louise Schmidt" w:date="2025-10-21T15:00:00Z" w16du:dateUtc="2025-10-21T19:00:00Z">
        <w:r w:rsidR="00FA12B5">
          <w:t>which branch</w:t>
        </w:r>
      </w:ins>
      <w:ins w:id="359" w:author="Marian Louise Schmidt" w:date="2025-10-21T15:06:00Z" w16du:dateUtc="2025-10-21T19:06:00Z">
        <w:r w:rsidR="00142C07">
          <w:t>es</w:t>
        </w:r>
      </w:ins>
      <w:ins w:id="360" w:author="Marian Louise Schmidt" w:date="2025-10-21T15:04:00Z" w16du:dateUtc="2025-10-21T19:04:00Z">
        <w:r w:rsidR="00FA12B5">
          <w:t xml:space="preserve"> </w:t>
        </w:r>
      </w:ins>
      <w:ins w:id="361" w:author="Marian Louise Schmidt" w:date="2025-10-21T15:00:00Z" w16du:dateUtc="2025-10-21T19:00:00Z">
        <w:r w:rsidR="00FA12B5">
          <w:t>carr</w:t>
        </w:r>
      </w:ins>
      <w:ins w:id="362" w:author="Marian Louise Schmidt" w:date="2025-10-21T15:06:00Z" w16du:dateUtc="2025-10-21T19:06:00Z">
        <w:r w:rsidR="00142C07">
          <w:t>y</w:t>
        </w:r>
      </w:ins>
      <w:ins w:id="363" w:author="Marian Louise Schmidt" w:date="2025-10-21T15:00:00Z" w16du:dateUtc="2025-10-21T19:00:00Z">
        <w:r w:rsidR="00FA12B5">
          <w:t xml:space="preserve"> the </w:t>
        </w:r>
      </w:ins>
      <w:ins w:id="364" w:author="Marian Louise Schmidt" w:date="2025-10-21T15:07:00Z" w16du:dateUtc="2025-10-21T19:07:00Z">
        <w:r w:rsidR="00142C07">
          <w:t>abundance shifts</w:t>
        </w:r>
      </w:ins>
      <w:ins w:id="365" w:author="Marian Louise Schmidt" w:date="2025-10-21T14:59:00Z" w16du:dateUtc="2025-10-21T18:59:00Z">
        <w:r w:rsidR="00FA12B5">
          <w:t xml:space="preserve">. </w:t>
        </w:r>
      </w:ins>
      <w:commentRangeEnd w:id="349"/>
      <w:ins w:id="366" w:author="Marian Louise Schmidt" w:date="2025-10-21T15:07:00Z" w16du:dateUtc="2025-10-21T19:07:00Z">
        <w:r w:rsidR="00142C07">
          <w:rPr>
            <w:rStyle w:val="CommentReference"/>
          </w:rPr>
          <w:commentReference w:id="349"/>
        </w:r>
      </w:ins>
      <w:del w:id="367"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368" w:author="Augustus Raymond Pendleton" w:date="2025-09-29T09:20:00Z" w16du:dateUtc="2025-09-29T13:20:00Z"/>
        </w:rPr>
        <w:pPrChange w:id="369" w:author="Augustus Raymond Pendleton" w:date="2025-09-29T11:36:00Z" w16du:dateUtc="2025-09-29T15:36:00Z">
          <w:pPr/>
        </w:pPrChange>
      </w:pPr>
      <w:del w:id="370"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w:t>
      </w:r>
      <w:r w:rsidRPr="0007048F">
        <w:lastRenderedPageBreak/>
        <w:t xml:space="preserve">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371" w:author="Marian Louise Schmidt" w:date="2025-10-21T16:16:00Z" w16du:dateUtc="2025-10-21T20:16:00Z">
        <w:r w:rsidRPr="0007048F" w:rsidDel="00883574">
          <w:delText>terms</w:delText>
        </w:r>
      </w:del>
      <w:ins w:id="372" w:author="Marian Louise Schmidt" w:date="2025-10-21T16:16:00Z" w16du:dateUtc="2025-10-21T20:16:00Z">
        <w:r w:rsidR="00883574">
          <w:t>abundance</w:t>
        </w:r>
      </w:ins>
      <w:r w:rsidRPr="0007048F">
        <w:t>,</w:t>
      </w:r>
      <w:ins w:id="373" w:author="Marian Louise Schmidt" w:date="2025-10-21T16:16:00Z" w16du:dateUtc="2025-10-21T20:16:00Z">
        <w:r w:rsidR="00883574">
          <w:t xml:space="preserve"> even though their</w:t>
        </w:r>
      </w:ins>
      <w:del w:id="374" w:author="Marian Louise Schmidt" w:date="2025-10-21T16:16:00Z" w16du:dateUtc="2025-10-21T20:16:00Z">
        <w:r w:rsidRPr="0007048F" w:rsidDel="00883574">
          <w:delText xml:space="preserve"> despite</w:delText>
        </w:r>
      </w:del>
      <w:r w:rsidRPr="0007048F">
        <w:t xml:space="preserve"> proportion</w:t>
      </w:r>
      <w:ins w:id="375" w:author="Marian Louise Schmidt" w:date="2025-10-21T16:16:00Z" w16du:dateUtc="2025-10-21T20:16:00Z">
        <w:r w:rsidR="00883574">
          <w:t>s</w:t>
        </w:r>
      </w:ins>
      <w:del w:id="376" w:author="Marian Louise Schmidt" w:date="2025-10-21T16:16:00Z" w16du:dateUtc="2025-10-21T20:16:00Z">
        <w:r w:rsidRPr="0007048F" w:rsidDel="00883574">
          <w:delText>al</w:delText>
        </w:r>
      </w:del>
      <w:r w:rsidRPr="0007048F">
        <w:t xml:space="preserve"> differ</w:t>
      </w:r>
      <w:del w:id="377"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378" w:author="Marian Louise Schmidt" w:date="2025-10-21T16:17:00Z" w16du:dateUtc="2025-10-21T20:17:00Z">
        <w:r w:rsidRPr="0007048F" w:rsidDel="00883574">
          <w:delText xml:space="preserve">increase </w:delText>
        </w:r>
      </w:del>
      <w:ins w:id="379" w:author="Marian Louise Schmidt" w:date="2025-10-21T16:17:00Z" w16du:dateUtc="2025-10-21T20:17:00Z">
        <w:r w:rsidR="00883574">
          <w:t>exceed</w:t>
        </w:r>
      </w:ins>
      <w:del w:id="380"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381" w:author="Marian Louise Schmidt" w:date="2025-10-21T16:18:00Z" w16du:dateUtc="2025-10-21T20:18:00Z">
        <w:r w:rsidRPr="0007048F" w:rsidDel="00883574">
          <w:delText xml:space="preserve">occur </w:delText>
        </w:r>
      </w:del>
      <w:ins w:id="382" w:author="Marian Louise Schmidt" w:date="2025-10-21T16:18:00Z" w16du:dateUtc="2025-10-21T20:18:00Z">
        <w:r w:rsidR="00883574">
          <w:t>fall</w:t>
        </w:r>
        <w:r w:rsidR="00883574" w:rsidRPr="0007048F">
          <w:t xml:space="preserve"> </w:t>
        </w:r>
      </w:ins>
      <w:r w:rsidRPr="0007048F">
        <w:t xml:space="preserve">on long branches, </w:t>
      </w:r>
      <w:ins w:id="383" w:author="Marian Louise Schmidt" w:date="2025-10-21T16:19:00Z" w16du:dateUtc="2025-10-21T20:19:00Z">
        <w:r w:rsidR="00883574">
          <w:t xml:space="preserve">magnifying evolutionary distance </w:t>
        </w:r>
      </w:ins>
      <w:ins w:id="384" w:author="Marian Louise Schmidt" w:date="2025-10-21T16:20:00Z" w16du:dateUtc="2025-10-21T20:20:00Z">
        <w:r w:rsidR="00883574">
          <w:t>and</w:t>
        </w:r>
      </w:ins>
      <w:ins w:id="385"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386" w:author="Augustus Raymond Pendleton" w:date="2025-09-29T09:20:00Z" w16du:dateUtc="2025-09-29T13:20:00Z"/>
        </w:rPr>
        <w:pPrChange w:id="387" w:author="Augustus Raymond Pendleton" w:date="2025-09-29T11:36:00Z" w16du:dateUtc="2025-09-29T15:36:00Z">
          <w:pPr/>
        </w:pPrChange>
      </w:pPr>
    </w:p>
    <w:p w14:paraId="36028C7A" w14:textId="77777777" w:rsidR="00AE18EA" w:rsidRDefault="00AE18EA">
      <w:pPr>
        <w:ind w:firstLine="720"/>
        <w:pPrChange w:id="388"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389"/>
      <w:r>
        <w:rPr>
          <w:noProof/>
        </w:rPr>
        <w:drawing>
          <wp:anchor distT="0" distB="0" distL="114300" distR="114300" simplePos="0" relativeHeight="251658240" behindDoc="0" locked="0" layoutInCell="1" allowOverlap="1" wp14:anchorId="746AB1CC" wp14:editId="3DC6B87C">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389"/>
      <w:r w:rsidR="0027752C">
        <w:rPr>
          <w:rStyle w:val="CommentReference"/>
        </w:rPr>
        <w:commentReference w:id="389"/>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390" w:author="Marian Louise Schmidt" w:date="2025-10-21T16:21:00Z" w16du:dateUtc="2025-10-21T20:21:00Z">
        <w:r w:rsidRPr="00AE18EA" w:rsidDel="00883574">
          <w:rPr>
            <w:sz w:val="20"/>
            <w:szCs w:val="20"/>
          </w:rPr>
          <w:delText>Exampl</w:delText>
        </w:r>
      </w:del>
      <w:ins w:id="391" w:author="Augustus Raymond Pendleton" w:date="2025-09-25T14:15:00Z" w16du:dateUtc="2025-09-25T18:15:00Z">
        <w:del w:id="392" w:author="Marian Louise Schmidt" w:date="2025-10-21T16:21:00Z" w16du:dateUtc="2025-10-21T20:21:00Z">
          <w:r w:rsidR="003E5D44" w:rsidDel="00883574">
            <w:rPr>
              <w:sz w:val="20"/>
              <w:szCs w:val="20"/>
            </w:rPr>
            <w:delText>es of</w:delText>
          </w:r>
        </w:del>
      </w:ins>
      <w:del w:id="393" w:author="Augustus Raymond Pendleton" w:date="2025-09-25T14:14:00Z" w16du:dateUtc="2025-09-25T18:14:00Z">
        <w:r w:rsidRPr="00AE18EA" w:rsidDel="003E5D44">
          <w:rPr>
            <w:sz w:val="20"/>
            <w:szCs w:val="20"/>
          </w:rPr>
          <w:delText>e comparisons</w:delText>
        </w:r>
      </w:del>
      <w:del w:id="394" w:author="Marian Louise Schmidt" w:date="2025-10-21T16:21:00Z" w16du:dateUtc="2025-10-21T20:21:00Z">
        <w:r w:rsidRPr="00AE18EA" w:rsidDel="00883574">
          <w:rPr>
            <w:sz w:val="20"/>
            <w:szCs w:val="20"/>
          </w:rPr>
          <w:delText xml:space="preserve"> i</w:delText>
        </w:r>
      </w:del>
      <w:ins w:id="395" w:author="Marian Louise Schmidt" w:date="2025-10-21T16:21:00Z" w16du:dateUtc="2025-10-21T20:21:00Z">
        <w:r w:rsidR="00883574">
          <w:rPr>
            <w:sz w:val="20"/>
            <w:szCs w:val="20"/>
          </w:rPr>
          <w:t>I</w:t>
        </w:r>
      </w:ins>
      <w:r w:rsidRPr="00AE18EA">
        <w:rPr>
          <w:sz w:val="20"/>
          <w:szCs w:val="20"/>
        </w:rPr>
        <w:t>llustrati</w:t>
      </w:r>
      <w:ins w:id="396" w:author="Augustus Raymond Pendleton" w:date="2025-09-25T14:15:00Z" w16du:dateUtc="2025-09-25T18:15:00Z">
        <w:r w:rsidR="003E5D44">
          <w:rPr>
            <w:sz w:val="20"/>
            <w:szCs w:val="20"/>
          </w:rPr>
          <w:t xml:space="preserve">ve </w:t>
        </w:r>
      </w:ins>
      <w:ins w:id="397" w:author="Marian Louise Schmidt" w:date="2025-10-21T16:21:00Z" w16du:dateUtc="2025-10-21T20:21:00Z">
        <w:r w:rsidR="00883574">
          <w:rPr>
            <w:sz w:val="20"/>
            <w:szCs w:val="20"/>
          </w:rPr>
          <w:t>sample pairs</w:t>
        </w:r>
      </w:ins>
      <w:ins w:id="398" w:author="Marian Louise Schmidt" w:date="2025-10-21T16:22:00Z" w16du:dateUtc="2025-10-21T20:22:00Z">
        <w:r w:rsidR="00883574">
          <w:rPr>
            <w:sz w:val="20"/>
            <w:szCs w:val="20"/>
          </w:rPr>
          <w:t xml:space="preserve"> demonstrate </w:t>
        </w:r>
      </w:ins>
      <w:ins w:id="399" w:author="Augustus Raymond Pendleton" w:date="2025-09-25T14:15:00Z" w16du:dateUtc="2025-09-25T18:15:00Z">
        <w:del w:id="400" w:author="Marian Louise Schmidt" w:date="2025-10-21T16:22:00Z" w16du:dateUtc="2025-10-21T20:22:00Z">
          <w:r w:rsidR="003E5D44" w:rsidDel="00883574">
            <w:rPr>
              <w:sz w:val="20"/>
              <w:szCs w:val="20"/>
            </w:rPr>
            <w:delText>comparisons</w:delText>
          </w:r>
        </w:del>
      </w:ins>
      <w:del w:id="401" w:author="Augustus Raymond Pendleton" w:date="2025-09-25T14:15:00Z" w16du:dateUtc="2025-09-25T18:15:00Z">
        <w:r w:rsidRPr="00AE18EA" w:rsidDel="003E5D44">
          <w:rPr>
            <w:sz w:val="20"/>
            <w:szCs w:val="20"/>
          </w:rPr>
          <w:delText>ng</w:delText>
        </w:r>
      </w:del>
      <w:del w:id="402" w:author="Augustus Raymond Pendleton" w:date="2025-09-25T14:13:00Z" w16du:dateUtc="2025-09-25T18:13:00Z">
        <w:r w:rsidRPr="00AE18EA" w:rsidDel="003E5D44">
          <w:rPr>
            <w:sz w:val="20"/>
            <w:szCs w:val="20"/>
          </w:rPr>
          <w:delText xml:space="preserve"> specific</w:delText>
        </w:r>
      </w:del>
      <w:del w:id="403" w:author="Marian Louise Schmidt" w:date="2025-10-21T16:22:00Z" w16du:dateUtc="2025-10-21T20:22:00Z">
        <w:r w:rsidRPr="00AE18EA" w:rsidDel="00883574">
          <w:rPr>
            <w:sz w:val="20"/>
            <w:szCs w:val="20"/>
          </w:rPr>
          <w:delText xml:space="preserve"> </w:delText>
        </w:r>
      </w:del>
      <w:del w:id="404" w:author="Augustus Raymond Pendleton" w:date="2025-09-25T14:15:00Z" w16du:dateUtc="2025-09-25T18:15:00Z">
        <w:r w:rsidRPr="00AE18EA" w:rsidDel="003E5D44">
          <w:rPr>
            <w:sz w:val="20"/>
            <w:szCs w:val="20"/>
          </w:rPr>
          <w:delText xml:space="preserve">scenarios </w:delText>
        </w:r>
      </w:del>
      <w:ins w:id="405" w:author="Augustus Raymond Pendleton" w:date="2025-09-25T14:16:00Z" w16du:dateUtc="2025-09-25T18:16:00Z">
        <w:del w:id="406"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407" w:author="Marian Louise Schmidt" w:date="2025-10-21T16:22:00Z" w16du:dateUtc="2025-10-21T20:22:00Z">
          <w:r w:rsidR="003E5D44" w:rsidDel="00883574">
            <w:rPr>
              <w:sz w:val="20"/>
              <w:szCs w:val="20"/>
            </w:rPr>
            <w:delText>similarity</w:delText>
          </w:r>
        </w:del>
      </w:ins>
      <w:ins w:id="408" w:author="Marian Louise Schmidt" w:date="2025-10-21T16:22:00Z" w16du:dateUtc="2025-10-21T20:22:00Z">
        <w:r w:rsidR="00883574">
          <w:rPr>
            <w:sz w:val="20"/>
            <w:szCs w:val="20"/>
          </w:rPr>
          <w:t xml:space="preserve">structure interact to increase or decrease </w:t>
        </w:r>
      </w:ins>
      <w:ins w:id="409" w:author="Augustus Raymond Pendleton" w:date="2025-09-25T14:16:00Z" w16du:dateUtc="2025-09-25T18:16:00Z">
        <w:del w:id="410"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411" w:author="Marian Louise Schmidt" w:date="2025-10-21T16:22:00Z" w16du:dateUtc="2025-10-21T20:22:00Z">
        <w:r w:rsidR="00883574">
          <w:rPr>
            <w:sz w:val="20"/>
            <w:szCs w:val="20"/>
          </w:rPr>
          <w:t xml:space="preserve">across </w:t>
        </w:r>
      </w:ins>
      <w:ins w:id="412" w:author="Augustus Raymond Pendleton" w:date="2025-09-25T14:16:00Z" w16du:dateUtc="2025-09-25T18:16:00Z">
        <w:r w:rsidR="003E5D44">
          <w:rPr>
            <w:sz w:val="20"/>
            <w:szCs w:val="20"/>
          </w:rPr>
          <w:t>metrics</w:t>
        </w:r>
      </w:ins>
      <w:del w:id="413" w:author="Augustus Raymond Pendleton" w:date="2025-09-25T14:16:00Z" w16du:dateUtc="2025-09-25T18:16:00Z">
        <w:r w:rsidRPr="00AE18EA" w:rsidDel="003E5D44">
          <w:rPr>
            <w:sz w:val="20"/>
            <w:szCs w:val="20"/>
          </w:rPr>
          <w:delText xml:space="preserve">where </w:delText>
        </w:r>
      </w:del>
      <m:oMath>
        <m:sSup>
          <m:sSupPr>
            <m:ctrlPr>
              <w:del w:id="414" w:author="Augustus Raymond Pendleton" w:date="2025-09-25T14:16:00Z" w16du:dateUtc="2025-09-25T18:16:00Z">
                <w:rPr>
                  <w:rFonts w:ascii="Cambria Math" w:hAnsi="Cambria Math"/>
                  <w:sz w:val="20"/>
                  <w:szCs w:val="20"/>
                </w:rPr>
              </w:del>
            </m:ctrlPr>
          </m:sSupPr>
          <m:e>
            <m:r>
              <w:del w:id="415" w:author="Augustus Raymond Pendleton" w:date="2025-09-25T14:16:00Z" w16du:dateUtc="2025-09-25T18:16:00Z">
                <w:rPr>
                  <w:rFonts w:ascii="Cambria Math" w:hAnsi="Cambria Math"/>
                  <w:sz w:val="20"/>
                  <w:szCs w:val="20"/>
                </w:rPr>
                <m:t>U</m:t>
              </w:del>
            </m:r>
          </m:e>
          <m:sup>
            <m:r>
              <w:del w:id="416" w:author="Augustus Raymond Pendleton" w:date="2025-09-25T14:16:00Z" w16du:dateUtc="2025-09-25T18:16:00Z">
                <w:rPr>
                  <w:rFonts w:ascii="Cambria Math" w:hAnsi="Cambria Math"/>
                  <w:sz w:val="20"/>
                  <w:szCs w:val="20"/>
                </w:rPr>
                <m:t>A</m:t>
              </w:del>
            </m:r>
          </m:sup>
        </m:sSup>
      </m:oMath>
      <w:del w:id="417"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418" w:author="Augustus Raymond Pendleton" w:date="2025-09-28T21:28:00Z" w16du:dateUtc="2025-09-29T01:28:00Z"/>
        </w:rPr>
        <w:pPrChange w:id="419" w:author="Augustus Raymond Pendleton" w:date="2025-09-29T11:36:00Z" w16du:dateUtc="2025-09-29T15:36:00Z">
          <w:pPr/>
        </w:pPrChange>
      </w:pPr>
      <w:del w:id="420"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421"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422" w:author="Marian Louise Schmidt" w:date="2025-10-21T16:24:00Z" w16du:dateUtc="2025-10-21T20:24:00Z">
        <w:r w:rsidR="00883574">
          <w:t xml:space="preserve">is </w:t>
        </w:r>
      </w:ins>
      <w:ins w:id="423"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424" w:author="Marian Louise Schmidt" w:date="2025-10-21T16:24:00Z" w16du:dateUtc="2025-10-21T20:24:00Z">
        <w:r w:rsidRPr="0007048F" w:rsidDel="00883574">
          <w:delText xml:space="preserve">yield </w:delText>
        </w:r>
      </w:del>
      <w:ins w:id="425" w:author="Marian Louise Schmidt" w:date="2025-10-21T16:24:00Z" w16du:dateUtc="2025-10-21T20:24:00Z">
        <w:r w:rsidR="00883574">
          <w:t>exceed</w:t>
        </w:r>
      </w:ins>
      <w:del w:id="426"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427" w:author="Augustus Raymond Pendleton" w:date="2025-09-26T09:28:00Z" w16du:dateUtc="2025-09-26T13:28:00Z">
        <w:del w:id="428" w:author="Marian Louise Schmidt" w:date="2025-10-21T16:25:00Z" w16du:dateUtc="2025-10-21T20:25:00Z">
          <w:r w:rsidR="00CC3C53" w:rsidDel="00883574">
            <w:delText xml:space="preserve">can </w:delText>
          </w:r>
        </w:del>
        <w:r w:rsidR="00CC3C53">
          <w:t>integrate</w:t>
        </w:r>
      </w:ins>
      <w:ins w:id="429" w:author="Marian Louise Schmidt" w:date="2025-10-21T16:25:00Z" w16du:dateUtc="2025-10-21T20:25:00Z">
        <w:r w:rsidR="00883574">
          <w:t>s</w:t>
        </w:r>
      </w:ins>
      <w:ins w:id="430" w:author="Augustus Raymond Pendleton" w:date="2025-09-26T09:28:00Z" w16du:dateUtc="2025-09-26T13:28:00Z">
        <w:del w:id="431" w:author="Marian Louise Schmidt" w:date="2025-10-21T16:25:00Z" w16du:dateUtc="2025-10-21T20:25:00Z">
          <w:r w:rsidR="00CC3C53" w:rsidDel="00883574">
            <w:delText xml:space="preserve"> changes along </w:delText>
          </w:r>
        </w:del>
      </w:ins>
      <w:ins w:id="432" w:author="Marian Louise Schmidt" w:date="2025-10-21T16:25:00Z" w16du:dateUtc="2025-10-21T20:25:00Z">
        <w:r w:rsidR="00883574">
          <w:t xml:space="preserve"> </w:t>
        </w:r>
      </w:ins>
      <w:ins w:id="433" w:author="Marian Louise Schmidt" w:date="2025-10-21T16:30:00Z" w16du:dateUtc="2025-10-21T20:30:00Z">
        <w:r w:rsidR="00A00D0F">
          <w:t xml:space="preserve">variation along </w:t>
        </w:r>
      </w:ins>
      <w:ins w:id="434" w:author="Augustus Raymond Pendleton" w:date="2025-09-26T09:28:00Z" w16du:dateUtc="2025-09-26T13:28:00Z">
        <w:del w:id="435" w:author="Marian Louise Schmidt" w:date="2025-10-21T16:28:00Z" w16du:dateUtc="2025-10-21T20:28:00Z">
          <w:r w:rsidR="00CC3C53" w:rsidDel="00A00D0F">
            <w:delText>multiple</w:delText>
          </w:r>
        </w:del>
      </w:ins>
      <w:ins w:id="436" w:author="Marian Louise Schmidt" w:date="2025-10-21T16:28:00Z" w16du:dateUtc="2025-10-21T20:28:00Z">
        <w:r w:rsidR="00A00D0F">
          <w:t>three</w:t>
        </w:r>
      </w:ins>
      <w:ins w:id="437" w:author="Marian Louise Schmidt" w:date="2025-10-21T16:25:00Z" w16du:dateUtc="2025-10-21T20:25:00Z">
        <w:r w:rsidR="00883574">
          <w:t xml:space="preserve"> </w:t>
        </w:r>
      </w:ins>
      <w:ins w:id="438" w:author="Marian Louise Schmidt" w:date="2025-10-21T16:29:00Z" w16du:dateUtc="2025-10-21T20:29:00Z">
        <w:r w:rsidR="00A00D0F">
          <w:t xml:space="preserve">ecologically relevant </w:t>
        </w:r>
      </w:ins>
      <w:ins w:id="439" w:author="Augustus Raymond Pendleton" w:date="2025-09-26T09:28:00Z" w16du:dateUtc="2025-09-26T13:28:00Z">
        <w:del w:id="440" w:author="Marian Louise Schmidt" w:date="2025-10-21T16:25:00Z" w16du:dateUtc="2025-10-21T20:25:00Z">
          <w:r w:rsidR="00CC3C53" w:rsidDel="00883574">
            <w:delText xml:space="preserve">, ecologically relevant </w:delText>
          </w:r>
        </w:del>
        <w:r w:rsidR="00CC3C53">
          <w:t>axes</w:t>
        </w:r>
      </w:ins>
      <w:ins w:id="441" w:author="Marian Louise Schmidt" w:date="2025-10-21T16:30:00Z" w16du:dateUtc="2025-10-21T20:30:00Z">
        <w:r w:rsidR="00A00D0F">
          <w:t>:</w:t>
        </w:r>
      </w:ins>
      <w:ins w:id="442" w:author="Marian Louise Schmidt" w:date="2025-10-21T16:29:00Z" w16du:dateUtc="2025-10-21T20:29:00Z">
        <w:r w:rsidR="00A00D0F">
          <w:t xml:space="preserve"> </w:t>
        </w:r>
      </w:ins>
      <w:ins w:id="443" w:author="Augustus Raymond Pendleton" w:date="2025-09-26T09:28:00Z" w16du:dateUtc="2025-09-26T13:28:00Z">
        <w:del w:id="444" w:author="Marian Louise Schmidt" w:date="2025-10-07T10:21:00Z" w16du:dateUtc="2025-10-07T14:21:00Z">
          <w:r w:rsidR="00CC3C53" w:rsidDel="0027752C">
            <w:delText xml:space="preserve"> (</w:delText>
          </w:r>
        </w:del>
        <w:del w:id="445" w:author="Marian Louise Schmidt" w:date="2025-10-21T16:29:00Z" w16du:dateUtc="2025-10-21T20:29:00Z">
          <w:r w:rsidR="00CC3C53" w:rsidDel="00A00D0F">
            <w:delText xml:space="preserve">including </w:delText>
          </w:r>
        </w:del>
        <w:del w:id="446" w:author="Marian Louise Schmidt" w:date="2025-10-21T16:25:00Z" w16du:dateUtc="2025-10-21T20:25:00Z">
          <w:r w:rsidR="00CC3C53" w:rsidDel="00883574">
            <w:delText xml:space="preserve">differences in </w:delText>
          </w:r>
        </w:del>
        <w:r w:rsidR="00CC3C53">
          <w:t xml:space="preserve">composition, phylogenetic </w:t>
        </w:r>
        <w:del w:id="447" w:author="Marian Louise Schmidt" w:date="2025-10-21T16:25:00Z" w16du:dateUtc="2025-10-21T20:25:00Z">
          <w:r w:rsidR="00CC3C53" w:rsidDel="00883574">
            <w:delText>similarity</w:delText>
          </w:r>
        </w:del>
      </w:ins>
      <w:ins w:id="448" w:author="Marian Louise Schmidt" w:date="2025-10-21T16:25:00Z" w16du:dateUtc="2025-10-21T20:25:00Z">
        <w:r w:rsidR="00883574">
          <w:t>relatedness</w:t>
        </w:r>
      </w:ins>
      <w:ins w:id="449" w:author="Augustus Raymond Pendleton" w:date="2025-09-26T09:28:00Z" w16du:dateUtc="2025-09-26T13:28:00Z">
        <w:r w:rsidR="00CC3C53">
          <w:t xml:space="preserve">, and </w:t>
        </w:r>
      </w:ins>
      <w:ins w:id="450" w:author="Augustus Raymond Pendleton" w:date="2025-09-26T09:29:00Z" w16du:dateUtc="2025-09-26T13:29:00Z">
        <w:r w:rsidR="00CC3C53">
          <w:t>microbial load</w:t>
        </w:r>
      </w:ins>
      <w:ins w:id="451" w:author="Marian Louise Schmidt" w:date="2025-10-21T16:26:00Z" w16du:dateUtc="2025-10-21T20:26:00Z">
        <w:r w:rsidR="00883574">
          <w:t>, rather than isolating any single dimension</w:t>
        </w:r>
      </w:ins>
      <w:ins w:id="452" w:author="Augustus Raymond Pendleton" w:date="2025-09-26T09:29:00Z" w16du:dateUtc="2025-09-26T13:29:00Z">
        <w:del w:id="453" w:author="Marian Louise Schmidt" w:date="2025-10-07T10:21:00Z" w16du:dateUtc="2025-10-07T14:21:00Z">
          <w:r w:rsidR="00CC3C53" w:rsidDel="0027752C">
            <w:delText>)</w:delText>
          </w:r>
        </w:del>
        <w:r w:rsidR="00CC3C53">
          <w:t>.</w:t>
        </w:r>
      </w:ins>
      <w:ins w:id="454" w:author="Marian Louise Schmidt" w:date="2025-10-21T16:26:00Z" w16du:dateUtc="2025-10-21T20:26:00Z">
        <w:r w:rsidR="00A00D0F">
          <w:t xml:space="preserve"> </w:t>
        </w:r>
      </w:ins>
      <w:ins w:id="455" w:author="Augustus Raymond Pendleton" w:date="2025-09-26T09:29:00Z" w16du:dateUtc="2025-09-26T13:29:00Z">
        <w:del w:id="456" w:author="Marian Louise Schmidt" w:date="2025-10-21T16:26:00Z" w16du:dateUtc="2025-10-21T20:26:00Z">
          <w:r w:rsidR="00CC3C53" w:rsidDel="00A00D0F">
            <w:delText xml:space="preserve"> However, b</w:delText>
          </w:r>
        </w:del>
      </w:ins>
      <w:ins w:id="457" w:author="Marian Louise Schmidt" w:date="2025-10-21T16:26:00Z" w16du:dateUtc="2025-10-21T20:26:00Z">
        <w:r w:rsidR="00A00D0F">
          <w:t>B</w:t>
        </w:r>
      </w:ins>
      <w:ins w:id="458" w:author="Augustus Raymond Pendleton" w:date="2025-09-26T09:29:00Z" w16du:dateUtc="2025-09-26T13:29:00Z">
        <w:r w:rsidR="00CC3C53">
          <w:t xml:space="preserve">ecause </w:t>
        </w:r>
      </w:ins>
      <w:ins w:id="459" w:author="Marian Louise Schmidt" w:date="2025-10-21T16:30:00Z" w16du:dateUtc="2025-10-21T20:30:00Z">
        <w:r w:rsidR="00A00D0F">
          <w:t xml:space="preserve">a </w:t>
        </w:r>
      </w:ins>
      <w:ins w:id="460" w:author="Augustus Raymond Pendleton" w:date="2025-09-26T09:29:00Z" w16du:dateUtc="2025-09-26T13:29:00Z">
        <w:del w:id="461" w:author="Marian Louise Schmidt" w:date="2025-10-21T16:26:00Z" w16du:dateUtc="2025-10-21T20:26:00Z">
          <w:r w:rsidR="00CC3C53" w:rsidDel="00A00D0F">
            <w:delText>a</w:delText>
          </w:r>
        </w:del>
        <w:del w:id="462" w:author="Marian Louise Schmidt" w:date="2025-10-21T16:30:00Z" w16du:dateUtc="2025-10-21T20:30:00Z">
          <w:r w:rsidR="00CC3C53" w:rsidDel="00A00D0F">
            <w:delText xml:space="preserve"> </w:delText>
          </w:r>
        </w:del>
        <w:r w:rsidR="00CC3C53">
          <w:t xml:space="preserve">given </w:t>
        </w:r>
      </w:ins>
      <m:oMath>
        <m:sSup>
          <m:sSupPr>
            <m:ctrlPr>
              <w:ins w:id="463" w:author="Augustus Raymond Pendleton" w:date="2025-09-26T09:33:00Z" w16du:dateUtc="2025-09-26T13:33:00Z">
                <w:rPr>
                  <w:rFonts w:ascii="Cambria Math" w:hAnsi="Cambria Math"/>
                </w:rPr>
              </w:ins>
            </m:ctrlPr>
          </m:sSupPr>
          <m:e>
            <m:r>
              <w:ins w:id="464" w:author="Augustus Raymond Pendleton" w:date="2025-09-26T09:33:00Z" w16du:dateUtc="2025-09-26T13:33:00Z">
                <w:rPr>
                  <w:rFonts w:ascii="Cambria Math" w:hAnsi="Cambria Math"/>
                </w:rPr>
                <m:t>U</m:t>
              </w:ins>
            </m:r>
          </m:e>
          <m:sup>
            <m:r>
              <w:ins w:id="465" w:author="Augustus Raymond Pendleton" w:date="2025-09-26T09:33:00Z" w16du:dateUtc="2025-09-26T13:33:00Z">
                <w:rPr>
                  <w:rFonts w:ascii="Cambria Math" w:hAnsi="Cambria Math"/>
                </w:rPr>
                <m:t>A</m:t>
              </w:ins>
            </m:r>
          </m:sup>
        </m:sSup>
      </m:oMath>
      <w:ins w:id="466" w:author="Augustus Raymond Pendleton" w:date="2025-09-26T09:29:00Z" w16du:dateUtc="2025-09-26T13:29:00Z">
        <w:r w:rsidR="00CC3C53">
          <w:t xml:space="preserve"> </w:t>
        </w:r>
        <w:del w:id="467" w:author="Marian Louise Schmidt" w:date="2025-10-21T16:30:00Z" w16du:dateUtc="2025-10-21T20:30:00Z">
          <w:r w:rsidR="00CC3C53" w:rsidDel="00A00D0F">
            <w:delText>distance</w:delText>
          </w:r>
        </w:del>
      </w:ins>
      <w:ins w:id="468" w:author="Augustus Raymond Pendleton" w:date="2025-09-26T09:35:00Z" w16du:dateUtc="2025-09-26T13:35:00Z">
        <w:del w:id="469" w:author="Marian Louise Schmidt" w:date="2025-10-21T16:26:00Z" w16du:dateUtc="2025-10-21T20:26:00Z">
          <w:r w:rsidR="00CC3C53" w:rsidDel="00A00D0F">
            <w:delText xml:space="preserve"> </w:delText>
          </w:r>
        </w:del>
        <w:del w:id="470" w:author="Marian Louise Schmidt" w:date="2025-10-07T10:22:00Z" w16du:dateUtc="2025-10-07T14:22:00Z">
          <w:r w:rsidR="00CC3C53" w:rsidDel="0027752C">
            <w:delText>is the result of</w:delText>
          </w:r>
        </w:del>
        <w:del w:id="471" w:author="Marian Louise Schmidt" w:date="2025-10-21T16:26:00Z" w16du:dateUtc="2025-10-21T20:26:00Z">
          <w:r w:rsidR="00CC3C53" w:rsidDel="00A00D0F">
            <w:delText xml:space="preserve"> multiple drivers of variation between communities,</w:delText>
          </w:r>
        </w:del>
      </w:ins>
      <w:ins w:id="472" w:author="Augustus Raymond Pendleton" w:date="2025-09-26T09:30:00Z" w16du:dateUtc="2025-09-26T13:30:00Z">
        <w:del w:id="473" w:author="Marian Louise Schmidt" w:date="2025-10-21T16:26:00Z" w16du:dateUtc="2025-10-21T20:26:00Z">
          <w:r w:rsidR="00CC3C53" w:rsidDel="00A00D0F">
            <w:delText xml:space="preserve"> its interpretation</w:delText>
          </w:r>
        </w:del>
        <w:del w:id="474" w:author="Marian Louise Schmidt" w:date="2025-10-21T16:30:00Z" w16du:dateUtc="2025-10-21T20:30:00Z">
          <w:r w:rsidR="00CC3C53" w:rsidDel="00A00D0F">
            <w:delText xml:space="preserve"> </w:delText>
          </w:r>
        </w:del>
      </w:ins>
      <w:ins w:id="475" w:author="Marian Louise Schmidt" w:date="2025-10-21T16:30:00Z" w16du:dateUtc="2025-10-21T20:30:00Z">
        <w:r w:rsidR="00A00D0F">
          <w:t xml:space="preserve">value can reflect multiple drivers of community change, interpreting it </w:t>
        </w:r>
      </w:ins>
      <w:ins w:id="476" w:author="Augustus Raymond Pendleton" w:date="2025-09-26T09:31:00Z" w16du:dateUtc="2025-09-26T13:31:00Z">
        <w:del w:id="477" w:author="Marian Louise Schmidt" w:date="2025-10-07T10:22:00Z" w16du:dateUtc="2025-10-07T14:22:00Z">
          <w:r w:rsidR="00CC3C53" w:rsidDel="0027752C">
            <w:delText>likely</w:delText>
          </w:r>
        </w:del>
      </w:ins>
      <w:ins w:id="478" w:author="Augustus Raymond Pendleton" w:date="2025-09-26T09:30:00Z" w16du:dateUtc="2025-09-26T13:30:00Z">
        <w:del w:id="479" w:author="Marian Louise Schmidt" w:date="2025-10-07T10:22:00Z" w16du:dateUtc="2025-10-07T14:22:00Z">
          <w:r w:rsidR="00CC3C53" w:rsidDel="0027752C">
            <w:delText xml:space="preserve"> </w:delText>
          </w:r>
        </w:del>
        <w:r w:rsidR="00CC3C53">
          <w:t>require</w:t>
        </w:r>
      </w:ins>
      <w:ins w:id="480" w:author="Augustus Raymond Pendleton" w:date="2025-09-26T09:31:00Z" w16du:dateUtc="2025-09-26T13:31:00Z">
        <w:r w:rsidR="00CC3C53">
          <w:t>s</w:t>
        </w:r>
      </w:ins>
      <w:ins w:id="481" w:author="Augustus Raymond Pendleton" w:date="2025-09-26T09:30:00Z" w16du:dateUtc="2025-09-26T13:30:00Z">
        <w:r w:rsidR="00CC3C53">
          <w:t xml:space="preserve"> </w:t>
        </w:r>
      </w:ins>
      <w:ins w:id="482" w:author="Augustus Raymond Pendleton" w:date="2025-09-26T09:31:00Z" w16du:dateUtc="2025-09-26T13:31:00Z">
        <w:del w:id="483" w:author="Marian Louise Schmidt" w:date="2025-10-21T16:27:00Z" w16du:dateUtc="2025-10-21T20:27:00Z">
          <w:r w:rsidR="00CC3C53" w:rsidDel="00A00D0F">
            <w:delText>additional</w:delText>
          </w:r>
        </w:del>
      </w:ins>
      <w:ins w:id="484" w:author="Marian Louise Schmidt" w:date="2025-10-21T16:27:00Z" w16du:dateUtc="2025-10-21T20:27:00Z">
        <w:r w:rsidR="00A00D0F">
          <w:t>downstream</w:t>
        </w:r>
      </w:ins>
      <w:ins w:id="485" w:author="Augustus Raymond Pendleton" w:date="2025-09-26T09:31:00Z" w16du:dateUtc="2025-09-26T13:31:00Z">
        <w:del w:id="486" w:author="Marian Louise Schmidt" w:date="2025-10-21T16:27:00Z" w16du:dateUtc="2025-10-21T20:27:00Z">
          <w:r w:rsidR="00CC3C53" w:rsidDel="00A00D0F">
            <w:delText xml:space="preserve"> data</w:delText>
          </w:r>
        </w:del>
        <w:r w:rsidR="00CC3C53">
          <w:t xml:space="preserve"> analyses</w:t>
        </w:r>
      </w:ins>
      <w:ins w:id="487" w:author="Marian Louise Schmidt" w:date="2025-10-07T10:22:00Z" w16du:dateUtc="2025-10-07T14:22:00Z">
        <w:r w:rsidR="0027752C">
          <w:t xml:space="preserve"> to dise</w:t>
        </w:r>
      </w:ins>
      <w:ins w:id="488" w:author="Marian Louise Schmidt" w:date="2025-10-07T10:23:00Z" w16du:dateUtc="2025-10-07T14:23:00Z">
        <w:r w:rsidR="0027752C">
          <w:t xml:space="preserve">ntangle the relative contributions </w:t>
        </w:r>
      </w:ins>
      <w:ins w:id="489" w:author="Marian Louise Schmidt" w:date="2025-10-21T16:31:00Z" w16du:dateUtc="2025-10-21T20:31:00Z">
        <w:r w:rsidR="00A00D0F">
          <w:t xml:space="preserve">abundance, </w:t>
        </w:r>
        <w:r w:rsidR="00A00D0F">
          <w:lastRenderedPageBreak/>
          <w:t>phylogeny, and composition</w:t>
        </w:r>
      </w:ins>
      <w:ins w:id="490" w:author="Marian Louise Schmidt" w:date="2025-10-07T10:23:00Z" w16du:dateUtc="2025-10-07T14:23:00Z">
        <w:r w:rsidR="0027752C">
          <w:t xml:space="preserve">. To </w:t>
        </w:r>
      </w:ins>
      <w:ins w:id="491" w:author="Marian Louise Schmidt" w:date="2025-10-21T16:28:00Z" w16du:dateUtc="2025-10-21T20:28:00Z">
        <w:r w:rsidR="00A00D0F">
          <w:t xml:space="preserve">evaluate how this plays out in real systems, we next </w:t>
        </w:r>
      </w:ins>
      <w:ins w:id="492" w:author="Augustus Raymond Pendleton" w:date="2025-09-26T09:30:00Z" w16du:dateUtc="2025-09-26T13:30:00Z">
        <w:del w:id="493" w:author="Marian Louise Schmidt" w:date="2025-10-21T16:28:00Z" w16du:dateUtc="2025-10-21T20:28:00Z">
          <w:r w:rsidR="00CC3C53" w:rsidDel="00A00D0F">
            <w:delText xml:space="preserve"> </w:delText>
          </w:r>
        </w:del>
      </w:ins>
      <w:ins w:id="494" w:author="Marian Louise Schmidt" w:date="2025-10-07T10:23:00Z" w16du:dateUtc="2025-10-07T14:23:00Z">
        <w:r w:rsidR="0027752C">
          <w:t xml:space="preserve">re-analyzed </w:t>
        </w:r>
      </w:ins>
      <w:ins w:id="495" w:author="Augustus Raymond Pendleton" w:date="2025-09-28T21:28:00Z" w16du:dateUtc="2025-09-29T01:28:00Z">
        <w:r w:rsidR="005A0BFB" w:rsidRPr="003641B9">
          <w:rPr>
            <w:noProof/>
            <w:sz w:val="20"/>
            <w:szCs w:val="20"/>
            <w:rPrChange w:id="496"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FA666E8">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497" w:author="Marian Louise Schmidt" w:date="2025-10-07T10:23:00Z" w16du:dateUtc="2025-10-07T14:23:00Z">
        <w:r w:rsidR="0027752C">
          <w:t xml:space="preserve">four previously published datasets spanning diverse microbial </w:t>
        </w:r>
      </w:ins>
      <w:ins w:id="498" w:author="Marian Louise Schmidt" w:date="2025-10-21T16:28:00Z" w16du:dateUtc="2025-10-21T20:28:00Z">
        <w:r w:rsidR="00A00D0F">
          <w:t>environments</w:t>
        </w:r>
      </w:ins>
      <w:ins w:id="499" w:author="Marian Louise Schmidt" w:date="2025-10-07T10:23:00Z" w16du:dateUtc="2025-10-07T14:23:00Z">
        <w:r w:rsidR="0027752C">
          <w:t xml:space="preserve">. </w:t>
        </w:r>
      </w:ins>
      <w:ins w:id="500" w:author="Augustus Raymond Pendleton" w:date="2025-09-26T09:30:00Z" w16du:dateUtc="2025-09-26T13:30:00Z">
        <w:del w:id="501" w:author="Marian Louise Schmidt" w:date="2025-10-07T10:23:00Z" w16du:dateUtc="2025-10-07T14:23:00Z">
          <w:r w:rsidR="00CC3C53" w:rsidDel="0027752C">
            <w:delText>– are differences being driven primarily by changes in absolute abundance, or composition?</w:delText>
          </w:r>
        </w:del>
      </w:ins>
      <w:ins w:id="502" w:author="Augustus Raymond Pendleton" w:date="2025-09-26T09:31:00Z" w16du:dateUtc="2025-09-26T13:31:00Z">
        <w:del w:id="503" w:author="Marian Louise Schmidt" w:date="2025-10-07T10:23:00Z" w16du:dateUtc="2025-10-07T14:23:00Z">
          <w:r w:rsidR="00CC3C53" w:rsidDel="0027752C">
            <w:delText xml:space="preserve"> </w:delText>
          </w:r>
        </w:del>
      </w:ins>
    </w:p>
    <w:p w14:paraId="1F3E04CB" w14:textId="5D07DADB" w:rsidR="00D73FD0" w:rsidRPr="003641B9" w:rsidRDefault="00D73FD0">
      <w:pPr>
        <w:rPr>
          <w:ins w:id="504" w:author="Augustus Raymond Pendleton" w:date="2025-09-28T21:27:00Z" w16du:dateUtc="2025-09-29T01:27:00Z"/>
          <w:sz w:val="20"/>
          <w:szCs w:val="20"/>
          <w:rPrChange w:id="505" w:author="Augustus Raymond Pendleton" w:date="2025-09-28T21:42:00Z" w16du:dateUtc="2025-09-29T01:42:00Z">
            <w:rPr>
              <w:ins w:id="506" w:author="Augustus Raymond Pendleton" w:date="2025-09-28T21:27:00Z" w16du:dateUtc="2025-09-29T01:27:00Z"/>
            </w:rPr>
          </w:rPrChange>
        </w:rPr>
        <w:pPrChange w:id="507" w:author="Augustus Raymond Pendleton" w:date="2025-09-28T21:28:00Z" w16du:dateUtc="2025-09-29T01:28:00Z">
          <w:pPr>
            <w:ind w:firstLine="720"/>
          </w:pPr>
        </w:pPrChange>
      </w:pPr>
      <w:commentRangeStart w:id="508"/>
      <w:ins w:id="509" w:author="Augustus Raymond Pendleton" w:date="2025-09-28T21:28:00Z" w16du:dateUtc="2025-09-29T01:28:00Z">
        <w:r w:rsidRPr="003641B9">
          <w:rPr>
            <w:i/>
            <w:iCs/>
            <w:sz w:val="20"/>
            <w:szCs w:val="20"/>
            <w:rPrChange w:id="510" w:author="Augustus Raymond Pendleton" w:date="2025-09-28T21:42:00Z" w16du:dateUtc="2025-09-29T01:42:00Z">
              <w:rPr>
                <w:i/>
                <w:iCs/>
              </w:rPr>
            </w:rPrChange>
          </w:rPr>
          <w:t>Figure 2</w:t>
        </w:r>
      </w:ins>
      <w:commentRangeEnd w:id="508"/>
      <w:r w:rsidR="004F2D6D">
        <w:rPr>
          <w:rStyle w:val="CommentReference"/>
        </w:rPr>
        <w:commentReference w:id="508"/>
      </w:r>
      <w:ins w:id="511" w:author="Augustus Raymond Pendleton" w:date="2025-09-28T21:28:00Z" w16du:dateUtc="2025-09-29T01:28:00Z">
        <w:r w:rsidRPr="003641B9">
          <w:rPr>
            <w:i/>
            <w:iCs/>
            <w:sz w:val="20"/>
            <w:szCs w:val="20"/>
            <w:rPrChange w:id="512" w:author="Augustus Raymond Pendleton" w:date="2025-09-28T21:42:00Z" w16du:dateUtc="2025-09-29T01:42:00Z">
              <w:rPr>
                <w:i/>
                <w:iCs/>
              </w:rPr>
            </w:rPrChange>
          </w:rPr>
          <w:t xml:space="preserve">. </w:t>
        </w:r>
      </w:ins>
      <w:ins w:id="513" w:author="Augustus Raymond Pendleton" w:date="2025-09-28T21:34:00Z" w16du:dateUtc="2025-09-29T01:34:00Z">
        <w:del w:id="514" w:author="Marian Louise Schmidt" w:date="2025-10-21T16:56:00Z" w16du:dateUtc="2025-10-21T20:56:00Z">
          <w:r w:rsidR="002D2CA2" w:rsidRPr="003641B9" w:rsidDel="00387BC5">
            <w:rPr>
              <w:i/>
              <w:iCs/>
              <w:sz w:val="20"/>
              <w:szCs w:val="20"/>
              <w:rPrChange w:id="515" w:author="Augustus Raymond Pendleton" w:date="2025-09-28T21:42:00Z" w16du:dateUtc="2025-09-29T01:42:00Z">
                <w:rPr>
                  <w:i/>
                  <w:iCs/>
                </w:rPr>
              </w:rPrChange>
            </w:rPr>
            <w:delText>Differences between</w:delText>
          </w:r>
        </w:del>
      </w:ins>
      <w:ins w:id="516"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517" w:author="Augustus Raymond Pendleton" w:date="2025-09-28T21:34:00Z" w16du:dateUtc="2025-09-29T01:34:00Z">
        <w:r w:rsidR="002D2CA2" w:rsidRPr="003641B9">
          <w:rPr>
            <w:i/>
            <w:iCs/>
            <w:sz w:val="20"/>
            <w:szCs w:val="20"/>
            <w:rPrChange w:id="518" w:author="Augustus Raymond Pendleton" w:date="2025-09-28T21:42:00Z" w16du:dateUtc="2025-09-29T01:42:00Z">
              <w:rPr>
                <w:i/>
                <w:iCs/>
              </w:rPr>
            </w:rPrChange>
          </w:rPr>
          <w:t xml:space="preserve"> </w:t>
        </w:r>
      </w:ins>
      <w:ins w:id="519" w:author="Marian Louise Schmidt" w:date="2025-10-21T16:56:00Z" w16du:dateUtc="2025-10-21T20:56:00Z">
        <w:r w:rsidR="00387BC5">
          <w:rPr>
            <w:i/>
            <w:iCs/>
            <w:sz w:val="20"/>
            <w:szCs w:val="20"/>
          </w:rPr>
          <w:t>(</w:t>
        </w:r>
      </w:ins>
      <w:ins w:id="520" w:author="Augustus Raymond Pendleton" w:date="2025-09-28T21:34:00Z" w16du:dateUtc="2025-09-29T01:34:00Z">
        <w:r w:rsidR="002D2CA2" w:rsidRPr="003641B9">
          <w:rPr>
            <w:i/>
            <w:iCs/>
            <w:sz w:val="20"/>
            <w:szCs w:val="20"/>
            <w:rPrChange w:id="521" w:author="Augustus Raymond Pendleton" w:date="2025-09-28T21:42:00Z" w16du:dateUtc="2025-09-29T01:42:00Z">
              <w:rPr>
                <w:i/>
                <w:iCs/>
              </w:rPr>
            </w:rPrChange>
          </w:rPr>
          <w:t>U</w:t>
        </w:r>
        <w:r w:rsidR="002D2CA2" w:rsidRPr="003641B9">
          <w:rPr>
            <w:i/>
            <w:iCs/>
            <w:sz w:val="20"/>
            <w:szCs w:val="20"/>
            <w:vertAlign w:val="superscript"/>
            <w:rPrChange w:id="522" w:author="Augustus Raymond Pendleton" w:date="2025-09-28T21:42:00Z" w16du:dateUtc="2025-09-29T01:42:00Z">
              <w:rPr>
                <w:i/>
                <w:iCs/>
                <w:vertAlign w:val="superscript"/>
              </w:rPr>
            </w:rPrChange>
          </w:rPr>
          <w:t>A</w:t>
        </w:r>
        <w:del w:id="523" w:author="Marian Louise Schmidt" w:date="2025-10-21T16:56:00Z" w16du:dateUtc="2025-10-21T20:56:00Z">
          <w:r w:rsidR="002D2CA2" w:rsidRPr="003641B9" w:rsidDel="00387BC5">
            <w:rPr>
              <w:i/>
              <w:iCs/>
              <w:sz w:val="20"/>
              <w:szCs w:val="20"/>
              <w:rPrChange w:id="524" w:author="Augustus Raymond Pendleton" w:date="2025-09-28T21:42:00Z" w16du:dateUtc="2025-09-29T01:42:00Z">
                <w:rPr>
                  <w:i/>
                  <w:iCs/>
                </w:rPr>
              </w:rPrChange>
            </w:rPr>
            <w:delText xml:space="preserve"> </w:delText>
          </w:r>
        </w:del>
      </w:ins>
      <w:ins w:id="525" w:author="Marian Louise Schmidt" w:date="2025-10-21T16:56:00Z" w16du:dateUtc="2025-10-21T20:56:00Z">
        <w:r w:rsidR="00387BC5">
          <w:rPr>
            <w:i/>
            <w:iCs/>
            <w:sz w:val="20"/>
            <w:szCs w:val="20"/>
          </w:rPr>
          <w:t xml:space="preserve">) compared with </w:t>
        </w:r>
      </w:ins>
      <w:ins w:id="526" w:author="Augustus Raymond Pendleton" w:date="2025-09-28T21:34:00Z" w16du:dateUtc="2025-09-29T01:34:00Z">
        <w:del w:id="527" w:author="Marian Louise Schmidt" w:date="2025-10-21T16:56:00Z" w16du:dateUtc="2025-10-21T20:56:00Z">
          <w:r w:rsidR="002D2CA2" w:rsidRPr="003641B9" w:rsidDel="00387BC5">
            <w:rPr>
              <w:i/>
              <w:iCs/>
              <w:sz w:val="20"/>
              <w:szCs w:val="20"/>
              <w:rPrChange w:id="528" w:author="Augustus Raymond Pendleton" w:date="2025-09-28T21:42:00Z" w16du:dateUtc="2025-09-29T01:42:00Z">
                <w:rPr>
                  <w:i/>
                  <w:iCs/>
                </w:rPr>
              </w:rPrChange>
            </w:rPr>
            <w:delText xml:space="preserve">and </w:delText>
          </w:r>
        </w:del>
        <w:r w:rsidR="002D2CA2" w:rsidRPr="003641B9">
          <w:rPr>
            <w:i/>
            <w:iCs/>
            <w:sz w:val="20"/>
            <w:szCs w:val="20"/>
            <w:rPrChange w:id="529" w:author="Augustus Raymond Pendleton" w:date="2025-09-28T21:42:00Z" w16du:dateUtc="2025-09-29T01:42:00Z">
              <w:rPr>
                <w:i/>
                <w:iCs/>
              </w:rPr>
            </w:rPrChange>
          </w:rPr>
          <w:t xml:space="preserve">other </w:t>
        </w:r>
      </w:ins>
      <w:ins w:id="530" w:author="Marian Louise Schmidt" w:date="2025-10-21T16:57:00Z" w16du:dateUtc="2025-10-21T20:57:00Z">
        <w:r w:rsidR="00387BC5">
          <w:rPr>
            <w:i/>
            <w:iCs/>
            <w:sz w:val="20"/>
            <w:szCs w:val="20"/>
          </w:rPr>
          <w:sym w:font="Symbol" w:char="F062"/>
        </w:r>
        <w:r w:rsidR="00387BC5">
          <w:rPr>
            <w:i/>
            <w:iCs/>
            <w:sz w:val="20"/>
            <w:szCs w:val="20"/>
          </w:rPr>
          <w:t xml:space="preserve">-diversity </w:t>
        </w:r>
      </w:ins>
      <w:ins w:id="531" w:author="Augustus Raymond Pendleton" w:date="2025-09-28T21:34:00Z" w16du:dateUtc="2025-09-29T01:34:00Z">
        <w:r w:rsidR="002D2CA2" w:rsidRPr="003641B9">
          <w:rPr>
            <w:i/>
            <w:iCs/>
            <w:sz w:val="20"/>
            <w:szCs w:val="20"/>
            <w:rPrChange w:id="532" w:author="Augustus Raymond Pendleton" w:date="2025-09-28T21:42:00Z" w16du:dateUtc="2025-09-29T01:42:00Z">
              <w:rPr>
                <w:i/>
                <w:iCs/>
              </w:rPr>
            </w:rPrChange>
          </w:rPr>
          <w:t xml:space="preserve">metrics across </w:t>
        </w:r>
      </w:ins>
      <w:ins w:id="533" w:author="Marian Louise Schmidt" w:date="2025-10-21T16:57:00Z" w16du:dateUtc="2025-10-21T20:57:00Z">
        <w:r w:rsidR="00387BC5">
          <w:rPr>
            <w:i/>
            <w:iCs/>
            <w:sz w:val="20"/>
            <w:szCs w:val="20"/>
          </w:rPr>
          <w:t xml:space="preserve">four </w:t>
        </w:r>
      </w:ins>
      <w:proofErr w:type="gramStart"/>
      <w:ins w:id="534" w:author="Augustus Raymond Pendleton" w:date="2025-09-28T21:34:00Z" w16du:dateUtc="2025-09-29T01:34:00Z">
        <w:r w:rsidR="002D2CA2" w:rsidRPr="003641B9">
          <w:rPr>
            <w:i/>
            <w:iCs/>
            <w:sz w:val="20"/>
            <w:szCs w:val="20"/>
            <w:rPrChange w:id="535" w:author="Augustus Raymond Pendleton" w:date="2025-09-28T21:42:00Z" w16du:dateUtc="2025-09-29T01:42:00Z">
              <w:rPr>
                <w:i/>
                <w:iCs/>
              </w:rPr>
            </w:rPrChange>
          </w:rPr>
          <w:t>real</w:t>
        </w:r>
        <w:proofErr w:type="gramEnd"/>
        <w:r w:rsidR="002D2CA2" w:rsidRPr="003641B9">
          <w:rPr>
            <w:i/>
            <w:iCs/>
            <w:sz w:val="20"/>
            <w:szCs w:val="20"/>
            <w:rPrChange w:id="536" w:author="Augustus Raymond Pendleton" w:date="2025-09-28T21:42:00Z" w16du:dateUtc="2025-09-29T01:42:00Z">
              <w:rPr>
                <w:i/>
                <w:iCs/>
              </w:rPr>
            </w:rPrChange>
          </w:rPr>
          <w:t xml:space="preserve"> microbial </w:t>
        </w:r>
        <w:del w:id="537" w:author="Marian Louise Schmidt" w:date="2025-10-21T16:57:00Z" w16du:dateUtc="2025-10-21T20:57:00Z">
          <w:r w:rsidR="002D2CA2" w:rsidRPr="003641B9" w:rsidDel="00387BC5">
            <w:rPr>
              <w:i/>
              <w:iCs/>
              <w:sz w:val="20"/>
              <w:szCs w:val="20"/>
              <w:rPrChange w:id="538" w:author="Augustus Raymond Pendleton" w:date="2025-09-28T21:42:00Z" w16du:dateUtc="2025-09-29T01:42:00Z">
                <w:rPr>
                  <w:i/>
                  <w:iCs/>
                </w:rPr>
              </w:rPrChange>
            </w:rPr>
            <w:delText>communities</w:delText>
          </w:r>
        </w:del>
      </w:ins>
      <w:ins w:id="539" w:author="Marian Louise Schmidt" w:date="2025-10-21T16:57:00Z" w16du:dateUtc="2025-10-21T20:57:00Z">
        <w:r w:rsidR="00387BC5">
          <w:rPr>
            <w:i/>
            <w:iCs/>
            <w:sz w:val="20"/>
            <w:szCs w:val="20"/>
          </w:rPr>
          <w:t>datasets</w:t>
        </w:r>
      </w:ins>
      <w:ins w:id="540" w:author="Augustus Raymond Pendleton" w:date="2025-09-28T21:34:00Z" w16du:dateUtc="2025-09-29T01:34:00Z">
        <w:r w:rsidR="002D2CA2" w:rsidRPr="003641B9">
          <w:rPr>
            <w:i/>
            <w:iCs/>
            <w:sz w:val="20"/>
            <w:szCs w:val="20"/>
            <w:rPrChange w:id="541" w:author="Augustus Raymond Pendleton" w:date="2025-09-28T21:42:00Z" w16du:dateUtc="2025-09-29T01:42:00Z">
              <w:rPr>
                <w:i/>
                <w:iCs/>
              </w:rPr>
            </w:rPrChange>
          </w:rPr>
          <w:t xml:space="preserve">. </w:t>
        </w:r>
      </w:ins>
      <w:ins w:id="542" w:author="Marian Louise Schmidt" w:date="2025-10-21T16:57:00Z" w16du:dateUtc="2025-10-21T20:57:00Z">
        <w:r w:rsidR="00387BC5">
          <w:rPr>
            <w:sz w:val="20"/>
            <w:szCs w:val="20"/>
          </w:rPr>
          <w:t xml:space="preserve">Each panel shows pairwise sample distances for </w:t>
        </w:r>
      </w:ins>
      <w:ins w:id="543" w:author="Augustus Raymond Pendleton" w:date="2025-09-28T21:34:00Z" w16du:dateUtc="2025-09-29T01:34:00Z">
        <w:del w:id="544" w:author="Marian Louise Schmidt" w:date="2025-10-21T16:58:00Z" w16du:dateUtc="2025-10-21T20:58:00Z">
          <w:r w:rsidR="002D2CA2" w:rsidRPr="003641B9" w:rsidDel="00387BC5">
            <w:rPr>
              <w:sz w:val="20"/>
              <w:szCs w:val="20"/>
              <w:rPrChange w:id="545" w:author="Augustus Raymond Pendleton" w:date="2025-09-28T21:42:00Z" w16du:dateUtc="2025-09-29T01:42:00Z">
                <w:rPr>
                  <w:i/>
                  <w:iCs/>
                </w:rPr>
              </w:rPrChange>
            </w:rPr>
            <w:delText xml:space="preserve">Four 16S datasets with </w:delText>
          </w:r>
        </w:del>
      </w:ins>
      <w:ins w:id="546" w:author="Augustus Raymond Pendleton" w:date="2025-09-28T21:35:00Z" w16du:dateUtc="2025-09-29T01:35:00Z">
        <w:del w:id="547" w:author="Marian Louise Schmidt" w:date="2025-10-21T16:58:00Z" w16du:dateUtc="2025-10-21T20:58:00Z">
          <w:r w:rsidR="002D2CA2" w:rsidRPr="003641B9" w:rsidDel="00387BC5">
            <w:rPr>
              <w:sz w:val="20"/>
              <w:szCs w:val="20"/>
              <w:rPrChange w:id="548" w:author="Augustus Raymond Pendleton" w:date="2025-09-28T21:42:00Z" w16du:dateUtc="2025-09-29T01:42:00Z">
                <w:rPr>
                  <w:i/>
                  <w:iCs/>
                </w:rPr>
              </w:rPrChange>
            </w:rPr>
            <w:delText xml:space="preserve">absolute abundance quantification were reanalyzed </w:delText>
          </w:r>
        </w:del>
      </w:ins>
      <w:ins w:id="549" w:author="Augustus Raymond Pendleton" w:date="2025-09-29T12:12:00Z" w16du:dateUtc="2025-09-29T16:12:00Z">
        <w:del w:id="550" w:author="Marian Louise Schmidt" w:date="2025-10-21T16:58:00Z" w16du:dateUtc="2025-10-21T20:58:00Z">
          <w:r w:rsidR="00BB7799" w:rsidDel="00387BC5">
            <w:rPr>
              <w:sz w:val="20"/>
              <w:szCs w:val="20"/>
            </w:rPr>
            <w:delText xml:space="preserve">to produce ASVs </w:delText>
          </w:r>
        </w:del>
      </w:ins>
      <w:ins w:id="551" w:author="Augustus Raymond Pendleton" w:date="2025-09-28T21:35:00Z" w16du:dateUtc="2025-09-29T01:35:00Z">
        <w:del w:id="552" w:author="Marian Louise Schmidt" w:date="2025-10-21T16:58:00Z" w16du:dateUtc="2025-10-21T20:58:00Z">
          <w:r w:rsidR="002D2CA2" w:rsidRPr="003641B9" w:rsidDel="00387BC5">
            <w:rPr>
              <w:sz w:val="20"/>
              <w:szCs w:val="20"/>
              <w:rPrChange w:id="553" w:author="Augustus Raymond Pendleton" w:date="2025-09-28T21:42:00Z" w16du:dateUtc="2025-09-29T01:42:00Z">
                <w:rPr>
                  <w:i/>
                  <w:iCs/>
                </w:rPr>
              </w:rPrChange>
            </w:rPr>
            <w:delText>and four dissimilarity metrics were calculated</w:delText>
          </w:r>
        </w:del>
      </w:ins>
      <w:ins w:id="554" w:author="Augustus Raymond Pendleton" w:date="2025-09-28T21:37:00Z" w16du:dateUtc="2025-09-29T01:37:00Z">
        <w:del w:id="555" w:author="Marian Louise Schmidt" w:date="2025-10-21T16:58:00Z" w16du:dateUtc="2025-10-21T20:58:00Z">
          <w:r w:rsidR="002D2CA2" w:rsidRPr="003641B9" w:rsidDel="00387BC5">
            <w:rPr>
              <w:sz w:val="20"/>
              <w:szCs w:val="20"/>
              <w:rPrChange w:id="556" w:author="Augustus Raymond Pendleton" w:date="2025-09-28T21:42:00Z" w16du:dateUtc="2025-09-29T01:42:00Z">
                <w:rPr>
                  <w:i/>
                  <w:iCs/>
                </w:rPr>
              </w:rPrChange>
            </w:rPr>
            <w:delText xml:space="preserve">. </w:delText>
          </w:r>
        </w:del>
      </w:ins>
      <w:ins w:id="557" w:author="Augustus Raymond Pendleton" w:date="2025-09-28T21:38:00Z" w16du:dateUtc="2025-09-29T01:38:00Z">
        <w:r w:rsidR="002D2CA2" w:rsidRPr="003641B9">
          <w:rPr>
            <w:i/>
            <w:iCs/>
            <w:sz w:val="20"/>
            <w:szCs w:val="20"/>
            <w:rPrChange w:id="558" w:author="Augustus Raymond Pendleton" w:date="2025-09-28T21:42:00Z" w16du:dateUtc="2025-09-29T01:42:00Z">
              <w:rPr>
                <w:i/>
                <w:iCs/>
              </w:rPr>
            </w:rPrChange>
          </w:rPr>
          <w:t>U</w:t>
        </w:r>
        <w:r w:rsidR="002D2CA2" w:rsidRPr="003641B9">
          <w:rPr>
            <w:i/>
            <w:iCs/>
            <w:sz w:val="20"/>
            <w:szCs w:val="20"/>
            <w:vertAlign w:val="superscript"/>
            <w:rPrChange w:id="559" w:author="Augustus Raymond Pendleton" w:date="2025-09-28T21:42:00Z" w16du:dateUtc="2025-09-29T01:42:00Z">
              <w:rPr>
                <w:i/>
                <w:iCs/>
                <w:vertAlign w:val="superscript"/>
              </w:rPr>
            </w:rPrChange>
          </w:rPr>
          <w:t>A</w:t>
        </w:r>
        <w:r w:rsidR="002D2CA2" w:rsidRPr="003641B9">
          <w:rPr>
            <w:sz w:val="20"/>
            <w:szCs w:val="20"/>
            <w:rPrChange w:id="560" w:author="Augustus Raymond Pendleton" w:date="2025-09-28T21:42:00Z" w16du:dateUtc="2025-09-29T01:42:00Z">
              <w:rPr>
                <w:i/>
                <w:iCs/>
              </w:rPr>
            </w:rPrChange>
          </w:rPr>
          <w:t xml:space="preserve"> </w:t>
        </w:r>
      </w:ins>
      <w:ins w:id="561" w:author="Marian Louise Schmidt" w:date="2025-10-21T16:58:00Z" w16du:dateUtc="2025-10-21T20:58:00Z">
        <w:r w:rsidR="00387BC5">
          <w:rPr>
            <w:sz w:val="20"/>
            <w:szCs w:val="20"/>
          </w:rPr>
          <w:t xml:space="preserve">(x-axis) against </w:t>
        </w:r>
      </w:ins>
      <w:ins w:id="562" w:author="Augustus Raymond Pendleton" w:date="2025-09-28T21:38:00Z" w16du:dateUtc="2025-09-29T01:38:00Z">
        <w:del w:id="563" w:author="Marian Louise Schmidt" w:date="2025-10-21T16:58:00Z" w16du:dateUtc="2025-10-21T20:58:00Z">
          <w:r w:rsidR="002D2CA2" w:rsidRPr="003641B9" w:rsidDel="00387BC5">
            <w:rPr>
              <w:sz w:val="20"/>
              <w:szCs w:val="20"/>
              <w:rPrChange w:id="564" w:author="Augustus Raymond Pendleton" w:date="2025-09-28T21:42:00Z" w16du:dateUtc="2025-09-29T01:42:00Z">
                <w:rPr>
                  <w:i/>
                  <w:iCs/>
                </w:rPr>
              </w:rPrChange>
            </w:rPr>
            <w:delText xml:space="preserve">is always on the x-axis, while </w:delText>
          </w:r>
        </w:del>
        <w:r w:rsidR="002D2CA2" w:rsidRPr="003641B9">
          <w:rPr>
            <w:sz w:val="20"/>
            <w:szCs w:val="20"/>
            <w:rPrChange w:id="565" w:author="Augustus Raymond Pendleton" w:date="2025-09-28T21:42:00Z" w16du:dateUtc="2025-09-29T01:42:00Z">
              <w:rPr>
                <w:i/>
                <w:iCs/>
              </w:rPr>
            </w:rPrChange>
          </w:rPr>
          <w:t xml:space="preserve">another metric </w:t>
        </w:r>
        <w:del w:id="566" w:author="Marian Louise Schmidt" w:date="2025-10-21T16:58:00Z" w16du:dateUtc="2025-10-21T20:58:00Z">
          <w:r w:rsidR="002D2CA2" w:rsidRPr="003641B9" w:rsidDel="00387BC5">
            <w:rPr>
              <w:sz w:val="20"/>
              <w:szCs w:val="20"/>
              <w:rPrChange w:id="567" w:author="Augustus Raymond Pendleton" w:date="2025-09-28T21:42:00Z" w16du:dateUtc="2025-09-29T01:42:00Z">
                <w:rPr>
                  <w:i/>
                  <w:iCs/>
                </w:rPr>
              </w:rPrChange>
            </w:rPr>
            <w:delText xml:space="preserve">is on the </w:delText>
          </w:r>
        </w:del>
      </w:ins>
      <w:ins w:id="568" w:author="Marian Louise Schmidt" w:date="2025-10-21T16:58:00Z" w16du:dateUtc="2025-10-21T20:58:00Z">
        <w:r w:rsidR="00387BC5">
          <w:rPr>
            <w:sz w:val="20"/>
            <w:szCs w:val="20"/>
          </w:rPr>
          <w:t>(</w:t>
        </w:r>
      </w:ins>
      <w:ins w:id="569" w:author="Augustus Raymond Pendleton" w:date="2025-09-28T21:38:00Z" w16du:dateUtc="2025-09-29T01:38:00Z">
        <w:r w:rsidR="002D2CA2" w:rsidRPr="003641B9">
          <w:rPr>
            <w:sz w:val="20"/>
            <w:szCs w:val="20"/>
            <w:rPrChange w:id="570" w:author="Augustus Raymond Pendleton" w:date="2025-09-28T21:42:00Z" w16du:dateUtc="2025-09-29T01:42:00Z">
              <w:rPr>
                <w:i/>
                <w:iCs/>
              </w:rPr>
            </w:rPrChange>
          </w:rPr>
          <w:t>y</w:t>
        </w:r>
      </w:ins>
      <w:ins w:id="571" w:author="Augustus Raymond Pendleton" w:date="2025-09-28T21:42:00Z" w16du:dateUtc="2025-09-29T01:42:00Z">
        <w:r w:rsidR="003641B9" w:rsidRPr="003641B9">
          <w:rPr>
            <w:sz w:val="20"/>
            <w:szCs w:val="20"/>
            <w:rPrChange w:id="572" w:author="Augustus Raymond Pendleton" w:date="2025-09-28T21:42:00Z" w16du:dateUtc="2025-09-29T01:42:00Z">
              <w:rPr/>
            </w:rPrChange>
          </w:rPr>
          <w:t>-axis</w:t>
        </w:r>
      </w:ins>
      <w:ins w:id="573" w:author="Marian Louise Schmidt" w:date="2025-10-21T16:58:00Z" w16du:dateUtc="2025-10-21T20:58:00Z">
        <w:r w:rsidR="00387BC5">
          <w:rPr>
            <w:sz w:val="20"/>
            <w:szCs w:val="20"/>
          </w:rPr>
          <w:t>)</w:t>
        </w:r>
      </w:ins>
      <w:ins w:id="574" w:author="Augustus Raymond Pendleton" w:date="2025-09-28T21:38:00Z" w16du:dateUtc="2025-09-29T01:38:00Z">
        <w:r w:rsidR="002D2CA2" w:rsidRPr="003641B9">
          <w:rPr>
            <w:sz w:val="20"/>
            <w:szCs w:val="20"/>
            <w:rPrChange w:id="575" w:author="Augustus Raymond Pendleton" w:date="2025-09-28T21:42:00Z" w16du:dateUtc="2025-09-29T01:42:00Z">
              <w:rPr>
                <w:i/>
                <w:iCs/>
              </w:rPr>
            </w:rPrChange>
          </w:rPr>
          <w:t xml:space="preserve">: </w:t>
        </w:r>
      </w:ins>
      <w:ins w:id="576" w:author="Marian Louise Schmidt" w:date="2025-10-21T16:58:00Z" w16du:dateUtc="2025-10-21T20:58:00Z">
        <w:r w:rsidR="00387BC5">
          <w:rPr>
            <w:sz w:val="20"/>
            <w:szCs w:val="20"/>
          </w:rPr>
          <w:t>Bray-Curtis using re</w:t>
        </w:r>
      </w:ins>
      <w:ins w:id="577" w:author="Marian Louise Schmidt" w:date="2025-10-21T16:59:00Z" w16du:dateUtc="2025-10-21T20:59:00Z">
        <w:r w:rsidR="00387BC5">
          <w:rPr>
            <w:sz w:val="20"/>
            <w:szCs w:val="20"/>
          </w:rPr>
          <w:t>lative abundance (</w:t>
        </w:r>
      </w:ins>
      <w:ins w:id="578" w:author="Augustus Raymond Pendleton" w:date="2025-09-28T21:38:00Z" w16du:dateUtc="2025-09-29T01:38:00Z">
        <w:r w:rsidR="002D2CA2" w:rsidRPr="003641B9">
          <w:rPr>
            <w:i/>
            <w:iCs/>
            <w:sz w:val="20"/>
            <w:szCs w:val="20"/>
            <w:rPrChange w:id="579" w:author="Augustus Raymond Pendleton" w:date="2025-09-28T21:42:00Z" w16du:dateUtc="2025-09-29T01:42:00Z">
              <w:rPr>
                <w:i/>
                <w:iCs/>
              </w:rPr>
            </w:rPrChange>
          </w:rPr>
          <w:t>BC</w:t>
        </w:r>
        <w:r w:rsidR="002D2CA2" w:rsidRPr="003641B9">
          <w:rPr>
            <w:i/>
            <w:iCs/>
            <w:sz w:val="20"/>
            <w:szCs w:val="20"/>
            <w:vertAlign w:val="superscript"/>
            <w:rPrChange w:id="580" w:author="Augustus Raymond Pendleton" w:date="2025-09-28T21:42:00Z" w16du:dateUtc="2025-09-29T01:42:00Z">
              <w:rPr>
                <w:i/>
                <w:iCs/>
                <w:vertAlign w:val="superscript"/>
              </w:rPr>
            </w:rPrChange>
          </w:rPr>
          <w:t>R</w:t>
        </w:r>
        <w:del w:id="581" w:author="Marian Louise Schmidt" w:date="2025-10-21T16:59:00Z" w16du:dateUtc="2025-10-21T20:59:00Z">
          <w:r w:rsidR="002D2CA2" w:rsidRPr="003641B9" w:rsidDel="00387BC5">
            <w:rPr>
              <w:sz w:val="20"/>
              <w:szCs w:val="20"/>
              <w:rPrChange w:id="582" w:author="Augustus Raymond Pendleton" w:date="2025-09-28T21:42:00Z" w16du:dateUtc="2025-09-29T01:42:00Z">
                <w:rPr>
                  <w:i/>
                  <w:iCs/>
                </w:rPr>
              </w:rPrChange>
            </w:rPr>
            <w:delText xml:space="preserve"> </w:delText>
          </w:r>
        </w:del>
      </w:ins>
      <w:ins w:id="583" w:author="Marian Louise Schmidt" w:date="2025-10-21T16:59:00Z" w16du:dateUtc="2025-10-21T20:59:00Z">
        <w:r w:rsidR="00387BC5">
          <w:rPr>
            <w:sz w:val="20"/>
            <w:szCs w:val="20"/>
          </w:rPr>
          <w:t xml:space="preserve">, </w:t>
        </w:r>
      </w:ins>
      <w:ins w:id="584" w:author="Augustus Raymond Pendleton" w:date="2025-09-28T21:38:00Z" w16du:dateUtc="2025-09-29T01:38:00Z">
        <w:del w:id="585" w:author="Marian Louise Schmidt" w:date="2025-10-21T16:59:00Z" w16du:dateUtc="2025-10-21T20:59:00Z">
          <w:r w:rsidR="002D2CA2" w:rsidRPr="003641B9" w:rsidDel="00387BC5">
            <w:rPr>
              <w:sz w:val="20"/>
              <w:szCs w:val="20"/>
              <w:rPrChange w:id="586" w:author="Augustus Raymond Pendleton" w:date="2025-09-28T21:42:00Z" w16du:dateUtc="2025-09-29T01:42:00Z">
                <w:rPr>
                  <w:i/>
                  <w:iCs/>
                </w:rPr>
              </w:rPrChange>
            </w:rPr>
            <w:delText xml:space="preserve">on the </w:delText>
          </w:r>
        </w:del>
        <w:r w:rsidR="002D2CA2" w:rsidRPr="003641B9">
          <w:rPr>
            <w:sz w:val="20"/>
            <w:szCs w:val="20"/>
            <w:rPrChange w:id="587" w:author="Augustus Raymond Pendleton" w:date="2025-09-28T21:42:00Z" w16du:dateUtc="2025-09-29T01:42:00Z">
              <w:rPr>
                <w:i/>
                <w:iCs/>
              </w:rPr>
            </w:rPrChange>
          </w:rPr>
          <w:t>first column</w:t>
        </w:r>
      </w:ins>
      <w:ins w:id="588" w:author="Marian Louise Schmidt" w:date="2025-10-21T16:59:00Z" w16du:dateUtc="2025-10-21T20:59:00Z">
        <w:r w:rsidR="00387BC5">
          <w:rPr>
            <w:sz w:val="20"/>
            <w:szCs w:val="20"/>
          </w:rPr>
          <w:t>)</w:t>
        </w:r>
      </w:ins>
      <w:ins w:id="589" w:author="Augustus Raymond Pendleton" w:date="2025-09-28T21:38:00Z" w16du:dateUtc="2025-09-29T01:38:00Z">
        <w:r w:rsidR="002D2CA2" w:rsidRPr="003641B9">
          <w:rPr>
            <w:sz w:val="20"/>
            <w:szCs w:val="20"/>
            <w:rPrChange w:id="590" w:author="Augustus Raymond Pendleton" w:date="2025-09-28T21:42:00Z" w16du:dateUtc="2025-09-29T01:42:00Z">
              <w:rPr>
                <w:i/>
                <w:iCs/>
              </w:rPr>
            </w:rPrChange>
          </w:rPr>
          <w:t>,</w:t>
        </w:r>
      </w:ins>
      <w:ins w:id="591"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592" w:author="Augustus Raymond Pendleton" w:date="2025-09-28T21:38:00Z" w16du:dateUtc="2025-09-29T01:38:00Z">
        <w:del w:id="593" w:author="Marian Louise Schmidt" w:date="2025-10-21T16:59:00Z" w16du:dateUtc="2025-10-21T20:59:00Z">
          <w:r w:rsidR="002D2CA2" w:rsidRPr="003641B9" w:rsidDel="00387BC5">
            <w:rPr>
              <w:sz w:val="20"/>
              <w:szCs w:val="20"/>
              <w:rPrChange w:id="594" w:author="Augustus Raymond Pendleton" w:date="2025-09-28T21:42:00Z" w16du:dateUtc="2025-09-29T01:42:00Z">
                <w:rPr>
                  <w:i/>
                  <w:iCs/>
                </w:rPr>
              </w:rPrChange>
            </w:rPr>
            <w:delText xml:space="preserve"> </w:delText>
          </w:r>
        </w:del>
        <w:r w:rsidR="002D2CA2" w:rsidRPr="003641B9">
          <w:rPr>
            <w:i/>
            <w:iCs/>
            <w:sz w:val="20"/>
            <w:szCs w:val="20"/>
            <w:rPrChange w:id="595" w:author="Augustus Raymond Pendleton" w:date="2025-09-28T21:42:00Z" w16du:dateUtc="2025-09-29T01:42:00Z">
              <w:rPr>
                <w:i/>
                <w:iCs/>
              </w:rPr>
            </w:rPrChange>
          </w:rPr>
          <w:t>U</w:t>
        </w:r>
      </w:ins>
      <w:ins w:id="596" w:author="Augustus Raymond Pendleton" w:date="2025-09-28T21:39:00Z" w16du:dateUtc="2025-09-29T01:39:00Z">
        <w:r w:rsidR="002D2CA2" w:rsidRPr="003641B9">
          <w:rPr>
            <w:i/>
            <w:iCs/>
            <w:sz w:val="20"/>
            <w:szCs w:val="20"/>
            <w:vertAlign w:val="superscript"/>
            <w:rPrChange w:id="597" w:author="Augustus Raymond Pendleton" w:date="2025-09-28T21:42:00Z" w16du:dateUtc="2025-09-29T01:42:00Z">
              <w:rPr>
                <w:i/>
                <w:iCs/>
                <w:vertAlign w:val="superscript"/>
              </w:rPr>
            </w:rPrChange>
          </w:rPr>
          <w:t>R</w:t>
        </w:r>
        <w:del w:id="598" w:author="Marian Louise Schmidt" w:date="2025-10-21T16:59:00Z" w16du:dateUtc="2025-10-21T20:59:00Z">
          <w:r w:rsidR="002D2CA2" w:rsidRPr="003641B9" w:rsidDel="00387BC5">
            <w:rPr>
              <w:sz w:val="20"/>
              <w:szCs w:val="20"/>
              <w:rPrChange w:id="599" w:author="Augustus Raymond Pendleton" w:date="2025-09-28T21:42:00Z" w16du:dateUtc="2025-09-29T01:42:00Z">
                <w:rPr>
                  <w:i/>
                  <w:iCs/>
                </w:rPr>
              </w:rPrChange>
            </w:rPr>
            <w:delText xml:space="preserve"> </w:delText>
          </w:r>
        </w:del>
      </w:ins>
      <w:ins w:id="600" w:author="Marian Louise Schmidt" w:date="2025-10-21T16:59:00Z" w16du:dateUtc="2025-10-21T20:59:00Z">
        <w:r w:rsidR="00387BC5">
          <w:rPr>
            <w:sz w:val="20"/>
            <w:szCs w:val="20"/>
          </w:rPr>
          <w:t xml:space="preserve">, </w:t>
        </w:r>
      </w:ins>
      <w:ins w:id="601" w:author="Augustus Raymond Pendleton" w:date="2025-09-28T21:39:00Z" w16du:dateUtc="2025-09-29T01:39:00Z">
        <w:del w:id="602" w:author="Marian Louise Schmidt" w:date="2025-10-21T16:59:00Z" w16du:dateUtc="2025-10-21T20:59:00Z">
          <w:r w:rsidR="002D2CA2" w:rsidRPr="003641B9" w:rsidDel="00387BC5">
            <w:rPr>
              <w:sz w:val="20"/>
              <w:szCs w:val="20"/>
              <w:rPrChange w:id="603" w:author="Augustus Raymond Pendleton" w:date="2025-09-28T21:42:00Z" w16du:dateUtc="2025-09-29T01:42:00Z">
                <w:rPr>
                  <w:i/>
                  <w:iCs/>
                </w:rPr>
              </w:rPrChange>
            </w:rPr>
            <w:delText xml:space="preserve">in the </w:delText>
          </w:r>
        </w:del>
        <w:r w:rsidR="002D2CA2" w:rsidRPr="003641B9">
          <w:rPr>
            <w:sz w:val="20"/>
            <w:szCs w:val="20"/>
            <w:rPrChange w:id="604" w:author="Augustus Raymond Pendleton" w:date="2025-09-28T21:42:00Z" w16du:dateUtc="2025-09-29T01:42:00Z">
              <w:rPr>
                <w:i/>
                <w:iCs/>
              </w:rPr>
            </w:rPrChange>
          </w:rPr>
          <w:t>second</w:t>
        </w:r>
      </w:ins>
      <w:ins w:id="605" w:author="Marian Louise Schmidt" w:date="2025-10-21T16:59:00Z" w16du:dateUtc="2025-10-21T20:59:00Z">
        <w:r w:rsidR="00387BC5">
          <w:rPr>
            <w:sz w:val="20"/>
            <w:szCs w:val="20"/>
          </w:rPr>
          <w:t xml:space="preserve"> column)</w:t>
        </w:r>
      </w:ins>
      <w:ins w:id="606" w:author="Augustus Raymond Pendleton" w:date="2025-09-28T21:39:00Z" w16du:dateUtc="2025-09-29T01:39:00Z">
        <w:r w:rsidR="002D2CA2" w:rsidRPr="003641B9">
          <w:rPr>
            <w:sz w:val="20"/>
            <w:szCs w:val="20"/>
            <w:rPrChange w:id="607" w:author="Augustus Raymond Pendleton" w:date="2025-09-28T21:42:00Z" w16du:dateUtc="2025-09-29T01:42:00Z">
              <w:rPr>
                <w:i/>
                <w:iCs/>
              </w:rPr>
            </w:rPrChange>
          </w:rPr>
          <w:t>, and</w:t>
        </w:r>
      </w:ins>
      <w:ins w:id="608"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609" w:author="Augustus Raymond Pendleton" w:date="2025-09-28T21:39:00Z" w16du:dateUtc="2025-09-29T01:39:00Z">
        <w:del w:id="610" w:author="Marian Louise Schmidt" w:date="2025-10-21T16:59:00Z" w16du:dateUtc="2025-10-21T20:59:00Z">
          <w:r w:rsidR="002D2CA2" w:rsidRPr="003641B9" w:rsidDel="00387BC5">
            <w:rPr>
              <w:sz w:val="20"/>
              <w:szCs w:val="20"/>
              <w:rPrChange w:id="611" w:author="Augustus Raymond Pendleton" w:date="2025-09-28T21:42:00Z" w16du:dateUtc="2025-09-29T01:42:00Z">
                <w:rPr>
                  <w:i/>
                  <w:iCs/>
                </w:rPr>
              </w:rPrChange>
            </w:rPr>
            <w:delText xml:space="preserve"> </w:delText>
          </w:r>
        </w:del>
        <w:r w:rsidR="002D2CA2" w:rsidRPr="003641B9">
          <w:rPr>
            <w:i/>
            <w:iCs/>
            <w:sz w:val="20"/>
            <w:szCs w:val="20"/>
            <w:rPrChange w:id="612" w:author="Augustus Raymond Pendleton" w:date="2025-09-28T21:42:00Z" w16du:dateUtc="2025-09-29T01:42:00Z">
              <w:rPr>
                <w:i/>
                <w:iCs/>
              </w:rPr>
            </w:rPrChange>
          </w:rPr>
          <w:t>BC</w:t>
        </w:r>
        <w:r w:rsidR="002D2CA2" w:rsidRPr="003641B9">
          <w:rPr>
            <w:i/>
            <w:iCs/>
            <w:sz w:val="20"/>
            <w:szCs w:val="20"/>
            <w:vertAlign w:val="superscript"/>
            <w:rPrChange w:id="613" w:author="Augustus Raymond Pendleton" w:date="2025-09-28T21:42:00Z" w16du:dateUtc="2025-09-29T01:42:00Z">
              <w:rPr>
                <w:i/>
                <w:iCs/>
                <w:vertAlign w:val="superscript"/>
              </w:rPr>
            </w:rPrChange>
          </w:rPr>
          <w:t>A</w:t>
        </w:r>
        <w:del w:id="614" w:author="Marian Louise Schmidt" w:date="2025-10-21T16:59:00Z" w16du:dateUtc="2025-10-21T20:59:00Z">
          <w:r w:rsidR="002D2CA2" w:rsidRPr="003641B9" w:rsidDel="00387BC5">
            <w:rPr>
              <w:sz w:val="20"/>
              <w:szCs w:val="20"/>
              <w:rPrChange w:id="615" w:author="Augustus Raymond Pendleton" w:date="2025-09-28T21:42:00Z" w16du:dateUtc="2025-09-29T01:42:00Z">
                <w:rPr>
                  <w:i/>
                  <w:iCs/>
                </w:rPr>
              </w:rPrChange>
            </w:rPr>
            <w:delText xml:space="preserve"> </w:delText>
          </w:r>
        </w:del>
      </w:ins>
      <w:ins w:id="616" w:author="Marian Louise Schmidt" w:date="2025-10-21T16:59:00Z" w16du:dateUtc="2025-10-21T20:59:00Z">
        <w:r w:rsidR="00387BC5">
          <w:rPr>
            <w:sz w:val="20"/>
            <w:szCs w:val="20"/>
          </w:rPr>
          <w:t>,</w:t>
        </w:r>
      </w:ins>
      <w:ins w:id="617" w:author="Augustus Raymond Pendleton" w:date="2025-09-28T21:39:00Z" w16du:dateUtc="2025-09-29T01:39:00Z">
        <w:del w:id="618" w:author="Marian Louise Schmidt" w:date="2025-10-21T16:59:00Z" w16du:dateUtc="2025-10-21T20:59:00Z">
          <w:r w:rsidR="002D2CA2" w:rsidRPr="003641B9" w:rsidDel="00387BC5">
            <w:rPr>
              <w:sz w:val="20"/>
              <w:szCs w:val="20"/>
              <w:rPrChange w:id="619" w:author="Augustus Raymond Pendleton" w:date="2025-09-28T21:42:00Z" w16du:dateUtc="2025-09-29T01:42:00Z">
                <w:rPr>
                  <w:i/>
                  <w:iCs/>
                </w:rPr>
              </w:rPrChange>
            </w:rPr>
            <w:delText>i</w:delText>
          </w:r>
        </w:del>
        <w:del w:id="620" w:author="Marian Louise Schmidt" w:date="2025-10-21T17:00:00Z" w16du:dateUtc="2025-10-21T21:00:00Z">
          <w:r w:rsidR="002D2CA2" w:rsidRPr="003641B9" w:rsidDel="00387BC5">
            <w:rPr>
              <w:sz w:val="20"/>
              <w:szCs w:val="20"/>
              <w:rPrChange w:id="621" w:author="Augustus Raymond Pendleton" w:date="2025-09-28T21:42:00Z" w16du:dateUtc="2025-09-29T01:42:00Z">
                <w:rPr>
                  <w:i/>
                  <w:iCs/>
                </w:rPr>
              </w:rPrChange>
            </w:rPr>
            <w:delText xml:space="preserve">n the </w:delText>
          </w:r>
        </w:del>
      </w:ins>
      <w:ins w:id="622" w:author="Marian Louise Schmidt" w:date="2025-10-21T17:00:00Z" w16du:dateUtc="2025-10-21T21:00:00Z">
        <w:r w:rsidR="00387BC5">
          <w:rPr>
            <w:sz w:val="20"/>
            <w:szCs w:val="20"/>
          </w:rPr>
          <w:t xml:space="preserve"> </w:t>
        </w:r>
      </w:ins>
      <w:ins w:id="623" w:author="Augustus Raymond Pendleton" w:date="2025-09-28T21:39:00Z" w16du:dateUtc="2025-09-29T01:39:00Z">
        <w:r w:rsidR="002D2CA2" w:rsidRPr="003641B9">
          <w:rPr>
            <w:sz w:val="20"/>
            <w:szCs w:val="20"/>
            <w:rPrChange w:id="624" w:author="Augustus Raymond Pendleton" w:date="2025-09-28T21:42:00Z" w16du:dateUtc="2025-09-29T01:42:00Z">
              <w:rPr>
                <w:i/>
                <w:iCs/>
              </w:rPr>
            </w:rPrChange>
          </w:rPr>
          <w:t>third</w:t>
        </w:r>
      </w:ins>
      <w:ins w:id="625" w:author="Marian Louise Schmidt" w:date="2025-10-21T17:00:00Z" w16du:dateUtc="2025-10-21T21:00:00Z">
        <w:r w:rsidR="00387BC5">
          <w:rPr>
            <w:sz w:val="20"/>
            <w:szCs w:val="20"/>
          </w:rPr>
          <w:t xml:space="preserve"> column)</w:t>
        </w:r>
      </w:ins>
      <w:ins w:id="626" w:author="Augustus Raymond Pendleton" w:date="2025-09-28T21:39:00Z" w16du:dateUtc="2025-09-29T01:39:00Z">
        <w:r w:rsidR="002D2CA2" w:rsidRPr="003641B9">
          <w:rPr>
            <w:sz w:val="20"/>
            <w:szCs w:val="20"/>
            <w:rPrChange w:id="627" w:author="Augustus Raymond Pendleton" w:date="2025-09-28T21:42:00Z" w16du:dateUtc="2025-09-29T01:42:00Z">
              <w:rPr>
                <w:i/>
                <w:iCs/>
              </w:rPr>
            </w:rPrChange>
          </w:rPr>
          <w:t>.</w:t>
        </w:r>
      </w:ins>
      <w:ins w:id="628" w:author="Augustus Raymond Pendleton" w:date="2025-09-28T21:35:00Z" w16du:dateUtc="2025-09-29T01:35:00Z">
        <w:r w:rsidR="002D2CA2" w:rsidRPr="003641B9">
          <w:rPr>
            <w:sz w:val="20"/>
            <w:szCs w:val="20"/>
            <w:rPrChange w:id="629" w:author="Augustus Raymond Pendleton" w:date="2025-09-28T21:42:00Z" w16du:dateUtc="2025-09-29T01:42:00Z">
              <w:rPr>
                <w:i/>
                <w:iCs/>
              </w:rPr>
            </w:rPrChange>
          </w:rPr>
          <w:t xml:space="preserve"> </w:t>
        </w:r>
      </w:ins>
      <w:ins w:id="630" w:author="Augustus Raymond Pendleton" w:date="2025-09-28T21:36:00Z" w16du:dateUtc="2025-09-29T01:36:00Z">
        <w:r w:rsidR="002D2CA2" w:rsidRPr="003641B9">
          <w:rPr>
            <w:sz w:val="20"/>
            <w:szCs w:val="20"/>
            <w:rPrChange w:id="631" w:author="Augustus Raymond Pendleton" w:date="2025-09-28T21:42:00Z" w16du:dateUtc="2025-09-29T01:42:00Z">
              <w:rPr>
                <w:i/>
                <w:iCs/>
              </w:rPr>
            </w:rPrChange>
          </w:rPr>
          <w:t>Contours in</w:t>
        </w:r>
      </w:ins>
      <w:ins w:id="632" w:author="Marian Louise Schmidt" w:date="2025-10-21T17:00:00Z" w16du:dateUtc="2025-10-21T21:00:00Z">
        <w:r w:rsidR="00387BC5">
          <w:rPr>
            <w:sz w:val="20"/>
            <w:szCs w:val="20"/>
          </w:rPr>
          <w:t xml:space="preserve">dicate </w:t>
        </w:r>
      </w:ins>
      <w:ins w:id="633" w:author="Augustus Raymond Pendleton" w:date="2025-09-28T21:36:00Z" w16du:dateUtc="2025-09-29T01:36:00Z">
        <w:del w:id="634" w:author="Marian Louise Schmidt" w:date="2025-10-21T17:00:00Z" w16du:dateUtc="2025-10-21T21:00:00Z">
          <w:r w:rsidR="002D2CA2" w:rsidRPr="003641B9" w:rsidDel="00387BC5">
            <w:rPr>
              <w:sz w:val="20"/>
              <w:szCs w:val="20"/>
              <w:rPrChange w:id="635" w:author="Augustus Raymond Pendleton" w:date="2025-09-28T21:42:00Z" w16du:dateUtc="2025-09-29T01:42:00Z">
                <w:rPr>
                  <w:i/>
                  <w:iCs/>
                </w:rPr>
              </w:rPrChange>
            </w:rPr>
            <w:delText xml:space="preserve"> each panel reflect </w:delText>
          </w:r>
        </w:del>
        <w:r w:rsidR="002D2CA2" w:rsidRPr="003641B9">
          <w:rPr>
            <w:sz w:val="20"/>
            <w:szCs w:val="20"/>
            <w:rPrChange w:id="636" w:author="Augustus Raymond Pendleton" w:date="2025-09-28T21:42:00Z" w16du:dateUtc="2025-09-29T01:42:00Z">
              <w:rPr>
                <w:i/>
                <w:iCs/>
              </w:rPr>
            </w:rPrChange>
          </w:rPr>
          <w:t xml:space="preserve">the density of </w:t>
        </w:r>
      </w:ins>
      <w:ins w:id="637" w:author="Marian Louise Schmidt" w:date="2025-10-21T17:00:00Z" w16du:dateUtc="2025-10-21T21:00:00Z">
        <w:r w:rsidR="00387BC5">
          <w:rPr>
            <w:sz w:val="20"/>
            <w:szCs w:val="20"/>
          </w:rPr>
          <w:t>pairwise comparisons (</w:t>
        </w:r>
      </w:ins>
      <w:ins w:id="638" w:author="Augustus Raymond Pendleton" w:date="2025-09-28T21:36:00Z" w16du:dateUtc="2025-09-29T01:36:00Z">
        <w:del w:id="639" w:author="Marian Louise Schmidt" w:date="2025-10-21T17:00:00Z" w16du:dateUtc="2025-10-21T21:00:00Z">
          <w:r w:rsidR="002D2CA2" w:rsidRPr="003641B9" w:rsidDel="00387BC5">
            <w:rPr>
              <w:sz w:val="20"/>
              <w:szCs w:val="20"/>
              <w:rPrChange w:id="640" w:author="Augustus Raymond Pendleton" w:date="2025-09-28T21:42:00Z" w16du:dateUtc="2025-09-29T01:42:00Z">
                <w:rPr>
                  <w:i/>
                  <w:iCs/>
                </w:rPr>
              </w:rPrChange>
            </w:rPr>
            <w:delText xml:space="preserve">points </w:delText>
          </w:r>
        </w:del>
      </w:ins>
      <w:ins w:id="641" w:author="Augustus Raymond Pendleton" w:date="2025-09-28T21:37:00Z" w16du:dateUtc="2025-09-29T01:37:00Z">
        <w:del w:id="642" w:author="Marian Louise Schmidt" w:date="2025-10-21T17:00:00Z" w16du:dateUtc="2025-10-21T21:00:00Z">
          <w:r w:rsidR="002D2CA2" w:rsidRPr="003641B9" w:rsidDel="00387BC5">
            <w:rPr>
              <w:sz w:val="20"/>
              <w:szCs w:val="20"/>
              <w:rPrChange w:id="643" w:author="Augustus Raymond Pendleton" w:date="2025-09-28T21:42:00Z" w16du:dateUtc="2025-09-29T01:42:00Z">
                <w:rPr>
                  <w:i/>
                  <w:iCs/>
                </w:rPr>
              </w:rPrChange>
            </w:rPr>
            <w:delText>within that space</w:delText>
          </w:r>
        </w:del>
      </w:ins>
      <w:ins w:id="644" w:author="Augustus Raymond Pendleton" w:date="2025-09-28T21:41:00Z" w16du:dateUtc="2025-09-29T01:41:00Z">
        <w:del w:id="645" w:author="Marian Louise Schmidt" w:date="2025-10-21T17:00:00Z" w16du:dateUtc="2025-10-21T21:00:00Z">
          <w:r w:rsidR="003641B9" w:rsidRPr="003641B9" w:rsidDel="00387BC5">
            <w:rPr>
              <w:sz w:val="20"/>
              <w:szCs w:val="20"/>
              <w:rPrChange w:id="646" w:author="Augustus Raymond Pendleton" w:date="2025-09-28T21:42:00Z" w16du:dateUtc="2025-09-29T01:42:00Z">
                <w:rPr>
                  <w:i/>
                  <w:iCs/>
                </w:rPr>
              </w:rPrChange>
            </w:rPr>
            <w:delText xml:space="preserve"> (total </w:delText>
          </w:r>
        </w:del>
        <w:r w:rsidR="003641B9" w:rsidRPr="003641B9">
          <w:rPr>
            <w:sz w:val="20"/>
            <w:szCs w:val="20"/>
            <w:rPrChange w:id="647" w:author="Augustus Raymond Pendleton" w:date="2025-09-28T21:42:00Z" w16du:dateUtc="2025-09-29T01:42:00Z">
              <w:rPr>
                <w:i/>
                <w:iCs/>
              </w:rPr>
            </w:rPrChange>
          </w:rPr>
          <w:t xml:space="preserve">n </w:t>
        </w:r>
      </w:ins>
      <w:ins w:id="648" w:author="Marian Louise Schmidt" w:date="2025-10-21T17:01:00Z" w16du:dateUtc="2025-10-21T21:01:00Z">
        <w:r w:rsidR="00387BC5">
          <w:rPr>
            <w:sz w:val="20"/>
            <w:szCs w:val="20"/>
          </w:rPr>
          <w:t xml:space="preserve">shown for </w:t>
        </w:r>
      </w:ins>
      <w:ins w:id="649" w:author="Augustus Raymond Pendleton" w:date="2025-09-28T21:41:00Z" w16du:dateUtc="2025-09-29T01:41:00Z">
        <w:del w:id="650" w:author="Marian Louise Schmidt" w:date="2025-10-21T17:01:00Z" w16du:dateUtc="2025-10-21T21:01:00Z">
          <w:r w:rsidR="003641B9" w:rsidRPr="003641B9" w:rsidDel="00387BC5">
            <w:rPr>
              <w:sz w:val="20"/>
              <w:szCs w:val="20"/>
              <w:rPrChange w:id="651" w:author="Augustus Raymond Pendleton" w:date="2025-09-28T21:42:00Z" w16du:dateUtc="2025-09-29T01:42:00Z">
                <w:rPr>
                  <w:i/>
                  <w:iCs/>
                </w:rPr>
              </w:rPrChange>
            </w:rPr>
            <w:delText xml:space="preserve">given below </w:delText>
          </w:r>
        </w:del>
        <w:r w:rsidR="003641B9" w:rsidRPr="003641B9">
          <w:rPr>
            <w:sz w:val="20"/>
            <w:szCs w:val="20"/>
            <w:rPrChange w:id="652" w:author="Augustus Raymond Pendleton" w:date="2025-09-28T21:42:00Z" w16du:dateUtc="2025-09-29T01:42:00Z">
              <w:rPr>
                <w:i/>
                <w:iCs/>
              </w:rPr>
            </w:rPrChange>
          </w:rPr>
          <w:t>each dataset</w:t>
        </w:r>
      </w:ins>
      <w:ins w:id="653" w:author="Marian Louise Schmidt" w:date="2025-10-21T17:01:00Z" w16du:dateUtc="2025-10-21T21:01:00Z">
        <w:r w:rsidR="00387BC5">
          <w:rPr>
            <w:sz w:val="20"/>
            <w:szCs w:val="20"/>
          </w:rPr>
          <w:t>, left</w:t>
        </w:r>
      </w:ins>
      <w:ins w:id="654" w:author="Augustus Raymond Pendleton" w:date="2025-09-28T21:41:00Z" w16du:dateUtc="2025-09-29T01:41:00Z">
        <w:del w:id="655" w:author="Marian Louise Schmidt" w:date="2025-10-21T17:01:00Z" w16du:dateUtc="2025-10-21T21:01:00Z">
          <w:r w:rsidR="003641B9" w:rsidRPr="003641B9" w:rsidDel="00387BC5">
            <w:rPr>
              <w:sz w:val="20"/>
              <w:szCs w:val="20"/>
              <w:rPrChange w:id="656" w:author="Augustus Raymond Pendleton" w:date="2025-09-28T21:42:00Z" w16du:dateUtc="2025-09-29T01:42:00Z">
                <w:rPr>
                  <w:i/>
                  <w:iCs/>
                </w:rPr>
              </w:rPrChange>
            </w:rPr>
            <w:delText xml:space="preserve"> name</w:delText>
          </w:r>
        </w:del>
        <w:r w:rsidR="003641B9" w:rsidRPr="003641B9">
          <w:rPr>
            <w:sz w:val="20"/>
            <w:szCs w:val="20"/>
            <w:rPrChange w:id="657" w:author="Augustus Raymond Pendleton" w:date="2025-09-28T21:42:00Z" w16du:dateUtc="2025-09-29T01:42:00Z">
              <w:rPr>
                <w:i/>
                <w:iCs/>
              </w:rPr>
            </w:rPrChange>
          </w:rPr>
          <w:t>)</w:t>
        </w:r>
      </w:ins>
      <w:ins w:id="658" w:author="Augustus Raymond Pendleton" w:date="2025-09-28T21:37:00Z" w16du:dateUtc="2025-09-29T01:37:00Z">
        <w:r w:rsidR="002D2CA2" w:rsidRPr="003641B9">
          <w:rPr>
            <w:sz w:val="20"/>
            <w:szCs w:val="20"/>
            <w:rPrChange w:id="659" w:author="Augustus Raymond Pendleton" w:date="2025-09-28T21:42:00Z" w16du:dateUtc="2025-09-29T01:42:00Z">
              <w:rPr>
                <w:i/>
                <w:iCs/>
              </w:rPr>
            </w:rPrChange>
          </w:rPr>
          <w:t xml:space="preserve">, with darker </w:t>
        </w:r>
        <w:del w:id="660" w:author="Marian Louise Schmidt" w:date="2025-10-21T17:01:00Z" w16du:dateUtc="2025-10-21T21:01:00Z">
          <w:r w:rsidR="002D2CA2" w:rsidRPr="003641B9" w:rsidDel="00387BC5">
            <w:rPr>
              <w:sz w:val="20"/>
              <w:szCs w:val="20"/>
              <w:rPrChange w:id="661" w:author="Augustus Raymond Pendleton" w:date="2025-09-28T21:42:00Z" w16du:dateUtc="2025-09-29T01:42:00Z">
                <w:rPr>
                  <w:i/>
                  <w:iCs/>
                </w:rPr>
              </w:rPrChange>
            </w:rPr>
            <w:delText>colors</w:delText>
          </w:r>
        </w:del>
      </w:ins>
      <w:ins w:id="662" w:author="Marian Louise Schmidt" w:date="2025-10-21T17:01:00Z" w16du:dateUtc="2025-10-21T21:01:00Z">
        <w:r w:rsidR="00387BC5">
          <w:rPr>
            <w:sz w:val="20"/>
            <w:szCs w:val="20"/>
          </w:rPr>
          <w:t>shading</w:t>
        </w:r>
      </w:ins>
      <w:ins w:id="663" w:author="Augustus Raymond Pendleton" w:date="2025-09-28T21:37:00Z" w16du:dateUtc="2025-09-29T01:37:00Z">
        <w:r w:rsidR="002D2CA2" w:rsidRPr="003641B9">
          <w:rPr>
            <w:sz w:val="20"/>
            <w:szCs w:val="20"/>
            <w:rPrChange w:id="664" w:author="Augustus Raymond Pendleton" w:date="2025-09-28T21:42:00Z" w16du:dateUtc="2025-09-29T01:42:00Z">
              <w:rPr>
                <w:i/>
                <w:iCs/>
              </w:rPr>
            </w:rPrChange>
          </w:rPr>
          <w:t xml:space="preserve"> corresponding to more observations</w:t>
        </w:r>
        <w:del w:id="665" w:author="Marian Louise Schmidt" w:date="2025-10-21T17:01:00Z" w16du:dateUtc="2025-10-21T21:01:00Z">
          <w:r w:rsidR="002D2CA2" w:rsidRPr="003641B9" w:rsidDel="00387BC5">
            <w:rPr>
              <w:sz w:val="20"/>
              <w:szCs w:val="20"/>
              <w:rPrChange w:id="666" w:author="Augustus Raymond Pendleton" w:date="2025-09-28T21:42:00Z" w16du:dateUtc="2025-09-29T01:42:00Z">
                <w:rPr>
                  <w:i/>
                  <w:iCs/>
                </w:rPr>
              </w:rPrChange>
            </w:rPr>
            <w:delText xml:space="preserve"> within that area</w:delText>
          </w:r>
        </w:del>
        <w:r w:rsidR="002D2CA2" w:rsidRPr="003641B9">
          <w:rPr>
            <w:sz w:val="20"/>
            <w:szCs w:val="20"/>
            <w:rPrChange w:id="667" w:author="Augustus Raymond Pendleton" w:date="2025-09-28T21:42:00Z" w16du:dateUtc="2025-09-29T01:42:00Z">
              <w:rPr>
                <w:i/>
                <w:iCs/>
              </w:rPr>
            </w:rPrChange>
          </w:rPr>
          <w:t>. The</w:t>
        </w:r>
      </w:ins>
      <w:ins w:id="668" w:author="Marian Louise Schmidt" w:date="2025-10-21T17:01:00Z" w16du:dateUtc="2025-10-21T21:01:00Z">
        <w:r w:rsidR="00387BC5">
          <w:rPr>
            <w:sz w:val="20"/>
            <w:szCs w:val="20"/>
          </w:rPr>
          <w:t xml:space="preserve"> da</w:t>
        </w:r>
      </w:ins>
      <w:ins w:id="669" w:author="Marian Louise Schmidt" w:date="2025-10-21T17:02:00Z" w16du:dateUtc="2025-10-21T21:02:00Z">
        <w:r w:rsidR="00387BC5">
          <w:rPr>
            <w:sz w:val="20"/>
            <w:szCs w:val="20"/>
          </w:rPr>
          <w:t xml:space="preserve">shed line marks the </w:t>
        </w:r>
      </w:ins>
      <w:ins w:id="670" w:author="Augustus Raymond Pendleton" w:date="2025-09-28T21:37:00Z" w16du:dateUtc="2025-09-29T01:37:00Z">
        <w:del w:id="671" w:author="Marian Louise Schmidt" w:date="2025-10-21T17:02:00Z" w16du:dateUtc="2025-10-21T21:02:00Z">
          <w:r w:rsidR="002D2CA2" w:rsidRPr="003641B9" w:rsidDel="00387BC5">
            <w:rPr>
              <w:sz w:val="20"/>
              <w:szCs w:val="20"/>
              <w:rPrChange w:id="672" w:author="Augustus Raymond Pendleton" w:date="2025-09-28T21:42:00Z" w16du:dateUtc="2025-09-29T01:42:00Z">
                <w:rPr>
                  <w:i/>
                  <w:iCs/>
                </w:rPr>
              </w:rPrChange>
            </w:rPr>
            <w:delText xml:space="preserve"> </w:delText>
          </w:r>
        </w:del>
        <w:r w:rsidR="002D2CA2" w:rsidRPr="003641B9">
          <w:rPr>
            <w:sz w:val="20"/>
            <w:szCs w:val="20"/>
            <w:rPrChange w:id="673" w:author="Augustus Raymond Pendleton" w:date="2025-09-28T21:42:00Z" w16du:dateUtc="2025-09-29T01:42:00Z">
              <w:rPr>
                <w:i/>
                <w:iCs/>
              </w:rPr>
            </w:rPrChange>
          </w:rPr>
          <w:t xml:space="preserve">1:1 </w:t>
        </w:r>
        <w:del w:id="674" w:author="Marian Louise Schmidt" w:date="2025-10-21T17:02:00Z" w16du:dateUtc="2025-10-21T21:02:00Z">
          <w:r w:rsidR="002D2CA2" w:rsidRPr="003641B9" w:rsidDel="00387BC5">
            <w:rPr>
              <w:sz w:val="20"/>
              <w:szCs w:val="20"/>
              <w:rPrChange w:id="675" w:author="Augustus Raymond Pendleton" w:date="2025-09-28T21:42:00Z" w16du:dateUtc="2025-09-29T01:42:00Z">
                <w:rPr>
                  <w:i/>
                  <w:iCs/>
                </w:rPr>
              </w:rPrChange>
            </w:rPr>
            <w:delText>line</w:delText>
          </w:r>
        </w:del>
      </w:ins>
      <w:ins w:id="676" w:author="Marian Louise Schmidt" w:date="2025-10-21T17:02:00Z" w16du:dateUtc="2025-10-21T21:02:00Z">
        <w:r w:rsidR="00387BC5">
          <w:rPr>
            <w:sz w:val="20"/>
            <w:szCs w:val="20"/>
          </w:rPr>
          <w:t xml:space="preserve">relationship. Points </w:t>
        </w:r>
      </w:ins>
      <w:ins w:id="677" w:author="Augustus Raymond Pendleton" w:date="2025-09-28T21:37:00Z" w16du:dateUtc="2025-09-29T01:37:00Z">
        <w:del w:id="678" w:author="Marian Louise Schmidt" w:date="2025-10-21T17:02:00Z" w16du:dateUtc="2025-10-21T21:02:00Z">
          <w:r w:rsidR="002D2CA2" w:rsidRPr="003641B9" w:rsidDel="00387BC5">
            <w:rPr>
              <w:sz w:val="20"/>
              <w:szCs w:val="20"/>
              <w:rPrChange w:id="679" w:author="Augustus Raymond Pendleton" w:date="2025-09-28T21:42:00Z" w16du:dateUtc="2025-09-29T01:42:00Z">
                <w:rPr>
                  <w:i/>
                  <w:iCs/>
                </w:rPr>
              </w:rPrChange>
            </w:rPr>
            <w:delText xml:space="preserve">, where each </w:delText>
          </w:r>
        </w:del>
      </w:ins>
      <w:ins w:id="680" w:author="Augustus Raymond Pendleton" w:date="2025-09-28T21:39:00Z" w16du:dateUtc="2025-09-29T01:39:00Z">
        <w:del w:id="681" w:author="Marian Louise Schmidt" w:date="2025-10-21T17:02:00Z" w16du:dateUtc="2025-10-21T21:02:00Z">
          <w:r w:rsidR="002D2CA2" w:rsidRPr="003641B9" w:rsidDel="00387BC5">
            <w:rPr>
              <w:sz w:val="20"/>
              <w:szCs w:val="20"/>
              <w:rPrChange w:id="682" w:author="Augustus Raymond Pendleton" w:date="2025-09-28T21:42:00Z" w16du:dateUtc="2025-09-29T01:42:00Z">
                <w:rPr>
                  <w:i/>
                  <w:iCs/>
                </w:rPr>
              </w:rPrChange>
            </w:rPr>
            <w:delText>two metrics were equal, is</w:delText>
          </w:r>
        </w:del>
      </w:ins>
      <w:ins w:id="683" w:author="Augustus Raymond Pendleton" w:date="2025-09-28T21:37:00Z" w16du:dateUtc="2025-09-29T01:37:00Z">
        <w:del w:id="684" w:author="Marian Louise Schmidt" w:date="2025-10-21T17:02:00Z" w16du:dateUtc="2025-10-21T21:02:00Z">
          <w:r w:rsidR="002D2CA2" w:rsidRPr="003641B9" w:rsidDel="00387BC5">
            <w:rPr>
              <w:sz w:val="20"/>
              <w:szCs w:val="20"/>
              <w:rPrChange w:id="685" w:author="Augustus Raymond Pendleton" w:date="2025-09-28T21:42:00Z" w16du:dateUtc="2025-09-29T01:42:00Z">
                <w:rPr>
                  <w:i/>
                  <w:iCs/>
                </w:rPr>
              </w:rPrChange>
            </w:rPr>
            <w:delText xml:space="preserve"> drawn as a dashed line</w:delText>
          </w:r>
        </w:del>
      </w:ins>
      <w:ins w:id="686" w:author="Augustus Raymond Pendleton" w:date="2025-09-28T21:39:00Z" w16du:dateUtc="2025-09-29T01:39:00Z">
        <w:del w:id="687" w:author="Marian Louise Schmidt" w:date="2025-10-21T17:02:00Z" w16du:dateUtc="2025-10-21T21:02:00Z">
          <w:r w:rsidR="002D2CA2" w:rsidRPr="003641B9" w:rsidDel="00387BC5">
            <w:rPr>
              <w:sz w:val="20"/>
              <w:szCs w:val="20"/>
              <w:rPrChange w:id="688" w:author="Augustus Raymond Pendleton" w:date="2025-09-28T21:42:00Z" w16du:dateUtc="2025-09-29T01:42:00Z">
                <w:rPr>
                  <w:i/>
                  <w:iCs/>
                </w:rPr>
              </w:rPrChange>
            </w:rPr>
            <w:delText>.</w:delText>
          </w:r>
        </w:del>
      </w:ins>
      <w:ins w:id="689" w:author="Augustus Raymond Pendleton" w:date="2025-09-28T21:42:00Z" w16du:dateUtc="2025-09-29T01:42:00Z">
        <w:del w:id="690" w:author="Marian Louise Schmidt" w:date="2025-10-21T17:02:00Z" w16du:dateUtc="2025-10-21T21:02:00Z">
          <w:r w:rsidR="003641B9" w:rsidRPr="003641B9" w:rsidDel="00387BC5">
            <w:rPr>
              <w:sz w:val="20"/>
              <w:szCs w:val="20"/>
              <w:rPrChange w:id="691" w:author="Augustus Raymond Pendleton" w:date="2025-09-28T21:42:00Z" w16du:dateUtc="2025-09-29T01:42:00Z">
                <w:rPr/>
              </w:rPrChange>
            </w:rPr>
            <w:delText xml:space="preserve"> </w:delText>
          </w:r>
        </w:del>
      </w:ins>
      <w:ins w:id="692" w:author="Augustus Raymond Pendleton" w:date="2025-09-28T21:39:00Z" w16du:dateUtc="2025-09-29T01:39:00Z">
        <w:del w:id="693" w:author="Marian Louise Schmidt" w:date="2025-10-21T17:02:00Z" w16du:dateUtc="2025-10-21T21:02:00Z">
          <w:r w:rsidR="002D2CA2" w:rsidRPr="003641B9" w:rsidDel="00387BC5">
            <w:rPr>
              <w:sz w:val="20"/>
              <w:szCs w:val="20"/>
              <w:rPrChange w:id="694" w:author="Augustus Raymond Pendleton" w:date="2025-09-28T21:42:00Z" w16du:dateUtc="2025-09-29T01:42:00Z">
                <w:rPr>
                  <w:i/>
                  <w:iCs/>
                </w:rPr>
              </w:rPrChange>
            </w:rPr>
            <w:delText xml:space="preserve">When density falls </w:delText>
          </w:r>
        </w:del>
        <w:r w:rsidR="002D2CA2" w:rsidRPr="003641B9">
          <w:rPr>
            <w:sz w:val="20"/>
            <w:szCs w:val="20"/>
            <w:rPrChange w:id="695" w:author="Augustus Raymond Pendleton" w:date="2025-09-28T21:42:00Z" w16du:dateUtc="2025-09-29T01:42:00Z">
              <w:rPr>
                <w:i/>
                <w:iCs/>
              </w:rPr>
            </w:rPrChange>
          </w:rPr>
          <w:t>above the</w:t>
        </w:r>
        <w:del w:id="696" w:author="Marian Louise Schmidt" w:date="2025-10-21T17:02:00Z" w16du:dateUtc="2025-10-21T21:02:00Z">
          <w:r w:rsidR="002D2CA2" w:rsidRPr="003641B9" w:rsidDel="00387BC5">
            <w:rPr>
              <w:sz w:val="20"/>
              <w:szCs w:val="20"/>
              <w:rPrChange w:id="697" w:author="Augustus Raymond Pendleton" w:date="2025-09-28T21:42:00Z" w16du:dateUtc="2025-09-29T01:42:00Z">
                <w:rPr>
                  <w:i/>
                  <w:iCs/>
                </w:rPr>
              </w:rPrChange>
            </w:rPr>
            <w:delText xml:space="preserve"> 1:1</w:delText>
          </w:r>
        </w:del>
        <w:r w:rsidR="002D2CA2" w:rsidRPr="003641B9">
          <w:rPr>
            <w:sz w:val="20"/>
            <w:szCs w:val="20"/>
            <w:rPrChange w:id="698" w:author="Augustus Raymond Pendleton" w:date="2025-09-28T21:42:00Z" w16du:dateUtc="2025-09-29T01:42:00Z">
              <w:rPr>
                <w:i/>
                <w:iCs/>
              </w:rPr>
            </w:rPrChange>
          </w:rPr>
          <w:t xml:space="preserve"> line</w:t>
        </w:r>
      </w:ins>
      <w:ins w:id="699" w:author="Marian Louise Schmidt" w:date="2025-10-21T17:02:00Z" w16du:dateUtc="2025-10-21T21:02:00Z">
        <w:r w:rsidR="00387BC5">
          <w:rPr>
            <w:sz w:val="20"/>
            <w:szCs w:val="20"/>
          </w:rPr>
          <w:t xml:space="preserve"> indicate cases where</w:t>
        </w:r>
      </w:ins>
      <w:ins w:id="700" w:author="Augustus Raymond Pendleton" w:date="2025-09-28T21:39:00Z" w16du:dateUtc="2025-09-29T01:39:00Z">
        <w:del w:id="701" w:author="Marian Louise Schmidt" w:date="2025-10-21T17:02:00Z" w16du:dateUtc="2025-10-21T21:02:00Z">
          <w:r w:rsidR="002D2CA2" w:rsidRPr="003641B9" w:rsidDel="00387BC5">
            <w:rPr>
              <w:sz w:val="20"/>
              <w:szCs w:val="20"/>
              <w:rPrChange w:id="702" w:author="Augustus Raymond Pendleton" w:date="2025-09-28T21:42:00Z" w16du:dateUtc="2025-09-29T01:42:00Z">
                <w:rPr>
                  <w:i/>
                  <w:iCs/>
                </w:rPr>
              </w:rPrChange>
            </w:rPr>
            <w:delText>,</w:delText>
          </w:r>
        </w:del>
        <w:r w:rsidR="002D2CA2" w:rsidRPr="003641B9">
          <w:rPr>
            <w:sz w:val="20"/>
            <w:szCs w:val="20"/>
            <w:rPrChange w:id="703" w:author="Augustus Raymond Pendleton" w:date="2025-09-28T21:42:00Z" w16du:dateUtc="2025-09-29T01:42:00Z">
              <w:rPr>
                <w:i/>
                <w:iCs/>
              </w:rPr>
            </w:rPrChange>
          </w:rPr>
          <w:t xml:space="preserve"> </w:t>
        </w:r>
        <w:r w:rsidR="002D2CA2" w:rsidRPr="003641B9">
          <w:rPr>
            <w:i/>
            <w:iCs/>
            <w:sz w:val="20"/>
            <w:szCs w:val="20"/>
            <w:rPrChange w:id="704" w:author="Augustus Raymond Pendleton" w:date="2025-09-28T21:42:00Z" w16du:dateUtc="2025-09-29T01:42:00Z">
              <w:rPr>
                <w:i/>
                <w:iCs/>
              </w:rPr>
            </w:rPrChange>
          </w:rPr>
          <w:t>U</w:t>
        </w:r>
      </w:ins>
      <w:ins w:id="705" w:author="Augustus Raymond Pendleton" w:date="2025-09-28T21:40:00Z" w16du:dateUtc="2025-09-29T01:40:00Z">
        <w:r w:rsidR="002D2CA2" w:rsidRPr="003641B9">
          <w:rPr>
            <w:i/>
            <w:iCs/>
            <w:sz w:val="20"/>
            <w:szCs w:val="20"/>
            <w:vertAlign w:val="superscript"/>
            <w:rPrChange w:id="706" w:author="Augustus Raymond Pendleton" w:date="2025-09-28T21:42:00Z" w16du:dateUtc="2025-09-29T01:42:00Z">
              <w:rPr>
                <w:i/>
                <w:iCs/>
                <w:vertAlign w:val="superscript"/>
              </w:rPr>
            </w:rPrChange>
          </w:rPr>
          <w:t>A</w:t>
        </w:r>
        <w:r w:rsidR="002D2CA2" w:rsidRPr="003641B9">
          <w:rPr>
            <w:sz w:val="20"/>
            <w:szCs w:val="20"/>
            <w:rPrChange w:id="707" w:author="Augustus Raymond Pendleton" w:date="2025-09-28T21:42:00Z" w16du:dateUtc="2025-09-29T01:42:00Z">
              <w:rPr>
                <w:i/>
                <w:iCs/>
              </w:rPr>
            </w:rPrChange>
          </w:rPr>
          <w:t xml:space="preserve"> </w:t>
        </w:r>
        <w:del w:id="708" w:author="Marian Louise Schmidt" w:date="2025-10-21T17:02:00Z" w16du:dateUtc="2025-10-21T21:02:00Z">
          <w:r w:rsidR="002D2CA2" w:rsidRPr="003641B9" w:rsidDel="00387BC5">
            <w:rPr>
              <w:sz w:val="20"/>
              <w:szCs w:val="20"/>
              <w:rPrChange w:id="709" w:author="Augustus Raymond Pendleton" w:date="2025-09-28T21:42:00Z" w16du:dateUtc="2025-09-29T01:42:00Z">
                <w:rPr>
                  <w:i/>
                  <w:iCs/>
                </w:rPr>
              </w:rPrChange>
            </w:rPr>
            <w:delText>tended</w:delText>
          </w:r>
        </w:del>
      </w:ins>
      <w:ins w:id="710" w:author="Marian Louise Schmidt" w:date="2025-10-21T17:02:00Z" w16du:dateUtc="2025-10-21T21:02:00Z">
        <w:r w:rsidR="00387BC5">
          <w:rPr>
            <w:sz w:val="20"/>
            <w:szCs w:val="20"/>
          </w:rPr>
          <w:t>is smaller than the comparator metric, while points b</w:t>
        </w:r>
      </w:ins>
      <w:ins w:id="711"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712" w:author="Augustus Raymond Pendleton" w:date="2025-09-28T21:40:00Z" w16du:dateUtc="2025-09-29T01:40:00Z">
        <w:del w:id="713" w:author="Marian Louise Schmidt" w:date="2025-10-21T17:03:00Z" w16du:dateUtc="2025-10-21T21:03:00Z">
          <w:r w:rsidR="002D2CA2" w:rsidRPr="003641B9" w:rsidDel="00387BC5">
            <w:rPr>
              <w:sz w:val="20"/>
              <w:szCs w:val="20"/>
              <w:rPrChange w:id="714" w:author="Augustus Raymond Pendleton" w:date="2025-09-28T21:42:00Z" w16du:dateUtc="2025-09-29T01:42:00Z">
                <w:rPr>
                  <w:i/>
                  <w:iCs/>
                </w:rPr>
              </w:rPrChange>
            </w:rPr>
            <w:delText xml:space="preserve"> to lower dissimilarity than the other metric.</w:delText>
          </w:r>
        </w:del>
      </w:ins>
    </w:p>
    <w:p w14:paraId="5EF0C294" w14:textId="7F911372" w:rsidR="0007048F" w:rsidDel="008729F6" w:rsidRDefault="00CC3C53" w:rsidP="008729F6">
      <w:pPr>
        <w:ind w:firstLine="720"/>
        <w:rPr>
          <w:del w:id="715" w:author="Augustus Raymond Pendleton" w:date="2025-09-26T09:33:00Z" w16du:dateUtc="2025-09-26T13:33:00Z"/>
        </w:rPr>
      </w:pPr>
      <w:ins w:id="716" w:author="Augustus Raymond Pendleton" w:date="2025-09-26T09:31:00Z" w16du:dateUtc="2025-09-26T13:31:00Z">
        <w:r>
          <w:t>To</w:t>
        </w:r>
      </w:ins>
      <w:ins w:id="717" w:author="Augustus Raymond Pendleton" w:date="2025-09-26T09:32:00Z" w16du:dateUtc="2025-09-26T13:32:00Z">
        <w:r>
          <w:t xml:space="preserve"> illustrate the sensitivity of </w:t>
        </w:r>
      </w:ins>
      <m:oMath>
        <m:sSup>
          <m:sSupPr>
            <m:ctrlPr>
              <w:ins w:id="718" w:author="Augustus Raymond Pendleton" w:date="2025-09-26T09:33:00Z" w16du:dateUtc="2025-09-26T13:33:00Z">
                <w:rPr>
                  <w:rFonts w:ascii="Cambria Math" w:hAnsi="Cambria Math"/>
                </w:rPr>
              </w:ins>
            </m:ctrlPr>
          </m:sSupPr>
          <m:e>
            <m:r>
              <w:ins w:id="719" w:author="Augustus Raymond Pendleton" w:date="2025-09-26T09:33:00Z" w16du:dateUtc="2025-09-26T13:33:00Z">
                <w:rPr>
                  <w:rFonts w:ascii="Cambria Math" w:hAnsi="Cambria Math"/>
                </w:rPr>
                <m:t>U</m:t>
              </w:ins>
            </m:r>
          </m:e>
          <m:sup>
            <m:r>
              <w:ins w:id="720" w:author="Augustus Raymond Pendleton" w:date="2025-09-26T09:33:00Z" w16du:dateUtc="2025-09-26T13:33:00Z">
                <w:rPr>
                  <w:rFonts w:ascii="Cambria Math" w:hAnsi="Cambria Math"/>
                </w:rPr>
                <m:t>A</m:t>
              </w:ins>
            </m:r>
          </m:sup>
        </m:sSup>
        <m:r>
          <w:ins w:id="721" w:author="Augustus Raymond Pendleton" w:date="2025-09-26T09:34:00Z" w16du:dateUtc="2025-09-26T13:34:00Z">
            <w:rPr>
              <w:rFonts w:ascii="Cambria Math" w:hAnsi="Cambria Math"/>
            </w:rPr>
            <m:t xml:space="preserve"> </m:t>
          </w:ins>
        </m:r>
      </m:oMath>
      <w:ins w:id="722" w:author="Augustus Raymond Pendleton" w:date="2025-09-26T09:32:00Z" w16du:dateUtc="2025-09-26T13:32:00Z">
        <w:r>
          <w:t xml:space="preserve">to </w:t>
        </w:r>
      </w:ins>
      <w:ins w:id="723" w:author="Marian Louise Schmidt" w:date="2025-10-22T11:30:00Z" w16du:dateUtc="2025-10-22T15:30:00Z">
        <w:r w:rsidR="005A0BFB">
          <w:t xml:space="preserve">both </w:t>
        </w:r>
      </w:ins>
      <w:ins w:id="724" w:author="Augustus Raymond Pendleton" w:date="2025-09-26T09:32:00Z" w16du:dateUtc="2025-09-26T13:32:00Z">
        <w:r>
          <w:t xml:space="preserve">variation in composition and absolute abundance, we </w:t>
        </w:r>
      </w:ins>
      <w:ins w:id="725" w:author="Augustus Raymond Pendleton" w:date="2025-09-26T09:33:00Z" w16du:dateUtc="2025-09-26T13:33:00Z">
        <w:r>
          <w:t>re-analy</w:t>
        </w:r>
      </w:ins>
      <w:ins w:id="726" w:author="Augustus Raymond Pendleton" w:date="2025-09-29T09:22:00Z" w16du:dateUtc="2025-09-29T13:22:00Z">
        <w:r w:rsidR="008729F6">
          <w:t>z</w:t>
        </w:r>
      </w:ins>
      <w:ins w:id="727" w:author="Augustus Raymond Pendleton" w:date="2025-09-26T09:33:00Z" w16du:dateUtc="2025-09-26T13:33:00Z">
        <w:r>
          <w:t>ed four previously published datasets from diverse microbial systems.</w:t>
        </w:r>
      </w:ins>
      <w:ins w:id="728" w:author="Augustus Raymond Pendleton" w:date="2025-09-26T09:30:00Z" w16du:dateUtc="2025-09-26T13:30:00Z">
        <w:r>
          <w:t xml:space="preserve"> </w:t>
        </w:r>
      </w:ins>
      <w:ins w:id="729" w:author="Augustus Raymond Pendleton" w:date="2025-09-29T09:23:00Z" w16du:dateUtc="2025-09-29T13:23:00Z">
        <w:r w:rsidR="008729F6">
          <w:t xml:space="preserve">These </w:t>
        </w:r>
        <w:del w:id="730" w:author="Marian Louise Schmidt" w:date="2025-10-22T11:30:00Z" w16du:dateUtc="2025-10-22T15:30:00Z">
          <w:r w:rsidR="008729F6" w:rsidDel="005A0BFB">
            <w:delText xml:space="preserve">datasets </w:delText>
          </w:r>
        </w:del>
        <w:r w:rsidR="008729F6">
          <w:t xml:space="preserve">included: </w:t>
        </w:r>
      </w:ins>
      <w:ins w:id="731" w:author="Marian Louise Schmidt" w:date="2025-10-22T11:30:00Z" w16du:dateUtc="2025-10-22T15:30:00Z">
        <w:r w:rsidR="005A0BFB">
          <w:t>(</w:t>
        </w:r>
        <w:proofErr w:type="spellStart"/>
        <w:r w:rsidR="005A0BFB">
          <w:t>i</w:t>
        </w:r>
        <w:proofErr w:type="spellEnd"/>
        <w:r w:rsidR="005A0BFB">
          <w:t xml:space="preserve">) </w:t>
        </w:r>
      </w:ins>
      <w:ins w:id="732" w:author="Augustus Raymond Pendleton" w:date="2025-09-29T09:23:00Z" w16du:dateUtc="2025-09-29T13:23:00Z">
        <w:r w:rsidR="008729F6">
          <w:t xml:space="preserve">nuclear reactor cooling water </w:t>
        </w:r>
      </w:ins>
      <w:ins w:id="733" w:author="Marian Louise Schmidt" w:date="2025-10-22T11:31:00Z" w16du:dateUtc="2025-10-22T15:31:00Z">
        <w:r w:rsidR="0048423A">
          <w:t>sampled</w:t>
        </w:r>
      </w:ins>
      <w:ins w:id="734" w:author="Marian Louise Schmidt" w:date="2025-10-22T11:30:00Z" w16du:dateUtc="2025-10-22T15:30:00Z">
        <w:r w:rsidR="005A0BFB">
          <w:t xml:space="preserve"> </w:t>
        </w:r>
      </w:ins>
      <w:ins w:id="735" w:author="Augustus Raymond Pendleton" w:date="2025-09-29T09:23:00Z" w16du:dateUtc="2025-09-29T13:23:00Z">
        <w:r w:rsidR="008729F6">
          <w:t>across three reactor cycle phases</w:t>
        </w:r>
      </w:ins>
      <w:ins w:id="736"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737" w:author="Augustus Raymond Pendleton" w:date="2025-09-29T09:24:00Z" w16du:dateUtc="2025-09-29T13:24:00Z">
        <w:r w:rsidR="008729F6">
          <w:t xml:space="preserve">; </w:t>
        </w:r>
      </w:ins>
      <w:ins w:id="738" w:author="Marian Louise Schmidt" w:date="2025-10-22T11:30:00Z" w16du:dateUtc="2025-10-22T15:30:00Z">
        <w:r w:rsidR="005A0BFB">
          <w:t xml:space="preserve">(ii) </w:t>
        </w:r>
      </w:ins>
      <w:ins w:id="739" w:author="Marian Louise Schmidt" w:date="2025-10-22T11:31:00Z" w16du:dateUtc="2025-10-22T15:31:00Z">
        <w:r w:rsidR="005A0BFB">
          <w:t xml:space="preserve">the </w:t>
        </w:r>
      </w:ins>
      <w:ins w:id="740" w:author="Augustus Raymond Pendleton" w:date="2025-09-29T09:24:00Z" w16du:dateUtc="2025-09-29T13:24:00Z">
        <w:r w:rsidR="008729F6">
          <w:t xml:space="preserve">mouse </w:t>
        </w:r>
        <w:del w:id="741" w:author="Marian Louise Schmidt" w:date="2025-10-22T11:31:00Z" w16du:dateUtc="2025-10-22T15:31:00Z">
          <w:r w:rsidR="008729F6" w:rsidDel="0048423A">
            <w:delText xml:space="preserve">gut samples across multiple </w:delText>
          </w:r>
        </w:del>
        <w:r w:rsidR="008729F6">
          <w:t xml:space="preserve">intestinal </w:t>
        </w:r>
      </w:ins>
      <w:ins w:id="742" w:author="Marian Louise Schmidt" w:date="2025-10-22T11:31:00Z" w16du:dateUtc="2025-10-22T15:31:00Z">
        <w:r w:rsidR="0048423A">
          <w:t xml:space="preserve">track sampled across </w:t>
        </w:r>
      </w:ins>
      <w:ins w:id="743" w:author="Marian Louise Schmidt" w:date="2025-10-22T11:32:00Z" w16du:dateUtc="2025-10-22T15:32:00Z">
        <w:r w:rsidR="0048423A">
          <w:t xml:space="preserve">gut regions </w:t>
        </w:r>
      </w:ins>
      <w:ins w:id="744" w:author="Augustus Raymond Pendleton" w:date="2025-09-29T09:24:00Z" w16du:dateUtc="2025-09-29T13:24:00Z">
        <w:del w:id="745" w:author="Marian Louise Schmidt" w:date="2025-10-22T11:32:00Z" w16du:dateUtc="2025-10-22T15:32:00Z">
          <w:r w:rsidR="008729F6" w:rsidDel="0048423A">
            <w:delText>locations</w:delText>
          </w:r>
        </w:del>
      </w:ins>
      <w:ins w:id="746" w:author="Augustus Raymond Pendleton" w:date="2025-09-29T12:13:00Z" w16du:dateUtc="2025-09-29T16:13:00Z">
        <w:del w:id="747" w:author="Marian Louise Schmidt" w:date="2025-10-22T11:32:00Z" w16du:dateUtc="2025-10-22T15:32:00Z">
          <w:r w:rsidR="00BB7799" w:rsidDel="0048423A">
            <w:delText xml:space="preserve"> </w:delText>
          </w:r>
        </w:del>
        <w:r w:rsidR="00BB7799">
          <w:t>and</w:t>
        </w:r>
      </w:ins>
      <w:ins w:id="748" w:author="Augustus Raymond Pendleton" w:date="2025-09-29T09:24:00Z" w16du:dateUtc="2025-09-29T13:24:00Z">
        <w:r w:rsidR="008729F6">
          <w:t xml:space="preserve"> </w:t>
        </w:r>
        <w:del w:id="749" w:author="Marian Louise Schmidt" w:date="2025-10-22T11:32:00Z" w16du:dateUtc="2025-10-22T15:32:00Z">
          <w:r w:rsidR="008729F6" w:rsidDel="0048423A">
            <w:delText>between</w:delText>
          </w:r>
        </w:del>
      </w:ins>
      <w:ins w:id="750" w:author="Marian Louise Schmidt" w:date="2025-10-22T11:32:00Z" w16du:dateUtc="2025-10-22T15:32:00Z">
        <w:r w:rsidR="0048423A">
          <w:t>under</w:t>
        </w:r>
      </w:ins>
      <w:ins w:id="751" w:author="Augustus Raymond Pendleton" w:date="2025-09-29T09:24:00Z" w16du:dateUtc="2025-09-29T13:24:00Z">
        <w:r w:rsidR="008729F6">
          <w:t xml:space="preserve"> two diets</w:t>
        </w:r>
      </w:ins>
      <w:ins w:id="752"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753" w:author="Augustus Raymond Pendleton" w:date="2025-09-29T09:25:00Z" w16du:dateUtc="2025-09-29T13:25:00Z">
        <w:r w:rsidR="008729F6">
          <w:t xml:space="preserve">; </w:t>
        </w:r>
      </w:ins>
      <w:ins w:id="754" w:author="Marian Louise Schmidt" w:date="2025-10-22T11:32:00Z" w16du:dateUtc="2025-10-22T15:32:00Z">
        <w:r w:rsidR="0048423A">
          <w:t>(iii) depth</w:t>
        </w:r>
      </w:ins>
      <w:ins w:id="755" w:author="Marian Louise Schmidt" w:date="2025-10-22T11:33:00Z" w16du:dateUtc="2025-10-22T15:33:00Z">
        <w:r w:rsidR="0048423A">
          <w:t>-</w:t>
        </w:r>
        <w:r w:rsidR="0048423A">
          <w:lastRenderedPageBreak/>
          <w:t>s</w:t>
        </w:r>
      </w:ins>
      <w:ins w:id="756" w:author="Marian Louise Schmidt" w:date="2025-10-22T11:32:00Z" w16du:dateUtc="2025-10-22T15:32:00Z">
        <w:r w:rsidR="0048423A">
          <w:t xml:space="preserve">tratified </w:t>
        </w:r>
      </w:ins>
      <w:ins w:id="757" w:author="Marian Louise Schmidt" w:date="2025-10-22T12:00:00Z" w16du:dateUtc="2025-10-22T16:00:00Z">
        <w:r w:rsidR="00E14761">
          <w:t>freshwa</w:t>
        </w:r>
      </w:ins>
      <w:ins w:id="758" w:author="Marian Louise Schmidt" w:date="2025-10-22T12:01:00Z" w16du:dateUtc="2025-10-22T16:01:00Z">
        <w:r w:rsidR="00E14761">
          <w:t xml:space="preserve">ter </w:t>
        </w:r>
      </w:ins>
      <w:ins w:id="759" w:author="Augustus Raymond Pendleton" w:date="2025-09-29T09:25:00Z" w16du:dateUtc="2025-09-29T13:25:00Z">
        <w:del w:id="760" w:author="Marian Louise Schmidt" w:date="2025-10-22T11:32:00Z" w16du:dateUtc="2025-10-22T15:32:00Z">
          <w:r w:rsidR="008729F6" w:rsidDel="0048423A">
            <w:delText>f</w:delText>
          </w:r>
        </w:del>
        <w:del w:id="761" w:author="Marian Louise Schmidt" w:date="2025-10-22T11:33:00Z" w16du:dateUtc="2025-10-22T15:33:00Z">
          <w:r w:rsidR="008729F6" w:rsidDel="0048423A">
            <w:delText xml:space="preserve">reshwater samples from </w:delText>
          </w:r>
        </w:del>
        <w:del w:id="762" w:author="Marian Louise Schmidt" w:date="2025-10-22T12:02:00Z" w16du:dateUtc="2025-10-22T16:02:00Z">
          <w:r w:rsidR="008729F6" w:rsidDel="00E14761">
            <w:delText xml:space="preserve">Lake Ontario </w:delText>
          </w:r>
        </w:del>
      </w:ins>
      <w:ins w:id="763" w:author="Marian Louise Schmidt" w:date="2025-10-22T11:33:00Z" w16du:dateUtc="2025-10-22T15:33:00Z">
        <w:r w:rsidR="0048423A">
          <w:t xml:space="preserve">communities sampled across </w:t>
        </w:r>
      </w:ins>
      <w:ins w:id="764" w:author="Augustus Raymond Pendleton" w:date="2025-09-29T09:25:00Z" w16du:dateUtc="2025-09-29T13:25:00Z">
        <w:del w:id="765" w:author="Marian Louise Schmidt" w:date="2025-10-22T11:33:00Z" w16du:dateUtc="2025-10-22T15:33:00Z">
          <w:r w:rsidR="008729F6" w:rsidDel="0048423A">
            <w:delText xml:space="preserve">taken at </w:delText>
          </w:r>
        </w:del>
        <w:r w:rsidR="008729F6">
          <w:t xml:space="preserve">two months </w:t>
        </w:r>
        <w:del w:id="766" w:author="Marian Louise Schmidt" w:date="2025-10-22T11:33:00Z" w16du:dateUtc="2025-10-22T15:33:00Z">
          <w:r w:rsidR="008729F6" w:rsidDel="0048423A">
            <w:delText>and multiple depths</w:delText>
          </w:r>
        </w:del>
      </w:ins>
      <w:ins w:id="767" w:author="Augustus Raymond Pendleton" w:date="2025-09-29T09:29:00Z" w16du:dateUtc="2025-09-29T13:29:00Z">
        <w:del w:id="768"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769" w:author="Augustus Raymond Pendleton" w:date="2025-09-29T09:25:00Z" w16du:dateUtc="2025-09-29T13:25:00Z">
        <w:r w:rsidR="008729F6">
          <w:t xml:space="preserve">; and </w:t>
        </w:r>
      </w:ins>
      <w:ins w:id="770" w:author="Marian Louise Schmidt" w:date="2025-10-22T11:34:00Z" w16du:dateUtc="2025-10-22T15:34:00Z">
        <w:r w:rsidR="0048423A">
          <w:t xml:space="preserve">(iv) </w:t>
        </w:r>
      </w:ins>
      <w:ins w:id="771" w:author="Augustus Raymond Pendleton" w:date="2025-09-29T09:25:00Z" w16du:dateUtc="2025-09-29T13:25:00Z">
        <w:r w:rsidR="008729F6">
          <w:t>peanut rhizo</w:t>
        </w:r>
      </w:ins>
      <w:ins w:id="772" w:author="Marian Louise Schmidt" w:date="2025-10-22T11:38:00Z" w16du:dateUtc="2025-10-22T15:38:00Z">
        <w:r w:rsidR="0048423A">
          <w:t>s</w:t>
        </w:r>
      </w:ins>
      <w:ins w:id="773" w:author="Augustus Raymond Pendleton" w:date="2025-09-29T09:25:00Z" w16du:dateUtc="2025-09-29T13:25:00Z">
        <w:r w:rsidR="008729F6">
          <w:t xml:space="preserve">phere </w:t>
        </w:r>
        <w:del w:id="774" w:author="Marian Louise Schmidt" w:date="2025-10-22T11:34:00Z" w16du:dateUtc="2025-10-22T15:34:00Z">
          <w:r w:rsidR="008729F6" w:rsidDel="0048423A">
            <w:delText>samples</w:delText>
          </w:r>
        </w:del>
      </w:ins>
      <w:ins w:id="775" w:author="Marian Louise Schmidt" w:date="2025-10-22T11:34:00Z" w16du:dateUtc="2025-10-22T15:34:00Z">
        <w:r w:rsidR="0048423A">
          <w:t>microbiomes under</w:t>
        </w:r>
      </w:ins>
      <w:ins w:id="776" w:author="Augustus Raymond Pendleton" w:date="2025-09-29T09:25:00Z" w16du:dateUtc="2025-09-29T13:25:00Z">
        <w:del w:id="777" w:author="Marian Louise Schmidt" w:date="2025-10-22T11:34:00Z" w16du:dateUtc="2025-10-22T15:34:00Z">
          <w:r w:rsidR="008729F6" w:rsidDel="0048423A">
            <w:delText xml:space="preserve"> </w:delText>
          </w:r>
        </w:del>
      </w:ins>
      <w:ins w:id="778" w:author="Augustus Raymond Pendleton" w:date="2025-09-29T09:26:00Z" w16du:dateUtc="2025-09-29T13:26:00Z">
        <w:del w:id="779" w:author="Marian Louise Schmidt" w:date="2025-10-22T11:34:00Z" w16du:dateUtc="2025-10-22T15:34:00Z">
          <w:r w:rsidR="008729F6" w:rsidDel="0048423A">
            <w:delText xml:space="preserve">between </w:delText>
          </w:r>
        </w:del>
      </w:ins>
      <w:ins w:id="780" w:author="Marian Louise Schmidt" w:date="2025-10-22T11:35:00Z" w16du:dateUtc="2025-10-22T15:35:00Z">
        <w:r w:rsidR="0048423A">
          <w:t xml:space="preserve"> </w:t>
        </w:r>
      </w:ins>
      <w:ins w:id="781" w:author="Augustus Raymond Pendleton" w:date="2025-09-29T09:26:00Z" w16du:dateUtc="2025-09-29T13:26:00Z">
        <w:r w:rsidR="008729F6">
          <w:t xml:space="preserve">two crop </w:t>
        </w:r>
      </w:ins>
      <w:ins w:id="782" w:author="Augustus Raymond Pendleton" w:date="2025-09-29T09:28:00Z" w16du:dateUtc="2025-09-29T13:28:00Z">
        <w:r w:rsidR="008729F6">
          <w:t xml:space="preserve">rotation </w:t>
        </w:r>
        <w:del w:id="783" w:author="Marian Louise Schmidt" w:date="2025-10-22T11:35:00Z" w16du:dateUtc="2025-10-22T15:35:00Z">
          <w:r w:rsidR="008729F6" w:rsidDel="0048423A">
            <w:delText>schemes</w:delText>
          </w:r>
        </w:del>
      </w:ins>
      <w:ins w:id="784" w:author="Marian Louise Schmidt" w:date="2025-10-22T11:35:00Z" w16du:dateUtc="2025-10-22T15:35:00Z">
        <w:r w:rsidR="0048423A">
          <w:t>regimes</w:t>
        </w:r>
      </w:ins>
      <w:ins w:id="785" w:author="Augustus Raymond Pendleton" w:date="2025-09-29T09:28:00Z" w16du:dateUtc="2025-09-29T13:28:00Z">
        <w:r w:rsidR="008729F6">
          <w:t xml:space="preserve"> (conventional rotation (CR) vs. sod-based rotation (SBR)</w:t>
        </w:r>
      </w:ins>
      <w:ins w:id="786" w:author="Marian Louise Schmidt" w:date="2025-10-22T11:35:00Z" w16du:dateUtc="2025-10-22T15:35:00Z">
        <w:r w:rsidR="0048423A">
          <w:t>)</w:t>
        </w:r>
      </w:ins>
      <w:ins w:id="787" w:author="Augustus Raymond Pendleton" w:date="2025-09-29T12:13:00Z" w16du:dateUtc="2025-09-29T16:13:00Z">
        <w:r w:rsidR="00BB7799">
          <w:t xml:space="preserve">, plant maturities, and irrigation </w:t>
        </w:r>
        <w:del w:id="788" w:author="Marian Louise Schmidt" w:date="2025-10-22T11:36:00Z" w16du:dateUtc="2025-10-22T15:36:00Z">
          <w:r w:rsidR="00BB7799" w:rsidDel="0048423A">
            <w:delText>schemes</w:delText>
          </w:r>
        </w:del>
      </w:ins>
      <w:ins w:id="789" w:author="Marian Louise Schmidt" w:date="2025-10-22T11:36:00Z" w16du:dateUtc="2025-10-22T15:36:00Z">
        <w:r w:rsidR="0048423A">
          <w:t>treatments</w:t>
        </w:r>
      </w:ins>
      <w:ins w:id="790"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791" w:author="Augustus Raymond Pendleton" w:date="2025-09-29T09:28:00Z" w16du:dateUtc="2025-09-29T13:28:00Z">
        <w:r w:rsidR="008729F6">
          <w:t xml:space="preserve">. </w:t>
        </w:r>
      </w:ins>
      <w:ins w:id="792" w:author="Marian Louise Schmidt" w:date="2025-10-22T11:37:00Z" w16du:dateUtc="2025-10-22T15:37:00Z">
        <w:r w:rsidR="0048423A">
          <w:t xml:space="preserve">Absolute abundance was quantified by flow cytometry for </w:t>
        </w:r>
      </w:ins>
      <w:ins w:id="793" w:author="Augustus Raymond Pendleton" w:date="2025-09-29T09:29:00Z" w16du:dateUtc="2025-09-29T13:29:00Z">
        <w:del w:id="794" w:author="Marian Louise Schmidt" w:date="2025-10-22T11:37:00Z" w16du:dateUtc="2025-10-22T15:37:00Z">
          <w:r w:rsidR="008729F6" w:rsidDel="0048423A">
            <w:delText xml:space="preserve">In </w:delText>
          </w:r>
        </w:del>
        <w:r w:rsidR="008729F6">
          <w:t xml:space="preserve">the </w:t>
        </w:r>
      </w:ins>
      <w:ins w:id="795" w:author="Augustus Raymond Pendleton" w:date="2025-09-29T09:30:00Z" w16du:dateUtc="2025-09-29T13:30:00Z">
        <w:r w:rsidR="008729F6">
          <w:t xml:space="preserve">cooling water and freshwater datasets, </w:t>
        </w:r>
        <w:del w:id="796"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797" w:author="Marian Louise Schmidt" w:date="2025-10-22T11:37:00Z" w16du:dateUtc="2025-10-22T15:37:00Z">
        <w:r w:rsidR="0048423A">
          <w:t xml:space="preserve">igital </w:t>
        </w:r>
      </w:ins>
      <w:ins w:id="798" w:author="Augustus Raymond Pendleton" w:date="2025-09-29T09:30:00Z" w16du:dateUtc="2025-09-29T13:30:00Z">
        <w:r w:rsidR="008729F6">
          <w:t>PCR</w:t>
        </w:r>
      </w:ins>
      <w:ins w:id="799" w:author="Marian Louise Schmidt" w:date="2025-10-22T11:37:00Z" w16du:dateUtc="2025-10-22T15:37:00Z">
        <w:r w:rsidR="0048423A">
          <w:t xml:space="preserve"> for the mouse gut,</w:t>
        </w:r>
      </w:ins>
      <w:ins w:id="800" w:author="Augustus Raymond Pendleton" w:date="2025-09-29T09:30:00Z" w16du:dateUtc="2025-09-29T13:30:00Z">
        <w:del w:id="801" w:author="Marian Louise Schmidt" w:date="2025-10-22T11:37:00Z" w16du:dateUtc="2025-10-22T15:37:00Z">
          <w:r w:rsidR="008729F6" w:rsidDel="0048423A">
            <w:delText>;</w:delText>
          </w:r>
        </w:del>
        <w:r w:rsidR="008729F6">
          <w:t xml:space="preserve"> and </w:t>
        </w:r>
      </w:ins>
      <w:ins w:id="802" w:author="Marian Louise Schmidt" w:date="2025-10-22T11:37:00Z" w16du:dateUtc="2025-10-22T15:37:00Z">
        <w:r w:rsidR="0048423A">
          <w:t xml:space="preserve">by </w:t>
        </w:r>
      </w:ins>
      <w:ins w:id="803" w:author="Augustus Raymond Pendleton" w:date="2025-09-29T09:30:00Z" w16du:dateUtc="2025-09-29T13:30:00Z">
        <w:del w:id="804" w:author="Marian Louise Schmidt" w:date="2025-10-22T11:37:00Z" w16du:dateUtc="2025-10-22T15:37:00Z">
          <w:r w:rsidR="008729F6" w:rsidDel="0048423A">
            <w:delText xml:space="preserve">in the soil datasets, </w:delText>
          </w:r>
        </w:del>
        <w:r w:rsidR="008729F6">
          <w:t>qPCR</w:t>
        </w:r>
      </w:ins>
      <w:ins w:id="805" w:author="Marian Louise Schmidt" w:date="2025-10-22T11:37:00Z" w16du:dateUtc="2025-10-22T15:37:00Z">
        <w:r w:rsidR="0048423A">
          <w:t xml:space="preserve"> </w:t>
        </w:r>
      </w:ins>
      <w:ins w:id="806" w:author="Marian Louise Schmidt" w:date="2025-10-22T11:38:00Z" w16du:dateUtc="2025-10-22T15:38:00Z">
        <w:r w:rsidR="0048423A">
          <w:t>for</w:t>
        </w:r>
      </w:ins>
      <w:ins w:id="807" w:author="Marian Louise Schmidt" w:date="2025-10-22T11:37:00Z" w16du:dateUtc="2025-10-22T15:37:00Z">
        <w:r w:rsidR="0048423A">
          <w:t xml:space="preserve"> </w:t>
        </w:r>
      </w:ins>
      <w:ins w:id="808" w:author="Marian Louise Schmidt" w:date="2025-10-22T11:38:00Z" w16du:dateUtc="2025-10-22T15:38:00Z">
        <w:r w:rsidR="0048423A">
          <w:t>the rhizosphere dataset</w:t>
        </w:r>
      </w:ins>
      <w:ins w:id="809" w:author="Augustus Raymond Pendleton" w:date="2025-09-29T09:30:00Z" w16du:dateUtc="2025-09-29T13:30:00Z">
        <w:r w:rsidR="008729F6">
          <w:t>.</w:t>
        </w:r>
      </w:ins>
      <w:ins w:id="810" w:author="Augustus Raymond Pendleton" w:date="2025-09-29T09:34:00Z" w16du:dateUtc="2025-09-29T13:34:00Z">
        <w:r w:rsidR="00CE2ACD">
          <w:t xml:space="preserve"> </w:t>
        </w:r>
      </w:ins>
      <w:ins w:id="811" w:author="Marian Louise Schmidt" w:date="2025-10-22T11:38:00Z" w16du:dateUtc="2025-10-22T15:38:00Z">
        <w:r w:rsidR="0048423A">
          <w:t>Together t</w:t>
        </w:r>
      </w:ins>
      <w:ins w:id="812" w:author="Augustus Raymond Pendleton" w:date="2025-09-29T09:34:00Z" w16du:dateUtc="2025-09-29T13:34:00Z">
        <w:del w:id="813" w:author="Marian Louise Schmidt" w:date="2025-10-22T11:38:00Z" w16du:dateUtc="2025-10-22T15:38:00Z">
          <w:r w:rsidR="00CE2ACD" w:rsidDel="0048423A">
            <w:delText>T</w:delText>
          </w:r>
        </w:del>
        <w:r w:rsidR="00CE2ACD">
          <w:t xml:space="preserve">hese </w:t>
        </w:r>
        <w:del w:id="814" w:author="Marian Louise Schmidt" w:date="2025-10-22T11:38:00Z" w16du:dateUtc="2025-10-22T15:38:00Z">
          <w:r w:rsidR="00CE2ACD" w:rsidDel="0048423A">
            <w:delText>datasets also represent a</w:delText>
          </w:r>
        </w:del>
      </w:ins>
      <w:ins w:id="815" w:author="Marian Louise Schmidt" w:date="2025-10-22T11:38:00Z" w16du:dateUtc="2025-10-22T15:38:00Z">
        <w:r w:rsidR="0048423A">
          <w:t>span a</w:t>
        </w:r>
      </w:ins>
      <w:ins w:id="816" w:author="Augustus Raymond Pendleton" w:date="2025-09-29T09:34:00Z" w16du:dateUtc="2025-09-29T13:34:00Z">
        <w:r w:rsidR="00CE2ACD">
          <w:t xml:space="preserve"> wide range of richness</w:t>
        </w:r>
      </w:ins>
      <w:ins w:id="817" w:author="Augustus Raymond Pendleton" w:date="2025-09-29T09:35:00Z" w16du:dateUtc="2025-09-29T13:35:00Z">
        <w:r w:rsidR="00CE2ACD">
          <w:t>–</w:t>
        </w:r>
      </w:ins>
      <w:ins w:id="818" w:author="Augustus Raymond Pendleton" w:date="2025-09-29T09:34:00Z" w16du:dateUtc="2025-09-29T13:34:00Z">
        <w:del w:id="819" w:author="Marian Louise Schmidt" w:date="2025-10-22T11:39:00Z" w16du:dateUtc="2025-10-22T15:39:00Z">
          <w:r w:rsidR="00CE2ACD" w:rsidDel="0048423A">
            <w:delText>r</w:delText>
          </w:r>
        </w:del>
      </w:ins>
      <w:ins w:id="820" w:author="Augustus Raymond Pendleton" w:date="2025-09-29T09:35:00Z" w16du:dateUtc="2025-09-29T13:35:00Z">
        <w:del w:id="821" w:author="Marian Louise Schmidt" w:date="2025-10-22T11:39:00Z" w16du:dateUtc="2025-10-22T15:39:00Z">
          <w:r w:rsidR="00CE2ACD" w:rsidDel="0048423A">
            <w:delText xml:space="preserve">anging </w:delText>
          </w:r>
        </w:del>
        <w:r w:rsidR="00CE2ACD">
          <w:t>from</w:t>
        </w:r>
      </w:ins>
      <w:ins w:id="822" w:author="Augustus Raymond Pendleton" w:date="2025-09-29T12:15:00Z" w16du:dateUtc="2025-09-29T16:15:00Z">
        <w:r w:rsidR="00BB7799">
          <w:t xml:space="preserve"> 215 </w:t>
        </w:r>
      </w:ins>
      <w:ins w:id="823" w:author="Augustus Raymond Pendleton" w:date="2025-09-29T12:16:00Z" w16du:dateUtc="2025-09-29T16:16:00Z">
        <w:del w:id="824" w:author="Marian Louise Schmidt" w:date="2025-10-22T11:39:00Z" w16du:dateUtc="2025-10-22T15:39:00Z">
          <w:r w:rsidR="00BB7799" w:rsidDel="0048423A">
            <w:delText xml:space="preserve">total </w:delText>
          </w:r>
        </w:del>
        <w:r w:rsidR="00BB7799">
          <w:t>ASVs</w:t>
        </w:r>
      </w:ins>
      <w:ins w:id="825" w:author="Augustus Raymond Pendleton" w:date="2025-09-29T09:35:00Z" w16du:dateUtc="2025-09-29T13:35:00Z">
        <w:r w:rsidR="00CE2ACD">
          <w:t xml:space="preserve"> in the cooling water to </w:t>
        </w:r>
      </w:ins>
      <w:ins w:id="826" w:author="Augustus Raymond Pendleton" w:date="2025-09-29T12:15:00Z" w16du:dateUtc="2025-09-29T16:15:00Z">
        <w:r w:rsidR="00BB7799">
          <w:t xml:space="preserve">24,000 </w:t>
        </w:r>
        <w:del w:id="827" w:author="Marian Louise Schmidt" w:date="2025-10-22T11:39:00Z" w16du:dateUtc="2025-10-22T15:39:00Z">
          <w:r w:rsidR="00BB7799" w:rsidDel="0048423A">
            <w:delText xml:space="preserve">total </w:delText>
          </w:r>
        </w:del>
        <w:r w:rsidR="00BB7799">
          <w:t>ASVs</w:t>
        </w:r>
      </w:ins>
      <w:ins w:id="828" w:author="Augustus Raymond Pendleton" w:date="2025-09-29T09:35:00Z" w16du:dateUtc="2025-09-29T13:35:00Z">
        <w:r w:rsidR="00CE2ACD">
          <w:t xml:space="preserve"> in the soil</w:t>
        </w:r>
      </w:ins>
      <w:ins w:id="829" w:author="Augustus Raymond Pendleton" w:date="2025-09-29T09:36:00Z" w16du:dateUtc="2025-09-29T13:36:00Z">
        <w:r w:rsidR="00CE2ACD">
          <w:t>–</w:t>
        </w:r>
      </w:ins>
      <w:ins w:id="830" w:author="Augustus Raymond Pendleton" w:date="2025-09-29T09:35:00Z" w16du:dateUtc="2025-09-29T13:35:00Z">
        <w:r w:rsidR="00CE2ACD">
          <w:t xml:space="preserve">and microbial load–from as low as </w:t>
        </w:r>
      </w:ins>
      <w:commentRangeStart w:id="831"/>
      <w:ins w:id="832" w:author="Augustus Raymond Pendleton" w:date="2025-09-29T12:17:00Z" w16du:dateUtc="2025-09-29T16:17:00Z">
        <w:r w:rsidR="00BB7799">
          <w:t>3</w:t>
        </w:r>
      </w:ins>
      <w:ins w:id="833" w:author="Marian Louise Schmidt" w:date="2025-10-22T11:39:00Z" w16du:dateUtc="2025-10-22T15:39:00Z">
        <w:r w:rsidR="0048423A">
          <w:t>.</w:t>
        </w:r>
      </w:ins>
      <w:ins w:id="834" w:author="Augustus Raymond Pendleton" w:date="2025-09-29T12:17:00Z" w16du:dateUtc="2025-09-29T16:17:00Z">
        <w:r w:rsidR="00BB7799">
          <w:t>99</w:t>
        </w:r>
        <w:del w:id="835" w:author="Marian Louise Schmidt" w:date="2025-10-22T11:39:00Z" w16du:dateUtc="2025-10-22T15:39:00Z">
          <w:r w:rsidR="00BB7799" w:rsidDel="0048423A">
            <w:delText>,120</w:delText>
          </w:r>
        </w:del>
      </w:ins>
      <w:ins w:id="836" w:author="Marian Louise Schmidt" w:date="2025-10-22T11:39:00Z" w16du:dateUtc="2025-10-22T15:39:00Z">
        <w:r w:rsidR="0048423A">
          <w:t>x10</w:t>
        </w:r>
        <w:r w:rsidR="0048423A" w:rsidRPr="0048423A">
          <w:rPr>
            <w:vertAlign w:val="superscript"/>
            <w:rPrChange w:id="837" w:author="Marian Louise Schmidt" w:date="2025-10-22T11:40:00Z" w16du:dateUtc="2025-10-22T15:40:00Z">
              <w:rPr/>
            </w:rPrChange>
          </w:rPr>
          <w:t>5</w:t>
        </w:r>
      </w:ins>
      <w:commentRangeEnd w:id="831"/>
      <w:ins w:id="838" w:author="Marian Louise Schmidt" w:date="2025-10-22T11:40:00Z" w16du:dateUtc="2025-10-22T15:40:00Z">
        <w:r w:rsidR="0048423A">
          <w:rPr>
            <w:rStyle w:val="CommentReference"/>
          </w:rPr>
          <w:commentReference w:id="831"/>
        </w:r>
      </w:ins>
      <w:ins w:id="839" w:author="Augustus Raymond Pendleton" w:date="2025-09-29T12:17:00Z" w16du:dateUtc="2025-09-29T16:17:00Z">
        <w:r w:rsidR="00BB7799">
          <w:t xml:space="preserve"> </w:t>
        </w:r>
      </w:ins>
      <w:ins w:id="840" w:author="Augustus Raymond Pendleton" w:date="2025-09-29T12:18:00Z" w16du:dateUtc="2025-09-29T16:18:00Z">
        <w:r w:rsidR="00BB7799">
          <w:t>cells/ml (cooling water) up to 2</w:t>
        </w:r>
      </w:ins>
      <w:ins w:id="841" w:author="Augustus Raymond Pendleton" w:date="2025-09-29T12:19:00Z" w16du:dateUtc="2025-09-29T16:19:00Z">
        <w:r w:rsidR="00BB7799">
          <w:t>x10</w:t>
        </w:r>
        <w:r w:rsidR="00BB7799">
          <w:rPr>
            <w:vertAlign w:val="superscript"/>
          </w:rPr>
          <w:t>12</w:t>
        </w:r>
        <w:r w:rsidR="00BB7799">
          <w:t xml:space="preserve"> 16S </w:t>
        </w:r>
      </w:ins>
      <w:ins w:id="842" w:author="Marian Louise Schmidt" w:date="2025-10-22T11:40:00Z" w16du:dateUtc="2025-10-22T15:40:00Z">
        <w:r w:rsidR="0048423A">
          <w:t xml:space="preserve">rRNA </w:t>
        </w:r>
      </w:ins>
      <w:ins w:id="843" w:author="Augustus Raymond Pendleton" w:date="2025-09-29T12:19:00Z" w16du:dateUtc="2025-09-29T16:19:00Z">
        <w:r w:rsidR="00BB7799">
          <w:t xml:space="preserve">copies/gram </w:t>
        </w:r>
      </w:ins>
      <w:ins w:id="844" w:author="Augustus Raymond Pendleton" w:date="2025-09-29T12:21:00Z" w16du:dateUtc="2025-09-29T16:21:00Z">
        <w:r w:rsidR="00BB7799">
          <w:t xml:space="preserve">(mouse gut). </w:t>
        </w:r>
      </w:ins>
      <w:ins w:id="845" w:author="Augustus Raymond Pendleton" w:date="2025-09-29T09:32:00Z" w16du:dateUtc="2025-09-29T13:32:00Z">
        <w:r w:rsidR="008729F6">
          <w:t>Additional details of the re-analysis</w:t>
        </w:r>
      </w:ins>
      <w:ins w:id="846" w:author="Marian Louise Schmidt" w:date="2025-10-22T11:41:00Z" w16du:dateUtc="2025-10-22T15:41:00Z">
        <w:r w:rsidR="0048423A">
          <w:t xml:space="preserve"> workflow</w:t>
        </w:r>
      </w:ins>
      <w:ins w:id="847" w:author="Augustus Raymond Pendleton" w:date="2025-09-29T12:21:00Z" w16du:dateUtc="2025-09-29T16:21:00Z">
        <w:r w:rsidR="006B42C1">
          <w:t>, including ASV generation and phylogenetic</w:t>
        </w:r>
      </w:ins>
      <w:ins w:id="848" w:author="Marian Louise Schmidt" w:date="2025-10-22T11:41:00Z" w16du:dateUtc="2025-10-22T15:41:00Z">
        <w:r w:rsidR="0048423A">
          <w:t xml:space="preserve"> inference</w:t>
        </w:r>
      </w:ins>
      <w:ins w:id="849" w:author="Augustus Raymond Pendleton" w:date="2025-09-29T12:21:00Z" w16du:dateUtc="2025-09-29T16:21:00Z">
        <w:del w:id="850" w:author="Marian Louise Schmidt" w:date="2025-10-22T11:41:00Z" w16du:dateUtc="2025-10-22T15:41:00Z">
          <w:r w:rsidR="006B42C1" w:rsidDel="005675DB">
            <w:delText>s</w:delText>
          </w:r>
        </w:del>
        <w:r w:rsidR="006B42C1">
          <w:t>,</w:t>
        </w:r>
      </w:ins>
      <w:ins w:id="851" w:author="Augustus Raymond Pendleton" w:date="2025-09-29T09:32:00Z" w16du:dateUtc="2025-09-29T13:32:00Z">
        <w:r w:rsidR="008729F6">
          <w:t xml:space="preserve"> </w:t>
        </w:r>
      </w:ins>
      <w:ins w:id="852" w:author="Marian Louise Schmidt" w:date="2025-10-22T11:41:00Z" w16du:dateUtc="2025-10-22T15:41:00Z">
        <w:r w:rsidR="005675DB">
          <w:t xml:space="preserve">are provided </w:t>
        </w:r>
      </w:ins>
      <w:ins w:id="853" w:author="Augustus Raymond Pendleton" w:date="2025-09-29T09:32:00Z" w16du:dateUtc="2025-09-29T13:32:00Z">
        <w:del w:id="854" w:author="Marian Louise Schmidt" w:date="2025-10-22T11:41:00Z" w16du:dateUtc="2025-10-22T15:41:00Z">
          <w:r w:rsidR="008729F6" w:rsidDel="005675DB">
            <w:delText xml:space="preserve">can be found </w:delText>
          </w:r>
        </w:del>
        <w:r w:rsidR="008729F6">
          <w:t>in the Supp</w:t>
        </w:r>
      </w:ins>
      <w:ins w:id="855" w:author="Augustus Raymond Pendleton" w:date="2025-09-29T11:56:00Z" w16du:dateUtc="2025-09-29T15:56:00Z">
        <w:r w:rsidR="008830B0">
          <w:t>orting</w:t>
        </w:r>
      </w:ins>
      <w:ins w:id="856" w:author="Augustus Raymond Pendleton" w:date="2025-09-29T09:32:00Z" w16du:dateUtc="2025-09-29T13:32:00Z">
        <w:r w:rsidR="008729F6">
          <w:t xml:space="preserve"> Methods. </w:t>
        </w:r>
      </w:ins>
      <w:commentRangeStart w:id="857"/>
      <w:ins w:id="858" w:author="Marian Louise Schmidt" w:date="2025-10-22T11:41:00Z" w16du:dateUtc="2025-10-22T15:41:00Z">
        <w:r w:rsidR="005675DB">
          <w:t xml:space="preserve">Collectively, these re-analyses highlight that </w:t>
        </w:r>
        <w:r w:rsidR="005675DB">
          <w:t xml:space="preserve"> </w:t>
        </w:r>
      </w:ins>
      <m:oMath>
        <m:sSup>
          <m:sSupPr>
            <m:ctrlPr>
              <w:ins w:id="859" w:author="Marian Louise Schmidt" w:date="2025-10-22T11:41:00Z" w16du:dateUtc="2025-10-22T15:41:00Z">
                <w:rPr>
                  <w:rFonts w:ascii="Cambria Math" w:hAnsi="Cambria Math"/>
                </w:rPr>
              </w:ins>
            </m:ctrlPr>
          </m:sSupPr>
          <m:e>
            <m:r>
              <w:ins w:id="860" w:author="Marian Louise Schmidt" w:date="2025-10-22T11:41:00Z" w16du:dateUtc="2025-10-22T15:41:00Z">
                <w:rPr>
                  <w:rFonts w:ascii="Cambria Math" w:hAnsi="Cambria Math"/>
                </w:rPr>
                <m:t>U</m:t>
              </w:ins>
            </m:r>
          </m:e>
          <m:sup>
            <m:r>
              <w:ins w:id="861" w:author="Marian Louise Schmidt" w:date="2025-10-22T11:41:00Z" w16du:dateUtc="2025-10-22T15:41:00Z">
                <w:rPr>
                  <w:rFonts w:ascii="Cambria Math" w:hAnsi="Cambria Math"/>
                </w:rPr>
                <m:t>A</m:t>
              </w:ins>
            </m:r>
          </m:sup>
        </m:sSup>
      </m:oMath>
      <w:ins w:id="862" w:author="Marian Louise Schmidt" w:date="2025-10-22T11:41:00Z" w16du:dateUtc="2025-10-22T15:41:00Z">
        <w:r w:rsidR="005675DB">
          <w:t>integrates ecological realism by incorporating differences in both lineage identity and total biomass.</w:t>
        </w:r>
      </w:ins>
      <w:commentRangeEnd w:id="857"/>
      <w:ins w:id="863" w:author="Marian Louise Schmidt" w:date="2025-10-22T11:42:00Z" w16du:dateUtc="2025-10-22T15:42:00Z">
        <w:r w:rsidR="005675DB">
          <w:rPr>
            <w:rStyle w:val="CommentReference"/>
          </w:rPr>
          <w:commentReference w:id="857"/>
        </w:r>
      </w:ins>
      <w:del w:id="864"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865" w:author="Augustus Raymond Pendleton" w:date="2025-09-29T09:31:00Z" w16du:dateUtc="2025-09-29T13:31:00Z"/>
        </w:rPr>
        <w:pPrChange w:id="866" w:author="Augustus Raymond Pendleton" w:date="2025-09-29T09:25:00Z" w16du:dateUtc="2025-09-29T13:25:00Z">
          <w:pPr/>
        </w:pPrChange>
      </w:pPr>
    </w:p>
    <w:p w14:paraId="3252272C" w14:textId="1E6B5EE7" w:rsidR="0007048F" w:rsidDel="00CE2ACD" w:rsidRDefault="008729F6" w:rsidP="00693D9A">
      <w:pPr>
        <w:ind w:firstLine="720"/>
        <w:rPr>
          <w:del w:id="867" w:author="Augustus Raymond Pendleton" w:date="2025-09-29T09:30:00Z" w16du:dateUtc="2025-09-29T13:30:00Z"/>
        </w:rPr>
      </w:pPr>
      <w:ins w:id="868" w:author="Augustus Raymond Pendleton" w:date="2025-09-29T09:31:00Z" w16du:dateUtc="2025-09-29T13:31:00Z">
        <w:r>
          <w:t>We first calculated four</w:t>
        </w:r>
      </w:ins>
      <w:ins w:id="869" w:author="Augustus Raymond Pendleton" w:date="2025-09-29T09:32:00Z">
        <w:r w:rsidRPr="008729F6">
          <w:rPr>
            <w:rPrChange w:id="870" w:author="Augustus Raymond Pendleton" w:date="2025-09-29T09:32:00Z" w16du:dateUtc="2025-09-29T13:32:00Z">
              <w:rPr>
                <w:i/>
                <w:iCs/>
              </w:rPr>
            </w:rPrChange>
          </w:rPr>
          <w:t xml:space="preserve"> β-diversity</w:t>
        </w:r>
      </w:ins>
      <w:ins w:id="871" w:author="Augustus Raymond Pendleton" w:date="2025-09-29T09:32:00Z" w16du:dateUtc="2025-09-29T13:32:00Z">
        <w:r>
          <w:t xml:space="preserve"> metrics for all sample pairs </w:t>
        </w:r>
      </w:ins>
      <w:ins w:id="872"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873" w:author="Marian Louise Schmidt" w:date="2025-10-22T11:42:00Z" w16du:dateUtc="2025-10-22T15:42:00Z">
        <w:r w:rsidR="005675DB">
          <w:t xml:space="preserve">The degree of concordance </w:t>
        </w:r>
      </w:ins>
      <w:ins w:id="874" w:author="Augustus Raymond Pendleton" w:date="2025-09-29T09:33:00Z" w16du:dateUtc="2025-09-29T13:33:00Z">
        <w:del w:id="875" w:author="Marian Louise Schmidt" w:date="2025-10-22T11:42:00Z" w16du:dateUtc="2025-10-22T15:42:00Z">
          <w:r w:rsidR="00CE2ACD" w:rsidRPr="006B42C1" w:rsidDel="005675DB">
            <w:delText>Agreement</w:delText>
          </w:r>
        </w:del>
        <w:del w:id="876" w:author="Marian Louise Schmidt" w:date="2025-10-22T11:43:00Z" w16du:dateUtc="2025-10-22T15:43:00Z">
          <w:r w:rsidR="00CE2ACD" w:rsidRPr="006B42C1" w:rsidDel="005675DB">
            <w:delText xml:space="preserve"> </w:delText>
          </w:r>
        </w:del>
        <w:r w:rsidR="00CE2ACD" w:rsidRPr="006B42C1">
          <w:t xml:space="preserve">between </w:t>
        </w:r>
      </w:ins>
      <w:proofErr w:type="gramStart"/>
      <w:ins w:id="877" w:author="Marian Louise Schmidt" w:date="2025-10-22T11:43:00Z" w16du:dateUtc="2025-10-22T15:43:00Z">
        <w:r w:rsidR="005675DB">
          <w:rPr>
            <w:i/>
            <w:iCs/>
          </w:rPr>
          <w:t>U</w:t>
        </w:r>
        <w:r w:rsidR="005675DB">
          <w:rPr>
            <w:i/>
            <w:iCs/>
            <w:vertAlign w:val="superscript"/>
          </w:rPr>
          <w:t>A</w:t>
        </w:r>
        <w:r w:rsidR="005675DB">
          <w:t xml:space="preserve"> </w:t>
        </w:r>
        <w:r w:rsidR="005675DB">
          <w:t xml:space="preserve"> and</w:t>
        </w:r>
        <w:proofErr w:type="gramEnd"/>
        <w:r w:rsidR="005675DB">
          <w:t xml:space="preserve"> other metrics was</w:t>
        </w:r>
      </w:ins>
      <w:ins w:id="878" w:author="Augustus Raymond Pendleton" w:date="2025-09-29T09:33:00Z" w16du:dateUtc="2025-09-29T13:33:00Z">
        <w:del w:id="879" w:author="Marian Louise Schmidt" w:date="2025-10-22T11:43:00Z" w16du:dateUtc="2025-10-22T15:43:00Z">
          <w:r w:rsidR="00CE2ACD" w:rsidRPr="006B42C1" w:rsidDel="005675DB">
            <w:delText xml:space="preserve">a given metric and </w:delText>
          </w:r>
        </w:del>
      </w:ins>
      <w:ins w:id="880" w:author="Augustus Raymond Pendleton" w:date="2025-09-29T09:34:00Z" w16du:dateUtc="2025-09-29T13:34:00Z">
        <w:del w:id="881" w:author="Marian Louise Schmidt" w:date="2025-10-22T11:43:00Z" w16du:dateUtc="2025-10-22T15:43:00Z">
          <w:r w:rsidR="00CE2ACD" w:rsidRPr="006B42C1" w:rsidDel="005675DB">
            <w:rPr>
              <w:rPrChange w:id="882" w:author="Augustus Raymond Pendleton" w:date="2025-09-29T12:22:00Z" w16du:dateUtc="2025-09-29T16:22:00Z">
                <w:rPr>
                  <w:i/>
                  <w:iCs/>
                </w:rPr>
              </w:rPrChange>
            </w:rPr>
            <w:delText>U</w:delText>
          </w:r>
          <w:r w:rsidR="00CE2ACD" w:rsidRPr="006B42C1" w:rsidDel="005675DB">
            <w:rPr>
              <w:vertAlign w:val="superscript"/>
              <w:rPrChange w:id="883"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884" w:author="Augustus Raymond Pendleton" w:date="2025-09-29T09:45:00Z" w16du:dateUtc="2025-09-29T13:45:00Z">
              <w:rPr/>
            </w:rPrChange>
          </w:rPr>
          <w:t xml:space="preserve">. </w:t>
        </w:r>
        <w:r w:rsidR="00CE2ACD">
          <w:t xml:space="preserve">In the </w:t>
        </w:r>
      </w:ins>
      <w:ins w:id="885" w:author="Augustus Raymond Pendleton" w:date="2025-09-29T09:36:00Z" w16du:dateUtc="2025-09-29T13:36:00Z">
        <w:r w:rsidR="00CE2ACD">
          <w:t>cooling water</w:t>
        </w:r>
      </w:ins>
      <w:ins w:id="886" w:author="Marian Louise Schmidt" w:date="2025-10-22T11:43:00Z" w16du:dateUtc="2025-10-22T15:43:00Z">
        <w:r w:rsidR="005675DB">
          <w:t xml:space="preserve"> dataset</w:t>
        </w:r>
      </w:ins>
      <w:ins w:id="887"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888" w:author="Marian Louise Schmidt" w:date="2025-10-22T11:43:00Z" w16du:dateUtc="2025-10-22T15:43:00Z">
          <w:r w:rsidR="00CE2ACD" w:rsidDel="005675DB">
            <w:delText xml:space="preserve">was in </w:delText>
          </w:r>
        </w:del>
        <w:r w:rsidR="00CE2ACD">
          <w:t>close</w:t>
        </w:r>
      </w:ins>
      <w:ins w:id="889" w:author="Marian Louise Schmidt" w:date="2025-10-22T11:43:00Z" w16du:dateUtc="2025-10-22T15:43:00Z">
        <w:r w:rsidR="005675DB">
          <w:t xml:space="preserve">ly tracked </w:t>
        </w:r>
      </w:ins>
      <w:ins w:id="890" w:author="Augustus Raymond Pendleton" w:date="2025-09-29T09:36:00Z" w16du:dateUtc="2025-09-29T13:36:00Z">
        <w:del w:id="891" w:author="Marian Louise Schmidt" w:date="2025-10-22T11:43:00Z" w16du:dateUtc="2025-10-22T15:43:00Z">
          <w:r w:rsidR="00CE2ACD" w:rsidDel="005675DB">
            <w:delText xml:space="preserve"> agreement with </w:delText>
          </w:r>
        </w:del>
        <w:r w:rsidR="00CE2ACD">
          <w:t xml:space="preserve">all three </w:t>
        </w:r>
        <w:del w:id="892" w:author="Marian Louise Schmidt" w:date="2025-10-22T11:43:00Z" w16du:dateUtc="2025-10-22T15:43:00Z">
          <w:r w:rsidR="00CE2ACD" w:rsidDel="005675DB">
            <w:delText>other</w:delText>
          </w:r>
        </w:del>
      </w:ins>
      <w:ins w:id="893" w:author="Marian Louise Schmidt" w:date="2025-10-22T11:43:00Z" w16du:dateUtc="2025-10-22T15:43:00Z">
        <w:r w:rsidR="005675DB">
          <w:t>alternatives</w:t>
        </w:r>
      </w:ins>
      <w:ins w:id="894" w:author="Augustus Raymond Pendleton" w:date="2025-09-29T09:36:00Z" w16du:dateUtc="2025-09-29T13:36:00Z">
        <w:del w:id="895" w:author="Marian Louise Schmidt" w:date="2025-10-22T11:43:00Z" w16du:dateUtc="2025-10-22T15:43:00Z">
          <w:r w:rsidR="00CE2ACD" w:rsidDel="005675DB">
            <w:delText xml:space="preserve"> metrics</w:delText>
          </w:r>
        </w:del>
        <w:r w:rsidR="00CE2ACD">
          <w:t xml:space="preserve">, </w:t>
        </w:r>
        <w:del w:id="896" w:author="Marian Louise Schmidt" w:date="2025-10-22T11:43:00Z" w16du:dateUtc="2025-10-22T15:43:00Z">
          <w:r w:rsidR="00CE2ACD" w:rsidDel="005675DB">
            <w:delText>while</w:delText>
          </w:r>
        </w:del>
      </w:ins>
      <w:ins w:id="897" w:author="Marian Louise Schmidt" w:date="2025-10-22T11:43:00Z" w16du:dateUtc="2025-10-22T15:43:00Z">
        <w:r w:rsidR="005675DB">
          <w:t>whereas in the remaining sys</w:t>
        </w:r>
      </w:ins>
      <w:ins w:id="898" w:author="Marian Louise Schmidt" w:date="2025-10-22T11:44:00Z" w16du:dateUtc="2025-10-22T15:44:00Z">
        <w:r w:rsidR="005675DB">
          <w:t>tems it diverged substantially</w:t>
        </w:r>
      </w:ins>
      <w:ins w:id="899" w:author="Augustus Raymond Pendleton" w:date="2025-09-29T09:36:00Z" w16du:dateUtc="2025-09-29T13:36:00Z">
        <w:del w:id="900" w:author="Marian Louise Schmidt" w:date="2025-10-22T11:44:00Z" w16du:dateUtc="2025-10-22T15:44:00Z">
          <w:r w:rsidR="00CE2ACD" w:rsidDel="005675DB">
            <w:delText xml:space="preserve"> it deviated broadly in other datasets</w:delText>
          </w:r>
        </w:del>
        <w:r w:rsidR="00CE2ACD">
          <w:t>.</w:t>
        </w:r>
      </w:ins>
      <w:ins w:id="901"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902" w:author="Augustus Raymond Pendleton" w:date="2025-09-29T09:40:00Z" w16du:dateUtc="2025-09-29T13:40:00Z">
        <w:r w:rsidR="00CE2ACD">
          <w:t xml:space="preserve">also </w:t>
        </w:r>
      </w:ins>
      <w:ins w:id="903" w:author="Augustus Raymond Pendleton" w:date="2025-09-29T09:37:00Z" w16du:dateUtc="2025-09-29T13:37:00Z">
        <w:del w:id="904" w:author="Marian Louise Schmidt" w:date="2025-10-22T11:44:00Z" w16du:dateUtc="2025-10-22T15:44:00Z">
          <w:r w:rsidR="00CE2ACD" w:rsidDel="005675DB">
            <w:delText>measured distance values</w:delText>
          </w:r>
        </w:del>
      </w:ins>
      <w:ins w:id="905" w:author="Marian Louise Schmidt" w:date="2025-10-22T11:44:00Z" w16du:dateUtc="2025-10-22T15:44:00Z">
        <w:r w:rsidR="005675DB">
          <w:t>spanned</w:t>
        </w:r>
      </w:ins>
      <w:ins w:id="906" w:author="Augustus Raymond Pendleton" w:date="2025-09-29T09:37:00Z" w16du:dateUtc="2025-09-29T13:37:00Z">
        <w:del w:id="907" w:author="Marian Louise Schmidt" w:date="2025-10-22T11:44:00Z" w16du:dateUtc="2025-10-22T15:44:00Z">
          <w:r w:rsidR="00CE2ACD" w:rsidDel="005675DB">
            <w:delText xml:space="preserve"> across</w:delText>
          </w:r>
        </w:del>
        <w:r w:rsidR="00CE2ACD">
          <w:t xml:space="preserve"> a </w:t>
        </w:r>
      </w:ins>
      <w:ins w:id="908" w:author="Augustus Raymond Pendleton" w:date="2025-09-29T09:40:00Z" w16du:dateUtc="2025-09-29T13:40:00Z">
        <w:r w:rsidR="00CE2ACD">
          <w:t xml:space="preserve">similar or </w:t>
        </w:r>
      </w:ins>
      <w:ins w:id="909" w:author="Augustus Raymond Pendleton" w:date="2025-09-29T09:37:00Z" w16du:dateUtc="2025-09-29T13:37:00Z">
        <w:r w:rsidR="00CE2ACD">
          <w:t xml:space="preserve">wider </w:t>
        </w:r>
      </w:ins>
      <w:ins w:id="910" w:author="Augustus Raymond Pendleton" w:date="2025-09-29T09:38:00Z" w16du:dateUtc="2025-09-29T13:38:00Z">
        <w:r w:rsidR="00CE2ACD">
          <w:t>range</w:t>
        </w:r>
      </w:ins>
      <w:ins w:id="911" w:author="Marian Louise Schmidt" w:date="2025-10-22T11:45:00Z" w16du:dateUtc="2025-10-22T15:45:00Z">
        <w:r w:rsidR="005675DB">
          <w:t xml:space="preserve"> of distances than</w:t>
        </w:r>
      </w:ins>
      <w:ins w:id="912" w:author="Augustus Raymond Pendleton" w:date="2025-09-29T09:38:00Z" w16du:dateUtc="2025-09-29T13:38:00Z">
        <w:del w:id="913" w:author="Marian Louise Schmidt" w:date="2025-10-22T11:45:00Z" w16du:dateUtc="2025-10-22T15:45:00Z">
          <w:r w:rsidR="00CE2ACD" w:rsidDel="005675DB">
            <w:delText xml:space="preserve"> compared to</w:delText>
          </w:r>
        </w:del>
      </w:ins>
      <w:ins w:id="914" w:author="Marian Louise Schmidt" w:date="2025-10-22T11:45:00Z" w16du:dateUtc="2025-10-22T15:45:00Z">
        <w:r w:rsidR="005675DB">
          <w:t xml:space="preserve"> the</w:t>
        </w:r>
      </w:ins>
      <w:ins w:id="915" w:author="Augustus Raymond Pendleton" w:date="2025-09-29T09:38:00Z" w16du:dateUtc="2025-09-29T13:38:00Z">
        <w:r w:rsidR="00CE2ACD">
          <w:t xml:space="preserve"> other metrics</w:t>
        </w:r>
      </w:ins>
      <w:ins w:id="916" w:author="Marian Louise Schmidt" w:date="2025-10-22T11:45:00Z" w16du:dateUtc="2025-10-22T15:45:00Z">
        <w:r w:rsidR="005675DB">
          <w:t>. F</w:t>
        </w:r>
      </w:ins>
      <w:ins w:id="917" w:author="Augustus Raymond Pendleton" w:date="2025-09-29T09:38:00Z" w16du:dateUtc="2025-09-29T13:38:00Z">
        <w:del w:id="918" w:author="Marian Louise Schmidt" w:date="2025-10-22T11:45:00Z" w16du:dateUtc="2025-10-22T15:45:00Z">
          <w:r w:rsidR="00CE2ACD" w:rsidDel="005675DB">
            <w:delText>; f</w:delText>
          </w:r>
        </w:del>
        <w:r w:rsidR="00CE2ACD">
          <w:t xml:space="preserve">or example, </w:t>
        </w:r>
        <w:del w:id="919" w:author="Marian Louise Schmidt" w:date="2025-10-22T11:45:00Z" w16du:dateUtc="2025-10-22T15:45:00Z">
          <w:r w:rsidR="00CE2ACD" w:rsidDel="005675DB">
            <w:delText xml:space="preserve">notice how </w:delText>
          </w:r>
        </w:del>
        <w:r w:rsidR="00CE2ACD">
          <w:t>in the soil dataset</w:t>
        </w:r>
        <w:del w:id="920"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921" w:author="Marian Louise Schmidt" w:date="2025-10-22T11:45:00Z" w16du:dateUtc="2025-10-22T15:45:00Z">
          <w:r w:rsidR="00CE2ACD" w:rsidDel="005675DB">
            <w:delText>have</w:delText>
          </w:r>
        </w:del>
      </w:ins>
      <w:ins w:id="922" w:author="Marian Louise Schmidt" w:date="2025-10-22T11:45:00Z" w16du:dateUtc="2025-10-22T15:45:00Z">
        <w:r w:rsidR="005675DB">
          <w:t>occupied a</w:t>
        </w:r>
      </w:ins>
      <w:ins w:id="923" w:author="Augustus Raymond Pendleton" w:date="2025-09-29T09:38:00Z" w16du:dateUtc="2025-09-29T13:38:00Z">
        <w:r w:rsidR="00CE2ACD">
          <w:t xml:space="preserve"> narrow ra</w:t>
        </w:r>
      </w:ins>
      <w:ins w:id="924" w:author="Augustus Raymond Pendleton" w:date="2025-09-29T09:39:00Z" w16du:dateUtc="2025-09-29T13:39:00Z">
        <w:r w:rsidR="00CE2ACD">
          <w:t>nge</w:t>
        </w:r>
        <w:del w:id="925" w:author="Marian Louise Schmidt" w:date="2025-10-22T11:45:00Z" w16du:dateUtc="2025-10-22T15:45:00Z">
          <w:r w:rsidR="00CE2ACD" w:rsidDel="005675DB">
            <w:delText>s</w:delText>
          </w:r>
        </w:del>
        <w:r w:rsidR="00CE2ACD">
          <w:t xml:space="preserve"> </w:t>
        </w:r>
        <w:del w:id="926" w:author="Marian Louise Schmidt" w:date="2025-10-22T11:45:00Z" w16du:dateUtc="2025-10-22T15:45:00Z">
          <w:r w:rsidR="00CE2ACD" w:rsidDel="005675DB">
            <w:delText>compared</w:delText>
          </w:r>
        </w:del>
      </w:ins>
      <w:ins w:id="927" w:author="Marian Louise Schmidt" w:date="2025-10-22T11:45:00Z" w16du:dateUtc="2025-10-22T15:45:00Z">
        <w:r w:rsidR="005675DB">
          <w:t>relative</w:t>
        </w:r>
      </w:ins>
      <w:ins w:id="928" w:author="Augustus Raymond Pendleton" w:date="2025-09-29T09:39:00Z" w16du:dateUtc="2025-09-29T13:39:00Z">
        <w:r w:rsidR="00CE2ACD">
          <w:t xml:space="preserve"> to the broad </w:t>
        </w:r>
      </w:ins>
      <w:ins w:id="929" w:author="Marian Louise Schmidt" w:date="2025-10-22T11:46:00Z" w16du:dateUtc="2025-10-22T15:46:00Z">
        <w:r w:rsidR="005675DB">
          <w:t>separation observed under</w:t>
        </w:r>
      </w:ins>
      <w:ins w:id="930" w:author="Augustus Raymond Pendleton" w:date="2025-09-29T09:39:00Z" w16du:dateUtc="2025-09-29T13:39:00Z">
        <w:del w:id="931"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932" w:author="Augustus Raymond Pendleton" w:date="2025-09-26T09:33:00Z" w16du:dateUtc="2025-09-26T13:33:00Z">
        <w:r w:rsidR="0007048F" w:rsidRPr="0007048F" w:rsidDel="00CC3C53">
          <w:delText xml:space="preserve">    We next evaluated how </w:delText>
        </w:r>
      </w:del>
      <m:oMath>
        <m:sSup>
          <m:sSupPr>
            <m:ctrlPr>
              <w:del w:id="933" w:author="Augustus Raymond Pendleton" w:date="2025-09-26T09:33:00Z" w16du:dateUtc="2025-09-26T13:33:00Z">
                <w:rPr>
                  <w:rFonts w:ascii="Cambria Math" w:hAnsi="Cambria Math"/>
                </w:rPr>
              </w:del>
            </m:ctrlPr>
          </m:sSupPr>
          <m:e>
            <m:r>
              <w:del w:id="934" w:author="Augustus Raymond Pendleton" w:date="2025-09-26T09:33:00Z" w16du:dateUtc="2025-09-26T13:33:00Z">
                <w:rPr>
                  <w:rFonts w:ascii="Cambria Math" w:hAnsi="Cambria Math"/>
                </w:rPr>
                <m:t>U</m:t>
              </w:del>
            </m:r>
          </m:e>
          <m:sup>
            <m:r>
              <w:del w:id="935" w:author="Augustus Raymond Pendleton" w:date="2025-09-26T09:33:00Z" w16du:dateUtc="2025-09-26T13:33:00Z">
                <w:rPr>
                  <w:rFonts w:ascii="Cambria Math" w:hAnsi="Cambria Math"/>
                </w:rPr>
                <m:t>A</m:t>
              </w:del>
            </m:r>
          </m:sup>
        </m:sSup>
      </m:oMath>
      <w:del w:id="936" w:author="Augustus Raymond Pendleton" w:date="2025-09-26T09:33:00Z" w16du:dateUtc="2025-09-26T13:33:00Z">
        <w:r w:rsidR="0007048F" w:rsidRPr="0007048F" w:rsidDel="00CC3C53">
          <w:delText xml:space="preserve"> influences group separation in a real-world dataset. </w:delText>
        </w:r>
      </w:del>
      <w:del w:id="937"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938" w:author="Augustus Raymond Pendleton" w:date="2025-09-29T09:25:00Z" w16du:dateUtc="2025-09-29T13:25:00Z">
        <w:r w:rsidR="0007048F" w:rsidRPr="0007048F" w:rsidDel="008729F6">
          <w:delText xml:space="preserve">Our </w:delText>
        </w:r>
      </w:del>
      <w:del w:id="939"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940" w:author="Augustus Raymond Pendleton" w:date="2025-09-29T09:39:00Z" w16du:dateUtc="2025-09-29T13:39:00Z"/>
        </w:rPr>
        <w:pPrChange w:id="941" w:author="Augustus Raymond Pendleton" w:date="2025-09-29T09:45:00Z" w16du:dateUtc="2025-09-29T13:45:00Z">
          <w:pPr/>
        </w:pPrChange>
      </w:pPr>
    </w:p>
    <w:p w14:paraId="576FC2B7" w14:textId="4092F17D" w:rsidR="008729F6" w:rsidRDefault="00CE2ACD" w:rsidP="008729F6">
      <w:pPr>
        <w:ind w:firstLine="720"/>
        <w:rPr>
          <w:ins w:id="942" w:author="Augustus Raymond Pendleton" w:date="2025-09-29T09:46:00Z" w16du:dateUtc="2025-09-29T13:46:00Z"/>
        </w:rPr>
      </w:pPr>
      <w:ins w:id="943" w:author="Augustus Raymond Pendleton" w:date="2025-09-29T09:40:00Z" w16du:dateUtc="2025-09-29T13:40:00Z">
        <w:r>
          <w:rPr>
            <w:i/>
            <w:iCs/>
          </w:rPr>
          <w:t>U</w:t>
        </w:r>
        <w:r>
          <w:rPr>
            <w:i/>
            <w:iCs/>
            <w:vertAlign w:val="superscript"/>
          </w:rPr>
          <w:t>A</w:t>
        </w:r>
        <w:r>
          <w:rPr>
            <w:i/>
            <w:iCs/>
          </w:rPr>
          <w:t xml:space="preserve"> </w:t>
        </w:r>
      </w:ins>
      <w:ins w:id="944" w:author="Augustus Raymond Pendleton" w:date="2025-09-29T09:41:00Z" w16du:dateUtc="2025-09-29T13:41:00Z">
        <w:del w:id="945" w:author="Marian Louise Schmidt" w:date="2025-10-22T11:48:00Z" w16du:dateUtc="2025-10-22T15:48:00Z">
          <w:r w:rsidDel="00D63970">
            <w:delText>measured</w:delText>
          </w:r>
        </w:del>
      </w:ins>
      <w:ins w:id="946" w:author="Marian Louise Schmidt" w:date="2025-10-22T11:48:00Z" w16du:dateUtc="2025-10-22T15:48:00Z">
        <w:r w:rsidR="00D63970">
          <w:t>generally reported</w:t>
        </w:r>
      </w:ins>
      <w:ins w:id="947" w:author="Augustus Raymond Pendleton" w:date="2025-09-29T09:41:00Z" w16du:dateUtc="2025-09-29T13:41:00Z">
        <w:r>
          <w:t xml:space="preserve"> </w:t>
        </w:r>
        <w:del w:id="948" w:author="Marian Louise Schmidt" w:date="2025-10-22T11:48:00Z" w16du:dateUtc="2025-10-22T15:48:00Z">
          <w:r w:rsidDel="00D63970">
            <w:delText xml:space="preserve">either similar or greater </w:delText>
          </w:r>
        </w:del>
        <w:r>
          <w:t>distance</w:t>
        </w:r>
      </w:ins>
      <w:ins w:id="949" w:author="Marian Louise Schmidt" w:date="2025-10-22T11:49:00Z" w16du:dateUtc="2025-10-22T15:49:00Z">
        <w:r w:rsidR="00D63970">
          <w:t xml:space="preserve">s that were similar </w:t>
        </w:r>
      </w:ins>
      <w:ins w:id="950" w:author="Marian Louise Schmidt" w:date="2025-10-22T11:51:00Z" w16du:dateUtc="2025-10-22T15:51:00Z">
        <w:r w:rsidR="00D63970">
          <w:t xml:space="preserve">to </w:t>
        </w:r>
      </w:ins>
      <w:ins w:id="951" w:author="Marian Louise Schmidt" w:date="2025-10-22T11:49:00Z" w16du:dateUtc="2025-10-22T15:49:00Z">
        <w:r w:rsidR="00D63970">
          <w:t>or great</w:t>
        </w:r>
      </w:ins>
      <w:ins w:id="952" w:author="Marian Louise Schmidt" w:date="2025-10-22T11:50:00Z" w16du:dateUtc="2025-10-22T15:50:00Z">
        <w:r w:rsidR="00D63970">
          <w:t>er</w:t>
        </w:r>
      </w:ins>
      <w:ins w:id="953" w:author="Augustus Raymond Pendleton" w:date="2025-09-29T09:41:00Z" w16du:dateUtc="2025-09-29T13:41:00Z">
        <w:r>
          <w:t xml:space="preserve"> than </w:t>
        </w:r>
        <w:r>
          <w:rPr>
            <w:i/>
            <w:iCs/>
          </w:rPr>
          <w:t>U</w:t>
        </w:r>
        <w:r>
          <w:rPr>
            <w:i/>
            <w:iCs/>
            <w:vertAlign w:val="superscript"/>
          </w:rPr>
          <w:t>R</w:t>
        </w:r>
        <w:r>
          <w:rPr>
            <w:i/>
            <w:iCs/>
          </w:rPr>
          <w:t xml:space="preserve">, </w:t>
        </w:r>
      </w:ins>
      <w:ins w:id="954" w:author="Augustus Raymond Pendleton" w:date="2025-09-29T09:42:00Z" w16du:dateUtc="2025-09-29T13:42:00Z">
        <w:del w:id="955" w:author="Marian Louise Schmidt" w:date="2025-10-22T11:49:00Z" w16du:dateUtc="2025-10-22T15:49:00Z">
          <w:r w:rsidDel="00D63970">
            <w:delText>in accordance</w:delText>
          </w:r>
        </w:del>
      </w:ins>
      <w:ins w:id="956" w:author="Marian Louise Schmidt" w:date="2025-10-22T11:49:00Z" w16du:dateUtc="2025-10-22T15:49:00Z">
        <w:r w:rsidR="00D63970">
          <w:t>consistent</w:t>
        </w:r>
      </w:ins>
      <w:ins w:id="957" w:author="Augustus Raymond Pendleton" w:date="2025-09-29T09:42:00Z" w16du:dateUtc="2025-09-29T13:42:00Z">
        <w:r>
          <w:t xml:space="preserve"> with the simulations shown in Fig. 1B. </w:t>
        </w:r>
        <w:del w:id="958" w:author="Marian Louise Schmidt" w:date="2025-10-22T11:49:00Z" w16du:dateUtc="2025-10-22T15:49:00Z">
          <w:r w:rsidDel="00D63970">
            <w:delText>We attribute t</w:delText>
          </w:r>
        </w:del>
      </w:ins>
      <w:ins w:id="959" w:author="Marian Louise Schmidt" w:date="2025-10-22T11:49:00Z" w16du:dateUtc="2025-10-22T15:49:00Z">
        <w:r w:rsidR="00D63970">
          <w:t>T</w:t>
        </w:r>
      </w:ins>
      <w:ins w:id="960" w:author="Augustus Raymond Pendleton" w:date="2025-09-29T09:42:00Z" w16du:dateUtc="2025-09-29T13:42:00Z">
        <w:r>
          <w:t xml:space="preserve">his </w:t>
        </w:r>
      </w:ins>
      <w:ins w:id="961" w:author="Marian Louise Schmidt" w:date="2025-10-22T11:49:00Z" w16du:dateUtc="2025-10-22T15:49:00Z">
        <w:r w:rsidR="00D63970">
          <w:t xml:space="preserve">reflects </w:t>
        </w:r>
      </w:ins>
      <w:ins w:id="962" w:author="Augustus Raymond Pendleton" w:date="2025-09-29T09:42:00Z" w16du:dateUtc="2025-09-29T13:42:00Z">
        <w:del w:id="963"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964" w:author="Augustus Raymond Pendleton" w:date="2025-09-29T09:43:00Z" w16du:dateUtc="2025-09-29T13:43:00Z">
        <w:r w:rsidR="001B5344">
          <w:t xml:space="preserve">discern </w:t>
        </w:r>
        <w:del w:id="965" w:author="Marian Louise Schmidt" w:date="2025-10-22T11:50:00Z" w16du:dateUtc="2025-10-22T15:50:00Z">
          <w:r w:rsidR="001B5344" w:rsidDel="00D63970">
            <w:delText>differences</w:delText>
          </w:r>
        </w:del>
      </w:ins>
      <w:ins w:id="966" w:author="Marian Louise Schmidt" w:date="2025-10-22T11:50:00Z" w16du:dateUtc="2025-10-22T15:50:00Z">
        <w:r w:rsidR="00D63970">
          <w:t>dissimilarity</w:t>
        </w:r>
      </w:ins>
      <w:ins w:id="967" w:author="Augustus Raymond Pendleton" w:date="2025-09-29T09:43:00Z" w16du:dateUtc="2025-09-29T13:43:00Z">
        <w:r w:rsidR="001B5344">
          <w:t xml:space="preserve"> due to differences in microbial load, even when community composition is </w:t>
        </w:r>
        <w:del w:id="968" w:author="Marian Louise Schmidt" w:date="2025-10-22T11:50:00Z" w16du:dateUtc="2025-10-22T15:50:00Z">
          <w:r w:rsidR="001B5344" w:rsidDel="00D63970">
            <w:delText>similar</w:delText>
          </w:r>
        </w:del>
      </w:ins>
      <w:ins w:id="969" w:author="Marian Louise Schmidt" w:date="2025-10-22T11:50:00Z" w16du:dateUtc="2025-10-22T15:50:00Z">
        <w:r w:rsidR="00D63970">
          <w:t>conserved</w:t>
        </w:r>
      </w:ins>
      <w:ins w:id="970"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971" w:author="Marian Louise Schmidt" w:date="2025-10-22T11:51:00Z" w16du:dateUtc="2025-10-22T15:51:00Z">
          <w:r w:rsidR="001B5344" w:rsidDel="00E14761">
            <w:delText>measured</w:delText>
          </w:r>
        </w:del>
      </w:ins>
      <w:ins w:id="972" w:author="Marian Louise Schmidt" w:date="2025-10-22T11:51:00Z" w16du:dateUtc="2025-10-22T15:51:00Z">
        <w:r w:rsidR="00E14761">
          <w:t>yielded</w:t>
        </w:r>
      </w:ins>
      <w:ins w:id="973" w:author="Augustus Raymond Pendleton" w:date="2025-09-29T09:43:00Z" w16du:dateUtc="2025-09-29T13:43:00Z">
        <w:del w:id="974" w:author="Marian Louise Schmidt" w:date="2025-10-22T11:51:00Z" w16du:dateUtc="2025-10-22T15:51:00Z">
          <w:r w:rsidR="001B5344" w:rsidDel="00E14761">
            <w:delText xml:space="preserve"> either similar or less</w:delText>
          </w:r>
        </w:del>
        <w:r w:rsidR="001B5344">
          <w:t xml:space="preserve"> distance</w:t>
        </w:r>
      </w:ins>
      <w:ins w:id="975" w:author="Marian Louise Schmidt" w:date="2025-10-22T11:51:00Z" w16du:dateUtc="2025-10-22T15:51:00Z">
        <w:r w:rsidR="00E14761">
          <w:t>s that were similar to or lower</w:t>
        </w:r>
      </w:ins>
      <w:ins w:id="976"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977" w:author="Marian Louise Schmidt" w:date="2025-10-22T11:51:00Z" w16du:dateUtc="2025-10-22T15:51:00Z">
        <w:r w:rsidR="00E14761">
          <w:t xml:space="preserve">matching </w:t>
        </w:r>
      </w:ins>
      <w:ins w:id="978" w:author="Marian Louise Schmidt" w:date="2025-10-22T11:52:00Z" w16du:dateUtc="2025-10-22T15:52:00Z">
        <w:r w:rsidR="00E14761">
          <w:t>the</w:t>
        </w:r>
      </w:ins>
      <w:ins w:id="979" w:author="Augustus Raymond Pendleton" w:date="2025-09-29T09:43:00Z" w16du:dateUtc="2025-09-29T13:43:00Z">
        <w:del w:id="980" w:author="Marian Louise Schmidt" w:date="2025-10-22T11:51:00Z" w16du:dateUtc="2025-10-22T15:51:00Z">
          <w:r w:rsidR="001B5344" w:rsidDel="00E14761">
            <w:delText>in agr</w:delText>
          </w:r>
        </w:del>
      </w:ins>
      <w:ins w:id="981" w:author="Augustus Raymond Pendleton" w:date="2025-09-29T09:44:00Z" w16du:dateUtc="2025-09-29T13:44:00Z">
        <w:del w:id="982" w:author="Marian Louise Schmidt" w:date="2025-10-22T11:51:00Z" w16du:dateUtc="2025-10-22T15:51:00Z">
          <w:r w:rsidR="001B5344" w:rsidDel="00E14761">
            <w:delText xml:space="preserve">eement </w:delText>
          </w:r>
        </w:del>
        <w:del w:id="983" w:author="Marian Louise Schmidt" w:date="2025-10-22T11:52:00Z" w16du:dateUtc="2025-10-22T15:52:00Z">
          <w:r w:rsidR="001B5344" w:rsidDel="00E14761">
            <w:delText>with</w:delText>
          </w:r>
        </w:del>
        <w:r w:rsidR="001B5344">
          <w:t xml:space="preserve"> simulat</w:t>
        </w:r>
      </w:ins>
      <w:ins w:id="984" w:author="Marian Louise Schmidt" w:date="2025-10-22T11:52:00Z" w16du:dateUtc="2025-10-22T15:52:00Z">
        <w:r w:rsidR="00E14761">
          <w:t>ed</w:t>
        </w:r>
      </w:ins>
      <w:ins w:id="985" w:author="Augustus Raymond Pendleton" w:date="2025-09-29T09:44:00Z" w16du:dateUtc="2025-09-29T13:44:00Z">
        <w:del w:id="986" w:author="Marian Louise Schmidt" w:date="2025-10-22T11:52:00Z" w16du:dateUtc="2025-10-22T15:52:00Z">
          <w:r w:rsidR="001B5344" w:rsidDel="00E14761">
            <w:delText>ions</w:delText>
          </w:r>
        </w:del>
      </w:ins>
      <w:ins w:id="987" w:author="Marian Louise Schmidt" w:date="2025-10-22T11:52:00Z" w16du:dateUtc="2025-10-22T15:52:00Z">
        <w:r w:rsidR="00E14761">
          <w:t xml:space="preserve"> behavior </w:t>
        </w:r>
      </w:ins>
      <w:ins w:id="988" w:author="Augustus Raymond Pendleton" w:date="2025-09-29T09:44:00Z" w16du:dateUtc="2025-09-29T13:44:00Z">
        <w:del w:id="989" w:author="Marian Louise Schmidt" w:date="2025-10-22T11:52:00Z" w16du:dateUtc="2025-10-22T15:52:00Z">
          <w:r w:rsidR="001B5344" w:rsidDel="00E14761">
            <w:delText xml:space="preserve"> shown </w:delText>
          </w:r>
        </w:del>
        <w:r w:rsidR="001B5344">
          <w:t xml:space="preserve">in Fig 1B. </w:t>
        </w:r>
      </w:ins>
      <w:ins w:id="990" w:author="Augustus Raymond Pendleton" w:date="2025-09-29T09:45:00Z" w16du:dateUtc="2025-09-29T13:45:00Z">
        <w:del w:id="991" w:author="Marian Louise Schmidt" w:date="2025-10-22T11:52:00Z" w16du:dateUtc="2025-10-22T15:52:00Z">
          <w:r w:rsidR="001B5344" w:rsidDel="00E14761">
            <w:delText>Here</w:delText>
          </w:r>
        </w:del>
      </w:ins>
      <w:ins w:id="992" w:author="Marian Louise Schmidt" w:date="2025-10-22T11:52:00Z" w16du:dateUtc="2025-10-22T15:52:00Z">
        <w:r w:rsidR="00E14761">
          <w:t>In these cases</w:t>
        </w:r>
      </w:ins>
      <w:ins w:id="993" w:author="Augustus Raymond Pendleton" w:date="2025-09-29T09:45:00Z" w16du:dateUtc="2025-09-29T13:45:00Z">
        <w:r w:rsidR="001B5344">
          <w:t xml:space="preserve">, phylogenetic </w:t>
        </w:r>
        <w:del w:id="994" w:author="Marian Louise Schmidt" w:date="2025-10-22T11:52:00Z" w16du:dateUtc="2025-10-22T15:52:00Z">
          <w:r w:rsidR="001B5344" w:rsidDel="00E14761">
            <w:delText>similarity</w:delText>
          </w:r>
        </w:del>
      </w:ins>
      <w:ins w:id="995" w:author="Marian Louise Schmidt" w:date="2025-10-22T11:52:00Z" w16du:dateUtc="2025-10-22T15:52:00Z">
        <w:r w:rsidR="00E14761">
          <w:t>proximity</w:t>
        </w:r>
      </w:ins>
      <w:ins w:id="996" w:author="Augustus Raymond Pendleton" w:date="2025-09-29T09:45:00Z" w16du:dateUtc="2025-09-29T13:45:00Z">
        <w:r w:rsidR="001B5344">
          <w:t xml:space="preserve"> between abundant, closely-related ASVs </w:t>
        </w:r>
        <w:del w:id="997" w:author="Marian Louise Schmidt" w:date="2025-10-22T11:52:00Z" w16du:dateUtc="2025-10-22T15:52:00Z">
          <w:r w:rsidR="001B5344" w:rsidDel="00E14761">
            <w:delText>may</w:delText>
          </w:r>
        </w:del>
      </w:ins>
      <w:ins w:id="998" w:author="Marian Louise Schmidt" w:date="2025-10-22T11:52:00Z" w16du:dateUtc="2025-10-22T15:52:00Z">
        <w:r w:rsidR="00E14761">
          <w:t>leads</w:t>
        </w:r>
      </w:ins>
      <w:ins w:id="999" w:author="Augustus Raymond Pendleton" w:date="2025-09-29T09:45:00Z" w16du:dateUtc="2025-09-29T13:45:00Z">
        <w:del w:id="1000"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1001" w:author="Marian Louise Schmidt" w:date="2025-10-22T11:52:00Z" w16du:dateUtc="2025-10-22T15:52:00Z">
          <w:r w:rsidR="001B5344" w:rsidDel="00E14761">
            <w:delText>perceive</w:delText>
          </w:r>
        </w:del>
      </w:ins>
      <w:ins w:id="1002" w:author="Marian Louise Schmidt" w:date="2025-10-22T11:52:00Z" w16du:dateUtc="2025-10-22T15:52:00Z">
        <w:r w:rsidR="00E14761">
          <w:t>register</w:t>
        </w:r>
      </w:ins>
      <w:ins w:id="1003"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004" w:author="Augustus Raymond Pendleton" w:date="2025-09-29T09:52:00Z" w16du:dateUtc="2025-09-29T13:52:00Z"/>
          <w:rFonts w:eastAsiaTheme="minorEastAsia"/>
        </w:rPr>
      </w:pPr>
      <w:ins w:id="1005" w:author="Augustus Raymond Pendleton" w:date="2025-09-29T09:46:00Z" w16du:dateUtc="2025-09-29T13:46:00Z">
        <w:r>
          <w:t>Given the</w:t>
        </w:r>
      </w:ins>
      <w:ins w:id="1006" w:author="Marian Louise Schmidt" w:date="2025-10-22T11:53:00Z" w16du:dateUtc="2025-10-22T15:53:00Z">
        <w:r w:rsidR="00E14761">
          <w:t xml:space="preserve">se </w:t>
        </w:r>
      </w:ins>
      <w:ins w:id="1007" w:author="Augustus Raymond Pendleton" w:date="2025-09-29T09:46:00Z" w16du:dateUtc="2025-09-29T13:46:00Z">
        <w:del w:id="1008" w:author="Marian Louise Schmidt" w:date="2025-10-22T11:53:00Z" w16du:dateUtc="2025-10-22T15:53:00Z">
          <w:r w:rsidDel="00E14761">
            <w:delText xml:space="preserve"> broad </w:delText>
          </w:r>
        </w:del>
        <w:r>
          <w:t>differences</w:t>
        </w:r>
        <w:del w:id="1009"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010" w:author="Augustus Raymond Pendleton" w:date="2025-09-29T09:47:00Z" w16du:dateUtc="2025-09-29T13:47:00Z">
        <w:del w:id="1011" w:author="Marian Louise Schmidt" w:date="2025-10-22T11:53:00Z" w16du:dateUtc="2025-10-22T15:53:00Z">
          <w:r w:rsidDel="00E14761">
            <w:delText>en dataset</w:delText>
          </w:r>
        </w:del>
        <w:r>
          <w:t xml:space="preserve">, we next </w:t>
        </w:r>
        <w:del w:id="1012" w:author="Marian Louise Schmidt" w:date="2025-10-22T11:53:00Z" w16du:dateUtc="2025-10-22T15:53:00Z">
          <w:r w:rsidDel="00E14761">
            <w:delText xml:space="preserve">sought to </w:delText>
          </w:r>
        </w:del>
        <w:r>
          <w:t>quantif</w:t>
        </w:r>
      </w:ins>
      <w:ins w:id="1013" w:author="Marian Louise Schmidt" w:date="2025-10-22T11:53:00Z" w16du:dateUtc="2025-10-22T15:53:00Z">
        <w:r w:rsidR="00E14761">
          <w:t>ied</w:t>
        </w:r>
      </w:ins>
      <w:ins w:id="1014" w:author="Augustus Raymond Pendleton" w:date="2025-09-29T09:47:00Z" w16du:dateUtc="2025-09-29T13:47:00Z">
        <w:del w:id="1015" w:author="Marian Louise Schmidt" w:date="2025-10-22T11:53:00Z" w16du:dateUtc="2025-10-22T15:53:00Z">
          <w:r w:rsidDel="00E14761">
            <w:delText>y</w:delText>
          </w:r>
        </w:del>
      </w:ins>
      <w:ins w:id="1016" w:author="Marian Louise Schmidt" w:date="2025-10-22T11:54:00Z" w16du:dateUtc="2025-10-22T15:54:00Z">
        <w:r w:rsidR="00E14761">
          <w:t xml:space="preserve"> how well each </w:t>
        </w:r>
      </w:ins>
      <w:ins w:id="1017" w:author="Augustus Raymond Pendleton" w:date="2025-09-29T09:47:00Z" w16du:dateUtc="2025-09-29T13:47:00Z">
        <w:del w:id="1018" w:author="Marian Louise Schmidt" w:date="2025-10-22T11:54:00Z" w16du:dateUtc="2025-10-22T15:54:00Z">
          <w:r w:rsidDel="00E14761">
            <w:delText xml:space="preserve"> the ability of a given </w:delText>
          </w:r>
        </w:del>
        <w:r>
          <w:t xml:space="preserve">metric </w:t>
        </w:r>
        <w:del w:id="1019" w:author="Marian Louise Schmidt" w:date="2025-10-22T11:54:00Z" w16du:dateUtc="2025-10-22T15:54:00Z">
          <w:r w:rsidDel="00E14761">
            <w:delText>to</w:delText>
          </w:r>
        </w:del>
      </w:ins>
      <w:ins w:id="1020" w:author="Marian Louise Schmidt" w:date="2025-10-22T11:54:00Z" w16du:dateUtc="2025-10-22T15:54:00Z">
        <w:r w:rsidR="00E14761">
          <w:t xml:space="preserve">discriminates among </w:t>
        </w:r>
      </w:ins>
      <w:ins w:id="1021" w:author="Augustus Raymond Pendleton" w:date="2025-09-29T09:47:00Z" w16du:dateUtc="2025-09-29T13:47:00Z">
        <w:r>
          <w:t xml:space="preserve"> </w:t>
        </w:r>
      </w:ins>
      <w:ins w:id="1022" w:author="Augustus Raymond Pendleton" w:date="2025-09-29T09:48:00Z" w16du:dateUtc="2025-09-29T13:48:00Z">
        <w:del w:id="1023" w:author="Marian Louise Schmidt" w:date="2025-10-22T11:54:00Z" w16du:dateUtc="2025-10-22T15:54:00Z">
          <w:r w:rsidDel="00E14761">
            <w:delText xml:space="preserve">separate microbial samples across treatments or </w:delText>
          </w:r>
        </w:del>
        <w:r>
          <w:t xml:space="preserve">categorical </w:t>
        </w:r>
      </w:ins>
      <w:ins w:id="1024" w:author="Marian Louise Schmidt" w:date="2025-10-22T11:54:00Z" w16du:dateUtc="2025-10-22T15:54:00Z">
        <w:r w:rsidR="00E14761">
          <w:t xml:space="preserve">sample </w:t>
        </w:r>
      </w:ins>
      <w:ins w:id="1025" w:author="Augustus Raymond Pendleton" w:date="2025-09-29T09:48:00Z" w16du:dateUtc="2025-09-29T13:48:00Z">
        <w:r>
          <w:t xml:space="preserve">groups. </w:t>
        </w:r>
      </w:ins>
      <w:ins w:id="1026" w:author="Marian Louise Schmidt" w:date="2025-10-22T11:54:00Z" w16du:dateUtc="2025-10-22T15:54:00Z">
        <w:r w:rsidR="00E14761">
          <w:t>For each dataset, w</w:t>
        </w:r>
      </w:ins>
      <w:ins w:id="1027" w:author="Augustus Raymond Pendleton" w:date="2025-09-29T09:48:00Z" w16du:dateUtc="2025-09-29T13:48:00Z">
        <w:del w:id="1028" w:author="Marian Louise Schmidt" w:date="2025-10-22T11:54:00Z" w16du:dateUtc="2025-10-22T15:54:00Z">
          <w:r w:rsidDel="00E14761">
            <w:delText>W</w:delText>
          </w:r>
        </w:del>
        <w:r>
          <w:t xml:space="preserve">e ran PERMANOVAs to </w:t>
        </w:r>
        <w:del w:id="1029" w:author="Marian Louise Schmidt" w:date="2025-10-22T11:54:00Z" w16du:dateUtc="2025-10-22T15:54:00Z">
          <w:r w:rsidDel="00E14761">
            <w:delText>assess</w:delText>
          </w:r>
        </w:del>
      </w:ins>
      <w:ins w:id="1030" w:author="Marian Louise Schmidt" w:date="2025-10-22T11:54:00Z" w16du:dateUtc="2025-10-22T15:54:00Z">
        <w:r w:rsidR="00E14761">
          <w:t>measure</w:t>
        </w:r>
      </w:ins>
      <w:ins w:id="1031" w:author="Augustus Raymond Pendleton" w:date="2025-09-29T09:48:00Z" w16du:dateUtc="2025-09-29T13:48:00Z">
        <w:r>
          <w:t xml:space="preserve"> the </w:t>
        </w:r>
        <w:del w:id="1032" w:author="Marian Louise Schmidt" w:date="2025-10-22T11:55:00Z" w16du:dateUtc="2025-10-22T15:55:00Z">
          <w:r w:rsidDel="00E14761">
            <w:delText>amount</w:delText>
          </w:r>
        </w:del>
      </w:ins>
      <w:ins w:id="1033" w:author="Marian Louise Schmidt" w:date="2025-10-22T11:55:00Z" w16du:dateUtc="2025-10-22T15:55:00Z">
        <w:r w:rsidR="00E14761">
          <w:t>proportion</w:t>
        </w:r>
      </w:ins>
      <w:ins w:id="1034" w:author="Augustus Raymond Pendleton" w:date="2025-09-29T09:48:00Z" w16du:dateUtc="2025-09-29T13:48:00Z">
        <w:r>
          <w:t xml:space="preserve"> of variance </w:t>
        </w:r>
      </w:ins>
      <w:ins w:id="1035" w:author="Marian Louise Schmidt" w:date="2025-10-22T11:55:00Z" w16du:dateUtc="2025-10-22T15:55:00Z">
        <w:r w:rsidR="00E14761">
          <w:t>(</w:t>
        </w:r>
        <w:r w:rsidR="00E14761" w:rsidRPr="00E14761">
          <w:rPr>
            <w:i/>
            <w:iCs/>
            <w:rPrChange w:id="1036" w:author="Marian Louise Schmidt" w:date="2025-10-22T11:57:00Z" w16du:dateUtc="2025-10-22T15:57:00Z">
              <w:rPr/>
            </w:rPrChange>
          </w:rPr>
          <w:t>R</w:t>
        </w:r>
        <w:r w:rsidR="00E14761" w:rsidRPr="00E14761">
          <w:rPr>
            <w:i/>
            <w:iCs/>
            <w:vertAlign w:val="superscript"/>
            <w:rPrChange w:id="1037" w:author="Marian Louise Schmidt" w:date="2025-10-22T11:57:00Z" w16du:dateUtc="2025-10-22T15:57:00Z">
              <w:rPr/>
            </w:rPrChange>
          </w:rPr>
          <w:t>2</w:t>
        </w:r>
        <w:r w:rsidR="00E14761">
          <w:t xml:space="preserve">) </w:t>
        </w:r>
      </w:ins>
      <w:ins w:id="1038" w:author="Augustus Raymond Pendleton" w:date="2025-09-29T09:48:00Z" w16du:dateUtc="2025-09-29T13:48:00Z">
        <w:r>
          <w:t xml:space="preserve">and statistical power </w:t>
        </w:r>
      </w:ins>
      <w:ins w:id="1039" w:author="Marian Louise Schmidt" w:date="2025-10-22T11:57:00Z" w16du:dateUtc="2025-10-22T15:57:00Z">
        <w:r w:rsidR="00E14761">
          <w:t>(</w:t>
        </w:r>
        <w:r w:rsidR="00E14761" w:rsidRPr="00E14761">
          <w:rPr>
            <w:i/>
            <w:iCs/>
            <w:rPrChange w:id="1040" w:author="Marian Louise Schmidt" w:date="2025-10-22T11:57:00Z" w16du:dateUtc="2025-10-22T15:57:00Z">
              <w:rPr/>
            </w:rPrChange>
          </w:rPr>
          <w:t>pseudo-F</w:t>
        </w:r>
      </w:ins>
      <w:ins w:id="1041" w:author="Marian Louise Schmidt" w:date="2025-10-22T11:59:00Z" w16du:dateUtc="2025-10-22T15:59:00Z">
        <w:r w:rsidR="00E14761">
          <w:rPr>
            <w:i/>
            <w:iCs/>
          </w:rPr>
          <w:t>, p</w:t>
        </w:r>
      </w:ins>
      <w:ins w:id="1042" w:author="Marian Louise Schmidt" w:date="2025-10-22T12:00:00Z" w16du:dateUtc="2025-10-22T16:00:00Z">
        <w:r w:rsidR="00E14761">
          <w:rPr>
            <w:i/>
            <w:iCs/>
          </w:rPr>
          <w:t>-</w:t>
        </w:r>
        <w:r w:rsidR="00E14761" w:rsidRPr="00E14761">
          <w:rPr>
            <w:rPrChange w:id="1043" w:author="Marian Louise Schmidt" w:date="2025-10-22T12:00:00Z" w16du:dateUtc="2025-10-22T16:00:00Z">
              <w:rPr>
                <w:i/>
                <w:iCs/>
              </w:rPr>
            </w:rPrChange>
          </w:rPr>
          <w:t>value</w:t>
        </w:r>
      </w:ins>
      <w:ins w:id="1044" w:author="Marian Louise Schmidt" w:date="2025-10-22T11:57:00Z" w16du:dateUtc="2025-10-22T15:57:00Z">
        <w:r w:rsidR="00E14761">
          <w:t xml:space="preserve">) </w:t>
        </w:r>
      </w:ins>
      <w:ins w:id="1045" w:author="Augustus Raymond Pendleton" w:date="2025-09-29T09:48:00Z" w16du:dateUtc="2025-09-29T13:48:00Z">
        <w:del w:id="1046" w:author="Marian Louise Schmidt" w:date="2025-10-22T11:55:00Z" w16du:dateUtc="2025-10-22T15:55:00Z">
          <w:r w:rsidDel="00E14761">
            <w:delText>a given metric could discern between</w:delText>
          </w:r>
        </w:del>
      </w:ins>
      <w:ins w:id="1047" w:author="Marian Louise Schmidt" w:date="2025-10-22T11:55:00Z" w16du:dateUtc="2025-10-22T15:55:00Z">
        <w:r w:rsidR="00E14761">
          <w:t>attributable to</w:t>
        </w:r>
      </w:ins>
      <w:ins w:id="1048" w:author="Augustus Raymond Pendleton" w:date="2025-09-29T09:48:00Z" w16du:dateUtc="2025-09-29T13:48:00Z">
        <w:r>
          <w:t xml:space="preserve"> group</w:t>
        </w:r>
      </w:ins>
      <w:ins w:id="1049" w:author="Marian Louise Schmidt" w:date="2025-10-22T11:55:00Z" w16du:dateUtc="2025-10-22T15:55:00Z">
        <w:r w:rsidR="00E14761">
          <w:t xml:space="preserve"> </w:t>
        </w:r>
      </w:ins>
      <w:ins w:id="1050" w:author="Augustus Raymond Pendleton" w:date="2025-09-29T09:48:00Z" w16du:dateUtc="2025-09-29T13:48:00Z">
        <w:r>
          <w:t>s</w:t>
        </w:r>
      </w:ins>
      <w:ins w:id="1051" w:author="Marian Louise Schmidt" w:date="2025-10-22T11:55:00Z" w16du:dateUtc="2025-10-22T15:55:00Z">
        <w:r w:rsidR="00E14761">
          <w:t xml:space="preserve">tructure, using groupings that </w:t>
        </w:r>
      </w:ins>
      <w:ins w:id="1052" w:author="Augustus Raymond Pendleton" w:date="2025-09-29T09:48:00Z" w16du:dateUtc="2025-09-29T13:48:00Z">
        <w:del w:id="1053" w:author="Marian Louise Schmidt" w:date="2025-10-22T11:55:00Z" w16du:dateUtc="2025-10-22T15:55:00Z">
          <w:r w:rsidDel="00E14761">
            <w:delText xml:space="preserve"> which </w:delText>
          </w:r>
        </w:del>
      </w:ins>
      <w:ins w:id="1054" w:author="Augustus Raymond Pendleton" w:date="2025-09-29T09:49:00Z" w16du:dateUtc="2025-09-29T13:49:00Z">
        <w:r>
          <w:t>were determined to be significant</w:t>
        </w:r>
        <w:del w:id="1055" w:author="Marian Louise Schmidt" w:date="2025-10-22T11:56:00Z" w16du:dateUtc="2025-10-22T15:56:00Z">
          <w:r w:rsidDel="00E14761">
            <w:delText xml:space="preserve">ly different </w:delText>
          </w:r>
        </w:del>
      </w:ins>
      <w:ins w:id="1056" w:author="Marian Louise Schmidt" w:date="2025-10-22T11:56:00Z" w16du:dateUtc="2025-10-22T15:56:00Z">
        <w:r w:rsidR="00E14761">
          <w:t xml:space="preserve"> </w:t>
        </w:r>
      </w:ins>
      <w:ins w:id="1057" w:author="Augustus Raymond Pendleton" w:date="2025-09-29T09:49:00Z" w16du:dateUtc="2025-09-29T13:49:00Z">
        <w:r>
          <w:t>in the</w:t>
        </w:r>
        <w:del w:id="1058" w:author="Marian Louise Schmidt" w:date="2025-10-22T11:56:00Z" w16du:dateUtc="2025-10-22T15:56:00Z">
          <w:r w:rsidDel="00E14761">
            <w:delText>ir</w:delText>
          </w:r>
        </w:del>
        <w:r>
          <w:t xml:space="preserve"> original publications. To </w:t>
        </w:r>
        <w:del w:id="1059" w:author="Marian Louise Schmidt" w:date="2025-10-22T11:57:00Z" w16du:dateUtc="2025-10-22T15:57:00Z">
          <w:r w:rsidDel="00E14761">
            <w:delText xml:space="preserve">assess the overall </w:delText>
          </w:r>
        </w:del>
      </w:ins>
      <w:ins w:id="1060" w:author="Marian Louise Schmidt" w:date="2025-10-22T11:57:00Z" w16du:dateUtc="2025-10-22T15:57:00Z">
        <w:r w:rsidR="00E14761">
          <w:t xml:space="preserve">evaluate how </w:t>
        </w:r>
      </w:ins>
      <w:ins w:id="1061" w:author="Marian Louise Schmidt" w:date="2025-10-22T11:58:00Z" w16du:dateUtc="2025-10-22T15:58:00Z">
        <w:r w:rsidR="00E14761">
          <w:t xml:space="preserve">strongly </w:t>
        </w:r>
      </w:ins>
      <w:ins w:id="1062" w:author="Augustus Raymond Pendleton" w:date="2025-09-29T09:49:00Z" w16du:dateUtc="2025-09-29T13:49:00Z">
        <w:del w:id="1063" w:author="Marian Louise Schmidt" w:date="2025-10-22T11:58:00Z" w16du:dateUtc="2025-10-22T15:58:00Z">
          <w:r w:rsidDel="00E14761">
            <w:delText xml:space="preserve">importance of </w:delText>
          </w:r>
        </w:del>
      </w:ins>
      <w:ins w:id="1064" w:author="Augustus Raymond Pendleton" w:date="2025-09-29T09:50:00Z" w16du:dateUtc="2025-09-29T13:50:00Z">
        <w:r>
          <w:t xml:space="preserve">absolute abundance </w:t>
        </w:r>
      </w:ins>
      <w:ins w:id="1065" w:author="Marian Louise Schmidt" w:date="2025-10-22T11:58:00Z" w16du:dateUtc="2025-10-22T15:58:00Z">
        <w:r w:rsidR="00E14761">
          <w:t xml:space="preserve">contributed to </w:t>
        </w:r>
      </w:ins>
      <w:ins w:id="1066" w:author="Augustus Raymond Pendleton" w:date="2025-09-29T09:50:00Z" w16du:dateUtc="2025-09-29T13:50:00Z">
        <w:del w:id="1067"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068" w:author="Augustus Raymond Pendleton" w:date="2025-09-29T09:50:00Z" w16du:dateUtc="2025-09-29T13:50:00Z">
            <w:rPr>
              <w:rFonts w:ascii="Cambria Math" w:hAnsi="Cambria Math"/>
            </w:rPr>
            <m:t>α</m:t>
          </w:ins>
        </m:r>
      </m:oMath>
      <w:ins w:id="1069" w:author="Augustus Raymond Pendleton" w:date="2025-09-29T09:50:00Z" w16du:dateUtc="2025-09-29T13:50:00Z">
        <w:r>
          <w:rPr>
            <w:rFonts w:eastAsiaTheme="minorEastAsia"/>
          </w:rPr>
          <w:t xml:space="preserve"> values</w:t>
        </w:r>
      </w:ins>
      <w:ins w:id="1070" w:author="Marian Louise Schmidt" w:date="2025-10-22T11:58:00Z" w16du:dateUtc="2025-10-22T15:58:00Z">
        <w:r w:rsidR="00E14761">
          <w:rPr>
            <w:rFonts w:eastAsiaTheme="minorEastAsia"/>
          </w:rPr>
          <w:t>.</w:t>
        </w:r>
      </w:ins>
      <w:ins w:id="1071" w:author="Augustus Raymond Pendleton" w:date="2025-09-29T09:57:00Z" w16du:dateUtc="2025-09-29T13:57:00Z">
        <w:r w:rsidR="00B54AFC">
          <w:rPr>
            <w:rFonts w:eastAsiaTheme="minorEastAsia"/>
          </w:rPr>
          <w:t xml:space="preserve"> The </w:t>
        </w:r>
        <w:del w:id="1072" w:author="Marian Louise Schmidt" w:date="2025-10-22T11:59:00Z" w16du:dateUtc="2025-10-22T15:59:00Z">
          <w:r w:rsidR="00B54AFC" w:rsidDel="00E14761">
            <w:rPr>
              <w:rFonts w:eastAsiaTheme="minorEastAsia"/>
            </w:rPr>
            <w:delText>amount of variance (</w:delText>
          </w:r>
        </w:del>
      </w:ins>
      <w:ins w:id="1073" w:author="Marian Louise Schmidt" w:date="2025-10-22T11:59:00Z" w16du:dateUtc="2025-10-22T15:59:00Z">
        <w:r w:rsidR="00E14761">
          <w:rPr>
            <w:rFonts w:eastAsiaTheme="minorEastAsia"/>
          </w:rPr>
          <w:t xml:space="preserve">resulting </w:t>
        </w:r>
      </w:ins>
      <w:ins w:id="1074"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075"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076" w:author="Marian Louise Schmidt" w:date="2025-10-22T11:59:00Z" w16du:dateUtc="2025-10-22T15:59:00Z">
        <w:r w:rsidR="00E14761">
          <w:rPr>
            <w:rFonts w:eastAsiaTheme="minorEastAsia"/>
          </w:rPr>
          <w:t xml:space="preserve">values are </w:t>
        </w:r>
      </w:ins>
      <w:ins w:id="1077" w:author="Augustus Raymond Pendleton" w:date="2025-09-29T09:57:00Z" w16du:dateUtc="2025-09-29T13:57:00Z">
        <w:del w:id="1078"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079" w:author="Augustus Raymond Pendleton" w:date="2025-09-29T09:58:00Z" w16du:dateUtc="2025-09-29T13:58:00Z">
        <w:r w:rsidR="00B54AFC">
          <w:rPr>
            <w:rFonts w:eastAsiaTheme="minorEastAsia"/>
          </w:rPr>
          <w:t xml:space="preserve">Fig. 3A, </w:t>
        </w:r>
        <w:del w:id="1080" w:author="Marian Louise Schmidt" w:date="2025-10-22T11:59:00Z" w16du:dateUtc="2025-10-22T15:59:00Z">
          <w:r w:rsidR="00B54AFC" w:rsidDel="00E14761">
            <w:rPr>
              <w:rFonts w:eastAsiaTheme="minorEastAsia"/>
            </w:rPr>
            <w:delText>while</w:delText>
          </w:r>
        </w:del>
      </w:ins>
      <w:ins w:id="1081" w:author="Marian Louise Schmidt" w:date="2025-10-22T11:59:00Z" w16du:dateUtc="2025-10-22T15:59:00Z">
        <w:r w:rsidR="00E14761">
          <w:rPr>
            <w:rFonts w:eastAsiaTheme="minorEastAsia"/>
          </w:rPr>
          <w:t>with the corresponding</w:t>
        </w:r>
      </w:ins>
      <w:ins w:id="1082" w:author="Augustus Raymond Pendleton" w:date="2025-09-29T09:58:00Z" w16du:dateUtc="2025-09-29T13:58:00Z">
        <w:del w:id="1083"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084" w:author="Marian Louise Schmidt" w:date="2025-10-22T11:59:00Z" w16du:dateUtc="2025-10-22T15:59:00Z">
        <w:r w:rsidR="00E14761">
          <w:rPr>
            <w:rFonts w:eastAsiaTheme="minorEastAsia"/>
          </w:rPr>
          <w:t>s</w:t>
        </w:r>
      </w:ins>
      <w:ins w:id="1085"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086"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087" w:author="Augustus Raymond Pendleton" w:date="2025-09-29T09:59:00Z" w16du:dateUtc="2025-09-29T13:59:00Z">
        <w:r w:rsidR="00B54AFC">
          <w:rPr>
            <w:rFonts w:eastAsiaTheme="minorEastAsia"/>
          </w:rPr>
          <w:t>2</w:t>
        </w:r>
      </w:ins>
      <w:ins w:id="1088"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089" w:author="Augustus Raymond Pendleton" w:date="2025-09-29T10:18:00Z" w16du:dateUtc="2025-09-29T14:18:00Z"/>
          <w:rFonts w:eastAsiaTheme="minorEastAsia"/>
        </w:rPr>
      </w:pPr>
      <w:ins w:id="1090" w:author="Augustus Raymond Pendleton" w:date="2025-09-29T09:52:00Z" w16du:dateUtc="2025-09-29T13:52:00Z">
        <w:r>
          <w:rPr>
            <w:rFonts w:eastAsiaTheme="minorEastAsia"/>
          </w:rPr>
          <w:t>As in Fig. 2, the performance of</w:t>
        </w:r>
        <w:del w:id="1091" w:author="Marian Louise Schmidt" w:date="2025-10-22T12:09:00Z" w16du:dateUtc="2025-10-22T16:09:00Z">
          <w:r w:rsidDel="00E22303">
            <w:rPr>
              <w:rFonts w:eastAsiaTheme="minorEastAsia"/>
            </w:rPr>
            <w:delText xml:space="preserve"> a</w:delText>
          </w:r>
        </w:del>
        <w:r>
          <w:rPr>
            <w:rFonts w:eastAsiaTheme="minorEastAsia"/>
          </w:rPr>
          <w:t xml:space="preserve"> </w:t>
        </w:r>
        <w:del w:id="1092" w:author="Marian Louise Schmidt" w:date="2025-10-22T12:00:00Z" w16du:dateUtc="2025-10-22T16:00:00Z">
          <w:r w:rsidDel="00E14761">
            <w:rPr>
              <w:rFonts w:eastAsiaTheme="minorEastAsia"/>
            </w:rPr>
            <w:delText>given</w:delText>
          </w:r>
        </w:del>
      </w:ins>
      <w:ins w:id="1093" w:author="Marian Louise Schmidt" w:date="2025-10-22T12:00:00Z" w16du:dateUtc="2025-10-22T16:00:00Z">
        <w:r w:rsidR="00E14761">
          <w:rPr>
            <w:rFonts w:eastAsiaTheme="minorEastAsia"/>
          </w:rPr>
          <w:t>each</w:t>
        </w:r>
      </w:ins>
      <w:ins w:id="1094" w:author="Augustus Raymond Pendleton" w:date="2025-09-29T09:52:00Z" w16du:dateUtc="2025-09-29T13:52:00Z">
        <w:r>
          <w:rPr>
            <w:rFonts w:eastAsiaTheme="minorEastAsia"/>
          </w:rPr>
          <w:t xml:space="preserve"> metric </w:t>
        </w:r>
        <w:del w:id="1095" w:author="Marian Louise Schmidt" w:date="2025-10-22T12:00:00Z" w16du:dateUtc="2025-10-22T16:00:00Z">
          <w:r w:rsidDel="00E14761">
            <w:rPr>
              <w:rFonts w:eastAsiaTheme="minorEastAsia"/>
            </w:rPr>
            <w:delText>is</w:delText>
          </w:r>
        </w:del>
      </w:ins>
      <w:ins w:id="1096" w:author="Marian Louise Schmidt" w:date="2025-10-22T12:00:00Z" w16du:dateUtc="2025-10-22T16:00:00Z">
        <w:r w:rsidR="00E14761">
          <w:rPr>
            <w:rFonts w:eastAsiaTheme="minorEastAsia"/>
          </w:rPr>
          <w:t>was strongly</w:t>
        </w:r>
      </w:ins>
      <w:ins w:id="1097" w:author="Augustus Raymond Pendleton" w:date="2025-09-29T09:52:00Z" w16du:dateUtc="2025-09-29T13:52:00Z">
        <w:del w:id="1098"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099" w:author="Augustus Raymond Pendleton" w:date="2025-09-29T09:53:00Z" w16du:dateUtc="2025-09-29T13:53:00Z">
        <w:r w:rsidR="00B54AFC">
          <w:rPr>
            <w:rFonts w:eastAsiaTheme="minorEastAsia"/>
          </w:rPr>
          <w:t>A</w:t>
        </w:r>
      </w:ins>
      <w:ins w:id="1100" w:author="Augustus Raymond Pendleton" w:date="2025-09-29T09:52:00Z" w16du:dateUtc="2025-09-29T13:52:00Z">
        <w:r>
          <w:rPr>
            <w:rFonts w:eastAsiaTheme="minorEastAsia"/>
          </w:rPr>
          <w:t xml:space="preserve">). </w:t>
        </w:r>
      </w:ins>
      <w:ins w:id="1101" w:author="Augustus Raymond Pendleton" w:date="2025-09-29T09:53:00Z" w16du:dateUtc="2025-09-29T13:53:00Z">
        <w:r w:rsidR="00B54AFC">
          <w:rPr>
            <w:rFonts w:eastAsiaTheme="minorEastAsia"/>
          </w:rPr>
          <w:t xml:space="preserve">In the mouse gut and freshwater datasets, </w:t>
        </w:r>
      </w:ins>
      <w:ins w:id="1102" w:author="Augustus Raymond Pendleton" w:date="2025-09-29T09:55:00Z" w16du:dateUtc="2025-09-29T13:55:00Z">
        <w:r w:rsidR="00B54AFC">
          <w:rPr>
            <w:rFonts w:eastAsiaTheme="minorEastAsia"/>
          </w:rPr>
          <w:t>absolute</w:t>
        </w:r>
      </w:ins>
      <w:ins w:id="1103" w:author="Marian Louise Schmidt" w:date="2025-10-22T12:02:00Z" w16du:dateUtc="2025-10-22T16:02:00Z">
        <w:r w:rsidR="00E14761">
          <w:rPr>
            <w:rFonts w:eastAsiaTheme="minorEastAsia"/>
          </w:rPr>
          <w:t>-abundance-aware metrics</w:t>
        </w:r>
      </w:ins>
      <w:ins w:id="1104" w:author="Augustus Raymond Pendleton" w:date="2025-09-29T09:55:00Z" w16du:dateUtc="2025-09-29T13:55:00Z">
        <w:del w:id="1105"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106" w:author="Marian Louise Schmidt" w:date="2025-10-22T12:02:00Z" w16du:dateUtc="2025-10-22T16:02:00Z">
        <w:r w:rsidR="00E22303">
          <w:rPr>
            <w:rFonts w:eastAsiaTheme="minorEastAsia"/>
          </w:rPr>
          <w:t>(</w:t>
        </w:r>
      </w:ins>
      <w:ins w:id="1107"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108"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109" w:author="Augustus Raymond Pendleton" w:date="2025-09-29T09:54:00Z" w16du:dateUtc="2025-09-29T13:54:00Z">
        <w:del w:id="1110" w:author="Marian Louise Schmidt" w:date="2025-10-22T12:02:00Z" w16du:dateUtc="2025-10-22T16:02:00Z">
          <w:r w:rsidR="00B54AFC" w:rsidDel="00E22303">
            <w:rPr>
              <w:rFonts w:eastAsiaTheme="minorEastAsia"/>
            </w:rPr>
            <w:delText xml:space="preserve"> </w:delText>
          </w:r>
        </w:del>
      </w:ins>
      <w:ins w:id="1111" w:author="Marian Louise Schmidt" w:date="2025-10-22T12:02:00Z" w16du:dateUtc="2025-10-22T16:02:00Z">
        <w:r w:rsidR="00E22303">
          <w:rPr>
            <w:rFonts w:eastAsiaTheme="minorEastAsia"/>
          </w:rPr>
          <w:t xml:space="preserve">) </w:t>
        </w:r>
      </w:ins>
      <w:ins w:id="1112" w:author="Augustus Raymond Pendleton" w:date="2025-09-29T09:54:00Z" w16du:dateUtc="2025-09-29T13:54:00Z">
        <w:del w:id="1113" w:author="Marian Louise Schmidt" w:date="2025-10-22T12:03:00Z" w16du:dateUtc="2025-10-22T16:03:00Z">
          <w:r w:rsidR="00B54AFC" w:rsidDel="00E22303">
            <w:rPr>
              <w:rFonts w:eastAsiaTheme="minorEastAsia"/>
            </w:rPr>
            <w:delText>w</w:delText>
          </w:r>
        </w:del>
      </w:ins>
      <w:ins w:id="1114" w:author="Augustus Raymond Pendleton" w:date="2025-09-29T09:56:00Z" w16du:dateUtc="2025-09-29T13:56:00Z">
        <w:del w:id="1115" w:author="Marian Louise Schmidt" w:date="2025-10-22T12:03:00Z" w16du:dateUtc="2025-10-22T16:03:00Z">
          <w:r w:rsidR="00B54AFC" w:rsidDel="00E22303">
            <w:rPr>
              <w:rFonts w:eastAsiaTheme="minorEastAsia"/>
            </w:rPr>
            <w:delText>ere</w:delText>
          </w:r>
        </w:del>
      </w:ins>
      <w:ins w:id="1116" w:author="Augustus Raymond Pendleton" w:date="2025-09-29T09:54:00Z" w16du:dateUtc="2025-09-29T13:54:00Z">
        <w:del w:id="1117"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118" w:author="Marian Louise Schmidt" w:date="2025-10-22T12:03:00Z" w16du:dateUtc="2025-10-22T16:03:00Z">
        <w:r w:rsidR="00E22303">
          <w:rPr>
            <w:rFonts w:eastAsiaTheme="minorEastAsia"/>
          </w:rPr>
          <w:t>ed</w:t>
        </w:r>
      </w:ins>
      <w:ins w:id="1119" w:author="Augustus Raymond Pendleton" w:date="2025-09-29T09:54:00Z" w16du:dateUtc="2025-09-29T13:54:00Z">
        <w:r w:rsidR="00B54AFC">
          <w:rPr>
            <w:rFonts w:eastAsiaTheme="minorEastAsia"/>
          </w:rPr>
          <w:t xml:space="preserve"> the greatest </w:t>
        </w:r>
        <w:del w:id="1120" w:author="Marian Louise Schmidt" w:date="2025-10-22T12:03:00Z" w16du:dateUtc="2025-10-22T16:03:00Z">
          <w:r w:rsidR="00B54AFC" w:rsidDel="00E22303">
            <w:rPr>
              <w:rFonts w:eastAsiaTheme="minorEastAsia"/>
            </w:rPr>
            <w:delText>amount</w:delText>
          </w:r>
        </w:del>
      </w:ins>
      <w:ins w:id="1121" w:author="Marian Louise Schmidt" w:date="2025-10-22T12:03:00Z" w16du:dateUtc="2025-10-22T16:03:00Z">
        <w:r w:rsidR="00E22303">
          <w:rPr>
            <w:rFonts w:eastAsiaTheme="minorEastAsia"/>
          </w:rPr>
          <w:t>proportion</w:t>
        </w:r>
      </w:ins>
      <w:ins w:id="1122"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123" w:author="Marian Louise Schmidt" w:date="2025-10-22T12:03:00Z" w16du:dateUtc="2025-10-22T16:03:00Z">
        <w:r w:rsidR="00E22303">
          <w:rPr>
            <w:rFonts w:eastAsiaTheme="minorEastAsia"/>
            <w:iCs/>
          </w:rPr>
          <w:t>, and</w:t>
        </w:r>
      </w:ins>
      <w:ins w:id="1124" w:author="Augustus Raymond Pendleton" w:date="2025-09-29T09:54:00Z" w16du:dateUtc="2025-09-29T13:54:00Z">
        <w:del w:id="1125"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126" w:author="Augustus Raymond Pendleton" w:date="2025-09-29T09:55:00Z" w16du:dateUtc="2025-09-29T13:55:00Z">
        <w:r w:rsidR="00B54AFC">
          <w:rPr>
            <w:rFonts w:eastAsiaTheme="minorEastAsia"/>
            <w:i/>
            <w:iCs/>
            <w:vertAlign w:val="superscript"/>
          </w:rPr>
          <w:t xml:space="preserve"> </w:t>
        </w:r>
        <w:del w:id="1127" w:author="Marian Louise Schmidt" w:date="2025-10-22T12:09:00Z" w16du:dateUtc="2025-10-22T16:09:00Z">
          <w:r w:rsidR="00B54AFC" w:rsidDel="00E22303">
            <w:rPr>
              <w:rFonts w:eastAsiaTheme="minorEastAsia"/>
            </w:rPr>
            <w:delText>also</w:delText>
          </w:r>
        </w:del>
      </w:ins>
      <w:ins w:id="1128" w:author="Marian Louise Schmidt" w:date="2025-10-22T12:10:00Z" w16du:dateUtc="2025-10-22T16:10:00Z">
        <w:r w:rsidR="00E22303">
          <w:rPr>
            <w:rFonts w:eastAsiaTheme="minorEastAsia"/>
          </w:rPr>
          <w:t>generally</w:t>
        </w:r>
      </w:ins>
      <w:ins w:id="1129" w:author="Augustus Raymond Pendleton" w:date="2025-09-29T09:55:00Z" w16du:dateUtc="2025-09-29T13:55:00Z">
        <w:r w:rsidR="00B54AFC">
          <w:rPr>
            <w:rFonts w:eastAsiaTheme="minorEastAsia"/>
          </w:rPr>
          <w:t xml:space="preserve"> increas</w:t>
        </w:r>
      </w:ins>
      <w:ins w:id="1130" w:author="Marian Louise Schmidt" w:date="2025-10-22T12:10:00Z" w16du:dateUtc="2025-10-22T16:10:00Z">
        <w:r w:rsidR="00E22303">
          <w:rPr>
            <w:rFonts w:eastAsiaTheme="minorEastAsia"/>
          </w:rPr>
          <w:t>ing</w:t>
        </w:r>
      </w:ins>
      <w:ins w:id="1131" w:author="Augustus Raymond Pendleton" w:date="2025-09-29T09:55:00Z" w16du:dateUtc="2025-09-29T13:55:00Z">
        <w:del w:id="1132" w:author="Marian Louise Schmidt" w:date="2025-10-22T12:10:00Z" w16du:dateUtc="2025-10-22T16:10:00Z">
          <w:r w:rsidR="00B54AFC" w:rsidDel="00E22303">
            <w:rPr>
              <w:rFonts w:eastAsiaTheme="minorEastAsia"/>
            </w:rPr>
            <w:delText>e</w:delText>
          </w:r>
        </w:del>
        <w:del w:id="1133"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134" w:author="Augustus Raymond Pendleton" w:date="2025-09-29T09:55:00Z" w16du:dateUtc="2025-09-29T13:55:00Z">
            <w:rPr>
              <w:rFonts w:ascii="Cambria Math" w:hAnsi="Cambria Math"/>
            </w:rPr>
            <m:t>α</m:t>
          </w:ins>
        </m:r>
      </m:oMath>
      <w:ins w:id="1135" w:author="Augustus Raymond Pendleton" w:date="2025-09-29T09:55:00Z" w16du:dateUtc="2025-09-29T13:55:00Z">
        <w:r w:rsidR="00B54AFC">
          <w:rPr>
            <w:rFonts w:eastAsiaTheme="minorEastAsia"/>
          </w:rPr>
          <w:t xml:space="preserve"> increased. </w:t>
        </w:r>
      </w:ins>
      <w:ins w:id="1136" w:author="Augustus Raymond Pendleton" w:date="2025-09-29T09:56:00Z" w16du:dateUtc="2025-09-29T13:56:00Z">
        <w:r w:rsidR="00B54AFC">
          <w:rPr>
            <w:rFonts w:eastAsiaTheme="minorEastAsia"/>
          </w:rPr>
          <w:t xml:space="preserve">In contrast, relative </w:t>
        </w:r>
        <w:del w:id="1137" w:author="Marian Louise Schmidt" w:date="2025-10-22T12:10:00Z" w16du:dateUtc="2025-10-22T16:10:00Z">
          <w:r w:rsidR="00B54AFC" w:rsidDel="00E22303">
            <w:rPr>
              <w:rFonts w:eastAsiaTheme="minorEastAsia"/>
            </w:rPr>
            <w:delText>measures</w:delText>
          </w:r>
        </w:del>
      </w:ins>
      <w:ins w:id="1138" w:author="Marian Louise Schmidt" w:date="2025-10-22T12:10:00Z" w16du:dateUtc="2025-10-22T16:10:00Z">
        <w:r w:rsidR="00E22303">
          <w:rPr>
            <w:rFonts w:eastAsiaTheme="minorEastAsia"/>
          </w:rPr>
          <w:t>metrics</w:t>
        </w:r>
      </w:ins>
      <w:ins w:id="1139" w:author="Augustus Raymond Pendleton" w:date="2025-09-29T09:56:00Z" w16du:dateUtc="2025-09-29T13:56:00Z">
        <w:r w:rsidR="00B54AFC">
          <w:rPr>
            <w:rFonts w:eastAsiaTheme="minorEastAsia"/>
          </w:rPr>
          <w:t xml:space="preserve"> captured </w:t>
        </w:r>
        <w:del w:id="1140" w:author="Marian Louise Schmidt" w:date="2025-10-22T12:10:00Z" w16du:dateUtc="2025-10-22T16:10:00Z">
          <w:r w:rsidR="00B54AFC" w:rsidDel="00E22303">
            <w:rPr>
              <w:rFonts w:eastAsiaTheme="minorEastAsia"/>
            </w:rPr>
            <w:delText>greater</w:delText>
          </w:r>
        </w:del>
      </w:ins>
      <w:ins w:id="1141" w:author="Marian Louise Schmidt" w:date="2025-10-22T12:10:00Z" w16du:dateUtc="2025-10-22T16:10:00Z">
        <w:r w:rsidR="00E22303">
          <w:rPr>
            <w:rFonts w:eastAsiaTheme="minorEastAsia"/>
          </w:rPr>
          <w:t>more</w:t>
        </w:r>
      </w:ins>
      <w:ins w:id="1142" w:author="Augustus Raymond Pendleton" w:date="2025-09-29T09:56:00Z" w16du:dateUtc="2025-09-29T13:56:00Z">
        <w:r w:rsidR="00B54AFC">
          <w:rPr>
            <w:rFonts w:eastAsiaTheme="minorEastAsia"/>
          </w:rPr>
          <w:t xml:space="preserve"> varia</w:t>
        </w:r>
      </w:ins>
      <w:ins w:id="1143" w:author="Marian Louise Schmidt" w:date="2025-10-22T12:10:00Z" w16du:dateUtc="2025-10-22T16:10:00Z">
        <w:r w:rsidR="00E22303">
          <w:rPr>
            <w:rFonts w:eastAsiaTheme="minorEastAsia"/>
          </w:rPr>
          <w:t>tion</w:t>
        </w:r>
      </w:ins>
      <w:ins w:id="1144" w:author="Augustus Raymond Pendleton" w:date="2025-09-29T09:56:00Z" w16du:dateUtc="2025-09-29T13:56:00Z">
        <w:del w:id="1145"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146" w:author="Augustus Raymond Pendleton" w:date="2025-09-29T10:17:00Z" w16du:dateUtc="2025-09-29T14:17:00Z">
        <w:r w:rsidR="00F86279">
          <w:rPr>
            <w:rFonts w:eastAsiaTheme="minorEastAsia"/>
          </w:rPr>
          <w:t xml:space="preserve"> (</w:t>
        </w:r>
        <w:del w:id="1147"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148" w:author="Augustus Raymond Pendleton" w:date="2025-09-29T10:17:00Z" w16du:dateUtc="2025-09-29T14:17:00Z">
            <w:rPr>
              <w:rFonts w:ascii="Cambria Math" w:hAnsi="Cambria Math"/>
            </w:rPr>
            <m:t>α)</m:t>
          </w:ins>
        </m:r>
      </m:oMath>
      <w:ins w:id="1149" w:author="Augustus Raymond Pendleton" w:date="2025-09-29T09:56:00Z" w16du:dateUtc="2025-09-29T13:56:00Z">
        <w:r w:rsidR="00B54AFC">
          <w:rPr>
            <w:rFonts w:eastAsiaTheme="minorEastAsia"/>
          </w:rPr>
          <w:t xml:space="preserve">, and all metrics </w:t>
        </w:r>
        <w:del w:id="1150" w:author="Marian Louise Schmidt" w:date="2025-10-22T12:11:00Z" w16du:dateUtc="2025-10-22T16:11:00Z">
          <w:r w:rsidR="00B54AFC" w:rsidDel="00E22303">
            <w:rPr>
              <w:rFonts w:eastAsiaTheme="minorEastAsia"/>
            </w:rPr>
            <w:delText>captured</w:delText>
          </w:r>
        </w:del>
      </w:ins>
      <w:ins w:id="1151" w:author="Marian Louise Schmidt" w:date="2025-10-22T12:11:00Z" w16du:dateUtc="2025-10-22T16:11:00Z">
        <w:r w:rsidR="00E22303">
          <w:rPr>
            <w:rFonts w:eastAsiaTheme="minorEastAsia"/>
          </w:rPr>
          <w:t xml:space="preserve">explained comparably little </w:t>
        </w:r>
      </w:ins>
      <w:ins w:id="1152" w:author="Augustus Raymond Pendleton" w:date="2025-09-29T09:56:00Z" w16du:dateUtc="2025-09-29T13:56:00Z">
        <w:del w:id="1153"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154" w:author="Augustus Raymond Pendleton" w:date="2025-09-29T10:17:00Z" w16du:dateUtc="2025-09-29T14:17:00Z">
        <w:r w:rsidR="00F86279">
          <w:rPr>
            <w:rFonts w:eastAsiaTheme="minorEastAsia"/>
          </w:rPr>
          <w:t>T</w:t>
        </w:r>
      </w:ins>
      <w:ins w:id="1155" w:author="Marian Louise Schmidt" w:date="2025-10-22T12:11:00Z" w16du:dateUtc="2025-10-22T16:11:00Z">
        <w:r w:rsidR="00E22303">
          <w:rPr>
            <w:rFonts w:eastAsiaTheme="minorEastAsia"/>
          </w:rPr>
          <w:t>aken at face</w:t>
        </w:r>
      </w:ins>
      <w:ins w:id="1156" w:author="Marian Louise Schmidt" w:date="2025-10-22T12:12:00Z" w16du:dateUtc="2025-10-22T16:12:00Z">
        <w:r w:rsidR="00E22303">
          <w:rPr>
            <w:rFonts w:eastAsiaTheme="minorEastAsia"/>
          </w:rPr>
          <w:t xml:space="preserve"> value, t</w:t>
        </w:r>
      </w:ins>
      <w:ins w:id="1157" w:author="Augustus Raymond Pendleton" w:date="2025-09-29T10:17:00Z" w16du:dateUtc="2025-09-29T14:17:00Z">
        <w:r w:rsidR="00F86279">
          <w:rPr>
            <w:rFonts w:eastAsiaTheme="minorEastAsia"/>
          </w:rPr>
          <w:t>h</w:t>
        </w:r>
      </w:ins>
      <w:ins w:id="1158" w:author="Marian Louise Schmidt" w:date="2025-10-22T12:12:00Z" w16du:dateUtc="2025-10-22T16:12:00Z">
        <w:r w:rsidR="00E22303">
          <w:rPr>
            <w:rFonts w:eastAsiaTheme="minorEastAsia"/>
          </w:rPr>
          <w:t>e</w:t>
        </w:r>
      </w:ins>
      <w:ins w:id="1159" w:author="Augustus Raymond Pendleton" w:date="2025-09-29T10:17:00Z" w16du:dateUtc="2025-09-29T14:17:00Z">
        <w:del w:id="1160" w:author="Marian Louise Schmidt" w:date="2025-10-22T12:12:00Z" w16du:dateUtc="2025-10-22T16:12:00Z">
          <w:r w:rsidR="00F86279" w:rsidDel="00E22303">
            <w:rPr>
              <w:rFonts w:eastAsiaTheme="minorEastAsia"/>
            </w:rPr>
            <w:delText>i</w:delText>
          </w:r>
        </w:del>
        <w:r w:rsidR="00F86279">
          <w:rPr>
            <w:rFonts w:eastAsiaTheme="minorEastAsia"/>
          </w:rPr>
          <w:t>s</w:t>
        </w:r>
      </w:ins>
      <w:ins w:id="1161" w:author="Marian Louise Schmidt" w:date="2025-10-22T12:12:00Z" w16du:dateUtc="2025-10-22T16:12:00Z">
        <w:r w:rsidR="00E22303">
          <w:rPr>
            <w:rFonts w:eastAsiaTheme="minorEastAsia"/>
          </w:rPr>
          <w:t>e</w:t>
        </w:r>
      </w:ins>
      <w:ins w:id="1162" w:author="Augustus Raymond Pendleton" w:date="2025-09-29T10:17:00Z" w16du:dateUtc="2025-09-29T14:17:00Z">
        <w:r w:rsidR="00F86279">
          <w:rPr>
            <w:rFonts w:eastAsiaTheme="minorEastAsia"/>
          </w:rPr>
          <w:t xml:space="preserve"> </w:t>
        </w:r>
        <w:del w:id="1163" w:author="Marian Louise Schmidt" w:date="2025-10-22T12:12:00Z" w16du:dateUtc="2025-10-22T16:12:00Z">
          <w:r w:rsidR="00F86279" w:rsidDel="005D6F1C">
            <w:rPr>
              <w:rFonts w:eastAsiaTheme="minorEastAsia"/>
            </w:rPr>
            <w:delText>would initially lead to the conclusion</w:delText>
          </w:r>
        </w:del>
      </w:ins>
      <w:ins w:id="1164" w:author="Marian Louise Schmidt" w:date="2025-10-22T12:12:00Z" w16du:dateUtc="2025-10-22T16:12:00Z">
        <w:r w:rsidR="005D6F1C">
          <w:rPr>
            <w:rFonts w:eastAsiaTheme="minorEastAsia"/>
          </w:rPr>
          <w:t>trends might suggest</w:t>
        </w:r>
      </w:ins>
      <w:ins w:id="1165" w:author="Augustus Raymond Pendleton" w:date="2025-09-29T10:17:00Z" w16du:dateUtc="2025-09-29T14:17:00Z">
        <w:r w:rsidR="00F86279">
          <w:rPr>
            <w:rFonts w:eastAsiaTheme="minorEastAsia"/>
          </w:rPr>
          <w:t xml:space="preserve"> that higher </w:t>
        </w:r>
      </w:ins>
      <m:oMath>
        <m:r>
          <w:ins w:id="1166" w:author="Augustus Raymond Pendleton" w:date="2025-09-29T10:18:00Z" w16du:dateUtc="2025-09-29T14:18:00Z">
            <w:rPr>
              <w:rFonts w:ascii="Cambria Math" w:hAnsi="Cambria Math"/>
            </w:rPr>
            <m:t>α</m:t>
          </w:ins>
        </m:r>
      </m:oMath>
      <w:ins w:id="1167" w:author="Augustus Raymond Pendleton" w:date="2025-09-29T10:18:00Z" w16du:dateUtc="2025-09-29T14:18:00Z">
        <w:r w:rsidR="00F86279">
          <w:rPr>
            <w:rFonts w:eastAsiaTheme="minorEastAsia"/>
          </w:rPr>
          <w:t xml:space="preserve"> values </w:t>
        </w:r>
      </w:ins>
      <w:ins w:id="1168" w:author="Marian Louise Schmidt" w:date="2025-10-22T12:13:00Z" w16du:dateUtc="2025-10-22T16:13:00Z">
        <w:r w:rsidR="005D6F1C">
          <w:rPr>
            <w:rFonts w:eastAsiaTheme="minorEastAsia"/>
          </w:rPr>
          <w:t>typically improve</w:t>
        </w:r>
      </w:ins>
      <w:ins w:id="1169" w:author="Augustus Raymond Pendleton" w:date="2025-09-29T10:18:00Z" w16du:dateUtc="2025-09-29T14:18:00Z">
        <w:del w:id="1170"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171"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172" w:author="Marian Louise Schmidt" w:date="2025-10-22T12:14:00Z" w16du:dateUtc="2025-10-22T16:14:00Z">
        <w:r w:rsidR="005D6F1C">
          <w:rPr>
            <w:rFonts w:eastAsiaTheme="minorEastAsia"/>
          </w:rPr>
          <w:t xml:space="preserve"> differentiation</w:t>
        </w:r>
      </w:ins>
      <w:ins w:id="1173" w:author="Augustus Raymond Pendleton" w:date="2025-09-29T10:18:00Z" w16du:dateUtc="2025-09-29T14:18:00Z">
        <w:del w:id="1174"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175" w:author="Augustus Raymond Pendleton" w:date="2025-09-29T10:19:00Z" w16du:dateUtc="2025-09-29T14:19:00Z"/>
          <w:moveTo w:id="1176" w:author="Augustus Raymond Pendleton" w:date="2025-09-29T10:18:00Z" w16du:dateUtc="2025-09-29T14:18:00Z"/>
        </w:rPr>
        <w:pPrChange w:id="1177" w:author="Augustus Raymond Pendleton" w:date="2025-09-29T11:36:00Z" w16du:dateUtc="2025-09-29T15:36:00Z">
          <w:pPr/>
        </w:pPrChange>
      </w:pPr>
      <w:commentRangeStart w:id="1178"/>
      <w:ins w:id="1179" w:author="Augustus Raymond Pendleton" w:date="2025-09-29T10:18:00Z" w16du:dateUtc="2025-09-29T14:18:00Z">
        <w:r>
          <w:rPr>
            <w:rFonts w:eastAsiaTheme="minorEastAsia"/>
          </w:rPr>
          <w:t>Howev</w:t>
        </w:r>
      </w:ins>
      <w:commentRangeEnd w:id="1178"/>
      <w:r w:rsidR="00044BD2">
        <w:rPr>
          <w:rStyle w:val="CommentReference"/>
        </w:rPr>
        <w:commentReference w:id="1178"/>
      </w:r>
      <w:ins w:id="1180" w:author="Augustus Raymond Pendleton" w:date="2025-09-29T10:18:00Z" w16du:dateUtc="2025-09-29T14:18:00Z">
        <w:r>
          <w:rPr>
            <w:rFonts w:eastAsiaTheme="minorEastAsia"/>
          </w:rPr>
          <w:t xml:space="preserve">er, this </w:t>
        </w:r>
        <w:del w:id="1181"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182" w:author="Augustus Raymond Pendleton" w:date="2025-09-29T10:18:00Z" w:name="move210033553"/>
      <w:moveTo w:id="1183" w:author="Augustus Raymond Pendleton" w:date="2025-09-29T10:18:00Z" w16du:dateUtc="2025-09-29T14:18:00Z">
        <w:r w:rsidRPr="0007048F">
          <w:t xml:space="preserve">at high </w:t>
        </w:r>
        <m:oMath>
          <m:r>
            <w:rPr>
              <w:rFonts w:ascii="Cambria Math" w:hAnsi="Cambria Math"/>
            </w:rPr>
            <m:t>α</m:t>
          </m:r>
        </m:oMath>
        <w:moveTo w:id="1184"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185" w:author="Augustus Raymond Pendleton" w:date="2025-09-29T10:18:00Z" w16du:dateUtc="2025-09-29T14:18:00Z">
            <w:r w:rsidRPr="0007048F">
              <w:t xml:space="preserve"> bec</w:t>
            </w:r>
          </w:moveTo>
          <w:ins w:id="1186" w:author="Marian Louise Schmidt" w:date="2025-10-22T12:15:00Z" w16du:dateUtc="2025-10-22T16:15:00Z">
            <w:r w:rsidR="005D6F1C">
              <w:t>o</w:t>
            </w:r>
          </w:ins>
          <w:moveTo w:id="1187" w:author="Augustus Raymond Pendleton" w:date="2025-09-29T10:18:00Z" w16du:dateUtc="2025-09-29T14:18:00Z">
            <w:del w:id="1188" w:author="Marian Louise Schmidt" w:date="2025-10-22T12:15:00Z" w16du:dateUtc="2025-10-22T16:15:00Z">
              <w:r w:rsidRPr="0007048F" w:rsidDel="005D6F1C">
                <w:delText>a</w:delText>
              </w:r>
            </w:del>
            <w:r w:rsidRPr="0007048F">
              <w:t>me</w:t>
            </w:r>
          </w:moveTo>
          <w:ins w:id="1189" w:author="Marian Louise Schmidt" w:date="2025-10-22T12:15:00Z" w16du:dateUtc="2025-10-22T16:15:00Z">
            <w:r w:rsidR="005D6F1C">
              <w:t>s</w:t>
            </w:r>
          </w:ins>
          <w:moveTo w:id="1190" w:author="Augustus Raymond Pendleton" w:date="2025-09-29T10:18:00Z" w16du:dateUtc="2025-09-29T14:18:00Z">
            <w:r w:rsidRPr="0007048F">
              <w:t xml:space="preserve"> strongly correlated with total cell count alone (Fig. </w:t>
            </w:r>
          </w:moveTo>
          <w:ins w:id="1191" w:author="Marian Louise Schmidt" w:date="2025-10-22T12:15:00Z" w16du:dateUtc="2025-10-22T16:15:00Z">
            <w:r w:rsidR="005D6F1C">
              <w:t>3</w:t>
            </w:r>
          </w:ins>
          <w:moveTo w:id="1192" w:author="Augustus Raymond Pendleton" w:date="2025-09-29T10:18:00Z" w16du:dateUtc="2025-09-29T14:18:00Z">
            <w:del w:id="1193" w:author="Marian Louise Schmidt" w:date="2025-10-22T12:15:00Z" w16du:dateUtc="2025-10-22T16:15:00Z">
              <w:r w:rsidRPr="0007048F" w:rsidDel="005D6F1C">
                <w:delText>2</w:delText>
              </w:r>
            </w:del>
          </w:moveTo>
          <w:ins w:id="1194" w:author="Augustus Raymond Pendleton" w:date="2025-09-29T10:19:00Z" w16du:dateUtc="2025-09-29T14:19:00Z">
            <w:r>
              <w:t>B</w:t>
            </w:r>
          </w:ins>
          <w:moveTo w:id="1195" w:author="Augustus Raymond Pendleton" w:date="2025-09-29T10:18:00Z" w16du:dateUtc="2025-09-29T14:18:00Z">
            <w:del w:id="1196" w:author="Augustus Raymond Pendleton" w:date="2025-09-29T10:19:00Z" w16du:dateUtc="2025-09-29T14:19:00Z">
              <w:r w:rsidRPr="0007048F" w:rsidDel="00F86279">
                <w:delText>D</w:delText>
              </w:r>
            </w:del>
            <w:r w:rsidRPr="0007048F">
              <w:t xml:space="preserve">). Mantel tests </w:t>
            </w:r>
            <w:del w:id="1197" w:author="Marian Louise Schmidt" w:date="2025-10-22T12:16:00Z" w16du:dateUtc="2025-10-22T16:16:00Z">
              <w:r w:rsidRPr="0007048F" w:rsidDel="005D6F1C">
                <w:delText>showed</w:delText>
              </w:r>
            </w:del>
          </w:moveTo>
          <w:ins w:id="1198" w:author="Marian Louise Schmidt" w:date="2025-10-22T12:16:00Z" w16du:dateUtc="2025-10-22T16:16:00Z">
            <w:r w:rsidR="005D6F1C">
              <w:t>confirmed</w:t>
            </w:r>
          </w:ins>
          <w:moveTo w:id="1199" w:author="Augustus Raymond Pendleton" w:date="2025-09-29T10:18:00Z" w16du:dateUtc="2025-09-29T14:18:00Z">
            <w:r w:rsidRPr="0007048F">
              <w:t xml:space="preserve"> that </w:t>
            </w:r>
            <w:proofErr w:type="gramStart"/>
            <w:r w:rsidRPr="0007048F">
              <w:t>absolute</w:t>
            </w:r>
          </w:moveTo>
          <w:ins w:id="1200" w:author="Marian Louise Schmidt" w:date="2025-10-22T12:16:00Z" w16du:dateUtc="2025-10-22T16:16:00Z">
            <w:r w:rsidR="005D6F1C">
              <w:t>-abundance</w:t>
            </w:r>
            <w:proofErr w:type="gramEnd"/>
            <w:r w:rsidR="005D6F1C">
              <w:t xml:space="preserve"> </w:t>
            </w:r>
          </w:ins>
          <w:moveTo w:id="1201" w:author="Augustus Raymond Pendleton" w:date="2025-09-29T10:18:00Z" w16du:dateUtc="2025-09-29T14:18:00Z">
            <w:del w:id="1202" w:author="Marian Louise Schmidt" w:date="2025-10-22T12:16:00Z" w16du:dateUtc="2025-10-22T16:16:00Z">
              <w:r w:rsidRPr="0007048F" w:rsidDel="005D6F1C">
                <w:delText xml:space="preserve"> distance </w:delText>
              </w:r>
            </w:del>
            <w:r w:rsidRPr="0007048F">
              <w:t xml:space="preserve">metrics are </w:t>
            </w:r>
            <w:del w:id="1203" w:author="Marian Louise Schmidt" w:date="2025-10-22T12:16:00Z" w16du:dateUtc="2025-10-22T16:16:00Z">
              <w:r w:rsidRPr="0007048F" w:rsidDel="005D6F1C">
                <w:delText>much</w:delText>
              </w:r>
            </w:del>
          </w:moveTo>
          <w:ins w:id="1204" w:author="Marian Louise Schmidt" w:date="2025-10-22T12:16:00Z" w16du:dateUtc="2025-10-22T16:16:00Z">
            <w:r w:rsidR="005D6F1C">
              <w:t>far</w:t>
            </w:r>
          </w:ins>
          <w:moveTo w:id="1205" w:author="Augustus Raymond Pendleton" w:date="2025-09-29T10:18:00Z" w16du:dateUtc="2025-09-29T14:18:00Z">
            <w:r w:rsidRPr="0007048F">
              <w:t xml:space="preserve"> more sensitive to differences in </w:t>
            </w:r>
            <w:del w:id="1206" w:author="Marian Louise Schmidt" w:date="2025-10-22T12:16:00Z" w16du:dateUtc="2025-10-22T16:16:00Z">
              <w:r w:rsidRPr="0007048F" w:rsidDel="005D6F1C">
                <w:delText>cell counts</w:delText>
              </w:r>
            </w:del>
          </w:moveTo>
          <w:ins w:id="1207" w:author="Marian Louise Schmidt" w:date="2025-10-22T12:16:00Z" w16du:dateUtc="2025-10-22T16:16:00Z">
            <w:r w:rsidR="005D6F1C">
              <w:t>microbial load</w:t>
            </w:r>
          </w:ins>
          <w:moveTo w:id="1208" w:author="Augustus Raymond Pendleton" w:date="2025-09-29T10:18:00Z" w16du:dateUtc="2025-09-29T14:18:00Z">
            <w:r w:rsidRPr="0007048F">
              <w:t xml:space="preserve"> than their relative counterparts. </w:t>
            </w:r>
            <w:r w:rsidRPr="0007048F">
              <w:lastRenderedPageBreak/>
              <w:t xml:space="preserve">This </w:t>
            </w:r>
          </w:moveTo>
          <w:ins w:id="1209" w:author="Marian Louise Schmidt" w:date="2025-10-22T12:16:00Z" w16du:dateUtc="2025-10-22T16:16:00Z">
            <w:r w:rsidR="005D6F1C">
              <w:t xml:space="preserve">behavior </w:t>
            </w:r>
          </w:ins>
          <w:moveTo w:id="1210" w:author="Augustus Raymond Pendleton" w:date="2025-09-29T10:18:00Z" w16du:dateUtc="2025-09-29T14:18:00Z">
            <w:r w:rsidRPr="0007048F">
              <w:t xml:space="preserve">is intuitive, and to </w:t>
            </w:r>
          </w:moveTo>
          <w:ins w:id="1211" w:author="Marian Louise Schmidt" w:date="2025-10-22T12:17:00Z" w16du:dateUtc="2025-10-22T16:17:00Z">
            <w:r w:rsidR="005D6F1C">
              <w:t>some extent desirable</w:t>
            </w:r>
          </w:ins>
          <w:moveTo w:id="1212" w:author="Augustus Raymond Pendleton" w:date="2025-09-29T10:18:00Z" w16du:dateUtc="2025-09-29T14:18:00Z">
            <w:del w:id="1213" w:author="Marian Louise Schmidt" w:date="2025-10-22T12:17:00Z" w16du:dateUtc="2025-10-22T16:17:00Z">
              <w:r w:rsidRPr="0007048F" w:rsidDel="005D6F1C">
                <w:delText>a degree, intentional</w:delText>
              </w:r>
            </w:del>
          </w:moveTo>
          <w:ins w:id="1214" w:author="Marian Louise Schmidt" w:date="2025-10-22T12:17:00Z" w16du:dateUtc="2025-10-22T16:17:00Z">
            <w:r w:rsidR="005D6F1C">
              <w:t>,</w:t>
            </w:r>
          </w:ins>
          <w:moveTo w:id="1215" w:author="Augustus Raymond Pendleton" w:date="2025-09-29T10:18:00Z" w16du:dateUtc="2025-09-29T14:18:00Z">
            <w:del w:id="1216" w:author="Marian Louise Schmidt" w:date="2025-10-22T12:17:00Z" w16du:dateUtc="2025-10-22T16:17:00Z">
              <w:r w:rsidRPr="0007048F" w:rsidDel="005D6F1C">
                <w:delText>:</w:delText>
              </w:r>
            </w:del>
            <w:r w:rsidRPr="0007048F">
              <w:t xml:space="preserve"> </w:t>
            </w:r>
          </w:moveTo>
          <w:ins w:id="1217" w:author="Marian Louise Schmidt" w:date="2025-10-22T12:17:00Z" w16du:dateUtc="2025-10-22T16:17:00Z">
            <w:r w:rsidR="005D6F1C">
              <w:t xml:space="preserve">because </w:t>
            </w:r>
          </w:ins>
          <w:moveTo w:id="1218" w:author="Augustus Raymond Pendleton" w:date="2025-09-29T10:18:00Z" w16du:dateUtc="2025-09-29T14:18:00Z">
            <w:r w:rsidRPr="0007048F">
              <w:t xml:space="preserve">these metrics </w:t>
            </w:r>
            <w:del w:id="1219" w:author="Marian Louise Schmidt" w:date="2025-10-22T12:18:00Z" w16du:dateUtc="2025-10-22T16:18:00Z">
              <w:r w:rsidRPr="0007048F" w:rsidDel="005D6F1C">
                <w:delText>aim</w:delText>
              </w:r>
            </w:del>
          </w:moveTo>
          <w:ins w:id="1220" w:author="Marian Louise Schmidt" w:date="2025-10-22T12:18:00Z" w16du:dateUtc="2025-10-22T16:18:00Z">
            <w:r w:rsidR="005D6F1C">
              <w:t>are designed</w:t>
            </w:r>
          </w:ins>
          <w:moveTo w:id="1221" w:author="Augustus Raymond Pendleton" w:date="2025-09-29T10:18:00Z" w16du:dateUtc="2025-09-29T14:18:00Z">
            <w:r w:rsidRPr="0007048F">
              <w:t xml:space="preserve"> to detect changes in </w:t>
            </w:r>
            <w:del w:id="1222" w:author="Marian Louise Schmidt" w:date="2025-10-22T12:19:00Z" w16du:dateUtc="2025-10-22T16:19:00Z">
              <w:r w:rsidRPr="0007048F" w:rsidDel="005D6F1C">
                <w:delText>biomass</w:delText>
              </w:r>
            </w:del>
          </w:moveTo>
          <w:ins w:id="1223" w:author="Marian Louise Schmidt" w:date="2025-10-22T12:19:00Z" w16du:dateUtc="2025-10-22T16:19:00Z">
            <w:r w:rsidR="005D6F1C">
              <w:t>microbial load</w:t>
            </w:r>
          </w:ins>
          <w:moveTo w:id="1224" w:author="Augustus Raymond Pendleton" w:date="2025-09-29T10:18:00Z" w16du:dateUtc="2025-09-29T14:18:00Z">
            <w:r w:rsidRPr="0007048F">
              <w:t xml:space="preserve"> even when composition remains constant. Yet at </w:t>
            </w:r>
            <m:oMath>
              <m:r>
                <w:rPr>
                  <w:rFonts w:ascii="Cambria Math" w:hAnsi="Cambria Math"/>
                </w:rPr>
                <m:t>α</m:t>
              </m:r>
            </m:oMath>
            <w:moveTo w:id="1225"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226" w:author="Augustus Raymond Pendleton" w:date="2025-09-29T10:18:00Z" w16du:dateUtc="2025-09-29T14:18:00Z">
                <w:r w:rsidRPr="0007048F">
                  <w:t xml:space="preserve"> </w:t>
                </w:r>
                <w:del w:id="1227" w:author="Marian Louise Schmidt" w:date="2025-10-22T12:19:00Z" w16du:dateUtc="2025-10-22T16:19:00Z">
                  <w:r w:rsidRPr="0007048F" w:rsidDel="005D6F1C">
                    <w:delText>is</w:delText>
                  </w:r>
                </w:del>
              </w:moveTo>
              <w:ins w:id="1228" w:author="Marian Louise Schmidt" w:date="2025-10-22T12:19:00Z" w16du:dateUtc="2025-10-22T16:19:00Z">
                <w:r w:rsidR="005D6F1C">
                  <w:t>approaches</w:t>
                </w:r>
              </w:ins>
              <w:moveTo w:id="1229" w:author="Augustus Raymond Pendleton" w:date="2025-09-29T10:18:00Z" w16du:dateUtc="2025-09-29T14:18:00Z">
                <w:del w:id="1230" w:author="Marian Louise Schmidt" w:date="2025-10-22T12:19:00Z" w16du:dateUtc="2025-10-22T16:19:00Z">
                  <w:r w:rsidRPr="0007048F" w:rsidDel="005D6F1C">
                    <w:delText xml:space="preserve"> nearly</w:delText>
                  </w:r>
                </w:del>
                <w:r w:rsidRPr="0007048F">
                  <w:t xml:space="preserve"> a proxy for sample </w:t>
                </w:r>
                <w:del w:id="1231" w:author="Marian Louise Schmidt" w:date="2025-10-22T12:20:00Z" w16du:dateUtc="2025-10-22T16:20:00Z">
                  <w:r w:rsidRPr="0007048F" w:rsidDel="005D6F1C">
                    <w:delText>biomass</w:delText>
                  </w:r>
                </w:del>
              </w:moveTo>
              <w:ins w:id="1232" w:author="Marian Louise Schmidt" w:date="2025-10-22T12:20:00Z" w16du:dateUtc="2025-10-22T16:20:00Z">
                <w:r w:rsidR="005D6F1C">
                  <w:t>absolute abundance itself</w:t>
                </w:r>
              </w:ins>
              <w:moveTo w:id="1233" w:author="Augustus Raymond Pendleton" w:date="2025-09-29T10:18:00Z" w16du:dateUtc="2025-09-29T14:18:00Z">
                <w:r w:rsidRPr="0007048F">
                  <w:t xml:space="preserve">. </w:t>
                </w:r>
                <w:commentRangeStart w:id="1234"/>
                <w:r w:rsidRPr="0007048F">
                  <w:t>In ordination space</w:t>
                </w:r>
              </w:moveTo>
              <w:ins w:id="1235" w:author="Augustus Raymond Pendleton" w:date="2025-09-29T10:20:00Z" w16du:dateUtc="2025-09-29T14:20:00Z">
                <w:r>
                  <w:t xml:space="preserve"> (Fig. S3)</w:t>
                </w:r>
              </w:ins>
              <w:moveTo w:id="1236" w:author="Augustus Raymond Pendleton" w:date="2025-09-29T10:18:00Z" w16du:dateUtc="2025-09-29T14:18:00Z">
                <w:r w:rsidRPr="0007048F">
                  <w:t xml:space="preserve">, this </w:t>
                </w:r>
              </w:moveTo>
              <w:ins w:id="1237" w:author="Augustus Raymond Pendleton" w:date="2025-09-29T10:19:00Z" w16du:dateUtc="2025-09-29T14:19:00Z">
                <w:r>
                  <w:t xml:space="preserve">can </w:t>
                </w:r>
              </w:ins>
              <w:moveTo w:id="1238" w:author="Augustus Raymond Pendleton" w:date="2025-09-29T10:18:00Z" w16du:dateUtc="2025-09-29T14:18:00Z">
                <w:del w:id="1239" w:author="Marian Louise Schmidt" w:date="2025-10-22T12:21:00Z" w16du:dateUtc="2025-10-22T16:21:00Z">
                  <w:r w:rsidRPr="0007048F" w:rsidDel="005D6F1C">
                    <w:delText>manifests</w:delText>
                  </w:r>
                </w:del>
              </w:moveTo>
              <w:ins w:id="1240" w:author="Marian Louise Schmidt" w:date="2025-10-22T12:21:00Z" w16du:dateUtc="2025-10-22T16:21:00Z">
                <w:r w:rsidR="005D6F1C">
                  <w:t>cause</w:t>
                </w:r>
              </w:ins>
              <w:moveTo w:id="1241" w:author="Augustus Raymond Pendleton" w:date="2025-09-29T10:18:00Z" w16du:dateUtc="2025-09-29T14:18:00Z">
                <w:del w:id="1242" w:author="Marian Louise Schmidt" w:date="2025-10-22T12:21:00Z" w16du:dateUtc="2025-10-22T16:21:00Z">
                  <w:r w:rsidRPr="0007048F" w:rsidDel="005D6F1C">
                    <w:delText xml:space="preserve"> as</w:delText>
                  </w:r>
                </w:del>
                <w:r w:rsidRPr="0007048F">
                  <w:t xml:space="preserve"> Axis 1 </w:t>
                </w:r>
              </w:moveTo>
              <w:ins w:id="1243" w:author="Augustus Raymond Pendleton" w:date="2025-09-29T10:20:00Z" w16du:dateUtc="2025-09-29T14:20:00Z">
                <w:del w:id="1244" w:author="Marian Louise Schmidt" w:date="2025-10-22T12:21:00Z" w16du:dateUtc="2025-10-22T16:21:00Z">
                  <w:r w:rsidDel="005D6F1C">
                    <w:delText>being</w:delText>
                  </w:r>
                </w:del>
              </w:ins>
              <w:moveTo w:id="1245" w:author="Augustus Raymond Pendleton" w:date="2025-09-29T10:18:00Z" w16du:dateUtc="2025-09-29T14:18:00Z">
                <w:del w:id="1246" w:author="Marian Louise Schmidt" w:date="2025-10-22T12:21:00Z" w16du:dateUtc="2025-10-22T16:21:00Z">
                  <w:r w:rsidRPr="0007048F" w:rsidDel="005D6F1C">
                    <w:delText>being almost perfectly</w:delText>
                  </w:r>
                </w:del>
              </w:moveTo>
              <w:ins w:id="1247" w:author="Marian Louise Schmidt" w:date="2025-10-22T12:21:00Z" w16du:dateUtc="2025-10-22T16:21:00Z">
                <w:r w:rsidR="005D6F1C">
                  <w:t>to</w:t>
                </w:r>
              </w:ins>
              <w:moveTo w:id="1248" w:author="Augustus Raymond Pendleton" w:date="2025-09-29T10:18:00Z" w16du:dateUtc="2025-09-29T14:18:00Z">
                <w:r w:rsidRPr="0007048F">
                  <w:t xml:space="preserve"> correlate</w:t>
                </w:r>
                <w:del w:id="1249" w:author="Marian Louise Schmidt" w:date="2025-10-22T12:21:00Z" w16du:dateUtc="2025-10-22T16:21:00Z">
                  <w:r w:rsidRPr="0007048F" w:rsidDel="005D6F1C">
                    <w:delText>d</w:delText>
                  </w:r>
                </w:del>
                <w:r w:rsidRPr="0007048F">
                  <w:t xml:space="preserve"> with absolute abundance</w:t>
                </w:r>
              </w:moveTo>
              <w:ins w:id="1250" w:author="Augustus Raymond Pendleton" w:date="2025-09-29T10:20:00Z" w16du:dateUtc="2025-09-29T14:20:00Z">
                <w:r>
                  <w:t xml:space="preserve"> </w:t>
                </w:r>
              </w:ins>
              <w:commentRangeEnd w:id="1234"/>
              <w:r w:rsidR="005D6F1C">
                <w:rPr>
                  <w:rStyle w:val="CommentReference"/>
                </w:rPr>
                <w:commentReference w:id="1234"/>
              </w:r>
              <w:ins w:id="1251" w:author="Augustus Raymond Pendleton" w:date="2025-09-29T10:20:00Z" w16du:dateUtc="2025-09-29T14:20:00Z">
                <w:r>
                  <w:t>and in some cases (</w:t>
                </w:r>
                <w:del w:id="1252" w:author="Marian Louise Schmidt" w:date="2025-10-22T12:22:00Z" w16du:dateUtc="2025-10-22T16:22:00Z">
                  <w:r w:rsidDel="005D6F1C">
                    <w:delText xml:space="preserve">in the </w:delText>
                  </w:r>
                </w:del>
                <w:r>
                  <w:t>freshwater and soil</w:t>
                </w:r>
                <w:del w:id="1253" w:author="Marian Louise Schmidt" w:date="2025-10-22T12:22:00Z" w16du:dateUtc="2025-10-22T16:22:00Z">
                  <w:r w:rsidDel="005D6F1C">
                    <w:delText xml:space="preserve"> datasets</w:delText>
                  </w:r>
                </w:del>
                <w:r>
                  <w:t xml:space="preserve">) </w:t>
                </w:r>
              </w:ins>
              <w:ins w:id="1254" w:author="Marian Louise Schmidt" w:date="2025-10-22T12:22:00Z" w16du:dateUtc="2025-10-22T16:22:00Z">
                <w:r w:rsidR="005D6F1C">
                  <w:t xml:space="preserve">produces </w:t>
                </w:r>
              </w:ins>
              <w:ins w:id="1255" w:author="Augustus Raymond Pendleton" w:date="2025-09-29T10:20:00Z" w16du:dateUtc="2025-09-29T14:20:00Z">
                <w:del w:id="1256" w:author="Marian Louise Schmidt" w:date="2025-10-22T12:22:00Z" w16du:dateUtc="2025-10-22T16:22:00Z">
                  <w:r w:rsidDel="00044BD2">
                    <w:delText xml:space="preserve">exhibiting </w:delText>
                  </w:r>
                </w:del>
                <w:r>
                  <w:t>strong h</w:t>
                </w:r>
              </w:ins>
              <w:ins w:id="1257" w:author="Augustus Raymond Pendleton" w:date="2025-09-29T10:21:00Z" w16du:dateUtc="2025-09-29T14:21:00Z">
                <w:r>
                  <w:t xml:space="preserve">orseshoe </w:t>
                </w:r>
              </w:ins>
              <w:ins w:id="1258"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57F8EE5E">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259" w:author="Augustus Raymond Pendleton" w:date="2025-09-29T10:21:00Z" w16du:dateUtc="2025-09-29T14:21:00Z">
                <w:r>
                  <w:t xml:space="preserve">effects </w:t>
                </w:r>
              </w:ins>
              <w:moveTo w:id="1260" w:author="Augustus Raymond Pendleton" w:date="2025-09-29T10:18:00Z" w16du:dateUtc="2025-09-29T14:18:00Z">
                <w:del w:id="1261" w:author="Augustus Raymond Pendleton" w:date="2025-09-29T10:21:00Z" w16du:dateUtc="2025-09-29T14:21:00Z">
                  <w:r w:rsidRPr="0007048F" w:rsidDel="00F86279">
                    <w:delText xml:space="preserve"> (Spearman’s </w:delText>
                  </w:r>
                </w:del>
                <m:oMath>
                  <m:r>
                    <w:del w:id="1262" w:author="Augustus Raymond Pendleton" w:date="2025-09-29T10:21:00Z" w16du:dateUtc="2025-09-29T14:21:00Z">
                      <w:rPr>
                        <w:rFonts w:ascii="Cambria Math" w:hAnsi="Cambria Math"/>
                      </w:rPr>
                      <m:t>ρ</m:t>
                    </w:del>
                  </m:r>
                </m:oMath>
                <w:moveTo w:id="1263" w:author="Augustus Raymond Pendleton" w:date="2025-09-29T10:18:00Z" w16du:dateUtc="2025-09-29T14:18:00Z">
                  <w:del w:id="1264" w:author="Augustus Raymond Pendleton" w:date="2025-09-29T10:21:00Z" w16du:dateUtc="2025-09-29T14:21:00Z">
                    <w:r w:rsidRPr="0007048F" w:rsidDel="00F86279">
                      <w:delText xml:space="preserve"> = -1.0), whereas at </w:delText>
                    </w:r>
                  </w:del>
                  <m:oMath>
                    <m:r>
                      <w:del w:id="1265" w:author="Augustus Raymond Pendleton" w:date="2025-09-29T10:21:00Z" w16du:dateUtc="2025-09-29T14:21:00Z">
                        <w:rPr>
                          <w:rFonts w:ascii="Cambria Math" w:hAnsi="Cambria Math"/>
                        </w:rPr>
                        <m:t>α</m:t>
                      </w:del>
                    </m:r>
                  </m:oMath>
                  <w:moveTo w:id="1266" w:author="Augustus Raymond Pendleton" w:date="2025-09-29T10:18:00Z" w16du:dateUtc="2025-09-29T14:18:00Z">
                    <w:del w:id="1267" w:author="Augustus Raymond Pendleton" w:date="2025-09-29T10:21:00Z" w16du:dateUtc="2025-09-29T14:21:00Z">
                      <w:r w:rsidRPr="0007048F" w:rsidDel="00F86279">
                        <w:delText xml:space="preserve"> = 0.0, the correlation is moderate (</w:delText>
                      </w:r>
                    </w:del>
                    <m:oMath>
                      <m:r>
                        <w:del w:id="1268" w:author="Augustus Raymond Pendleton" w:date="2025-09-29T10:21:00Z" w16du:dateUtc="2025-09-29T14:21:00Z">
                          <w:rPr>
                            <w:rFonts w:ascii="Cambria Math" w:hAnsi="Cambria Math"/>
                          </w:rPr>
                          <m:t>ρ</m:t>
                        </w:del>
                      </m:r>
                    </m:oMath>
                    <w:moveTo w:id="1269" w:author="Augustus Raymond Pendleton" w:date="2025-09-29T10:18:00Z" w16du:dateUtc="2025-09-29T14:18:00Z">
                      <w:del w:id="1270" w:author="Augustus Raymond Pendleton" w:date="2025-09-29T10:21:00Z" w16du:dateUtc="2025-09-29T14:21:00Z">
                        <w:r w:rsidRPr="0007048F" w:rsidDel="00F86279">
                          <w:delText xml:space="preserve"> = 0.58). The structure observed in Fig. 2A at </w:delText>
                        </w:r>
                      </w:del>
                      <m:oMath>
                        <m:r>
                          <w:del w:id="1271" w:author="Augustus Raymond Pendleton" w:date="2025-09-29T10:21:00Z" w16du:dateUtc="2025-09-29T14:21:00Z">
                            <w:rPr>
                              <w:rFonts w:ascii="Cambria Math" w:hAnsi="Cambria Math"/>
                            </w:rPr>
                            <m:t>α</m:t>
                          </w:del>
                        </m:r>
                      </m:oMath>
                      <w:moveTo w:id="1272" w:author="Augustus Raymond Pendleton" w:date="2025-09-29T10:18:00Z" w16du:dateUtc="2025-09-29T14:18:00Z">
                        <w:del w:id="1273"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274" w:author="Augustus Raymond Pendleton" w:date="2025-09-29T10:21:00Z" w16du:dateUtc="2025-09-29T14:21:00Z">
                        <w:r>
                          <w:t xml:space="preserve">, </w:t>
                        </w:r>
                      </w:ins>
                      <w:moveTo w:id="1275" w:author="Augustus Raymond Pendleton" w:date="2025-09-29T10:18:00Z" w16du:dateUtc="2025-09-29T14:18:00Z">
                        <w:del w:id="1276"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277" w:author="Augustus Raymond Pendleton" w:date="2025-09-29T10:19:00Z" w16du:dateUtc="2025-09-29T14:19:00Z">
                        <w:r>
                          <w:rPr>
                            <w:rFonts w:eastAsiaTheme="minorEastAsia"/>
                          </w:rPr>
                          <w:t>.</w:t>
                        </w:r>
                      </w:ins>
                      <w:moveTo w:id="1278" w:author="Augustus Raymond Pendleton" w:date="2025-09-29T10:18:00Z" w16du:dateUtc="2025-09-29T14:18:00Z">
                        <w:del w:id="1279" w:author="Augustus Raymond Pendleton" w:date="2025-09-29T10:19:00Z" w16du:dateUtc="2025-09-29T14:19:00Z">
                          <w:r w:rsidRPr="0007048F" w:rsidDel="00F86279">
                            <w:delText>.</w:delText>
                          </w:r>
                        </w:del>
                      </w:moveTo>
                    </w:moveTo>
                  </w:moveTo>
                </w:moveTo>
              </w:moveTo>
            </w:moveTo>
          </w:moveTo>
        </w:moveTo>
      </w:moveTo>
    </w:p>
    <w:moveToRangeEnd w:id="1182"/>
    <w:p w14:paraId="14B5890C" w14:textId="240E02E5" w:rsidR="0007048F" w:rsidRDefault="0007048F">
      <w:pPr>
        <w:ind w:firstLine="720"/>
        <w:rPr>
          <w:ins w:id="1280" w:author="Augustus Raymond Pendleton" w:date="2025-09-28T21:43:00Z" w16du:dateUtc="2025-09-29T01:43:00Z"/>
        </w:rPr>
        <w:pPrChange w:id="1281" w:author="Augustus Raymond Pendleton" w:date="2025-09-29T11:36:00Z" w16du:dateUtc="2025-09-29T15:36:00Z">
          <w:pPr/>
        </w:pPrChange>
      </w:pPr>
      <w:del w:id="1282" w:author="Augustus Raymond Pendleton" w:date="2025-09-29T09:30:00Z" w16du:dateUtc="2025-09-29T13:30:00Z">
        <w:r w:rsidRPr="0007048F" w:rsidDel="008729F6">
          <w:delText> </w:delText>
        </w:r>
      </w:del>
      <w:del w:id="1283" w:author="Augustus Raymond Pendleton" w:date="2025-09-29T10:21:00Z" w16du:dateUtc="2025-09-29T14:21:00Z">
        <w:r w:rsidRPr="0007048F" w:rsidDel="00F86279">
          <w:delText> </w:delText>
        </w:r>
      </w:del>
      <w:del w:id="1284" w:author="Augustus Raymond Pendleton" w:date="2025-09-29T09:57:00Z" w16du:dateUtc="2025-09-29T13:57:00Z">
        <w:r w:rsidRPr="0007048F" w:rsidDel="00B54AFC">
          <w:delText>  W</w:delText>
        </w:r>
      </w:del>
      <w:del w:id="1285" w:author="Augustus Raymond Pendleton" w:date="2025-09-29T09:56:00Z" w16du:dateUtc="2025-09-29T13:56:00Z">
        <w:r w:rsidRPr="0007048F" w:rsidDel="00B54AFC">
          <w:delText>e calculated generalized absolute UniFrac (</w:delText>
        </w:r>
      </w:del>
      <m:oMath>
        <m:r>
          <w:del w:id="1286" w:author="Augustus Raymond Pendleton" w:date="2025-09-29T09:56:00Z" w16du:dateUtc="2025-09-29T13:56:00Z">
            <w:rPr>
              <w:rFonts w:ascii="Cambria Math" w:hAnsi="Cambria Math"/>
            </w:rPr>
            <m:t>G</m:t>
          </w:del>
        </m:r>
        <m:sSup>
          <m:sSupPr>
            <m:ctrlPr>
              <w:del w:id="1287" w:author="Augustus Raymond Pendleton" w:date="2025-09-29T09:56:00Z" w16du:dateUtc="2025-09-29T13:56:00Z">
                <w:rPr>
                  <w:rFonts w:ascii="Cambria Math" w:hAnsi="Cambria Math"/>
                </w:rPr>
              </w:del>
            </m:ctrlPr>
          </m:sSupPr>
          <m:e>
            <m:r>
              <w:del w:id="1288" w:author="Augustus Raymond Pendleton" w:date="2025-09-29T09:56:00Z" w16du:dateUtc="2025-09-29T13:56:00Z">
                <w:rPr>
                  <w:rFonts w:ascii="Cambria Math" w:hAnsi="Cambria Math"/>
                </w:rPr>
                <m:t>U</m:t>
              </w:del>
            </m:r>
          </m:e>
          <m:sup>
            <m:r>
              <w:del w:id="1289" w:author="Augustus Raymond Pendleton" w:date="2025-09-29T09:56:00Z" w16du:dateUtc="2025-09-29T13:56:00Z">
                <w:rPr>
                  <w:rFonts w:ascii="Cambria Math" w:hAnsi="Cambria Math"/>
                </w:rPr>
                <m:t>A</m:t>
              </w:del>
            </m:r>
          </m:sup>
        </m:sSup>
      </m:oMath>
      <w:del w:id="1290" w:author="Augustus Raymond Pendleton" w:date="2025-09-29T09:56:00Z" w16du:dateUtc="2025-09-29T13:56:00Z">
        <w:r w:rsidRPr="0007048F" w:rsidDel="00B54AFC">
          <w:delText xml:space="preserve">) across three levels of </w:delText>
        </w:r>
      </w:del>
      <m:oMath>
        <m:r>
          <w:del w:id="1291" w:author="Augustus Raymond Pendleton" w:date="2025-09-29T09:56:00Z" w16du:dateUtc="2025-09-29T13:56:00Z">
            <w:rPr>
              <w:rFonts w:ascii="Cambria Math" w:hAnsi="Cambria Math"/>
            </w:rPr>
            <m:t>α</m:t>
          </w:del>
        </m:r>
      </m:oMath>
      <w:del w:id="1292" w:author="Augustus Raymond Pendleton" w:date="2025-09-29T09:56:00Z" w16du:dateUtc="2025-09-29T13:56:00Z">
        <w:r w:rsidRPr="0007048F" w:rsidDel="00B54AFC">
          <w:delText xml:space="preserve">: 0.0 (approximating unweighted UniFrac), 0.5, and 1.0 (equivalent to </w:delText>
        </w:r>
      </w:del>
      <m:oMath>
        <m:sSup>
          <m:sSupPr>
            <m:ctrlPr>
              <w:del w:id="1293" w:author="Augustus Raymond Pendleton" w:date="2025-09-29T09:56:00Z" w16du:dateUtc="2025-09-29T13:56:00Z">
                <w:rPr>
                  <w:rFonts w:ascii="Cambria Math" w:hAnsi="Cambria Math"/>
                </w:rPr>
              </w:del>
            </m:ctrlPr>
          </m:sSupPr>
          <m:e>
            <m:r>
              <w:del w:id="1294" w:author="Augustus Raymond Pendleton" w:date="2025-09-29T09:56:00Z" w16du:dateUtc="2025-09-29T13:56:00Z">
                <w:rPr>
                  <w:rFonts w:ascii="Cambria Math" w:hAnsi="Cambria Math"/>
                </w:rPr>
                <m:t>U</m:t>
              </w:del>
            </m:r>
          </m:e>
          <m:sup>
            <m:r>
              <w:del w:id="1295" w:author="Augustus Raymond Pendleton" w:date="2025-09-29T09:56:00Z" w16du:dateUtc="2025-09-29T13:56:00Z">
                <w:rPr>
                  <w:rFonts w:ascii="Cambria Math" w:hAnsi="Cambria Math"/>
                </w:rPr>
                <m:t>A</m:t>
              </w:del>
            </m:r>
          </m:sup>
        </m:sSup>
      </m:oMath>
      <w:del w:id="1296" w:author="Augustus Raymond Pendleton" w:date="2025-09-29T09:56:00Z" w16du:dateUtc="2025-09-29T13:56:00Z">
        <w:r w:rsidRPr="0007048F" w:rsidDel="00B54AFC">
          <w:delText xml:space="preserve">). As </w:delText>
        </w:r>
      </w:del>
      <m:oMath>
        <m:r>
          <w:del w:id="1297" w:author="Augustus Raymond Pendleton" w:date="2025-09-29T09:56:00Z" w16du:dateUtc="2025-09-29T13:56:00Z">
            <w:rPr>
              <w:rFonts w:ascii="Cambria Math" w:hAnsi="Cambria Math"/>
            </w:rPr>
            <m:t>α</m:t>
          </w:del>
        </m:r>
      </m:oMath>
      <w:del w:id="1298"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299" w:author="Augustus Raymond Pendleton" w:date="2025-09-29T09:56:00Z" w16du:dateUtc="2025-09-29T13:56:00Z">
            <w:rPr>
              <w:rFonts w:ascii="Cambria Math" w:hAnsi="Cambria Math"/>
            </w:rPr>
            <m:t>α</m:t>
          </w:del>
        </m:r>
      </m:oMath>
      <w:del w:id="1300" w:author="Augustus Raymond Pendleton" w:date="2025-09-29T09:56:00Z" w16du:dateUtc="2025-09-29T13:56:00Z">
        <w:r w:rsidRPr="0007048F" w:rsidDel="00B54AFC">
          <w:delText xml:space="preserve">, going from 18.3% at </w:delText>
        </w:r>
      </w:del>
      <m:oMath>
        <m:r>
          <w:del w:id="1301" w:author="Augustus Raymond Pendleton" w:date="2025-09-29T09:56:00Z" w16du:dateUtc="2025-09-29T13:56:00Z">
            <w:rPr>
              <w:rFonts w:ascii="Cambria Math" w:hAnsi="Cambria Math"/>
            </w:rPr>
            <m:t>α</m:t>
          </w:del>
        </m:r>
        <m:r>
          <w:del w:id="1302" w:author="Augustus Raymond Pendleton" w:date="2025-09-29T09:56:00Z" w16du:dateUtc="2025-09-29T13:56:00Z">
            <m:rPr>
              <m:sty m:val="p"/>
            </m:rPr>
            <w:rPr>
              <w:rFonts w:ascii="Cambria Math" w:hAnsi="Cambria Math"/>
            </w:rPr>
            <m:t>=</m:t>
          </w:del>
        </m:r>
        <m:r>
          <w:del w:id="1303" w:author="Augustus Raymond Pendleton" w:date="2025-09-29T09:56:00Z" w16du:dateUtc="2025-09-29T13:56:00Z">
            <w:rPr>
              <w:rFonts w:ascii="Cambria Math" w:hAnsi="Cambria Math"/>
            </w:rPr>
            <m:t>0</m:t>
          </w:del>
        </m:r>
      </m:oMath>
      <w:del w:id="1304" w:author="Augustus Raymond Pendleton" w:date="2025-09-29T09:56:00Z" w16du:dateUtc="2025-09-29T13:56:00Z">
        <w:r w:rsidRPr="0007048F" w:rsidDel="00B54AFC">
          <w:delText xml:space="preserve"> up to 76.7% </w:delText>
        </w:r>
      </w:del>
      <m:oMath>
        <m:r>
          <w:del w:id="1305" w:author="Augustus Raymond Pendleton" w:date="2025-09-29T09:56:00Z" w16du:dateUtc="2025-09-29T13:56:00Z">
            <w:rPr>
              <w:rFonts w:ascii="Cambria Math" w:hAnsi="Cambria Math"/>
            </w:rPr>
            <m:t>α</m:t>
          </w:del>
        </m:r>
        <m:r>
          <w:del w:id="1306" w:author="Augustus Raymond Pendleton" w:date="2025-09-29T09:56:00Z" w16du:dateUtc="2025-09-29T13:56:00Z">
            <m:rPr>
              <m:sty m:val="p"/>
            </m:rPr>
            <w:rPr>
              <w:rFonts w:ascii="Cambria Math" w:hAnsi="Cambria Math"/>
            </w:rPr>
            <m:t>=</m:t>
          </w:del>
        </m:r>
        <m:r>
          <w:del w:id="1307" w:author="Augustus Raymond Pendleton" w:date="2025-09-29T09:56:00Z" w16du:dateUtc="2025-09-29T13:56:00Z">
            <w:rPr>
              <w:rFonts w:ascii="Cambria Math" w:hAnsi="Cambria Math"/>
            </w:rPr>
            <m:t>1</m:t>
          </w:del>
        </m:r>
      </m:oMath>
      <w:del w:id="1308" w:author="Augustus Raymond Pendleton" w:date="2025-09-29T09:56:00Z" w16du:dateUtc="2025-09-29T13:56:00Z">
        <w:r w:rsidRPr="0007048F" w:rsidDel="00B54AFC">
          <w:delText xml:space="preserve">. This trend was also true for </w:delText>
        </w:r>
      </w:del>
      <m:oMath>
        <m:sSup>
          <m:sSupPr>
            <m:ctrlPr>
              <w:del w:id="1309" w:author="Augustus Raymond Pendleton" w:date="2025-09-29T09:56:00Z" w16du:dateUtc="2025-09-29T13:56:00Z">
                <w:rPr>
                  <w:rFonts w:ascii="Cambria Math" w:hAnsi="Cambria Math"/>
                </w:rPr>
              </w:del>
            </m:ctrlPr>
          </m:sSupPr>
          <m:e>
            <m:r>
              <w:del w:id="1310" w:author="Augustus Raymond Pendleton" w:date="2025-09-29T09:56:00Z" w16du:dateUtc="2025-09-29T13:56:00Z">
                <w:rPr>
                  <w:rFonts w:ascii="Cambria Math" w:hAnsi="Cambria Math"/>
                </w:rPr>
                <m:t>U</m:t>
              </w:del>
            </m:r>
          </m:e>
          <m:sup>
            <m:r>
              <w:del w:id="1311" w:author="Augustus Raymond Pendleton" w:date="2025-09-29T09:56:00Z" w16du:dateUtc="2025-09-29T13:56:00Z">
                <w:rPr>
                  <w:rFonts w:ascii="Cambria Math" w:hAnsi="Cambria Math"/>
                </w:rPr>
                <m:t>R</m:t>
              </w:del>
            </m:r>
          </m:sup>
        </m:sSup>
      </m:oMath>
      <w:del w:id="1312" w:author="Augustus Raymond Pendleton" w:date="2025-09-29T09:56:00Z" w16du:dateUtc="2025-09-29T13:56:00Z">
        <w:r w:rsidRPr="0007048F" w:rsidDel="00B54AFC">
          <w:delText xml:space="preserve"> across multiple </w:delText>
        </w:r>
      </w:del>
      <m:oMath>
        <m:r>
          <w:del w:id="1313" w:author="Augustus Raymond Pendleton" w:date="2025-09-29T09:56:00Z" w16du:dateUtc="2025-09-29T13:56:00Z">
            <w:rPr>
              <w:rFonts w:ascii="Cambria Math" w:hAnsi="Cambria Math"/>
            </w:rPr>
            <m:t>α</m:t>
          </w:del>
        </m:r>
      </m:oMath>
      <w:del w:id="1314"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315" w:author="Augustus Raymond Pendleton" w:date="2025-09-29T10:22:00Z" w16du:dateUtc="2025-09-29T14:22:00Z"/>
          <w:sz w:val="20"/>
          <w:szCs w:val="20"/>
          <w:rPrChange w:id="1316" w:author="Augustus Raymond Pendleton" w:date="2025-09-29T08:44:00Z" w16du:dateUtc="2025-09-29T12:44:00Z">
            <w:rPr>
              <w:del w:id="1317" w:author="Augustus Raymond Pendleton" w:date="2025-09-29T10:22:00Z" w16du:dateUtc="2025-09-29T14:22:00Z"/>
            </w:rPr>
          </w:rPrChange>
        </w:rPr>
      </w:pPr>
      <w:ins w:id="1318" w:author="Augustus Raymond Pendleton" w:date="2025-09-29T08:30:00Z" w16du:dateUtc="2025-09-29T12:30:00Z">
        <w:r w:rsidRPr="00604558">
          <w:rPr>
            <w:i/>
            <w:iCs/>
            <w:sz w:val="20"/>
            <w:szCs w:val="20"/>
            <w:rPrChange w:id="1319" w:author="Augustus Raymond Pendleton" w:date="2025-09-29T08:44:00Z" w16du:dateUtc="2025-09-29T12:44:00Z">
              <w:rPr>
                <w:i/>
                <w:iCs/>
              </w:rPr>
            </w:rPrChange>
          </w:rPr>
          <w:t xml:space="preserve">Figure 3. </w:t>
        </w:r>
      </w:ins>
      <w:ins w:id="1320" w:author="Augustus Raymond Pendleton" w:date="2025-09-29T08:33:00Z" w16du:dateUtc="2025-09-29T12:33:00Z">
        <w:del w:id="1321" w:author="Marian Louise Schmidt" w:date="2025-10-22T12:24:00Z" w16du:dateUtc="2025-10-22T16:24:00Z">
          <w:r w:rsidRPr="00604558" w:rsidDel="00044BD2">
            <w:rPr>
              <w:i/>
              <w:iCs/>
              <w:sz w:val="20"/>
              <w:szCs w:val="20"/>
              <w:rPrChange w:id="1322" w:author="Augustus Raymond Pendleton" w:date="2025-09-29T08:44:00Z" w16du:dateUtc="2025-09-29T12:44:00Z">
                <w:rPr>
                  <w:i/>
                  <w:iCs/>
                </w:rPr>
              </w:rPrChange>
            </w:rPr>
            <w:delText>The ability of U</w:delText>
          </w:r>
          <w:r w:rsidRPr="00604558" w:rsidDel="00044BD2">
            <w:rPr>
              <w:i/>
              <w:iCs/>
              <w:sz w:val="20"/>
              <w:szCs w:val="20"/>
              <w:vertAlign w:val="superscript"/>
              <w:rPrChange w:id="1323" w:author="Augustus Raymond Pendleton" w:date="2025-09-29T08:44:00Z" w16du:dateUtc="2025-09-29T12:44:00Z">
                <w:rPr>
                  <w:i/>
                  <w:iCs/>
                  <w:vertAlign w:val="superscript"/>
                </w:rPr>
              </w:rPrChange>
            </w:rPr>
            <w:delText>A</w:delText>
          </w:r>
          <w:r w:rsidRPr="00604558" w:rsidDel="00044BD2">
            <w:rPr>
              <w:i/>
              <w:iCs/>
              <w:sz w:val="20"/>
              <w:szCs w:val="20"/>
              <w:rPrChange w:id="1324" w:author="Augustus Raymond Pendleton" w:date="2025-09-29T08:44:00Z" w16du:dateUtc="2025-09-29T12:44:00Z">
                <w:rPr>
                  <w:i/>
                  <w:iCs/>
                </w:rPr>
              </w:rPrChange>
            </w:rPr>
            <w:delText xml:space="preserve"> to d</w:delText>
          </w:r>
        </w:del>
      </w:ins>
      <w:ins w:id="1325" w:author="Marian Louise Schmidt" w:date="2025-10-22T12:24:00Z" w16du:dateUtc="2025-10-22T16:24:00Z">
        <w:r w:rsidR="00044BD2">
          <w:rPr>
            <w:i/>
            <w:iCs/>
            <w:sz w:val="20"/>
            <w:szCs w:val="20"/>
          </w:rPr>
          <w:t>D</w:t>
        </w:r>
      </w:ins>
      <w:ins w:id="1326" w:author="Augustus Raymond Pendleton" w:date="2025-09-29T08:33:00Z" w16du:dateUtc="2025-09-29T12:33:00Z">
        <w:r w:rsidRPr="00604558">
          <w:rPr>
            <w:i/>
            <w:iCs/>
            <w:sz w:val="20"/>
            <w:szCs w:val="20"/>
            <w:rPrChange w:id="1327" w:author="Augustus Raymond Pendleton" w:date="2025-09-29T08:44:00Z" w16du:dateUtc="2025-09-29T12:44:00Z">
              <w:rPr>
                <w:i/>
                <w:iCs/>
              </w:rPr>
            </w:rPrChange>
          </w:rPr>
          <w:t>iscriminat</w:t>
        </w:r>
      </w:ins>
      <w:ins w:id="1328"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329"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330" w:author="Augustus Raymond Pendleton" w:date="2025-09-29T08:33:00Z" w16du:dateUtc="2025-09-29T12:33:00Z">
        <w:del w:id="1331" w:author="Marian Louise Schmidt" w:date="2025-10-22T12:25:00Z" w16du:dateUtc="2025-10-22T16:25:00Z">
          <w:r w:rsidRPr="00604558" w:rsidDel="00044BD2">
            <w:rPr>
              <w:i/>
              <w:iCs/>
              <w:sz w:val="20"/>
              <w:szCs w:val="20"/>
              <w:rPrChange w:id="1332" w:author="Augustus Raymond Pendleton" w:date="2025-09-29T08:44:00Z" w16du:dateUtc="2025-09-29T12:44:00Z">
                <w:rPr>
                  <w:i/>
                  <w:iCs/>
                </w:rPr>
              </w:rPrChange>
            </w:rPr>
            <w:delText>e between groups or treatments</w:delText>
          </w:r>
        </w:del>
        <w:r w:rsidRPr="00604558">
          <w:rPr>
            <w:i/>
            <w:iCs/>
            <w:sz w:val="20"/>
            <w:szCs w:val="20"/>
            <w:rPrChange w:id="1333" w:author="Augustus Raymond Pendleton" w:date="2025-09-29T08:44:00Z" w16du:dateUtc="2025-09-29T12:44:00Z">
              <w:rPr>
                <w:i/>
                <w:iCs/>
              </w:rPr>
            </w:rPrChange>
          </w:rPr>
          <w:t xml:space="preserve">. </w:t>
        </w:r>
      </w:ins>
      <w:ins w:id="1334" w:author="Augustus Raymond Pendleton" w:date="2025-09-29T08:36:00Z" w16du:dateUtc="2025-09-29T12:36:00Z">
        <w:r w:rsidRPr="00604558">
          <w:rPr>
            <w:sz w:val="20"/>
            <w:szCs w:val="20"/>
            <w:rPrChange w:id="1335" w:author="Augustus Raymond Pendleton" w:date="2025-09-29T08:44:00Z" w16du:dateUtc="2025-09-29T12:44:00Z">
              <w:rPr/>
            </w:rPrChange>
          </w:rPr>
          <w:t xml:space="preserve">(A) </w:t>
        </w:r>
      </w:ins>
      <w:ins w:id="1336" w:author="Augustus Raymond Pendleton" w:date="2025-09-29T08:35:00Z" w16du:dateUtc="2025-09-29T12:35:00Z">
        <w:r w:rsidRPr="00604558">
          <w:rPr>
            <w:sz w:val="20"/>
            <w:szCs w:val="20"/>
            <w:rPrChange w:id="1337" w:author="Augustus Raymond Pendleton" w:date="2025-09-29T08:44:00Z" w16du:dateUtc="2025-09-29T12:44:00Z">
              <w:rPr/>
            </w:rPrChange>
          </w:rPr>
          <w:t xml:space="preserve">PERMANOVAs were </w:t>
        </w:r>
        <w:del w:id="1338" w:author="Marian Louise Schmidt" w:date="2025-10-22T12:26:00Z" w16du:dateUtc="2025-10-22T16:26:00Z">
          <w:r w:rsidRPr="00604558" w:rsidDel="00044BD2">
            <w:rPr>
              <w:sz w:val="20"/>
              <w:szCs w:val="20"/>
              <w:rPrChange w:id="1339" w:author="Augustus Raymond Pendleton" w:date="2025-09-29T08:44:00Z" w16du:dateUtc="2025-09-29T12:44:00Z">
                <w:rPr/>
              </w:rPrChange>
            </w:rPr>
            <w:delText>run</w:delText>
          </w:r>
        </w:del>
      </w:ins>
      <w:ins w:id="1340" w:author="Marian Louise Schmidt" w:date="2025-10-22T12:26:00Z" w16du:dateUtc="2025-10-22T16:26:00Z">
        <w:r w:rsidR="00044BD2">
          <w:rPr>
            <w:sz w:val="20"/>
            <w:szCs w:val="20"/>
          </w:rPr>
          <w:t>used to quantify the percent variance (</w:t>
        </w:r>
        <w:r w:rsidR="00044BD2" w:rsidRPr="00044BD2">
          <w:rPr>
            <w:i/>
            <w:iCs/>
            <w:sz w:val="20"/>
            <w:szCs w:val="20"/>
            <w:rPrChange w:id="1341" w:author="Marian Louise Schmidt" w:date="2025-10-22T12:26:00Z" w16du:dateUtc="2025-10-22T16:26:00Z">
              <w:rPr>
                <w:sz w:val="20"/>
                <w:szCs w:val="20"/>
              </w:rPr>
            </w:rPrChange>
          </w:rPr>
          <w:t>R</w:t>
        </w:r>
        <w:r w:rsidR="00044BD2" w:rsidRPr="00044BD2">
          <w:rPr>
            <w:i/>
            <w:iCs/>
            <w:sz w:val="20"/>
            <w:szCs w:val="20"/>
            <w:vertAlign w:val="superscript"/>
            <w:rPrChange w:id="1342" w:author="Marian Louise Schmidt" w:date="2025-10-22T12:26:00Z" w16du:dateUtc="2025-10-22T16:26:00Z">
              <w:rPr>
                <w:sz w:val="20"/>
                <w:szCs w:val="20"/>
              </w:rPr>
            </w:rPrChange>
          </w:rPr>
          <w:t>2</w:t>
        </w:r>
        <w:r w:rsidR="00044BD2">
          <w:rPr>
            <w:sz w:val="20"/>
            <w:szCs w:val="20"/>
          </w:rPr>
          <w:t xml:space="preserve">) explained by predefined </w:t>
        </w:r>
      </w:ins>
      <w:ins w:id="1343" w:author="Augustus Raymond Pendleton" w:date="2025-09-29T08:35:00Z" w16du:dateUtc="2025-09-29T12:35:00Z">
        <w:del w:id="1344" w:author="Marian Louise Schmidt" w:date="2025-10-22T12:26:00Z" w16du:dateUtc="2025-10-22T16:26:00Z">
          <w:r w:rsidRPr="00604558" w:rsidDel="00044BD2">
            <w:rPr>
              <w:sz w:val="20"/>
              <w:szCs w:val="20"/>
              <w:rPrChange w:id="1345" w:author="Augustus Raymond Pendleton" w:date="2025-09-29T08:44:00Z" w16du:dateUtc="2025-09-29T12:44:00Z">
                <w:rPr/>
              </w:rPrChange>
            </w:rPr>
            <w:delText xml:space="preserve"> testing the significance of two-three </w:delText>
          </w:r>
        </w:del>
        <w:r w:rsidRPr="00604558">
          <w:rPr>
            <w:sz w:val="20"/>
            <w:szCs w:val="20"/>
            <w:rPrChange w:id="1346" w:author="Augustus Raymond Pendleton" w:date="2025-09-29T08:44:00Z" w16du:dateUtc="2025-09-29T12:44:00Z">
              <w:rPr/>
            </w:rPrChange>
          </w:rPr>
          <w:t>categor</w:t>
        </w:r>
      </w:ins>
      <w:ins w:id="1347" w:author="Marian Louise Schmidt" w:date="2025-10-22T12:27:00Z" w16du:dateUtc="2025-10-22T16:27:00Z">
        <w:r w:rsidR="00044BD2">
          <w:rPr>
            <w:sz w:val="20"/>
            <w:szCs w:val="20"/>
          </w:rPr>
          <w:t>ical</w:t>
        </w:r>
      </w:ins>
      <w:ins w:id="1348" w:author="Augustus Raymond Pendleton" w:date="2025-09-29T08:35:00Z" w16du:dateUtc="2025-09-29T12:35:00Z">
        <w:del w:id="1349" w:author="Marian Louise Schmidt" w:date="2025-10-22T12:27:00Z" w16du:dateUtc="2025-10-22T16:27:00Z">
          <w:r w:rsidRPr="00604558" w:rsidDel="00044BD2">
            <w:rPr>
              <w:sz w:val="20"/>
              <w:szCs w:val="20"/>
              <w:rPrChange w:id="1350" w:author="Augustus Raymond Pendleton" w:date="2025-09-29T08:44:00Z" w16du:dateUtc="2025-09-29T12:44:00Z">
                <w:rPr/>
              </w:rPrChange>
            </w:rPr>
            <w:delText>y</w:delText>
          </w:r>
        </w:del>
        <w:r w:rsidRPr="00604558">
          <w:rPr>
            <w:sz w:val="20"/>
            <w:szCs w:val="20"/>
            <w:rPrChange w:id="1351" w:author="Augustus Raymond Pendleton" w:date="2025-09-29T08:44:00Z" w16du:dateUtc="2025-09-29T12:44:00Z">
              <w:rPr/>
            </w:rPrChange>
          </w:rPr>
          <w:t xml:space="preserve"> groups </w:t>
        </w:r>
      </w:ins>
      <w:ins w:id="1352" w:author="Marian Louise Schmidt" w:date="2025-10-22T12:27:00Z" w16du:dateUtc="2025-10-22T16:27:00Z">
        <w:r w:rsidR="00044BD2">
          <w:rPr>
            <w:sz w:val="20"/>
            <w:szCs w:val="20"/>
          </w:rPr>
          <w:t>(shown in italics beneath each dataset name),</w:t>
        </w:r>
      </w:ins>
      <w:ins w:id="1353" w:author="Augustus Raymond Pendleton" w:date="2025-09-29T08:35:00Z" w16du:dateUtc="2025-09-29T12:35:00Z">
        <w:del w:id="1354" w:author="Marian Louise Schmidt" w:date="2025-10-22T12:27:00Z" w16du:dateUtc="2025-10-22T16:27:00Z">
          <w:r w:rsidRPr="00604558" w:rsidDel="00044BD2">
            <w:rPr>
              <w:sz w:val="20"/>
              <w:szCs w:val="20"/>
              <w:rPrChange w:id="1355" w:author="Augustus Raymond Pendleton" w:date="2025-09-29T08:44:00Z" w16du:dateUtc="2025-09-29T12:44:00Z">
                <w:rPr/>
              </w:rPrChange>
            </w:rPr>
            <w:delText>from each dataset</w:delText>
          </w:r>
        </w:del>
        <w:r w:rsidRPr="00604558">
          <w:rPr>
            <w:sz w:val="20"/>
            <w:szCs w:val="20"/>
            <w:rPrChange w:id="1356" w:author="Augustus Raymond Pendleton" w:date="2025-09-29T08:44:00Z" w16du:dateUtc="2025-09-29T12:44:00Z">
              <w:rPr/>
            </w:rPrChange>
          </w:rPr>
          <w:t xml:space="preserve"> </w:t>
        </w:r>
        <w:del w:id="1357" w:author="Marian Louise Schmidt" w:date="2025-10-22T12:27:00Z" w16du:dateUtc="2025-10-22T16:27:00Z">
          <w:r w:rsidRPr="00604558" w:rsidDel="00044BD2">
            <w:rPr>
              <w:sz w:val="20"/>
              <w:szCs w:val="20"/>
              <w:rPrChange w:id="1358" w:author="Augustus Raymond Pendleton" w:date="2025-09-29T08:44:00Z" w16du:dateUtc="2025-09-29T12:44:00Z">
                <w:rPr/>
              </w:rPrChange>
            </w:rPr>
            <w:delText>(provided in italics beneath data names)</w:delText>
          </w:r>
        </w:del>
      </w:ins>
      <w:ins w:id="1359" w:author="Augustus Raymond Pendleton" w:date="2025-09-29T08:37:00Z" w16du:dateUtc="2025-09-29T12:37:00Z">
        <w:del w:id="1360" w:author="Marian Louise Schmidt" w:date="2025-10-22T12:27:00Z" w16du:dateUtc="2025-10-22T16:27:00Z">
          <w:r w:rsidRPr="00604558" w:rsidDel="00044BD2">
            <w:rPr>
              <w:sz w:val="20"/>
              <w:szCs w:val="20"/>
              <w:rPrChange w:id="1361" w:author="Augustus Raymond Pendleton" w:date="2025-09-29T08:44:00Z" w16du:dateUtc="2025-09-29T12:44:00Z">
                <w:rPr/>
              </w:rPrChange>
            </w:rPr>
            <w:delText xml:space="preserve"> </w:delText>
          </w:r>
        </w:del>
        <w:r w:rsidRPr="00604558">
          <w:rPr>
            <w:sz w:val="20"/>
            <w:szCs w:val="20"/>
            <w:rPrChange w:id="1362" w:author="Augustus Raymond Pendleton" w:date="2025-09-29T08:44:00Z" w16du:dateUtc="2025-09-29T12:44:00Z">
              <w:rPr/>
            </w:rPrChange>
          </w:rPr>
          <w:t xml:space="preserve">with 1,000 </w:t>
        </w:r>
        <w:del w:id="1363" w:author="Marian Louise Schmidt" w:date="2025-10-22T12:28:00Z" w16du:dateUtc="2025-10-22T16:28:00Z">
          <w:r w:rsidRPr="00604558" w:rsidDel="00044BD2">
            <w:rPr>
              <w:sz w:val="20"/>
              <w:szCs w:val="20"/>
              <w:rPrChange w:id="1364" w:author="Augustus Raymond Pendleton" w:date="2025-09-29T08:44:00Z" w16du:dateUtc="2025-09-29T12:44:00Z">
                <w:rPr/>
              </w:rPrChange>
            </w:rPr>
            <w:delText>iterations</w:delText>
          </w:r>
        </w:del>
      </w:ins>
      <w:ins w:id="1365" w:author="Marian Louise Schmidt" w:date="2025-10-22T12:28:00Z" w16du:dateUtc="2025-10-22T16:28:00Z">
        <w:r w:rsidR="00044BD2">
          <w:rPr>
            <w:sz w:val="20"/>
            <w:szCs w:val="20"/>
          </w:rPr>
          <w:t>permutations</w:t>
        </w:r>
      </w:ins>
      <w:ins w:id="1366" w:author="Augustus Raymond Pendleton" w:date="2025-09-29T08:35:00Z" w16du:dateUtc="2025-09-29T12:35:00Z">
        <w:r w:rsidRPr="00604558">
          <w:rPr>
            <w:sz w:val="20"/>
            <w:szCs w:val="20"/>
            <w:rPrChange w:id="1367" w:author="Augustus Raymond Pendleton" w:date="2025-09-29T08:44:00Z" w16du:dateUtc="2025-09-29T12:44:00Z">
              <w:rPr/>
            </w:rPrChange>
          </w:rPr>
          <w:t xml:space="preserve">. </w:t>
        </w:r>
        <w:del w:id="1368" w:author="Marian Louise Schmidt" w:date="2025-10-22T12:28:00Z" w16du:dateUtc="2025-10-22T16:28:00Z">
          <w:r w:rsidRPr="00604558" w:rsidDel="00044BD2">
            <w:rPr>
              <w:sz w:val="20"/>
              <w:szCs w:val="20"/>
              <w:rPrChange w:id="1369" w:author="Augustus Raymond Pendleton" w:date="2025-09-29T08:44:00Z" w16du:dateUtc="2025-09-29T12:44:00Z">
                <w:rPr/>
              </w:rPrChange>
            </w:rPr>
            <w:delText xml:space="preserve">Results indicate </w:delText>
          </w:r>
        </w:del>
      </w:ins>
      <w:ins w:id="1370" w:author="Augustus Raymond Pendleton" w:date="2025-09-29T08:37:00Z" w16du:dateUtc="2025-09-29T12:37:00Z">
        <w:del w:id="1371" w:author="Marian Louise Schmidt" w:date="2025-10-22T12:28:00Z" w16du:dateUtc="2025-10-22T16:28:00Z">
          <w:r w:rsidRPr="00604558" w:rsidDel="00044BD2">
            <w:rPr>
              <w:sz w:val="20"/>
              <w:szCs w:val="20"/>
              <w:rPrChange w:id="1372" w:author="Augustus Raymond Pendleton" w:date="2025-09-29T08:44:00Z" w16du:dateUtc="2025-09-29T12:44:00Z">
                <w:rPr/>
              </w:rPrChange>
            </w:rPr>
            <w:delText>the percent variance explained (</w:delText>
          </w:r>
          <w:r w:rsidRPr="00604558" w:rsidDel="00044BD2">
            <w:rPr>
              <w:i/>
              <w:iCs/>
              <w:sz w:val="20"/>
              <w:szCs w:val="20"/>
              <w:rPrChange w:id="1373" w:author="Augustus Raymond Pendleton" w:date="2025-09-29T08:44:00Z" w16du:dateUtc="2025-09-29T12:44:00Z">
                <w:rPr>
                  <w:i/>
                  <w:iCs/>
                </w:rPr>
              </w:rPrChange>
            </w:rPr>
            <w:delText>R</w:delText>
          </w:r>
          <w:r w:rsidRPr="00604558" w:rsidDel="00044BD2">
            <w:rPr>
              <w:i/>
              <w:iCs/>
              <w:sz w:val="20"/>
              <w:szCs w:val="20"/>
              <w:vertAlign w:val="superscript"/>
              <w:rPrChange w:id="1374" w:author="Augustus Raymond Pendleton" w:date="2025-09-29T08:44:00Z" w16du:dateUtc="2025-09-29T12:44:00Z">
                <w:rPr>
                  <w:i/>
                  <w:iCs/>
                  <w:vertAlign w:val="superscript"/>
                </w:rPr>
              </w:rPrChange>
            </w:rPr>
            <w:delText>2</w:delText>
          </w:r>
          <w:r w:rsidRPr="00604558" w:rsidDel="00044BD2">
            <w:rPr>
              <w:sz w:val="20"/>
              <w:szCs w:val="20"/>
              <w:rPrChange w:id="1375" w:author="Augustus Raymond Pendleton" w:date="2025-09-29T08:44:00Z" w16du:dateUtc="2025-09-29T12:44:00Z">
                <w:rPr/>
              </w:rPrChange>
            </w:rPr>
            <w:delText>) for that variable.</w:delText>
          </w:r>
        </w:del>
      </w:ins>
      <w:ins w:id="1376" w:author="Augustus Raymond Pendleton" w:date="2025-09-29T08:35:00Z" w16du:dateUtc="2025-09-29T12:35:00Z">
        <w:del w:id="1377" w:author="Marian Louise Schmidt" w:date="2025-10-22T12:28:00Z" w16du:dateUtc="2025-10-22T16:28:00Z">
          <w:r w:rsidRPr="00604558" w:rsidDel="00044BD2">
            <w:rPr>
              <w:i/>
              <w:iCs/>
              <w:sz w:val="20"/>
              <w:szCs w:val="20"/>
              <w:rPrChange w:id="1378" w:author="Augustus Raymond Pendleton" w:date="2025-09-29T08:44:00Z" w16du:dateUtc="2025-09-29T12:44:00Z">
                <w:rPr>
                  <w:i/>
                  <w:iCs/>
                </w:rPr>
              </w:rPrChange>
            </w:rPr>
            <w:delText xml:space="preserve"> </w:delText>
          </w:r>
        </w:del>
      </w:ins>
      <w:ins w:id="1379" w:author="Augustus Raymond Pendleton" w:date="2025-09-29T08:38:00Z" w16du:dateUtc="2025-09-29T12:38:00Z">
        <w:del w:id="1380" w:author="Marian Louise Schmidt" w:date="2025-10-22T12:28:00Z" w16du:dateUtc="2025-10-22T16:28:00Z">
          <w:r w:rsidRPr="00604558" w:rsidDel="00044BD2">
            <w:rPr>
              <w:sz w:val="20"/>
              <w:szCs w:val="20"/>
              <w:rPrChange w:id="1381" w:author="Augustus Raymond Pendleton" w:date="2025-09-29T08:44:00Z" w16du:dateUtc="2025-09-29T12:44:00Z">
                <w:rPr/>
              </w:rPrChange>
            </w:rPr>
            <w:delText>We assessed th</w:delText>
          </w:r>
        </w:del>
      </w:ins>
      <w:ins w:id="1382" w:author="Augustus Raymond Pendleton" w:date="2025-09-29T08:39:00Z" w16du:dateUtc="2025-09-29T12:39:00Z">
        <w:del w:id="1383" w:author="Marian Louise Schmidt" w:date="2025-10-22T12:28:00Z" w16du:dateUtc="2025-10-22T16:28:00Z">
          <w:r w:rsidRPr="00604558" w:rsidDel="00044BD2">
            <w:rPr>
              <w:sz w:val="20"/>
              <w:szCs w:val="20"/>
              <w:rPrChange w:id="1384" w:author="Augustus Raymond Pendleton" w:date="2025-09-29T08:44:00Z" w16du:dateUtc="2025-09-29T12:44:00Z">
                <w:rPr/>
              </w:rPrChange>
            </w:rPr>
            <w:delText>ese</w:delText>
          </w:r>
        </w:del>
      </w:ins>
      <w:ins w:id="1385" w:author="Augustus Raymond Pendleton" w:date="2025-09-29T08:38:00Z" w16du:dateUtc="2025-09-29T12:38:00Z">
        <w:del w:id="1386" w:author="Marian Louise Schmidt" w:date="2025-10-22T12:28:00Z" w16du:dateUtc="2025-10-22T16:28:00Z">
          <w:r w:rsidRPr="00604558" w:rsidDel="00044BD2">
            <w:rPr>
              <w:sz w:val="20"/>
              <w:szCs w:val="20"/>
              <w:rPrChange w:id="1387" w:author="Augustus Raymond Pendleton" w:date="2025-09-29T08:44:00Z" w16du:dateUtc="2025-09-29T12:44:00Z">
                <w:rPr/>
              </w:rPrChange>
            </w:rPr>
            <w:delText xml:space="preserve"> m</w:delText>
          </w:r>
        </w:del>
      </w:ins>
      <w:ins w:id="1388" w:author="Marian Louise Schmidt" w:date="2025-10-22T12:28:00Z" w16du:dateUtc="2025-10-22T16:28:00Z">
        <w:r w:rsidR="00044BD2">
          <w:rPr>
            <w:sz w:val="20"/>
            <w:szCs w:val="20"/>
          </w:rPr>
          <w:t>M</w:t>
        </w:r>
      </w:ins>
      <w:ins w:id="1389" w:author="Augustus Raymond Pendleton" w:date="2025-09-29T08:38:00Z" w16du:dateUtc="2025-09-29T12:38:00Z">
        <w:r w:rsidRPr="00604558">
          <w:rPr>
            <w:sz w:val="20"/>
            <w:szCs w:val="20"/>
            <w:rPrChange w:id="1390" w:author="Augustus Raymond Pendleton" w:date="2025-09-29T08:44:00Z" w16du:dateUtc="2025-09-29T12:44:00Z">
              <w:rPr/>
            </w:rPrChange>
          </w:rPr>
          <w:t>etric</w:t>
        </w:r>
      </w:ins>
      <w:ins w:id="1391" w:author="Augustus Raymond Pendleton" w:date="2025-09-29T08:39:00Z" w16du:dateUtc="2025-09-29T12:39:00Z">
        <w:r w:rsidRPr="00604558">
          <w:rPr>
            <w:sz w:val="20"/>
            <w:szCs w:val="20"/>
            <w:rPrChange w:id="1392" w:author="Augustus Raymond Pendleton" w:date="2025-09-29T08:44:00Z" w16du:dateUtc="2025-09-29T12:44:00Z">
              <w:rPr/>
            </w:rPrChange>
          </w:rPr>
          <w:t>s</w:t>
        </w:r>
      </w:ins>
      <w:ins w:id="1393" w:author="Marian Louise Schmidt" w:date="2025-10-22T12:28:00Z" w16du:dateUtc="2025-10-22T16:28:00Z">
        <w:r w:rsidR="00044BD2">
          <w:rPr>
            <w:sz w:val="20"/>
            <w:szCs w:val="20"/>
          </w:rPr>
          <w:t xml:space="preserve"> were evaluated</w:t>
        </w:r>
      </w:ins>
      <w:ins w:id="1394" w:author="Augustus Raymond Pendleton" w:date="2025-09-29T08:38:00Z" w16du:dateUtc="2025-09-29T12:38:00Z">
        <w:r w:rsidRPr="00604558">
          <w:rPr>
            <w:sz w:val="20"/>
            <w:szCs w:val="20"/>
            <w:rPrChange w:id="1395" w:author="Augustus Raymond Pendleton" w:date="2025-09-29T08:44:00Z" w16du:dateUtc="2025-09-29T12:44:00Z">
              <w:rPr/>
            </w:rPrChange>
          </w:rPr>
          <w:t xml:space="preserve"> </w:t>
        </w:r>
        <w:proofErr w:type="spellStart"/>
        <w:r w:rsidRPr="00604558">
          <w:rPr>
            <w:sz w:val="20"/>
            <w:szCs w:val="20"/>
            <w:rPrChange w:id="1396" w:author="Augustus Raymond Pendleton" w:date="2025-09-29T08:44:00Z" w16du:dateUtc="2025-09-29T12:44:00Z">
              <w:rPr/>
            </w:rPrChange>
          </w:rPr>
          <w:t>across five</w:t>
        </w:r>
        <w:proofErr w:type="spellEnd"/>
        <w:r w:rsidRPr="00604558">
          <w:rPr>
            <w:sz w:val="20"/>
            <w:szCs w:val="20"/>
            <w:rPrChange w:id="1397" w:author="Augustus Raymond Pendleton" w:date="2025-09-29T08:44:00Z" w16du:dateUtc="2025-09-29T12:44:00Z">
              <w:rPr/>
            </w:rPrChange>
          </w:rPr>
          <w:t xml:space="preserve"> metrics and, where applicable, across </w:t>
        </w:r>
      </w:ins>
      <w:ins w:id="1398" w:author="Augustus Raymond Pendleton" w:date="2025-09-29T08:39:00Z" w16du:dateUtc="2025-09-29T12:39:00Z">
        <w:r w:rsidRPr="00604558">
          <w:rPr>
            <w:sz w:val="20"/>
            <w:szCs w:val="20"/>
            <w:rPrChange w:id="1399" w:author="Augustus Raymond Pendleton" w:date="2025-09-29T08:44:00Z" w16du:dateUtc="2025-09-29T12:44:00Z">
              <w:rPr/>
            </w:rPrChange>
          </w:rPr>
          <w:t xml:space="preserve">eleven </w:t>
        </w:r>
      </w:ins>
      <m:oMath>
        <m:r>
          <w:ins w:id="1400" w:author="Augustus Raymond Pendleton" w:date="2025-09-29T08:39:00Z" w16du:dateUtc="2025-09-29T12:39:00Z">
            <w:rPr>
              <w:rFonts w:ascii="Cambria Math" w:hAnsi="Cambria Math"/>
              <w:sz w:val="20"/>
              <w:szCs w:val="20"/>
              <w:rPrChange w:id="1401" w:author="Augustus Raymond Pendleton" w:date="2025-09-29T08:44:00Z" w16du:dateUtc="2025-09-29T12:44:00Z">
                <w:rPr>
                  <w:rFonts w:ascii="Cambria Math" w:hAnsi="Cambria Math"/>
                </w:rPr>
              </w:rPrChange>
            </w:rPr>
            <m:t>α</m:t>
          </w:ins>
        </m:r>
      </m:oMath>
      <w:ins w:id="1402" w:author="Augustus Raymond Pendleton" w:date="2025-09-29T08:39:00Z" w16du:dateUtc="2025-09-29T12:39:00Z">
        <w:r w:rsidRPr="00604558">
          <w:rPr>
            <w:rFonts w:eastAsiaTheme="minorEastAsia"/>
            <w:sz w:val="20"/>
            <w:szCs w:val="20"/>
            <w:rPrChange w:id="1403" w:author="Augustus Raymond Pendleton" w:date="2025-09-29T08:44:00Z" w16du:dateUtc="2025-09-29T12:44:00Z">
              <w:rPr>
                <w:rFonts w:eastAsiaTheme="minorEastAsia"/>
              </w:rPr>
            </w:rPrChange>
          </w:rPr>
          <w:t xml:space="preserve"> values (</w:t>
        </w:r>
        <w:del w:id="1404" w:author="Marian Louise Schmidt" w:date="2025-10-22T12:28:00Z" w16du:dateUtc="2025-10-22T16:28:00Z">
          <w:r w:rsidRPr="00604558" w:rsidDel="00044BD2">
            <w:rPr>
              <w:rFonts w:eastAsiaTheme="minorEastAsia"/>
              <w:sz w:val="20"/>
              <w:szCs w:val="20"/>
              <w:rPrChange w:id="1405"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406" w:author="Augustus Raymond Pendleton" w:date="2025-09-29T08:44:00Z" w16du:dateUtc="2025-09-29T12:44:00Z">
              <w:rPr>
                <w:rFonts w:eastAsiaTheme="minorEastAsia"/>
              </w:rPr>
            </w:rPrChange>
          </w:rPr>
          <w:t>0</w:t>
        </w:r>
        <w:del w:id="1407" w:author="Marian Louise Schmidt" w:date="2025-10-22T12:29:00Z" w16du:dateUtc="2025-10-22T16:29:00Z">
          <w:r w:rsidRPr="00604558" w:rsidDel="00044BD2">
            <w:rPr>
              <w:rFonts w:eastAsiaTheme="minorEastAsia"/>
              <w:sz w:val="20"/>
              <w:szCs w:val="20"/>
              <w:rPrChange w:id="1408" w:author="Augustus Raymond Pendleton" w:date="2025-09-29T08:44:00Z" w16du:dateUtc="2025-09-29T12:44:00Z">
                <w:rPr>
                  <w:rFonts w:eastAsiaTheme="minorEastAsia"/>
                </w:rPr>
              </w:rPrChange>
            </w:rPr>
            <w:delText xml:space="preserve"> </w:delText>
          </w:r>
        </w:del>
        <w:del w:id="1409" w:author="Marian Louise Schmidt" w:date="2025-10-22T12:28:00Z" w16du:dateUtc="2025-10-22T16:28:00Z">
          <w:r w:rsidRPr="00604558" w:rsidDel="00044BD2">
            <w:rPr>
              <w:rFonts w:eastAsiaTheme="minorEastAsia"/>
              <w:sz w:val="20"/>
              <w:szCs w:val="20"/>
              <w:rPrChange w:id="1410" w:author="Augustus Raymond Pendleton" w:date="2025-09-29T08:44:00Z" w16du:dateUtc="2025-09-29T12:44:00Z">
                <w:rPr>
                  <w:rFonts w:eastAsiaTheme="minorEastAsia"/>
                </w:rPr>
              </w:rPrChange>
            </w:rPr>
            <w:delText>t</w:delText>
          </w:r>
        </w:del>
        <w:del w:id="1411" w:author="Marian Louise Schmidt" w:date="2025-10-22T12:29:00Z" w16du:dateUtc="2025-10-22T16:29:00Z">
          <w:r w:rsidRPr="00604558" w:rsidDel="00044BD2">
            <w:rPr>
              <w:rFonts w:eastAsiaTheme="minorEastAsia"/>
              <w:sz w:val="20"/>
              <w:szCs w:val="20"/>
              <w:rPrChange w:id="1412" w:author="Augustus Raymond Pendleton" w:date="2025-09-29T08:44:00Z" w16du:dateUtc="2025-09-29T12:44:00Z">
                <w:rPr>
                  <w:rFonts w:eastAsiaTheme="minorEastAsia"/>
                </w:rPr>
              </w:rPrChange>
            </w:rPr>
            <w:delText xml:space="preserve">o </w:delText>
          </w:r>
        </w:del>
      </w:ins>
      <w:ins w:id="1413" w:author="Marian Louise Schmidt" w:date="2025-10-22T12:29:00Z" w16du:dateUtc="2025-10-22T16:29:00Z">
        <w:r w:rsidR="00044BD2">
          <w:rPr>
            <w:rFonts w:eastAsiaTheme="minorEastAsia"/>
            <w:sz w:val="20"/>
            <w:szCs w:val="20"/>
          </w:rPr>
          <w:t>-</w:t>
        </w:r>
      </w:ins>
      <w:ins w:id="1414" w:author="Augustus Raymond Pendleton" w:date="2025-09-29T08:39:00Z" w16du:dateUtc="2025-09-29T12:39:00Z">
        <w:r w:rsidRPr="00604558">
          <w:rPr>
            <w:rFonts w:eastAsiaTheme="minorEastAsia"/>
            <w:sz w:val="20"/>
            <w:szCs w:val="20"/>
            <w:rPrChange w:id="1415" w:author="Augustus Raymond Pendleton" w:date="2025-09-29T08:44:00Z" w16du:dateUtc="2025-09-29T12:44:00Z">
              <w:rPr>
                <w:rFonts w:eastAsiaTheme="minorEastAsia"/>
              </w:rPr>
            </w:rPrChange>
          </w:rPr>
          <w:t xml:space="preserve">1 in 0.1 </w:t>
        </w:r>
        <w:del w:id="1416" w:author="Marian Louise Schmidt" w:date="2025-10-22T12:29:00Z" w16du:dateUtc="2025-10-22T16:29:00Z">
          <w:r w:rsidRPr="00604558" w:rsidDel="00044BD2">
            <w:rPr>
              <w:rFonts w:eastAsiaTheme="minorEastAsia"/>
              <w:sz w:val="20"/>
              <w:szCs w:val="20"/>
              <w:rPrChange w:id="1417" w:author="Augustus Raymond Pendleton" w:date="2025-09-29T08:44:00Z" w16du:dateUtc="2025-09-29T12:44:00Z">
                <w:rPr>
                  <w:rFonts w:eastAsiaTheme="minorEastAsia"/>
                </w:rPr>
              </w:rPrChange>
            </w:rPr>
            <w:delText>steps</w:delText>
          </w:r>
        </w:del>
      </w:ins>
      <w:ins w:id="1418" w:author="Marian Louise Schmidt" w:date="2025-10-22T12:29:00Z" w16du:dateUtc="2025-10-22T16:29:00Z">
        <w:r w:rsidR="00044BD2">
          <w:rPr>
            <w:rFonts w:eastAsiaTheme="minorEastAsia"/>
            <w:sz w:val="20"/>
            <w:szCs w:val="20"/>
          </w:rPr>
          <w:t>increments</w:t>
        </w:r>
      </w:ins>
      <w:ins w:id="1419" w:author="Augustus Raymond Pendleton" w:date="2025-09-29T08:39:00Z" w16du:dateUtc="2025-09-29T12:39:00Z">
        <w:r w:rsidRPr="00604558">
          <w:rPr>
            <w:rFonts w:eastAsiaTheme="minorEastAsia"/>
            <w:sz w:val="20"/>
            <w:szCs w:val="20"/>
            <w:rPrChange w:id="1420" w:author="Augustus Raymond Pendleton" w:date="2025-09-29T08:44:00Z" w16du:dateUtc="2025-09-29T12:44:00Z">
              <w:rPr>
                <w:rFonts w:eastAsiaTheme="minorEastAsia"/>
              </w:rPr>
            </w:rPrChange>
          </w:rPr>
          <w:t>).</w:t>
        </w:r>
      </w:ins>
      <w:ins w:id="1421" w:author="Marian Louise Schmidt" w:date="2025-10-22T12:29:00Z" w16du:dateUtc="2025-10-22T16:29:00Z">
        <w:r w:rsidR="00044BD2">
          <w:rPr>
            <w:rFonts w:eastAsiaTheme="minorEastAsia"/>
            <w:sz w:val="20"/>
            <w:szCs w:val="20"/>
          </w:rPr>
          <w:t xml:space="preserve"> For consistency with the original studies, </w:t>
        </w:r>
      </w:ins>
      <w:ins w:id="1422" w:author="Augustus Raymond Pendleton" w:date="2025-09-29T11:59:00Z" w16du:dateUtc="2025-09-29T15:59:00Z">
        <w:del w:id="1423"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424" w:author="Augustus Raymond Pendleton" w:date="2025-09-29T12:00:00Z" w16du:dateUtc="2025-09-29T16:00:00Z">
        <w:r w:rsidR="008830B0">
          <w:rPr>
            <w:rFonts w:eastAsiaTheme="minorEastAsia"/>
            <w:sz w:val="20"/>
            <w:szCs w:val="20"/>
          </w:rPr>
          <w:t>ed</w:t>
        </w:r>
      </w:ins>
      <w:ins w:id="1425" w:author="Marian Louise Schmidt" w:date="2025-10-22T12:30:00Z" w16du:dateUtc="2025-10-22T16:30:00Z">
        <w:r w:rsidR="00044BD2">
          <w:rPr>
            <w:rFonts w:eastAsiaTheme="minorEastAsia"/>
            <w:sz w:val="20"/>
            <w:szCs w:val="20"/>
          </w:rPr>
          <w:t xml:space="preserve"> for the cooling-water dataset, only stool samples for </w:t>
        </w:r>
      </w:ins>
      <w:ins w:id="1426" w:author="Augustus Raymond Pendleton" w:date="2025-09-29T12:00:00Z" w16du:dateUtc="2025-09-29T16:00:00Z">
        <w:del w:id="1427"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428" w:author="Marian Louise Schmidt" w:date="2025-10-22T12:30:00Z" w16du:dateUtc="2025-10-22T16:30:00Z">
        <w:r w:rsidR="00044BD2">
          <w:rPr>
            <w:rFonts w:eastAsiaTheme="minorEastAsia"/>
            <w:sz w:val="20"/>
            <w:szCs w:val="20"/>
          </w:rPr>
          <w:t xml:space="preserve"> dataset</w:t>
        </w:r>
      </w:ins>
      <w:ins w:id="1429" w:author="Augustus Raymond Pendleton" w:date="2025-09-29T12:00:00Z" w16du:dateUtc="2025-09-29T16:00:00Z">
        <w:r w:rsidR="008830B0">
          <w:rPr>
            <w:rFonts w:eastAsiaTheme="minorEastAsia"/>
            <w:sz w:val="20"/>
            <w:szCs w:val="20"/>
          </w:rPr>
          <w:t xml:space="preserve">, </w:t>
        </w:r>
        <w:del w:id="1430"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431"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432" w:author="Marian Louise Schmidt" w:date="2025-10-22T12:30:00Z" w16du:dateUtc="2025-10-22T16:30:00Z">
        <w:r w:rsidR="00044BD2">
          <w:rPr>
            <w:rFonts w:eastAsiaTheme="minorEastAsia"/>
            <w:sz w:val="20"/>
            <w:szCs w:val="20"/>
          </w:rPr>
          <w:t xml:space="preserve">rhizosphere </w:t>
        </w:r>
      </w:ins>
      <w:ins w:id="1433" w:author="Augustus Raymond Pendleton" w:date="2025-09-29T12:00:00Z" w16du:dateUtc="2025-09-29T16:00:00Z">
        <w:r w:rsidR="008830B0">
          <w:rPr>
            <w:rFonts w:eastAsiaTheme="minorEastAsia"/>
            <w:sz w:val="20"/>
            <w:szCs w:val="20"/>
          </w:rPr>
          <w:t xml:space="preserve">samples </w:t>
        </w:r>
        <w:del w:id="1434" w:author="Marian Louise Schmidt" w:date="2025-10-22T12:30:00Z" w16du:dateUtc="2025-10-22T16:30:00Z">
          <w:r w:rsidR="008830B0" w:rsidDel="00044BD2">
            <w:rPr>
              <w:rFonts w:eastAsiaTheme="minorEastAsia"/>
              <w:sz w:val="20"/>
              <w:szCs w:val="20"/>
            </w:rPr>
            <w:delText>were</w:delText>
          </w:r>
        </w:del>
      </w:ins>
      <w:ins w:id="1435" w:author="Marian Louise Schmidt" w:date="2025-10-22T12:30:00Z" w16du:dateUtc="2025-10-22T16:30:00Z">
        <w:r w:rsidR="00044BD2">
          <w:rPr>
            <w:rFonts w:eastAsiaTheme="minorEastAsia"/>
            <w:sz w:val="20"/>
            <w:szCs w:val="20"/>
          </w:rPr>
          <w:t>for the dataset</w:t>
        </w:r>
      </w:ins>
      <w:ins w:id="1436" w:author="Augustus Raymond Pendleton" w:date="2025-09-29T12:00:00Z" w16du:dateUtc="2025-09-29T16:00:00Z">
        <w:del w:id="1437"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438" w:author="Augustus Raymond Pendleton" w:date="2025-09-29T08:39:00Z" w16du:dateUtc="2025-09-29T12:39:00Z">
        <w:r w:rsidRPr="00604558">
          <w:rPr>
            <w:rFonts w:eastAsiaTheme="minorEastAsia"/>
            <w:sz w:val="20"/>
            <w:szCs w:val="20"/>
            <w:rPrChange w:id="1439" w:author="Augustus Raymond Pendleton" w:date="2025-09-29T08:44:00Z" w16du:dateUtc="2025-09-29T12:44:00Z">
              <w:rPr>
                <w:rFonts w:eastAsiaTheme="minorEastAsia"/>
              </w:rPr>
            </w:rPrChange>
          </w:rPr>
          <w:t xml:space="preserve"> (B) </w:t>
        </w:r>
      </w:ins>
      <w:ins w:id="1440" w:author="Marian Louise Schmidt" w:date="2025-10-22T12:30:00Z" w16du:dateUtc="2025-10-22T16:30:00Z">
        <w:r w:rsidR="00044BD2">
          <w:rPr>
            <w:rFonts w:eastAsiaTheme="minorEastAsia"/>
            <w:sz w:val="20"/>
            <w:szCs w:val="20"/>
          </w:rPr>
          <w:t>Mantel</w:t>
        </w:r>
      </w:ins>
      <w:ins w:id="1441" w:author="Marian Louise Schmidt" w:date="2025-10-22T12:31:00Z" w16du:dateUtc="2025-10-22T16:31:00Z">
        <w:r w:rsidR="00044BD2">
          <w:rPr>
            <w:rFonts w:eastAsiaTheme="minorEastAsia"/>
            <w:sz w:val="20"/>
            <w:szCs w:val="20"/>
          </w:rPr>
          <w:t xml:space="preserve"> c</w:t>
        </w:r>
      </w:ins>
      <w:ins w:id="1442" w:author="Augustus Raymond Pendleton" w:date="2025-09-29T08:39:00Z" w16du:dateUtc="2025-09-29T12:39:00Z">
        <w:del w:id="1443" w:author="Marian Louise Schmidt" w:date="2025-10-22T12:30:00Z" w16du:dateUtc="2025-10-22T16:30:00Z">
          <w:r w:rsidRPr="00604558" w:rsidDel="00044BD2">
            <w:rPr>
              <w:rFonts w:eastAsiaTheme="minorEastAsia"/>
              <w:sz w:val="20"/>
              <w:szCs w:val="20"/>
              <w:rPrChange w:id="1444" w:author="Augustus Raymond Pendleton" w:date="2025-09-29T08:44:00Z" w16du:dateUtc="2025-09-29T12:44:00Z">
                <w:rPr>
                  <w:rFonts w:eastAsiaTheme="minorEastAsia"/>
                </w:rPr>
              </w:rPrChange>
            </w:rPr>
            <w:delText>C</w:delText>
          </w:r>
        </w:del>
        <w:r w:rsidRPr="00604558">
          <w:rPr>
            <w:rFonts w:eastAsiaTheme="minorEastAsia"/>
            <w:sz w:val="20"/>
            <w:szCs w:val="20"/>
            <w:rPrChange w:id="1445" w:author="Augustus Raymond Pendleton" w:date="2025-09-29T08:44:00Z" w16du:dateUtc="2025-09-29T12:44:00Z">
              <w:rPr>
                <w:rFonts w:eastAsiaTheme="minorEastAsia"/>
              </w:rPr>
            </w:rPrChange>
          </w:rPr>
          <w:t xml:space="preserve">orrelation </w:t>
        </w:r>
      </w:ins>
      <w:ins w:id="1446" w:author="Marian Louise Schmidt" w:date="2025-10-22T12:31:00Z" w16du:dateUtc="2025-10-22T16:31:00Z">
        <w:r w:rsidR="00044BD2">
          <w:rPr>
            <w:rFonts w:eastAsiaTheme="minorEastAsia"/>
            <w:sz w:val="20"/>
            <w:szCs w:val="20"/>
          </w:rPr>
          <w:t xml:space="preserve">(R) </w:t>
        </w:r>
      </w:ins>
      <w:ins w:id="1447" w:author="Augustus Raymond Pendleton" w:date="2025-09-29T08:39:00Z" w16du:dateUtc="2025-09-29T12:39:00Z">
        <w:r w:rsidRPr="00604558">
          <w:rPr>
            <w:rFonts w:eastAsiaTheme="minorEastAsia"/>
            <w:sz w:val="20"/>
            <w:szCs w:val="20"/>
            <w:rPrChange w:id="1448" w:author="Augustus Raymond Pendleton" w:date="2025-09-29T08:44:00Z" w16du:dateUtc="2025-09-29T12:44:00Z">
              <w:rPr>
                <w:rFonts w:eastAsiaTheme="minorEastAsia"/>
              </w:rPr>
            </w:rPrChange>
          </w:rPr>
          <w:t xml:space="preserve">between each </w:t>
        </w:r>
        <w:del w:id="1449" w:author="Marian Louise Schmidt" w:date="2025-10-22T12:31:00Z" w16du:dateUtc="2025-10-22T16:31:00Z">
          <w:r w:rsidRPr="00604558" w:rsidDel="00044BD2">
            <w:rPr>
              <w:rFonts w:eastAsiaTheme="minorEastAsia"/>
              <w:sz w:val="20"/>
              <w:szCs w:val="20"/>
              <w:rPrChange w:id="1450"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451" w:author="Augustus Raymond Pendleton" w:date="2025-09-29T08:44:00Z" w16du:dateUtc="2025-09-29T12:44:00Z">
              <w:rPr>
                <w:rFonts w:eastAsiaTheme="minorEastAsia"/>
              </w:rPr>
            </w:rPrChange>
          </w:rPr>
          <w:t xml:space="preserve">distance metric and the </w:t>
        </w:r>
      </w:ins>
      <w:ins w:id="1452" w:author="Marian Louise Schmidt" w:date="2025-10-22T12:31:00Z" w16du:dateUtc="2025-10-22T16:31:00Z">
        <w:r w:rsidR="00044BD2">
          <w:rPr>
            <w:rFonts w:eastAsiaTheme="minorEastAsia"/>
            <w:sz w:val="20"/>
            <w:szCs w:val="20"/>
          </w:rPr>
          <w:t xml:space="preserve">pairwise differences in </w:t>
        </w:r>
      </w:ins>
      <w:ins w:id="1453" w:author="Augustus Raymond Pendleton" w:date="2025-09-29T08:39:00Z" w16du:dateUtc="2025-09-29T12:39:00Z">
        <w:r w:rsidRPr="00604558">
          <w:rPr>
            <w:rFonts w:eastAsiaTheme="minorEastAsia"/>
            <w:sz w:val="20"/>
            <w:szCs w:val="20"/>
            <w:rPrChange w:id="1454" w:author="Augustus Raymond Pendleton" w:date="2025-09-29T08:44:00Z" w16du:dateUtc="2025-09-29T12:44:00Z">
              <w:rPr>
                <w:rFonts w:eastAsiaTheme="minorEastAsia"/>
              </w:rPr>
            </w:rPrChange>
          </w:rPr>
          <w:t xml:space="preserve">absolute </w:t>
        </w:r>
        <w:del w:id="1455" w:author="Marian Louise Schmidt" w:date="2025-10-22T12:31:00Z" w16du:dateUtc="2025-10-22T16:31:00Z">
          <w:r w:rsidRPr="00604558" w:rsidDel="00044BD2">
            <w:rPr>
              <w:rFonts w:eastAsiaTheme="minorEastAsia"/>
              <w:sz w:val="20"/>
              <w:szCs w:val="20"/>
              <w:rPrChange w:id="1456" w:author="Augustus Raymond Pendleton" w:date="2025-09-29T08:44:00Z" w16du:dateUtc="2025-09-29T12:44:00Z">
                <w:rPr>
                  <w:rFonts w:eastAsiaTheme="minorEastAsia"/>
                </w:rPr>
              </w:rPrChange>
            </w:rPr>
            <w:delText>difference</w:delText>
          </w:r>
        </w:del>
      </w:ins>
      <w:ins w:id="1457" w:author="Marian Louise Schmidt" w:date="2025-10-22T12:31:00Z" w16du:dateUtc="2025-10-22T16:31:00Z">
        <w:r w:rsidR="00044BD2">
          <w:rPr>
            <w:rFonts w:eastAsiaTheme="minorEastAsia"/>
            <w:sz w:val="20"/>
            <w:szCs w:val="20"/>
          </w:rPr>
          <w:t>abundance (</w:t>
        </w:r>
      </w:ins>
      <w:ins w:id="1458" w:author="Augustus Raymond Pendleton" w:date="2025-09-29T08:39:00Z" w16du:dateUtc="2025-09-29T12:39:00Z">
        <w:del w:id="1459" w:author="Marian Louise Schmidt" w:date="2025-10-22T12:31:00Z" w16du:dateUtc="2025-10-22T16:31:00Z">
          <w:r w:rsidRPr="00604558" w:rsidDel="00044BD2">
            <w:rPr>
              <w:rFonts w:eastAsiaTheme="minorEastAsia"/>
              <w:sz w:val="20"/>
              <w:szCs w:val="20"/>
              <w:rPrChange w:id="1460"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461" w:author="Augustus Raymond Pendleton" w:date="2025-09-29T08:44:00Z" w16du:dateUtc="2025-09-29T12:44:00Z">
              <w:rPr>
                <w:rFonts w:eastAsiaTheme="minorEastAsia"/>
              </w:rPr>
            </w:rPrChange>
          </w:rPr>
          <w:t>cel</w:t>
        </w:r>
      </w:ins>
      <w:ins w:id="1462" w:author="Augustus Raymond Pendleton" w:date="2025-09-29T08:40:00Z" w16du:dateUtc="2025-09-29T12:40:00Z">
        <w:r w:rsidRPr="00604558">
          <w:rPr>
            <w:rFonts w:eastAsiaTheme="minorEastAsia"/>
            <w:sz w:val="20"/>
            <w:szCs w:val="20"/>
            <w:rPrChange w:id="1463" w:author="Augustus Raymond Pendleton" w:date="2025-09-29T08:44:00Z" w16du:dateUtc="2025-09-29T12:44:00Z">
              <w:rPr>
                <w:rFonts w:eastAsiaTheme="minorEastAsia"/>
              </w:rPr>
            </w:rPrChange>
          </w:rPr>
          <w:t>l counts or 16S copy number</w:t>
        </w:r>
      </w:ins>
      <w:ins w:id="1464" w:author="Marian Louise Schmidt" w:date="2025-10-22T12:31:00Z" w16du:dateUtc="2025-10-22T16:31:00Z">
        <w:r w:rsidR="00044BD2">
          <w:rPr>
            <w:rFonts w:eastAsiaTheme="minorEastAsia"/>
            <w:sz w:val="20"/>
            <w:szCs w:val="20"/>
          </w:rPr>
          <w:t>), illustrating the degree to which each metric is driven by biomass differences</w:t>
        </w:r>
      </w:ins>
      <w:ins w:id="1465" w:author="Augustus Raymond Pendleton" w:date="2025-09-29T08:40:00Z" w16du:dateUtc="2025-09-29T12:40:00Z">
        <w:del w:id="1466" w:author="Marian Louise Schmidt" w:date="2025-10-22T12:31:00Z" w16du:dateUtc="2025-10-22T16:31:00Z">
          <w:r w:rsidRPr="00604558" w:rsidDel="00044BD2">
            <w:rPr>
              <w:rFonts w:eastAsiaTheme="minorEastAsia"/>
              <w:sz w:val="20"/>
              <w:szCs w:val="20"/>
              <w:rPrChange w:id="1467"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468"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469" w:author="Augustus Raymond Pendleton" w:date="2025-09-29T10:22:00Z" w16du:dateUtc="2025-09-29T14:22:00Z"/>
        </w:rPr>
      </w:pPr>
      <w:del w:id="1470"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471" w:author="Augustus Raymond Pendleton" w:date="2025-09-29T10:22:00Z" w16du:dateUtc="2025-09-29T14:22:00Z">
            <w:rPr>
              <w:rFonts w:ascii="Cambria Math" w:hAnsi="Cambria Math"/>
            </w:rPr>
            <m:t>G</m:t>
          </w:del>
        </m:r>
        <m:sSup>
          <m:sSupPr>
            <m:ctrlPr>
              <w:del w:id="1472" w:author="Augustus Raymond Pendleton" w:date="2025-09-29T10:22:00Z" w16du:dateUtc="2025-09-29T14:22:00Z">
                <w:rPr>
                  <w:rFonts w:ascii="Cambria Math" w:hAnsi="Cambria Math"/>
                </w:rPr>
              </w:del>
            </m:ctrlPr>
          </m:sSupPr>
          <m:e>
            <m:r>
              <w:del w:id="1473" w:author="Augustus Raymond Pendleton" w:date="2025-09-29T10:22:00Z" w16du:dateUtc="2025-09-29T14:22:00Z">
                <w:rPr>
                  <w:rFonts w:ascii="Cambria Math" w:hAnsi="Cambria Math"/>
                </w:rPr>
                <m:t>U</m:t>
              </w:del>
            </m:r>
          </m:e>
          <m:sup>
            <m:r>
              <w:del w:id="1474" w:author="Augustus Raymond Pendleton" w:date="2025-09-29T10:22:00Z" w16du:dateUtc="2025-09-29T14:22:00Z">
                <w:rPr>
                  <w:rFonts w:ascii="Cambria Math" w:hAnsi="Cambria Math"/>
                </w:rPr>
                <m:t>R</m:t>
              </w:del>
            </m:r>
          </m:sup>
        </m:sSup>
      </m:oMath>
      <w:del w:id="1475" w:author="Augustus Raymond Pendleton" w:date="2025-09-29T10:22:00Z" w16du:dateUtc="2025-09-29T14:22:00Z">
        <w:r w:rsidRPr="0007048F" w:rsidDel="00F86279">
          <w:delText xml:space="preserve">, </w:delText>
        </w:r>
      </w:del>
      <m:oMath>
        <m:r>
          <w:del w:id="1476" w:author="Augustus Raymond Pendleton" w:date="2025-09-29T10:22:00Z" w16du:dateUtc="2025-09-29T14:22:00Z">
            <w:rPr>
              <w:rFonts w:ascii="Cambria Math" w:hAnsi="Cambria Math"/>
            </w:rPr>
            <m:t>G</m:t>
          </w:del>
        </m:r>
        <m:sSup>
          <m:sSupPr>
            <m:ctrlPr>
              <w:del w:id="1477" w:author="Augustus Raymond Pendleton" w:date="2025-09-29T10:22:00Z" w16du:dateUtc="2025-09-29T14:22:00Z">
                <w:rPr>
                  <w:rFonts w:ascii="Cambria Math" w:hAnsi="Cambria Math"/>
                </w:rPr>
              </w:del>
            </m:ctrlPr>
          </m:sSupPr>
          <m:e>
            <m:r>
              <w:del w:id="1478" w:author="Augustus Raymond Pendleton" w:date="2025-09-29T10:22:00Z" w16du:dateUtc="2025-09-29T14:22:00Z">
                <w:rPr>
                  <w:rFonts w:ascii="Cambria Math" w:hAnsi="Cambria Math"/>
                </w:rPr>
                <m:t>U</m:t>
              </w:del>
            </m:r>
          </m:e>
          <m:sup>
            <m:r>
              <w:del w:id="1479" w:author="Augustus Raymond Pendleton" w:date="2025-09-29T10:22:00Z" w16du:dateUtc="2025-09-29T14:22:00Z">
                <w:rPr>
                  <w:rFonts w:ascii="Cambria Math" w:hAnsi="Cambria Math"/>
                </w:rPr>
                <m:t>A</m:t>
              </w:del>
            </m:r>
          </m:sup>
        </m:sSup>
      </m:oMath>
      <w:del w:id="1480" w:author="Augustus Raymond Pendleton" w:date="2025-09-29T10:22:00Z" w16du:dateUtc="2025-09-29T14:22:00Z">
        <w:r w:rsidRPr="0007048F" w:rsidDel="00F86279">
          <w:delText xml:space="preserve">, </w:delText>
        </w:r>
      </w:del>
      <m:oMath>
        <m:r>
          <w:del w:id="1481" w:author="Augustus Raymond Pendleton" w:date="2025-09-29T10:22:00Z" w16du:dateUtc="2025-09-29T14:22:00Z">
            <w:rPr>
              <w:rFonts w:ascii="Cambria Math" w:hAnsi="Cambria Math"/>
            </w:rPr>
            <m:t>B</m:t>
          </w:del>
        </m:r>
        <m:sSup>
          <m:sSupPr>
            <m:ctrlPr>
              <w:del w:id="1482" w:author="Augustus Raymond Pendleton" w:date="2025-09-29T10:22:00Z" w16du:dateUtc="2025-09-29T14:22:00Z">
                <w:rPr>
                  <w:rFonts w:ascii="Cambria Math" w:hAnsi="Cambria Math"/>
                </w:rPr>
              </w:del>
            </m:ctrlPr>
          </m:sSupPr>
          <m:e>
            <m:r>
              <w:del w:id="1483" w:author="Augustus Raymond Pendleton" w:date="2025-09-29T10:22:00Z" w16du:dateUtc="2025-09-29T14:22:00Z">
                <w:rPr>
                  <w:rFonts w:ascii="Cambria Math" w:hAnsi="Cambria Math"/>
                </w:rPr>
                <m:t>C</m:t>
              </w:del>
            </m:r>
          </m:e>
          <m:sup>
            <m:r>
              <w:del w:id="1484" w:author="Augustus Raymond Pendleton" w:date="2025-09-29T10:22:00Z" w16du:dateUtc="2025-09-29T14:22:00Z">
                <w:rPr>
                  <w:rFonts w:ascii="Cambria Math" w:hAnsi="Cambria Math"/>
                </w:rPr>
                <m:t>R</m:t>
              </w:del>
            </m:r>
          </m:sup>
        </m:sSup>
      </m:oMath>
      <w:del w:id="1485" w:author="Augustus Raymond Pendleton" w:date="2025-09-29T10:22:00Z" w16du:dateUtc="2025-09-29T14:22:00Z">
        <w:r w:rsidRPr="0007048F" w:rsidDel="00F86279">
          <w:delText xml:space="preserve">, and </w:delText>
        </w:r>
      </w:del>
      <m:oMath>
        <m:r>
          <w:del w:id="1486" w:author="Augustus Raymond Pendleton" w:date="2025-09-29T10:22:00Z" w16du:dateUtc="2025-09-29T14:22:00Z">
            <w:rPr>
              <w:rFonts w:ascii="Cambria Math" w:hAnsi="Cambria Math"/>
            </w:rPr>
            <m:t>B</m:t>
          </w:del>
        </m:r>
        <m:sSup>
          <m:sSupPr>
            <m:ctrlPr>
              <w:del w:id="1487" w:author="Augustus Raymond Pendleton" w:date="2025-09-29T10:22:00Z" w16du:dateUtc="2025-09-29T14:22:00Z">
                <w:rPr>
                  <w:rFonts w:ascii="Cambria Math" w:hAnsi="Cambria Math"/>
                </w:rPr>
              </w:del>
            </m:ctrlPr>
          </m:sSupPr>
          <m:e>
            <m:r>
              <w:del w:id="1488" w:author="Augustus Raymond Pendleton" w:date="2025-09-29T10:22:00Z" w16du:dateUtc="2025-09-29T14:22:00Z">
                <w:rPr>
                  <w:rFonts w:ascii="Cambria Math" w:hAnsi="Cambria Math"/>
                </w:rPr>
                <m:t>C</m:t>
              </w:del>
            </m:r>
          </m:e>
          <m:sup>
            <m:r>
              <w:del w:id="1489" w:author="Augustus Raymond Pendleton" w:date="2025-09-29T10:22:00Z" w16du:dateUtc="2025-09-29T14:22:00Z">
                <w:rPr>
                  <w:rFonts w:ascii="Cambria Math" w:hAnsi="Cambria Math"/>
                </w:rPr>
                <m:t>A</m:t>
              </w:del>
            </m:r>
          </m:sup>
        </m:sSup>
      </m:oMath>
      <w:del w:id="1490" w:author="Augustus Raymond Pendleton" w:date="2025-09-29T10:22:00Z" w16du:dateUtc="2025-09-29T14:22:00Z">
        <w:r w:rsidRPr="0007048F" w:rsidDel="00F86279">
          <w:delText xml:space="preserve"> at varying </w:delText>
        </w:r>
      </w:del>
      <m:oMath>
        <m:r>
          <w:del w:id="1491" w:author="Augustus Raymond Pendleton" w:date="2025-09-29T10:22:00Z" w16du:dateUtc="2025-09-29T14:22:00Z">
            <w:rPr>
              <w:rFonts w:ascii="Cambria Math" w:hAnsi="Cambria Math"/>
            </w:rPr>
            <m:t>α</m:t>
          </w:del>
        </m:r>
      </m:oMath>
      <w:del w:id="1492"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493" w:author="Augustus Raymond Pendleton" w:date="2025-09-29T10:22:00Z" w16du:dateUtc="2025-09-29T14:22:00Z">
                <w:rPr>
                  <w:rFonts w:ascii="Cambria Math" w:hAnsi="Cambria Math"/>
                </w:rPr>
              </w:del>
            </m:ctrlPr>
          </m:sSupPr>
          <m:e>
            <m:r>
              <w:del w:id="1494" w:author="Augustus Raymond Pendleton" w:date="2025-09-29T10:22:00Z" w16du:dateUtc="2025-09-29T14:22:00Z">
                <w:rPr>
                  <w:rFonts w:ascii="Cambria Math" w:hAnsi="Cambria Math"/>
                </w:rPr>
                <m:t>R</m:t>
              </w:del>
            </m:r>
          </m:e>
          <m:sup>
            <m:r>
              <w:del w:id="1495" w:author="Augustus Raymond Pendleton" w:date="2025-09-29T10:22:00Z" w16du:dateUtc="2025-09-29T14:22:00Z">
                <w:rPr>
                  <w:rFonts w:ascii="Cambria Math" w:hAnsi="Cambria Math"/>
                </w:rPr>
                <m:t>2</m:t>
              </w:del>
            </m:r>
          </m:sup>
        </m:sSup>
      </m:oMath>
      <w:del w:id="1496" w:author="Augustus Raymond Pendleton" w:date="2025-09-29T10:22:00Z" w16du:dateUtc="2025-09-29T14:22:00Z">
        <w:r w:rsidRPr="0007048F" w:rsidDel="00F86279">
          <w:delText xml:space="preserve">) and the </w:delText>
        </w:r>
      </w:del>
      <m:oMath>
        <m:r>
          <w:del w:id="1497" w:author="Augustus Raymond Pendleton" w:date="2025-09-29T10:22:00Z" w16du:dateUtc="2025-09-29T14:22:00Z">
            <w:rPr>
              <w:rFonts w:ascii="Cambria Math" w:hAnsi="Cambria Math"/>
            </w:rPr>
            <m:t>pseudo</m:t>
          </w:del>
        </m:r>
        <m:r>
          <w:del w:id="1498" w:author="Augustus Raymond Pendleton" w:date="2025-09-29T10:22:00Z" w16du:dateUtc="2025-09-29T14:22:00Z">
            <m:rPr>
              <m:sty m:val="p"/>
            </m:rPr>
            <w:rPr>
              <w:rFonts w:ascii="Cambria Math" w:hAnsi="Cambria Math"/>
            </w:rPr>
            <m:t>-</m:t>
          </w:del>
        </m:r>
        <m:r>
          <w:del w:id="1499" w:author="Augustus Raymond Pendleton" w:date="2025-09-29T10:22:00Z" w16du:dateUtc="2025-09-29T14:22:00Z">
            <w:rPr>
              <w:rFonts w:ascii="Cambria Math" w:hAnsi="Cambria Math"/>
            </w:rPr>
            <m:t>F</m:t>
          </w:del>
        </m:r>
      </m:oMath>
      <w:del w:id="1500" w:author="Augustus Raymond Pendleton" w:date="2025-09-29T10:22:00Z" w16du:dateUtc="2025-09-29T14:22:00Z">
        <w:r w:rsidRPr="0007048F" w:rsidDel="00F86279">
          <w:delText xml:space="preserve">-statistic. </w:delText>
        </w:r>
      </w:del>
      <m:oMath>
        <m:r>
          <w:del w:id="1501" w:author="Augustus Raymond Pendleton" w:date="2025-09-29T10:22:00Z" w16du:dateUtc="2025-09-29T14:22:00Z">
            <w:rPr>
              <w:rFonts w:ascii="Cambria Math" w:hAnsi="Cambria Math"/>
            </w:rPr>
            <m:t>G</m:t>
          </w:del>
        </m:r>
        <m:sSup>
          <m:sSupPr>
            <m:ctrlPr>
              <w:del w:id="1502" w:author="Augustus Raymond Pendleton" w:date="2025-09-29T10:22:00Z" w16du:dateUtc="2025-09-29T14:22:00Z">
                <w:rPr>
                  <w:rFonts w:ascii="Cambria Math" w:hAnsi="Cambria Math"/>
                </w:rPr>
              </w:del>
            </m:ctrlPr>
          </m:sSupPr>
          <m:e>
            <m:r>
              <w:del w:id="1503" w:author="Augustus Raymond Pendleton" w:date="2025-09-29T10:22:00Z" w16du:dateUtc="2025-09-29T14:22:00Z">
                <w:rPr>
                  <w:rFonts w:ascii="Cambria Math" w:hAnsi="Cambria Math"/>
                </w:rPr>
                <m:t>U</m:t>
              </w:del>
            </m:r>
          </m:e>
          <m:sup>
            <m:r>
              <w:del w:id="1504" w:author="Augustus Raymond Pendleton" w:date="2025-09-29T10:22:00Z" w16du:dateUtc="2025-09-29T14:22:00Z">
                <w:rPr>
                  <w:rFonts w:ascii="Cambria Math" w:hAnsi="Cambria Math"/>
                </w:rPr>
                <m:t>A</m:t>
              </w:del>
            </m:r>
          </m:sup>
        </m:sSup>
      </m:oMath>
      <w:del w:id="1505" w:author="Augustus Raymond Pendleton" w:date="2025-09-29T10:22:00Z" w16du:dateUtc="2025-09-29T14:22:00Z">
        <w:r w:rsidRPr="0007048F" w:rsidDel="00F86279">
          <w:delText xml:space="preserve"> achieved a maximum </w:delText>
        </w:r>
      </w:del>
      <m:oMath>
        <m:sSup>
          <m:sSupPr>
            <m:ctrlPr>
              <w:del w:id="1506" w:author="Augustus Raymond Pendleton" w:date="2025-09-29T10:22:00Z" w16du:dateUtc="2025-09-29T14:22:00Z">
                <w:rPr>
                  <w:rFonts w:ascii="Cambria Math" w:hAnsi="Cambria Math"/>
                </w:rPr>
              </w:del>
            </m:ctrlPr>
          </m:sSupPr>
          <m:e>
            <m:r>
              <w:del w:id="1507" w:author="Augustus Raymond Pendleton" w:date="2025-09-29T10:22:00Z" w16du:dateUtc="2025-09-29T14:22:00Z">
                <w:rPr>
                  <w:rFonts w:ascii="Cambria Math" w:hAnsi="Cambria Math"/>
                </w:rPr>
                <m:t>R</m:t>
              </w:del>
            </m:r>
          </m:e>
          <m:sup>
            <m:r>
              <w:del w:id="1508" w:author="Augustus Raymond Pendleton" w:date="2025-09-29T10:22:00Z" w16du:dateUtc="2025-09-29T14:22:00Z">
                <w:rPr>
                  <w:rFonts w:ascii="Cambria Math" w:hAnsi="Cambria Math"/>
                </w:rPr>
                <m:t>2</m:t>
              </w:del>
            </m:r>
          </m:sup>
        </m:sSup>
      </m:oMath>
      <w:del w:id="1509" w:author="Augustus Raymond Pendleton" w:date="2025-09-29T10:22:00Z" w16du:dateUtc="2025-09-29T14:22:00Z">
        <w:r w:rsidRPr="0007048F" w:rsidDel="00F86279">
          <w:delText xml:space="preserve"> of 75.8% and a </w:delText>
        </w:r>
      </w:del>
      <m:oMath>
        <m:r>
          <w:del w:id="1510" w:author="Augustus Raymond Pendleton" w:date="2025-09-29T10:22:00Z" w16du:dateUtc="2025-09-29T14:22:00Z">
            <w:rPr>
              <w:rFonts w:ascii="Cambria Math" w:hAnsi="Cambria Math"/>
            </w:rPr>
            <m:t>pseudo</m:t>
          </w:del>
        </m:r>
        <m:r>
          <w:del w:id="1511" w:author="Augustus Raymond Pendleton" w:date="2025-09-29T10:22:00Z" w16du:dateUtc="2025-09-29T14:22:00Z">
            <m:rPr>
              <m:sty m:val="p"/>
            </m:rPr>
            <w:rPr>
              <w:rFonts w:ascii="Cambria Math" w:hAnsi="Cambria Math"/>
            </w:rPr>
            <m:t>-</m:t>
          </w:del>
        </m:r>
        <m:r>
          <w:del w:id="1512" w:author="Augustus Raymond Pendleton" w:date="2025-09-29T10:22:00Z" w16du:dateUtc="2025-09-29T14:22:00Z">
            <w:rPr>
              <w:rFonts w:ascii="Cambria Math" w:hAnsi="Cambria Math"/>
            </w:rPr>
            <m:t>F</m:t>
          </w:del>
        </m:r>
      </m:oMath>
      <w:del w:id="1513"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514" w:author="Augustus Raymond Pendleton" w:date="2025-09-29T10:22:00Z" w16du:dateUtc="2025-09-29T14:22:00Z">
            <w:rPr>
              <w:rFonts w:ascii="Cambria Math" w:hAnsi="Cambria Math"/>
            </w:rPr>
            <m:t>G</m:t>
          </w:del>
        </m:r>
        <m:sSup>
          <m:sSupPr>
            <m:ctrlPr>
              <w:del w:id="1515" w:author="Augustus Raymond Pendleton" w:date="2025-09-29T10:22:00Z" w16du:dateUtc="2025-09-29T14:22:00Z">
                <w:rPr>
                  <w:rFonts w:ascii="Cambria Math" w:hAnsi="Cambria Math"/>
                </w:rPr>
              </w:del>
            </m:ctrlPr>
          </m:sSupPr>
          <m:e>
            <m:r>
              <w:del w:id="1516" w:author="Augustus Raymond Pendleton" w:date="2025-09-29T10:22:00Z" w16du:dateUtc="2025-09-29T14:22:00Z">
                <w:rPr>
                  <w:rFonts w:ascii="Cambria Math" w:hAnsi="Cambria Math"/>
                </w:rPr>
                <m:t>U</m:t>
              </w:del>
            </m:r>
          </m:e>
          <m:sup>
            <m:r>
              <w:del w:id="1517" w:author="Augustus Raymond Pendleton" w:date="2025-09-29T10:22:00Z" w16du:dateUtc="2025-09-29T14:22:00Z">
                <w:rPr>
                  <w:rFonts w:ascii="Cambria Math" w:hAnsi="Cambria Math"/>
                </w:rPr>
                <m:t>R</m:t>
              </w:del>
            </m:r>
          </m:sup>
        </m:sSup>
      </m:oMath>
      <w:del w:id="1518" w:author="Augustus Raymond Pendleton" w:date="2025-09-29T10:22:00Z" w16du:dateUtc="2025-09-29T14:22:00Z">
        <w:r w:rsidRPr="0007048F" w:rsidDel="00F86279">
          <w:delText xml:space="preserve">, highlighting the ability of </w:delText>
        </w:r>
      </w:del>
      <m:oMath>
        <m:r>
          <w:del w:id="1519" w:author="Augustus Raymond Pendleton" w:date="2025-09-29T10:22:00Z" w16du:dateUtc="2025-09-29T14:22:00Z">
            <w:rPr>
              <w:rFonts w:ascii="Cambria Math" w:hAnsi="Cambria Math"/>
            </w:rPr>
            <m:t>G</m:t>
          </w:del>
        </m:r>
        <m:sSup>
          <m:sSupPr>
            <m:ctrlPr>
              <w:del w:id="1520" w:author="Augustus Raymond Pendleton" w:date="2025-09-29T10:22:00Z" w16du:dateUtc="2025-09-29T14:22:00Z">
                <w:rPr>
                  <w:rFonts w:ascii="Cambria Math" w:hAnsi="Cambria Math"/>
                </w:rPr>
              </w:del>
            </m:ctrlPr>
          </m:sSupPr>
          <m:e>
            <m:r>
              <w:del w:id="1521" w:author="Augustus Raymond Pendleton" w:date="2025-09-29T10:22:00Z" w16du:dateUtc="2025-09-29T14:22:00Z">
                <w:rPr>
                  <w:rFonts w:ascii="Cambria Math" w:hAnsi="Cambria Math"/>
                </w:rPr>
                <m:t>U</m:t>
              </w:del>
            </m:r>
          </m:e>
          <m:sup>
            <m:r>
              <w:del w:id="1522" w:author="Augustus Raymond Pendleton" w:date="2025-09-29T10:22:00Z" w16du:dateUtc="2025-09-29T14:22:00Z">
                <w:rPr>
                  <w:rFonts w:ascii="Cambria Math" w:hAnsi="Cambria Math"/>
                </w:rPr>
                <m:t>A</m:t>
              </w:del>
            </m:r>
          </m:sup>
        </m:sSup>
      </m:oMath>
      <w:del w:id="1523"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524" w:author="Augustus Raymond Pendleton" w:date="2025-09-29T10:22:00Z" w16du:dateUtc="2025-09-29T14:22:00Z">
        <w:r w:rsidRPr="0007048F" w:rsidDel="00F86279">
          <w:delText xml:space="preserve">    However, a major caveat emerged: </w:delText>
        </w:r>
      </w:del>
      <w:moveFromRangeStart w:id="1525" w:author="Augustus Raymond Pendleton" w:date="2025-09-29T10:18:00Z" w:name="move210033553"/>
      <w:moveFrom w:id="1526" w:author="Augustus Raymond Pendleton" w:date="2025-09-29T10:18:00Z" w16du:dateUtc="2025-09-29T14:18:00Z">
        <w:r w:rsidRPr="0007048F" w:rsidDel="00F86279">
          <w:t xml:space="preserve">at high </w:t>
        </w:r>
        <m:oMath>
          <m:r>
            <w:rPr>
              <w:rFonts w:ascii="Cambria Math" w:hAnsi="Cambria Math"/>
            </w:rPr>
            <m:t>α</m:t>
          </m:r>
        </m:oMath>
        <w:moveFrom w:id="1527"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528"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529"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530"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531" w:author="Augustus Raymond Pendleton" w:date="2025-09-29T10:18:00Z" w16du:dateUtc="2025-09-29T14:18:00Z">
                  <w:r w:rsidRPr="0007048F" w:rsidDel="00F86279">
                    <w:t xml:space="preserve"> = -1.0), whereas at </w:t>
                  </w:r>
                  <m:oMath>
                    <m:r>
                      <w:rPr>
                        <w:rFonts w:ascii="Cambria Math" w:hAnsi="Cambria Math"/>
                      </w:rPr>
                      <m:t>α</m:t>
                    </m:r>
                  </m:oMath>
                  <w:moveFrom w:id="1532" w:author="Augustus Raymond Pendleton" w:date="2025-09-29T10:18:00Z" w16du:dateUtc="2025-09-29T14:18:00Z">
                    <w:r w:rsidRPr="0007048F" w:rsidDel="00F86279">
                      <w:t xml:space="preserve"> = 0.0, the correlation is moderate (</w:t>
                    </w:r>
                    <m:oMath>
                      <m:r>
                        <w:rPr>
                          <w:rFonts w:ascii="Cambria Math" w:hAnsi="Cambria Math"/>
                        </w:rPr>
                        <m:t>ρ</m:t>
                      </m:r>
                    </m:oMath>
                    <w:moveFrom w:id="1533"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534"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525"/>
                    </w:moveFrom>
                  </w:moveFrom>
                </w:moveFrom>
              </w:moveFrom>
            </w:moveFrom>
          </w:moveFrom>
        </w:moveFrom>
      </w:moveFrom>
    </w:p>
    <w:p w14:paraId="5F746E30" w14:textId="4578A5D3" w:rsidR="0007048F" w:rsidDel="008202AF" w:rsidRDefault="0007048F">
      <w:pPr>
        <w:ind w:firstLine="720"/>
        <w:rPr>
          <w:del w:id="1535" w:author="Augustus Raymond Pendleton" w:date="2025-09-28T21:44:00Z" w16du:dateUtc="2025-09-29T01:44:00Z"/>
        </w:rPr>
        <w:pPrChange w:id="1536" w:author="Augustus Raymond Pendleton" w:date="2025-09-29T11:36:00Z" w16du:dateUtc="2025-09-29T15:36:00Z">
          <w:pPr/>
        </w:pPrChange>
      </w:pPr>
      <w:del w:id="1537" w:author="Augustus Raymond Pendleton" w:date="2025-09-29T11:36:00Z" w16du:dateUtc="2025-09-29T15:36:00Z">
        <w:r w:rsidRPr="0007048F" w:rsidDel="00FF313F">
          <w:delText>    </w:delText>
        </w:r>
      </w:del>
      <w:r w:rsidRPr="0007048F">
        <w:t xml:space="preserve">We </w:t>
      </w:r>
      <w:del w:id="1538" w:author="Marian Louise Schmidt" w:date="2025-10-22T15:28:00Z" w16du:dateUtc="2025-10-22T19:28:00Z">
        <w:r w:rsidRPr="0007048F" w:rsidDel="009C6D8D">
          <w:delText xml:space="preserve">urge </w:delText>
        </w:r>
      </w:del>
      <w:ins w:id="1539" w:author="Marian Louise Schmidt" w:date="2025-10-22T15:28:00Z" w16du:dateUtc="2025-10-22T19:28:00Z">
        <w:r w:rsidR="009C6D8D">
          <w:t>recommend</w:t>
        </w:r>
        <w:r w:rsidR="009C6D8D" w:rsidRPr="0007048F">
          <w:t xml:space="preserve"> </w:t>
        </w:r>
      </w:ins>
      <w:del w:id="1540" w:author="Marian Louise Schmidt" w:date="2025-10-22T15:28:00Z" w16du:dateUtc="2025-10-22T19:28:00Z">
        <w:r w:rsidRPr="0007048F" w:rsidDel="009C6D8D">
          <w:delText xml:space="preserve">careful </w:delText>
        </w:r>
      </w:del>
      <w:r w:rsidRPr="0007048F">
        <w:t>calibrati</w:t>
      </w:r>
      <w:ins w:id="1541" w:author="Marian Louise Schmidt" w:date="2025-10-22T15:28:00Z" w16du:dateUtc="2025-10-22T19:28:00Z">
        <w:r w:rsidR="009C6D8D">
          <w:t>ng</w:t>
        </w:r>
      </w:ins>
      <w:del w:id="1542" w:author="Marian Louise Schmidt" w:date="2025-10-22T15:28:00Z" w16du:dateUtc="2025-10-22T19:28:00Z">
        <w:r w:rsidRPr="0007048F" w:rsidDel="009C6D8D">
          <w:delText>on</w:delText>
        </w:r>
      </w:del>
      <w:r w:rsidRPr="0007048F">
        <w:t xml:space="preserve"> </w:t>
      </w:r>
      <w:del w:id="1543" w:author="Marian Louise Schmidt" w:date="2025-10-22T15:29:00Z" w16du:dateUtc="2025-10-22T19:29:00Z">
        <w:r w:rsidRPr="0007048F" w:rsidDel="009C6D8D">
          <w:delText xml:space="preserve">of </w:delText>
        </w:r>
      </w:del>
      <m:oMath>
        <m:r>
          <w:rPr>
            <w:rFonts w:ascii="Cambria Math" w:hAnsi="Cambria Math"/>
          </w:rPr>
          <m:t>α</m:t>
        </m:r>
      </m:oMath>
      <w:r w:rsidRPr="0007048F">
        <w:t xml:space="preserve"> based on research goals, </w:t>
      </w:r>
      <w:del w:id="1544" w:author="Marian Louise Schmidt" w:date="2025-10-22T15:29:00Z" w16du:dateUtc="2025-10-22T19:29:00Z">
        <w:r w:rsidRPr="0007048F" w:rsidDel="009C6D8D">
          <w:delText xml:space="preserve">thereby </w:delText>
        </w:r>
      </w:del>
      <w:r w:rsidRPr="0007048F">
        <w:t>mitigating this effect</w:t>
      </w:r>
      <w:ins w:id="1545"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546" w:author="Augustus Raymond Pendleton" w:date="2025-09-29T10:22:00Z" w16du:dateUtc="2025-09-29T14:22:00Z">
        <w:r w:rsidR="00F86279">
          <w:t>a</w:t>
        </w:r>
      </w:ins>
      <w:ins w:id="1547" w:author="Augustus Raymond Pendleton" w:date="2025-09-29T11:27:00Z" w16du:dateUtc="2025-09-29T15:27:00Z">
        <w:r w:rsidR="00AA63C5">
          <w:t>cross</w:t>
        </w:r>
      </w:ins>
      <w:ins w:id="1548" w:author="Augustus Raymond Pendleton" w:date="2025-09-29T10:22:00Z" w16du:dateUtc="2025-09-29T14:22:00Z">
        <w:r w:rsidR="00F86279">
          <w:t xml:space="preserve"> a range of </w:t>
        </w:r>
      </w:ins>
      <m:oMath>
        <m:r>
          <w:ins w:id="1549" w:author="Augustus Raymond Pendleton" w:date="2025-09-29T10:22:00Z" w16du:dateUtc="2025-09-29T14:22:00Z">
            <w:rPr>
              <w:rFonts w:ascii="Cambria Math" w:hAnsi="Cambria Math"/>
            </w:rPr>
            <m:t>α</m:t>
          </w:ins>
        </m:r>
      </m:oMath>
      <w:ins w:id="1550" w:author="Augustus Raymond Pendleton" w:date="2025-09-29T10:22:00Z" w16du:dateUtc="2025-09-29T14:22:00Z">
        <w:r w:rsidR="00F86279" w:rsidRPr="0007048F">
          <w:t xml:space="preserve"> </w:t>
        </w:r>
      </w:ins>
      <w:ins w:id="1551" w:author="Marian Louise Schmidt" w:date="2025-10-22T15:29:00Z" w16du:dateUtc="2025-10-22T19:29:00Z">
        <w:r w:rsidR="009C6D8D">
          <w:t xml:space="preserve">values </w:t>
        </w:r>
      </w:ins>
      <w:r w:rsidRPr="0007048F">
        <w:t xml:space="preserve">rather than </w:t>
      </w:r>
      <w:ins w:id="1552" w:author="Marian Louise Schmidt" w:date="2025-10-22T15:29:00Z" w16du:dateUtc="2025-10-22T19:29:00Z">
        <w:r w:rsidR="009C6D8D">
          <w:t xml:space="preserve">relying on </w:t>
        </w:r>
      </w:ins>
      <m:oMath>
        <m:sSup>
          <m:sSupPr>
            <m:ctrlPr>
              <w:rPr>
                <w:rFonts w:ascii="Cambria Math" w:hAnsi="Cambria Math"/>
              </w:rPr>
            </m:ctrlPr>
          </m:sSupPr>
          <m:e>
            <m:r>
              <w:rPr>
                <w:rFonts w:ascii="Cambria Math" w:hAnsi="Cambria Math"/>
              </w:rPr>
              <m:t>U</m:t>
            </m:r>
          </m:e>
          <m:sup>
            <m:r>
              <w:rPr>
                <w:rFonts w:ascii="Cambria Math" w:hAnsi="Cambria Math"/>
              </w:rPr>
              <m:t>A</m:t>
            </m:r>
          </m:sup>
        </m:sSup>
      </m:oMath>
      <w:ins w:id="1553" w:author="Marian Louise Schmidt" w:date="2025-10-22T15:29:00Z" w16du:dateUtc="2025-10-22T19:29:00Z">
        <w:r w:rsidR="009C6D8D">
          <w:rPr>
            <w:rFonts w:eastAsiaTheme="minorEastAsia"/>
          </w:rPr>
          <w:t xml:space="preserve"> or a single value</w:t>
        </w:r>
      </w:ins>
      <w:r w:rsidRPr="0007048F">
        <w:t xml:space="preserve">. Researchers should </w:t>
      </w:r>
      <w:del w:id="1554" w:author="Marian Louise Schmidt" w:date="2025-10-22T15:30:00Z" w16du:dateUtc="2025-10-22T19:30:00Z">
        <w:r w:rsidRPr="0007048F" w:rsidDel="009C6D8D">
          <w:delText xml:space="preserve">consider </w:delText>
        </w:r>
      </w:del>
      <w:ins w:id="1555" w:author="Marian Louise Schmidt" w:date="2025-10-22T15:30:00Z" w16du:dateUtc="2025-10-22T19:30:00Z">
        <w:r w:rsidR="009C6D8D">
          <w:t>decide</w:t>
        </w:r>
        <w:r w:rsidR="009C6D8D" w:rsidRPr="0007048F">
          <w:t xml:space="preserve"> </w:t>
        </w:r>
      </w:ins>
      <w:r w:rsidRPr="0007048F">
        <w:t xml:space="preserve">how </w:t>
      </w:r>
      <w:del w:id="1556" w:author="Marian Louise Schmidt" w:date="2025-10-22T15:30:00Z" w16du:dateUtc="2025-10-22T19:30:00Z">
        <w:r w:rsidRPr="0007048F" w:rsidDel="009C6D8D">
          <w:delText xml:space="preserve">much </w:delText>
        </w:r>
      </w:del>
      <w:ins w:id="1557" w:author="Marian Louise Schmidt" w:date="2025-10-22T15:30:00Z" w16du:dateUtc="2025-10-22T19:30:00Z">
        <w:r w:rsidR="009C6D8D">
          <w:t>strongly</w:t>
        </w:r>
        <w:r w:rsidR="009C6D8D" w:rsidRPr="0007048F">
          <w:t xml:space="preserve"> </w:t>
        </w:r>
      </w:ins>
      <w:del w:id="1558" w:author="Marian Louise Schmidt" w:date="2025-10-22T15:30:00Z" w16du:dateUtc="2025-10-22T19:30:00Z">
        <w:r w:rsidRPr="0007048F" w:rsidDel="009C6D8D">
          <w:delText xml:space="preserve">emphasis </w:delText>
        </w:r>
      </w:del>
      <w:r w:rsidRPr="0007048F">
        <w:t xml:space="preserve">they want their dissimilarity metric to place on microbial load. </w:t>
      </w:r>
      <w:ins w:id="1559" w:author="Augustus Raymond Pendleton" w:date="2025-09-29T10:27:00Z" w16du:dateUtc="2025-09-29T14:27:00Z">
        <w:r w:rsidR="00042DC3">
          <w:t xml:space="preserve">One </w:t>
        </w:r>
      </w:ins>
      <w:ins w:id="1560" w:author="Augustus Raymond Pendleton" w:date="2025-09-29T10:28:00Z" w16du:dateUtc="2025-09-29T14:28:00Z">
        <w:r w:rsidR="00042DC3">
          <w:t>potential approach is to calculate correlations as demonstrated in Fig. 3B</w:t>
        </w:r>
      </w:ins>
      <w:ins w:id="1561" w:author="Augustus Raymond Pendleton" w:date="2025-09-29T10:29:00Z" w16du:dateUtc="2025-09-29T14:29:00Z">
        <w:r w:rsidR="00042DC3">
          <w:t xml:space="preserve"> and select an </w:t>
        </w:r>
      </w:ins>
      <m:oMath>
        <m:r>
          <w:ins w:id="1562" w:author="Augustus Raymond Pendleton" w:date="2025-09-29T10:39:00Z" w16du:dateUtc="2025-09-29T14:39:00Z">
            <w:rPr>
              <w:rFonts w:ascii="Cambria Math" w:hAnsi="Cambria Math"/>
            </w:rPr>
            <m:t>α</m:t>
          </w:ins>
        </m:r>
      </m:oMath>
      <w:ins w:id="1563" w:author="Augustus Raymond Pendleton" w:date="2025-09-29T10:29:00Z" w16du:dateUtc="2025-09-29T14:29:00Z">
        <w:r w:rsidR="00042DC3">
          <w:t xml:space="preserve"> prior to any ordinations or statistical testing. </w:t>
        </w:r>
      </w:ins>
      <w:ins w:id="1564" w:author="Augustus Raymond Pendleton" w:date="2025-09-29T12:23:00Z" w16du:dateUtc="2025-09-29T16:23:00Z">
        <w:r w:rsidR="006B42C1">
          <w:t xml:space="preserve">Again, absolute metrics are expected to correlate to differences in cell </w:t>
        </w:r>
      </w:ins>
      <w:ins w:id="1565" w:author="Augustus Raymond Pendleton" w:date="2025-09-29T12:24:00Z" w16du:dateUtc="2025-09-29T16:24:00Z">
        <w:r w:rsidR="006B42C1">
          <w:t>count</w:t>
        </w:r>
      </w:ins>
      <w:ins w:id="1566" w:author="Augustus Raymond Pendleton" w:date="2025-09-29T10:25:00Z" w16du:dateUtc="2025-09-29T14:25:00Z">
        <w:r w:rsidR="00042DC3">
          <w:t>, as we hope absolute abundance measures incorporate differences in cell counts</w:t>
        </w:r>
      </w:ins>
      <w:ins w:id="1567" w:author="Augustus Raymond Pendleton" w:date="2025-09-29T10:29:00Z" w16du:dateUtc="2025-09-29T14:29:00Z">
        <w:r w:rsidR="00042DC3">
          <w:t>,</w:t>
        </w:r>
      </w:ins>
      <w:ins w:id="1568" w:author="Augustus Raymond Pendleton" w:date="2025-09-29T10:30:00Z" w16du:dateUtc="2025-09-29T14:30:00Z">
        <w:r w:rsidR="00042DC3">
          <w:t xml:space="preserve"> especially when microbial load is relevant to the hypotheses being tested</w:t>
        </w:r>
      </w:ins>
      <w:ins w:id="1569" w:author="Augustus Raymond Pendleton" w:date="2025-09-29T10:25:00Z" w16du:dateUtc="2025-09-29T14:25:00Z">
        <w:r w:rsidR="00042DC3">
          <w:t xml:space="preserve">. </w:t>
        </w:r>
      </w:ins>
      <w:ins w:id="1570" w:author="Augustus Raymond Pendleton" w:date="2025-09-29T10:30:00Z" w16du:dateUtc="2025-09-29T14:30:00Z">
        <w:r w:rsidR="00042DC3">
          <w:t>C</w:t>
        </w:r>
      </w:ins>
      <w:ins w:id="1571" w:author="Augustus Raymond Pendleton" w:date="2025-09-29T10:24:00Z" w16du:dateUtc="2025-09-29T14:24:00Z">
        <w:r w:rsidR="00F86279">
          <w:t>orrelations to cell count in</w:t>
        </w:r>
      </w:ins>
      <w:ins w:id="1572" w:author="Augustus Raymond Pendleton" w:date="2025-09-29T10:23:00Z" w16du:dateUtc="2025-09-29T14:23:00Z">
        <w:r w:rsidR="00F86279">
          <w:t xml:space="preserve"> </w:t>
        </w:r>
        <w:r w:rsidR="00F86279">
          <w:rPr>
            <w:i/>
            <w:iCs/>
          </w:rPr>
          <w:t>BC</w:t>
        </w:r>
      </w:ins>
      <w:ins w:id="1573"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574" w:author="Augustus Raymond Pendleton" w:date="2025-09-29T10:25:00Z" w16du:dateUtc="2025-09-29T14:25:00Z">
        <w:r w:rsidR="00042DC3">
          <w:t>,</w:t>
        </w:r>
      </w:ins>
      <w:ins w:id="1575" w:author="Augustus Raymond Pendleton" w:date="2025-09-29T10:24:00Z" w16du:dateUtc="2025-09-29T14:24:00Z">
        <w:r w:rsidR="00F86279">
          <w:t xml:space="preserve"> range</w:t>
        </w:r>
      </w:ins>
      <w:ins w:id="1576" w:author="Augustus Raymond Pendleton" w:date="2025-09-29T10:31:00Z" w16du:dateUtc="2025-09-29T14:31:00Z">
        <w:r w:rsidR="00042DC3">
          <w:t>d</w:t>
        </w:r>
      </w:ins>
      <w:ins w:id="1577" w:author="Augustus Raymond Pendleton" w:date="2025-09-29T10:24:00Z" w16du:dateUtc="2025-09-29T14:24:00Z">
        <w:r w:rsidR="00F86279">
          <w:t xml:space="preserve"> from ~0.5 up to ~0.8</w:t>
        </w:r>
      </w:ins>
      <w:ins w:id="1578" w:author="Augustus Raymond Pendleton" w:date="2025-09-29T10:25:00Z" w16du:dateUtc="2025-09-29T14:25:00Z">
        <w:r w:rsidR="00042DC3">
          <w:t xml:space="preserve">. </w:t>
        </w:r>
      </w:ins>
      <w:ins w:id="1579" w:author="Augustus Raymond Pendleton" w:date="2025-09-29T10:31:00Z" w16du:dateUtc="2025-09-29T14:31:00Z">
        <w:r w:rsidR="00042DC3">
          <w:t xml:space="preserve">As a </w:t>
        </w:r>
      </w:ins>
      <w:ins w:id="1580" w:author="Augustus Raymond Pendleton" w:date="2025-09-29T10:32:00Z" w16du:dateUtc="2025-09-29T14:32:00Z">
        <w:r w:rsidR="00042DC3">
          <w:t xml:space="preserve">general recommendation from these analyses, we recommend </w:t>
        </w:r>
      </w:ins>
      <m:oMath>
        <m:r>
          <w:ins w:id="1581" w:author="Augustus Raymond Pendleton" w:date="2025-09-29T10:32:00Z" w16du:dateUtc="2025-09-29T14:32:00Z">
            <w:rPr>
              <w:rFonts w:ascii="Cambria Math" w:hAnsi="Cambria Math"/>
            </w:rPr>
            <m:t>α</m:t>
          </w:ins>
        </m:r>
      </m:oMath>
      <w:ins w:id="1582" w:author="Augustus Raymond Pendleton" w:date="2025-09-29T10:32:00Z" w16du:dateUtc="2025-09-29T14:32:00Z">
        <w:r w:rsidR="00042DC3">
          <w:t xml:space="preserve"> values in an intermediate range from 0.25 up to 0.75.</w:t>
        </w:r>
      </w:ins>
      <w:del w:id="1583" w:author="Augustus Raymond Pendleton" w:date="2025-09-29T10:33:00Z" w16du:dateUtc="2025-09-29T14:33:00Z">
        <w:r w:rsidRPr="0007048F" w:rsidDel="00042DC3">
          <w:delText xml:space="preserve">In this dataset, we recommend an intermediate </w:delText>
        </w:r>
      </w:del>
      <m:oMath>
        <m:r>
          <w:del w:id="1584" w:author="Augustus Raymond Pendleton" w:date="2025-09-29T10:33:00Z" w16du:dateUtc="2025-09-29T14:33:00Z">
            <w:rPr>
              <w:rFonts w:ascii="Cambria Math" w:hAnsi="Cambria Math"/>
            </w:rPr>
            <m:t>α</m:t>
          </w:del>
        </m:r>
      </m:oMath>
      <w:del w:id="1585" w:author="Augustus Raymond Pendleton" w:date="2025-09-29T10:33:00Z" w16du:dateUtc="2025-09-29T14:33:00Z">
        <w:r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Pr="0007048F" w:rsidDel="00042DC3">
          <w:delText>, but especially important when using absolute abundance data.</w:delText>
        </w:r>
      </w:del>
      <w:ins w:id="1586" w:author="Augustus Raymond Pendleton" w:date="2025-09-28T21:44:00Z" w16du:dateUtc="2025-09-29T01:44:00Z">
        <w:r w:rsidR="00B64A34" w:rsidRPr="0007048F" w:rsidDel="00B64A34">
          <w:t xml:space="preserve"> </w:t>
        </w:r>
      </w:ins>
    </w:p>
    <w:p w14:paraId="10B4228C" w14:textId="4891CAE4" w:rsidR="0007048F" w:rsidDel="008202AF" w:rsidRDefault="00AE18EA">
      <w:pPr>
        <w:ind w:firstLine="720"/>
        <w:rPr>
          <w:del w:id="1587" w:author="Augustus Raymond Pendleton" w:date="2025-09-28T21:44:00Z" w16du:dateUtc="2025-09-29T01:44:00Z"/>
        </w:rPr>
        <w:pPrChange w:id="1588" w:author="Augustus Raymond Pendleton" w:date="2025-09-29T11:36:00Z" w16du:dateUtc="2025-09-29T15:36:00Z">
          <w:pPr/>
        </w:pPrChange>
      </w:pPr>
      <w:del w:id="1589"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pPr>
        <w:ind w:firstLine="720"/>
        <w:rPr>
          <w:del w:id="1590" w:author="Augustus Raymond Pendleton" w:date="2025-09-29T10:44:00Z" w16du:dateUtc="2025-09-29T14:44:00Z"/>
        </w:rPr>
        <w:pPrChange w:id="1591" w:author="Augustus Raymond Pendleton" w:date="2025-09-29T11:36:00Z" w16du:dateUtc="2025-09-29T15:36:00Z">
          <w:pPr/>
        </w:pPrChange>
      </w:pPr>
      <w:del w:id="1592"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593" w:author="Augustus Raymond Pendleton" w:date="2025-09-28T21:44:00Z" w16du:dateUtc="2025-09-29T01:44:00Z">
            <w:rPr>
              <w:rFonts w:ascii="Cambria Math" w:hAnsi="Cambria Math"/>
            </w:rPr>
            <m:t>G</m:t>
          </w:del>
        </m:r>
        <m:sSup>
          <m:sSupPr>
            <m:ctrlPr>
              <w:del w:id="1594" w:author="Augustus Raymond Pendleton" w:date="2025-09-28T21:44:00Z" w16du:dateUtc="2025-09-29T01:44:00Z">
                <w:rPr>
                  <w:rFonts w:ascii="Cambria Math" w:hAnsi="Cambria Math"/>
                </w:rPr>
              </w:del>
            </m:ctrlPr>
          </m:sSupPr>
          <m:e>
            <m:r>
              <w:del w:id="1595" w:author="Augustus Raymond Pendleton" w:date="2025-09-28T21:44:00Z" w16du:dateUtc="2025-09-29T01:44:00Z">
                <w:rPr>
                  <w:rFonts w:ascii="Cambria Math" w:hAnsi="Cambria Math"/>
                </w:rPr>
                <m:t>U</m:t>
              </w:del>
            </m:r>
          </m:e>
          <m:sup>
            <m:r>
              <w:del w:id="1596" w:author="Augustus Raymond Pendleton" w:date="2025-09-28T21:44:00Z" w16du:dateUtc="2025-09-29T01:44:00Z">
                <w:rPr>
                  <w:rFonts w:ascii="Cambria Math" w:hAnsi="Cambria Math"/>
                </w:rPr>
                <m:t>A</m:t>
              </w:del>
            </m:r>
          </m:sup>
        </m:sSup>
      </m:oMath>
      <w:del w:id="1597" w:author="Augustus Raymond Pendleton" w:date="2025-09-28T21:44:00Z" w16du:dateUtc="2025-09-29T01:44:00Z">
        <w:r w:rsidRPr="0007048F" w:rsidDel="00B64A34">
          <w:delText xml:space="preserve">) at </w:delText>
        </w:r>
      </w:del>
      <m:oMath>
        <m:r>
          <w:del w:id="1598" w:author="Augustus Raymond Pendleton" w:date="2025-09-28T21:44:00Z" w16du:dateUtc="2025-09-29T01:44:00Z">
            <w:rPr>
              <w:rFonts w:ascii="Cambria Math" w:hAnsi="Cambria Math"/>
            </w:rPr>
            <m:t>α</m:t>
          </w:del>
        </m:r>
      </m:oMath>
      <w:del w:id="1599"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600" w:author="Augustus Raymond Pendleton" w:date="2025-09-28T21:44:00Z" w16du:dateUtc="2025-09-29T01:44:00Z">
                <w:rPr>
                  <w:rFonts w:ascii="Cambria Math" w:hAnsi="Cambria Math"/>
                </w:rPr>
              </w:del>
            </m:ctrlPr>
          </m:sSupPr>
          <m:e>
            <m:r>
              <w:del w:id="1601" w:author="Augustus Raymond Pendleton" w:date="2025-09-28T21:44:00Z" w16du:dateUtc="2025-09-29T01:44:00Z">
                <w:rPr>
                  <w:rFonts w:ascii="Cambria Math" w:hAnsi="Cambria Math"/>
                </w:rPr>
                <m:t>R</m:t>
              </w:del>
            </m:r>
          </m:e>
          <m:sup>
            <m:r>
              <w:del w:id="1602" w:author="Augustus Raymond Pendleton" w:date="2025-09-28T21:44:00Z" w16du:dateUtc="2025-09-29T01:44:00Z">
                <w:rPr>
                  <w:rFonts w:ascii="Cambria Math" w:hAnsi="Cambria Math"/>
                </w:rPr>
                <m:t>2</m:t>
              </w:del>
            </m:r>
          </m:sup>
        </m:sSup>
      </m:oMath>
      <w:del w:id="1603" w:author="Augustus Raymond Pendleton" w:date="2025-09-28T21:44:00Z" w16du:dateUtc="2025-09-29T01:44:00Z">
        <w:r w:rsidRPr="0007048F" w:rsidDel="00B64A34">
          <w:delText>) and (C) statistical power (</w:delText>
        </w:r>
      </w:del>
      <m:oMath>
        <m:r>
          <w:del w:id="1604" w:author="Augustus Raymond Pendleton" w:date="2025-09-28T21:44:00Z" w16du:dateUtc="2025-09-29T01:44:00Z">
            <w:rPr>
              <w:rFonts w:ascii="Cambria Math" w:hAnsi="Cambria Math"/>
            </w:rPr>
            <m:t>pseudo</m:t>
          </w:del>
        </m:r>
        <m:r>
          <w:del w:id="1605" w:author="Augustus Raymond Pendleton" w:date="2025-09-28T21:44:00Z" w16du:dateUtc="2025-09-29T01:44:00Z">
            <m:rPr>
              <m:sty m:val="p"/>
            </m:rPr>
            <w:rPr>
              <w:rFonts w:ascii="Cambria Math" w:hAnsi="Cambria Math"/>
            </w:rPr>
            <m:t>-</m:t>
          </w:del>
        </m:r>
        <m:r>
          <w:del w:id="1606" w:author="Augustus Raymond Pendleton" w:date="2025-09-28T21:44:00Z" w16du:dateUtc="2025-09-29T01:44:00Z">
            <w:rPr>
              <w:rFonts w:ascii="Cambria Math" w:hAnsi="Cambria Math"/>
            </w:rPr>
            <m:t>F</m:t>
          </w:del>
        </m:r>
      </m:oMath>
      <w:del w:id="1607" w:author="Augustus Raymond Pendleton" w:date="2025-09-28T21:44:00Z" w16du:dateUtc="2025-09-29T01:44:00Z">
        <w:r w:rsidRPr="0007048F" w:rsidDel="00B64A34">
          <w:delText xml:space="preserve">-statistic) across depth-month groups for four distance metrics: </w:delText>
        </w:r>
      </w:del>
      <m:oMath>
        <m:r>
          <w:del w:id="1608" w:author="Augustus Raymond Pendleton" w:date="2025-09-28T21:44:00Z" w16du:dateUtc="2025-09-29T01:44:00Z">
            <w:rPr>
              <w:rFonts w:ascii="Cambria Math" w:hAnsi="Cambria Math"/>
            </w:rPr>
            <m:t>G</m:t>
          </w:del>
        </m:r>
        <m:sSup>
          <m:sSupPr>
            <m:ctrlPr>
              <w:del w:id="1609" w:author="Augustus Raymond Pendleton" w:date="2025-09-28T21:44:00Z" w16du:dateUtc="2025-09-29T01:44:00Z">
                <w:rPr>
                  <w:rFonts w:ascii="Cambria Math" w:hAnsi="Cambria Math"/>
                </w:rPr>
              </w:del>
            </m:ctrlPr>
          </m:sSupPr>
          <m:e>
            <m:r>
              <w:del w:id="1610" w:author="Augustus Raymond Pendleton" w:date="2025-09-28T21:44:00Z" w16du:dateUtc="2025-09-29T01:44:00Z">
                <w:rPr>
                  <w:rFonts w:ascii="Cambria Math" w:hAnsi="Cambria Math"/>
                </w:rPr>
                <m:t>U</m:t>
              </w:del>
            </m:r>
          </m:e>
          <m:sup>
            <m:r>
              <w:del w:id="1611" w:author="Augustus Raymond Pendleton" w:date="2025-09-28T21:44:00Z" w16du:dateUtc="2025-09-29T01:44:00Z">
                <w:rPr>
                  <w:rFonts w:ascii="Cambria Math" w:hAnsi="Cambria Math"/>
                </w:rPr>
                <m:t>R</m:t>
              </w:del>
            </m:r>
          </m:sup>
        </m:sSup>
      </m:oMath>
      <w:del w:id="1612" w:author="Augustus Raymond Pendleton" w:date="2025-09-28T21:44:00Z" w16du:dateUtc="2025-09-29T01:44:00Z">
        <w:r w:rsidRPr="0007048F" w:rsidDel="00B64A34">
          <w:delText xml:space="preserve">, </w:delText>
        </w:r>
      </w:del>
      <m:oMath>
        <m:r>
          <w:del w:id="1613" w:author="Augustus Raymond Pendleton" w:date="2025-09-28T21:44:00Z" w16du:dateUtc="2025-09-29T01:44:00Z">
            <w:rPr>
              <w:rFonts w:ascii="Cambria Math" w:hAnsi="Cambria Math"/>
            </w:rPr>
            <m:t>G</m:t>
          </w:del>
        </m:r>
        <m:sSup>
          <m:sSupPr>
            <m:ctrlPr>
              <w:del w:id="1614" w:author="Augustus Raymond Pendleton" w:date="2025-09-28T21:44:00Z" w16du:dateUtc="2025-09-29T01:44:00Z">
                <w:rPr>
                  <w:rFonts w:ascii="Cambria Math" w:hAnsi="Cambria Math"/>
                </w:rPr>
              </w:del>
            </m:ctrlPr>
          </m:sSupPr>
          <m:e>
            <m:r>
              <w:del w:id="1615" w:author="Augustus Raymond Pendleton" w:date="2025-09-28T21:44:00Z" w16du:dateUtc="2025-09-29T01:44:00Z">
                <w:rPr>
                  <w:rFonts w:ascii="Cambria Math" w:hAnsi="Cambria Math"/>
                </w:rPr>
                <m:t>U</m:t>
              </w:del>
            </m:r>
          </m:e>
          <m:sup>
            <m:r>
              <w:del w:id="1616" w:author="Augustus Raymond Pendleton" w:date="2025-09-28T21:44:00Z" w16du:dateUtc="2025-09-29T01:44:00Z">
                <w:rPr>
                  <w:rFonts w:ascii="Cambria Math" w:hAnsi="Cambria Math"/>
                </w:rPr>
                <m:t>A</m:t>
              </w:del>
            </m:r>
          </m:sup>
        </m:sSup>
      </m:oMath>
      <w:del w:id="1617" w:author="Augustus Raymond Pendleton" w:date="2025-09-28T21:44:00Z" w16du:dateUtc="2025-09-29T01:44:00Z">
        <w:r w:rsidRPr="0007048F" w:rsidDel="00B64A34">
          <w:delText xml:space="preserve">, </w:delText>
        </w:r>
      </w:del>
      <m:oMath>
        <m:r>
          <w:del w:id="1618" w:author="Augustus Raymond Pendleton" w:date="2025-09-28T21:44:00Z" w16du:dateUtc="2025-09-29T01:44:00Z">
            <w:rPr>
              <w:rFonts w:ascii="Cambria Math" w:hAnsi="Cambria Math"/>
            </w:rPr>
            <m:t>B</m:t>
          </w:del>
        </m:r>
        <m:sSup>
          <m:sSupPr>
            <m:ctrlPr>
              <w:del w:id="1619" w:author="Augustus Raymond Pendleton" w:date="2025-09-28T21:44:00Z" w16du:dateUtc="2025-09-29T01:44:00Z">
                <w:rPr>
                  <w:rFonts w:ascii="Cambria Math" w:hAnsi="Cambria Math"/>
                </w:rPr>
              </w:del>
            </m:ctrlPr>
          </m:sSupPr>
          <m:e>
            <m:r>
              <w:del w:id="1620" w:author="Augustus Raymond Pendleton" w:date="2025-09-28T21:44:00Z" w16du:dateUtc="2025-09-29T01:44:00Z">
                <w:rPr>
                  <w:rFonts w:ascii="Cambria Math" w:hAnsi="Cambria Math"/>
                </w:rPr>
                <m:t>C</m:t>
              </w:del>
            </m:r>
          </m:e>
          <m:sup>
            <m:r>
              <w:del w:id="1621" w:author="Augustus Raymond Pendleton" w:date="2025-09-28T21:44:00Z" w16du:dateUtc="2025-09-29T01:44:00Z">
                <w:rPr>
                  <w:rFonts w:ascii="Cambria Math" w:hAnsi="Cambria Math"/>
                </w:rPr>
                <m:t>R</m:t>
              </w:del>
            </m:r>
          </m:sup>
        </m:sSup>
      </m:oMath>
      <w:del w:id="1622" w:author="Augustus Raymond Pendleton" w:date="2025-09-28T21:44:00Z" w16du:dateUtc="2025-09-29T01:44:00Z">
        <w:r w:rsidRPr="0007048F" w:rsidDel="00B64A34">
          <w:delText xml:space="preserve">, and </w:delText>
        </w:r>
      </w:del>
      <m:oMath>
        <m:r>
          <w:del w:id="1623" w:author="Augustus Raymond Pendleton" w:date="2025-09-28T21:44:00Z" w16du:dateUtc="2025-09-29T01:44:00Z">
            <w:rPr>
              <w:rFonts w:ascii="Cambria Math" w:hAnsi="Cambria Math"/>
            </w:rPr>
            <m:t>B</m:t>
          </w:del>
        </m:r>
        <m:sSup>
          <m:sSupPr>
            <m:ctrlPr>
              <w:del w:id="1624" w:author="Augustus Raymond Pendleton" w:date="2025-09-28T21:44:00Z" w16du:dateUtc="2025-09-29T01:44:00Z">
                <w:rPr>
                  <w:rFonts w:ascii="Cambria Math" w:hAnsi="Cambria Math"/>
                </w:rPr>
              </w:del>
            </m:ctrlPr>
          </m:sSupPr>
          <m:e>
            <m:r>
              <w:del w:id="1625" w:author="Augustus Raymond Pendleton" w:date="2025-09-28T21:44:00Z" w16du:dateUtc="2025-09-29T01:44:00Z">
                <w:rPr>
                  <w:rFonts w:ascii="Cambria Math" w:hAnsi="Cambria Math"/>
                </w:rPr>
                <m:t>C</m:t>
              </w:del>
            </m:r>
          </m:e>
          <m:sup>
            <m:r>
              <w:del w:id="1626" w:author="Augustus Raymond Pendleton" w:date="2025-09-28T21:44:00Z" w16du:dateUtc="2025-09-29T01:44:00Z">
                <w:rPr>
                  <w:rFonts w:ascii="Cambria Math" w:hAnsi="Cambria Math"/>
                </w:rPr>
                <m:t>A</m:t>
              </w:del>
            </m:r>
          </m:sup>
        </m:sSup>
      </m:oMath>
      <w:del w:id="1627" w:author="Augustus Raymond Pendleton" w:date="2025-09-28T21:44:00Z" w16du:dateUtc="2025-09-29T01:44:00Z">
        <w:r w:rsidRPr="0007048F" w:rsidDel="00B64A34">
          <w:delText xml:space="preserve">, each evaluated at multiple </w:delText>
        </w:r>
      </w:del>
      <m:oMath>
        <m:r>
          <w:del w:id="1628" w:author="Augustus Raymond Pendleton" w:date="2025-09-28T21:44:00Z" w16du:dateUtc="2025-09-29T01:44:00Z">
            <w:rPr>
              <w:rFonts w:ascii="Cambria Math" w:hAnsi="Cambria Math"/>
            </w:rPr>
            <m:t>α</m:t>
          </w:del>
        </m:r>
      </m:oMath>
      <w:del w:id="1629"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pPr>
        <w:ind w:firstLine="720"/>
        <w:rPr>
          <w:ins w:id="1630" w:author="Augustus Raymond Pendleton" w:date="2025-09-29T10:46:00Z" w16du:dateUtc="2025-09-29T14:46:00Z"/>
        </w:rPr>
        <w:pPrChange w:id="1631" w:author="Augustus Raymond Pendleton" w:date="2025-09-29T11:36:00Z" w16du:dateUtc="2025-09-29T15:36:00Z">
          <w:pPr/>
        </w:pPrChange>
      </w:pPr>
      <w:del w:id="1632" w:author="Augustus Raymond Pendleton" w:date="2025-09-29T10:44:00Z" w16du:dateUtc="2025-09-29T14:44:00Z">
        <w:r w:rsidRPr="0007048F" w:rsidDel="008202AF">
          <w:delText>    </w:delText>
        </w:r>
      </w:del>
      <w:del w:id="1633" w:author="Augustus Raymond Pendleton" w:date="2025-09-29T10:45:00Z" w16du:dateUtc="2025-09-29T14:45:00Z">
        <w:r w:rsidRPr="0007048F" w:rsidDel="008202AF">
          <w:delText>T</w:delText>
        </w:r>
      </w:del>
      <w:del w:id="1634"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1635" w:author="Augustus Raymond Pendleton" w:date="2025-09-29T11:26:00Z" w16du:dateUtc="2025-09-29T15:26:00Z">
            <w:rPr>
              <w:rFonts w:ascii="Cambria Math" w:hAnsi="Cambria Math"/>
            </w:rPr>
            <m:t>β</m:t>
          </w:del>
        </m:r>
      </m:oMath>
      <w:del w:id="1636"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1637" w:author="Augustus Raymond Pendleton" w:date="2025-09-29T11:26:00Z" w16du:dateUtc="2025-09-29T15:26:00Z">
            <w:rPr>
              <w:rFonts w:ascii="Cambria Math" w:hAnsi="Cambria Math"/>
            </w:rPr>
            <m:t>G</m:t>
          </w:del>
        </m:r>
        <m:sSup>
          <m:sSupPr>
            <m:ctrlPr>
              <w:del w:id="1638" w:author="Augustus Raymond Pendleton" w:date="2025-09-29T11:26:00Z" w16du:dateUtc="2025-09-29T15:26:00Z">
                <w:rPr>
                  <w:rFonts w:ascii="Cambria Math" w:hAnsi="Cambria Math"/>
                </w:rPr>
              </w:del>
            </m:ctrlPr>
          </m:sSupPr>
          <m:e>
            <m:r>
              <w:del w:id="1639" w:author="Augustus Raymond Pendleton" w:date="2025-09-29T11:26:00Z" w16du:dateUtc="2025-09-29T15:26:00Z">
                <w:rPr>
                  <w:rFonts w:ascii="Cambria Math" w:hAnsi="Cambria Math"/>
                </w:rPr>
                <m:t>U</m:t>
              </w:del>
            </m:r>
          </m:e>
          <m:sup>
            <m:r>
              <w:del w:id="1640" w:author="Augustus Raymond Pendleton" w:date="2025-09-29T11:26:00Z" w16du:dateUtc="2025-09-29T15:26:00Z">
                <w:rPr>
                  <w:rFonts w:ascii="Cambria Math" w:hAnsi="Cambria Math"/>
                </w:rPr>
                <m:t>A</m:t>
              </w:del>
            </m:r>
          </m:sup>
        </m:sSup>
      </m:oMath>
      <w:del w:id="1641" w:author="Augustus Raymond Pendleton" w:date="2025-09-29T11:26:00Z" w16du:dateUtc="2025-09-29T15:26:00Z">
        <w:r w:rsidRPr="0007048F" w:rsidDel="006B7ABE">
          <w:delText xml:space="preserve"> when </w:delText>
        </w:r>
      </w:del>
      <w:del w:id="1642" w:author="Augustus Raymond Pendleton" w:date="2025-09-29T10:45:00Z" w16du:dateUtc="2025-09-29T14:45:00Z">
        <w:r w:rsidRPr="0007048F" w:rsidDel="00F81530">
          <w:delText>absolute abundance data are available</w:delText>
        </w:r>
      </w:del>
      <w:del w:id="1643" w:author="Augustus Raymond Pendleton" w:date="2025-09-29T11:26:00Z" w16du:dateUtc="2025-09-29T15:26:00Z">
        <w:r w:rsidRPr="0007048F" w:rsidDel="006B7ABE">
          <w:delText xml:space="preserve">. While demonstrated here with 16S rRNA data, the approach </w:delText>
        </w:r>
      </w:del>
      <w:del w:id="1644" w:author="Augustus Raymond Pendleton" w:date="2025-09-29T10:45:00Z" w16du:dateUtc="2025-09-29T14:45:00Z">
        <w:r w:rsidRPr="0007048F" w:rsidDel="00F81530">
          <w:delText>is</w:delText>
        </w:r>
      </w:del>
      <w:del w:id="1645"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1646" w:author="Augustus Raymond Pendleton" w:date="2025-09-29T11:26:00Z" w16du:dateUtc="2025-09-29T15:26:00Z">
            <w:rPr>
              <w:rFonts w:ascii="Cambria Math" w:hAnsi="Cambria Math"/>
            </w:rPr>
            <m:t>G</m:t>
          </w:del>
        </m:r>
        <m:sSup>
          <m:sSupPr>
            <m:ctrlPr>
              <w:del w:id="1647" w:author="Augustus Raymond Pendleton" w:date="2025-09-29T11:26:00Z" w16du:dateUtc="2025-09-29T15:26:00Z">
                <w:rPr>
                  <w:rFonts w:ascii="Cambria Math" w:hAnsi="Cambria Math"/>
                </w:rPr>
              </w:del>
            </m:ctrlPr>
          </m:sSupPr>
          <m:e>
            <m:r>
              <w:del w:id="1648" w:author="Augustus Raymond Pendleton" w:date="2025-09-29T11:26:00Z" w16du:dateUtc="2025-09-29T15:26:00Z">
                <w:rPr>
                  <w:rFonts w:ascii="Cambria Math" w:hAnsi="Cambria Math"/>
                </w:rPr>
                <m:t>U</m:t>
              </w:del>
            </m:r>
          </m:e>
          <m:sup>
            <m:r>
              <w:del w:id="1649" w:author="Augustus Raymond Pendleton" w:date="2025-09-29T11:26:00Z" w16du:dateUtc="2025-09-29T15:26:00Z">
                <w:rPr>
                  <w:rFonts w:ascii="Cambria Math" w:hAnsi="Cambria Math"/>
                </w:rPr>
                <m:t>A</m:t>
              </w:del>
            </m:r>
          </m:sup>
        </m:sSup>
      </m:oMath>
      <w:del w:id="1650"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1651" w:author="Augustus Raymond Pendleton" w:date="2025-09-29T10:46:00Z" w16du:dateUtc="2025-09-29T14:46:00Z">
        <w:r w:rsidRPr="0007048F" w:rsidDel="00F81530">
          <w:delText>, enabling detection of subtle yet ecologically meaningful shifts.</w:delText>
        </w:r>
      </w:del>
    </w:p>
    <w:p w14:paraId="08449A29" w14:textId="55A63D72" w:rsidR="00F81530" w:rsidRDefault="00F81530" w:rsidP="0007048F">
      <w:pPr>
        <w:rPr>
          <w:ins w:id="1652" w:author="Augustus Raymond Pendleton" w:date="2025-09-29T10:54:00Z" w16du:dateUtc="2025-09-29T14:54:00Z"/>
        </w:rPr>
      </w:pPr>
      <w:ins w:id="1653" w:author="Augustus Raymond Pendleton" w:date="2025-09-29T10:46:00Z" w16du:dateUtc="2025-09-29T14:46:00Z">
        <w:r>
          <w:tab/>
          <w:t>Finally, we sought to qua</w:t>
        </w:r>
      </w:ins>
      <w:ins w:id="1654"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1655" w:author="Augustus Raymond Pendleton" w:date="2025-09-29T10:48:00Z" w16du:dateUtc="2025-09-29T14:48:00Z">
        <w:r>
          <w:t xml:space="preserve">Both Bray-Curtis and </w:t>
        </w:r>
        <w:proofErr w:type="spellStart"/>
        <w:r>
          <w:t>Unifrac</w:t>
        </w:r>
        <w:proofErr w:type="spellEnd"/>
        <w:r>
          <w:t xml:space="preserve">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1656" w:author="Augustus Raymond Pendleton" w:date="2025-09-29T10:48:00Z" w16du:dateUtc="2025-09-29T14:48:00Z">
        <w:r>
          <w:t>.</w:t>
        </w:r>
      </w:ins>
      <w:ins w:id="1657"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1658" w:author="Augustus Raymond Pendleton" w:date="2025-09-29T10:49:00Z" w16du:dateUtc="2025-09-29T14:49:00Z">
        <w:r>
          <w:t>)</w:t>
        </w:r>
      </w:ins>
      <w:ins w:id="1659" w:author="Augustus Raymond Pendleton" w:date="2025-09-29T10:50:00Z" w16du:dateUtc="2025-09-29T14:50:00Z">
        <w:r>
          <w:t xml:space="preserve">. We do not explore the specific </w:t>
        </w:r>
        <w:r>
          <w:lastRenderedPageBreak/>
          <w:t xml:space="preserve">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1660" w:author="Augustus Raymond Pendleton" w:date="2025-09-29T10:51:00Z" w16du:dateUtc="2025-09-29T14:51:00Z">
        <w:r>
          <w:t xml:space="preserve">and code </w:t>
        </w:r>
      </w:ins>
      <w:ins w:id="1661" w:author="Augustus Raymond Pendleton" w:date="2025-09-29T10:50:00Z" w16du:dateUtc="2025-09-29T14:50:00Z">
        <w:r>
          <w:t>for how we incorporated rarefaction int</w:t>
        </w:r>
      </w:ins>
      <w:ins w:id="1662"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1663"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1664" w:author="Augustus Raymond Pendleton" w:date="2025-09-29T10:53:00Z" w16du:dateUtc="2025-09-29T14:53:00Z">
        <w:r>
          <w:rPr>
            <w:i/>
            <w:iCs/>
            <w:vertAlign w:val="superscript"/>
          </w:rPr>
          <w:t xml:space="preserve"> </w:t>
        </w:r>
        <w:r>
          <w:t xml:space="preserve">to </w:t>
        </w:r>
      </w:ins>
      <w:ins w:id="1665" w:author="Augustus Raymond Pendleton" w:date="2025-09-29T11:29:00Z" w16du:dateUtc="2025-09-29T15:29:00Z">
        <w:r w:rsidR="009C6D8D" w:rsidRPr="00057D48">
          <w:rPr>
            <w:noProof/>
            <w:sz w:val="20"/>
            <w:szCs w:val="20"/>
          </w:rPr>
          <w:drawing>
            <wp:anchor distT="0" distB="0" distL="114300" distR="114300" simplePos="0" relativeHeight="251662336" behindDoc="0" locked="0" layoutInCell="1" allowOverlap="1" wp14:anchorId="41339946" wp14:editId="2969A265">
              <wp:simplePos x="0" y="0"/>
              <wp:positionH relativeFrom="margin">
                <wp:posOffset>994410</wp:posOffset>
              </wp:positionH>
              <wp:positionV relativeFrom="margin">
                <wp:posOffset>1425575</wp:posOffset>
              </wp:positionV>
              <wp:extent cx="3657600" cy="3380740"/>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0740"/>
                      </a:xfrm>
                      <a:prstGeom prst="rect">
                        <a:avLst/>
                      </a:prstGeom>
                    </pic:spPr>
                  </pic:pic>
                </a:graphicData>
              </a:graphic>
              <wp14:sizeRelH relativeFrom="page">
                <wp14:pctWidth>0</wp14:pctWidth>
              </wp14:sizeRelH>
              <wp14:sizeRelV relativeFrom="page">
                <wp14:pctHeight>0</wp14:pctHeight>
              </wp14:sizeRelV>
            </wp:anchor>
          </w:drawing>
        </w:r>
      </w:ins>
      <w:ins w:id="1666"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1667" w:author="Augustus Raymond Pendleton" w:date="2025-09-29T10:54:00Z" w16du:dateUtc="2025-09-29T14:54:00Z">
              <w:rPr>
                <w:i/>
                <w:iCs/>
              </w:rPr>
            </w:rPrChange>
          </w:rPr>
          <w:t>would be usef</w:t>
        </w:r>
      </w:ins>
      <w:ins w:id="1668" w:author="Augustus Raymond Pendleton" w:date="2025-09-29T10:54:00Z" w16du:dateUtc="2025-09-29T14:54:00Z">
        <w:r w:rsidRPr="00F81530">
          <w:rPr>
            <w:rPrChange w:id="1669" w:author="Augustus Raymond Pendleton" w:date="2025-09-29T10:54:00Z" w16du:dateUtc="2025-09-29T14:54:00Z">
              <w:rPr>
                <w:i/>
                <w:iCs/>
              </w:rPr>
            </w:rPrChange>
          </w:rPr>
          <w:t>ul to the field.</w:t>
        </w:r>
      </w:ins>
    </w:p>
    <w:p w14:paraId="78C057E3" w14:textId="0B5474D3" w:rsidR="00161013" w:rsidRPr="00057D48" w:rsidRDefault="00161013" w:rsidP="00161013">
      <w:pPr>
        <w:rPr>
          <w:ins w:id="1670" w:author="Augustus Raymond Pendleton" w:date="2025-09-29T11:38:00Z" w16du:dateUtc="2025-09-29T15:38:00Z"/>
          <w:sz w:val="20"/>
          <w:szCs w:val="20"/>
        </w:rPr>
      </w:pPr>
      <w:ins w:id="1671"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1672" w:author="Augustus Raymond Pendleton" w:date="2025-09-29T12:25:00Z" w16du:dateUtc="2025-09-29T16:25:00Z">
        <w:r w:rsidR="006B42C1">
          <w:rPr>
            <w:sz w:val="20"/>
            <w:szCs w:val="20"/>
          </w:rPr>
          <w:t xml:space="preserve"> (only mature samples)</w:t>
        </w:r>
      </w:ins>
      <w:ins w:id="1673"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1674" w:author="Augustus Raymond Pendleton" w:date="2025-09-29T11:38:00Z" w16du:dateUtc="2025-09-29T15:38:00Z">
            <w:rPr>
              <w:rFonts w:ascii="Cambria Math" w:hAnsi="Cambria Math"/>
              <w:sz w:val="20"/>
              <w:szCs w:val="20"/>
            </w:rPr>
            <m:t>α</m:t>
          </w:ins>
        </m:r>
      </m:oMath>
      <w:ins w:id="1675"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1676" w:author="Augustus Raymond Pendleton" w:date="2025-09-29T12:25:00Z" w16du:dateUtc="2025-09-29T16:25:00Z">
        <w:r w:rsidR="006B42C1">
          <w:rPr>
            <w:sz w:val="20"/>
            <w:szCs w:val="20"/>
          </w:rPr>
          <w:t xml:space="preserve">only </w:t>
        </w:r>
      </w:ins>
      <w:ins w:id="1677"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1678" w:author="Augustus Raymond Pendleton" w:date="2025-09-29T12:26:00Z">
        <w:r w:rsidR="006B42C1" w:rsidRPr="006B42C1">
          <w:rPr>
            <w:sz w:val="20"/>
            <w:szCs w:val="20"/>
          </w:rPr>
          <w:t>±</w:t>
        </w:r>
      </w:ins>
      <w:ins w:id="1679" w:author="Augustus Raymond Pendleton" w:date="2025-09-29T11:38:00Z" w16du:dateUtc="2025-09-29T15:38:00Z">
        <w:r w:rsidRPr="00057D48">
          <w:rPr>
            <w:sz w:val="20"/>
            <w:szCs w:val="20"/>
          </w:rPr>
          <w:t xml:space="preserve">1% variation up to </w:t>
        </w:r>
      </w:ins>
      <w:ins w:id="1680" w:author="Augustus Raymond Pendleton" w:date="2025-09-29T12:26:00Z">
        <w:r w:rsidR="006B42C1" w:rsidRPr="006B42C1">
          <w:rPr>
            <w:sz w:val="20"/>
            <w:szCs w:val="20"/>
          </w:rPr>
          <w:t>±</w:t>
        </w:r>
      </w:ins>
      <w:ins w:id="1681" w:author="Augustus Raymond Pendleton" w:date="2025-09-29T11:38:00Z" w16du:dateUtc="2025-09-29T15:38:00Z">
        <w:r w:rsidRPr="00057D48">
          <w:rPr>
            <w:sz w:val="20"/>
            <w:szCs w:val="20"/>
          </w:rPr>
          <w:t>50% variation) was added to the 16S copy number of each sample (additional details in Supp</w:t>
        </w:r>
      </w:ins>
      <w:ins w:id="1682" w:author="Augustus Raymond Pendleton" w:date="2025-09-29T11:56:00Z" w16du:dateUtc="2025-09-29T15:56:00Z">
        <w:r w:rsidR="008830B0">
          <w:rPr>
            <w:sz w:val="20"/>
            <w:szCs w:val="20"/>
          </w:rPr>
          <w:t>orting</w:t>
        </w:r>
      </w:ins>
      <w:ins w:id="1683"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684" w:author="Augustus Raymond Pendleton" w:date="2025-09-29T11:38:00Z" w16du:dateUtc="2025-09-29T15:38:00Z">
            <w:rPr>
              <w:rFonts w:ascii="Cambria Math" w:hAnsi="Cambria Math"/>
              <w:sz w:val="20"/>
              <w:szCs w:val="20"/>
            </w:rPr>
            <m:t>α</m:t>
          </w:ins>
        </m:r>
      </m:oMath>
      <w:ins w:id="1685"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686" w:author="Augustus Raymond Pendleton" w:date="2025-09-29T11:38:00Z" w16du:dateUtc="2025-09-29T15:38:00Z">
            <w:rPr>
              <w:rFonts w:ascii="Cambria Math" w:hAnsi="Cambria Math"/>
              <w:sz w:val="20"/>
              <w:szCs w:val="20"/>
            </w:rPr>
            <m:t>α</m:t>
          </w:ins>
        </m:r>
      </m:oMath>
      <w:ins w:id="1687"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1688" w:author="Augustus Raymond Pendleton" w:date="2025-09-29T11:02:00Z" w16du:dateUtc="2025-09-29T15:02:00Z"/>
        </w:rPr>
      </w:pPr>
      <w:ins w:id="1689" w:author="Augustus Raymond Pendleton" w:date="2025-09-29T10:54:00Z" w16du:dateUtc="2025-09-29T14:54:00Z">
        <w:r>
          <w:tab/>
        </w:r>
        <w:r>
          <w:rPr>
            <w:i/>
            <w:iCs/>
          </w:rPr>
          <w:t>GU</w:t>
        </w:r>
        <w:r>
          <w:rPr>
            <w:i/>
            <w:iCs/>
            <w:vertAlign w:val="superscript"/>
          </w:rPr>
          <w:t>A</w:t>
        </w:r>
      </w:ins>
      <w:ins w:id="1690"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1691" w:author="Augustus Raymond Pendleton" w:date="2025-09-29T10:56:00Z" w16du:dateUtc="2025-09-29T14:56:00Z">
        <w:r w:rsidR="00FF50D0">
          <w:rPr>
            <w:i/>
            <w:iCs/>
            <w:vertAlign w:val="superscript"/>
          </w:rPr>
          <w:t xml:space="preserve"> </w:t>
        </w:r>
        <w:r w:rsidR="00FF50D0">
          <w:t>(Fig. 4A)</w:t>
        </w:r>
      </w:ins>
      <w:ins w:id="1692" w:author="Augustus Raymond Pendleton" w:date="2025-09-29T10:55:00Z" w16du:dateUtc="2025-09-29T14:55:00Z">
        <w:r w:rsidR="00FF50D0">
          <w:t>.</w:t>
        </w:r>
      </w:ins>
      <w:ins w:id="1693" w:author="Augustus Raymond Pendleton" w:date="2025-09-29T10:56:00Z" w16du:dateUtc="2025-09-29T14:56:00Z">
        <w:r w:rsidR="00FF50D0">
          <w:t xml:space="preserve"> On average, </w:t>
        </w:r>
      </w:ins>
      <w:ins w:id="1694"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1695" w:author="Augustus Raymond Pendleton" w:date="2025-09-29T10:58:00Z" w16du:dateUtc="2025-09-29T14:58:00Z">
        <w:r w:rsidR="00FF50D0">
          <w:t>, and linearly,</w:t>
        </w:r>
      </w:ins>
      <w:ins w:id="1696" w:author="Augustus Raymond Pendleton" w:date="2025-09-29T10:57:00Z" w16du:dateUtc="2025-09-29T14:57:00Z">
        <w:r w:rsidR="00FF50D0">
          <w:t xml:space="preserve"> by the number of ASVs </w:t>
        </w:r>
      </w:ins>
      <w:ins w:id="1697"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1698" w:author="Augustus Raymond Pendleton" w:date="2025-09-29T11:08:00Z" w16du:dateUtc="2025-09-29T15:08:00Z">
            <w:rPr>
              <w:rFonts w:ascii="Cambria Math" w:hAnsi="Cambria Math"/>
            </w:rPr>
            <m:t>α</m:t>
          </w:ins>
        </m:r>
      </m:oMath>
      <w:ins w:id="1699" w:author="Augustus Raymond Pendleton" w:date="2025-09-29T10:58:00Z" w16du:dateUtc="2025-09-29T14:58:00Z">
        <w:r w:rsidR="00FF50D0">
          <w:t xml:space="preserve"> values t</w:t>
        </w:r>
      </w:ins>
      <w:ins w:id="1700" w:author="Augustus Raymond Pendleton" w:date="2025-09-29T10:59:00Z" w16du:dateUtc="2025-09-29T14:59:00Z">
        <w:r w:rsidR="00FF50D0">
          <w:t>o calculate weakly influences the computation time (Fig. S5). While computation time on a 10,000 ASV dataset with a single CPU is still reasonable (</w:t>
        </w:r>
      </w:ins>
      <w:ins w:id="1701" w:author="Augustus Raymond Pendleton" w:date="2025-09-29T11:00:00Z" w16du:dateUtc="2025-09-29T15:00:00Z">
        <w:r w:rsidR="00FF50D0">
          <w:t>~</w:t>
        </w:r>
      </w:ins>
      <w:ins w:id="1702" w:author="Augustus Raymond Pendleton" w:date="2025-09-29T10:59:00Z" w16du:dateUtc="2025-09-29T14:59:00Z">
        <w:r w:rsidR="00FF50D0">
          <w:t>6 minutes)</w:t>
        </w:r>
      </w:ins>
      <w:ins w:id="1703" w:author="Augustus Raymond Pendleton" w:date="2025-09-29T11:00:00Z" w16du:dateUtc="2025-09-29T15:00:00Z">
        <w:r w:rsidR="00FF50D0">
          <w:t xml:space="preserve">, </w:t>
        </w:r>
        <w:r w:rsidR="00FF50D0">
          <w:lastRenderedPageBreak/>
          <w:t xml:space="preserve">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1704" w:author="Augustus Raymond Pendleton" w:date="2025-09-29T11:01:00Z" w16du:dateUtc="2025-09-29T15:01:00Z">
        <w:r w:rsidR="00FF50D0">
          <w:t>, as branch lengths are redundantly calculated each time</w:t>
        </w:r>
      </w:ins>
      <w:ins w:id="1705" w:author="Augustus Raymond Pendleton" w:date="2025-09-29T11:00:00Z" w16du:dateUtc="2025-09-29T15:00:00Z">
        <w:r w:rsidR="00FF50D0">
          <w:t xml:space="preserve">. </w:t>
        </w:r>
      </w:ins>
      <w:ins w:id="1706" w:author="Augustus Raymond Pendleton" w:date="2025-09-29T11:01:00Z" w16du:dateUtc="2025-09-29T15:01:00Z">
        <w:r w:rsidR="00FF50D0">
          <w:t>If rarefaction could be incor</w:t>
        </w:r>
      </w:ins>
      <w:ins w:id="1707"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1708" w:author="Augustus Raymond Pendleton" w:date="2025-09-29T11:07:00Z" w16du:dateUtc="2025-09-29T15:07:00Z"/>
        </w:rPr>
        <w:pPrChange w:id="1709" w:author="Augustus Raymond Pendleton" w:date="2025-09-29T11:36:00Z" w16du:dateUtc="2025-09-29T15:36:00Z">
          <w:pPr/>
        </w:pPrChange>
      </w:pPr>
      <w:ins w:id="1710" w:author="Augustus Raymond Pendleton" w:date="2025-09-29T11:02:00Z" w16du:dateUtc="2025-09-29T15:02:00Z">
        <w:r>
          <w:t xml:space="preserve">It is also expected that estimation of </w:t>
        </w:r>
      </w:ins>
      <m:oMath>
        <m:r>
          <w:ins w:id="1711" w:author="Augustus Raymond Pendleton" w:date="2025-09-29T11:03:00Z" w16du:dateUtc="2025-09-29T15:03:00Z">
            <w:rPr>
              <w:rFonts w:ascii="Cambria Math" w:hAnsi="Cambria Math"/>
            </w:rPr>
            <m:t>β</m:t>
          </w:ins>
        </m:r>
      </m:oMath>
      <w:ins w:id="1712"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1713"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1714" w:author="Augustus Raymond Pendleton" w:date="2025-09-29T11:05:00Z" w16du:dateUtc="2025-09-29T15:05:00Z">
        <w:r>
          <w:t>we added random error to the 16S copy number measurements from the mouse gut dataset, limiting our analyses to the stool samples</w:t>
        </w:r>
      </w:ins>
      <w:ins w:id="1715" w:author="Augustus Raymond Pendleton" w:date="2025-09-29T11:06:00Z" w16du:dateUtc="2025-09-29T15:06:00Z">
        <w:r>
          <w:t xml:space="preserve"> where </w:t>
        </w:r>
      </w:ins>
      <w:ins w:id="1716" w:author="Augustus Raymond Pendleton" w:date="2025-09-29T11:05:00Z" w16du:dateUtc="2025-09-29T15:05:00Z">
        <w:r>
          <w:t>copy numbers varied by an order of magnitude</w:t>
        </w:r>
      </w:ins>
      <w:ins w:id="1717" w:author="Augustus Raymond Pendleton" w:date="2025-09-29T11:06:00Z" w16du:dateUtc="2025-09-29T15:06:00Z">
        <w:r>
          <w:t xml:space="preserve">. Across 50 iterations, each copy number could randomly vary by a given percentage of error in either direction. We re-calculated </w:t>
        </w:r>
      </w:ins>
      <m:oMath>
        <m:r>
          <w:ins w:id="1718" w:author="Augustus Raymond Pendleton" w:date="2025-09-29T11:06:00Z" w16du:dateUtc="2025-09-29T15:06:00Z">
            <w:rPr>
              <w:rFonts w:ascii="Cambria Math" w:hAnsi="Cambria Math"/>
            </w:rPr>
            <m:t>β</m:t>
          </w:ins>
        </m:r>
      </m:oMath>
      <w:ins w:id="1719" w:author="Augustus Raymond Pendleton" w:date="2025-09-29T11:06:00Z" w16du:dateUtc="2025-09-29T15:06:00Z">
        <w:r w:rsidRPr="0007048F">
          <w:t>-diversity</w:t>
        </w:r>
      </w:ins>
      <w:ins w:id="1720"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1721"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1722" w:author="Augustus Raymond Pendleton" w:date="2025-09-29T11:07:00Z" w16du:dateUtc="2025-09-29T15:07:00Z">
              <w:rPr>
                <w:i/>
                <w:iCs/>
              </w:rPr>
            </w:rPrChange>
          </w:rPr>
          <w:t>at</w:t>
        </w:r>
        <w:r>
          <w:rPr>
            <w:i/>
            <w:iCs/>
          </w:rPr>
          <w:t xml:space="preserve"> </w:t>
        </w:r>
      </w:ins>
      <m:oMath>
        <m:r>
          <w:ins w:id="1723" w:author="Augustus Raymond Pendleton" w:date="2025-09-29T11:08:00Z" w16du:dateUtc="2025-09-29T15:08:00Z">
            <w:rPr>
              <w:rFonts w:ascii="Cambria Math" w:hAnsi="Cambria Math"/>
            </w:rPr>
            <m:t>α</m:t>
          </w:ins>
        </m:r>
      </m:oMath>
      <w:ins w:id="1724" w:author="Augustus Raymond Pendleton" w:date="2025-09-29T11:06:00Z" w16du:dateUtc="2025-09-29T15:06:00Z">
        <w:r>
          <w:t xml:space="preserve"> </w:t>
        </w:r>
      </w:ins>
      <w:ins w:id="1725" w:author="Augustus Raymond Pendleton" w:date="2025-09-29T11:08:00Z" w16du:dateUtc="2025-09-29T15:08:00Z">
        <w:r>
          <w:t xml:space="preserve">= 1 and </w:t>
        </w:r>
      </w:ins>
      <m:oMath>
        <m:r>
          <w:ins w:id="1726" w:author="Augustus Raymond Pendleton" w:date="2025-09-29T11:08:00Z" w16du:dateUtc="2025-09-29T15:08:00Z">
            <w:rPr>
              <w:rFonts w:ascii="Cambria Math" w:hAnsi="Cambria Math"/>
            </w:rPr>
            <m:t>α</m:t>
          </w:ins>
        </m:r>
      </m:oMath>
      <w:ins w:id="1727" w:author="Augustus Raymond Pendleton" w:date="2025-09-29T11:08:00Z" w16du:dateUtc="2025-09-29T15:08:00Z">
        <w:r>
          <w:t xml:space="preserve"> = 0.2) </w:t>
        </w:r>
      </w:ins>
      <w:ins w:id="1728" w:author="Augustus Raymond Pendleton" w:date="2025-09-29T11:06:00Z" w16du:dateUtc="2025-09-29T15:06:00Z">
        <w:r>
          <w:t>and compared these measurements to the original dataset.</w:t>
        </w:r>
      </w:ins>
      <w:ins w:id="1729" w:author="Augustus Raymond Pendleton" w:date="2025-09-29T11:07:00Z" w16du:dateUtc="2025-09-29T15:07:00Z">
        <w:r>
          <w:t xml:space="preserve"> </w:t>
        </w:r>
      </w:ins>
    </w:p>
    <w:p w14:paraId="6A1A37C0" w14:textId="060CAE2A" w:rsidR="00693D9A" w:rsidRPr="00161013" w:rsidRDefault="00FF50D0">
      <w:pPr>
        <w:ind w:firstLine="720"/>
        <w:rPr>
          <w:ins w:id="1730" w:author="Augustus Raymond Pendleton" w:date="2025-09-28T21:44:00Z" w16du:dateUtc="2025-09-29T01:44:00Z"/>
          <w:rFonts w:eastAsiaTheme="minorEastAsia"/>
          <w:rPrChange w:id="1731" w:author="Augustus Raymond Pendleton" w:date="2025-09-29T11:38:00Z" w16du:dateUtc="2025-09-29T15:38:00Z">
            <w:rPr>
              <w:ins w:id="1732" w:author="Augustus Raymond Pendleton" w:date="2025-09-28T21:44:00Z" w16du:dateUtc="2025-09-29T01:44:00Z"/>
            </w:rPr>
          </w:rPrChange>
        </w:rPr>
        <w:pPrChange w:id="1733" w:author="Augustus Raymond Pendleton" w:date="2025-09-29T11:38:00Z" w16du:dateUtc="2025-09-29T15:38:00Z">
          <w:pPr/>
        </w:pPrChange>
      </w:pPr>
      <w:ins w:id="1734" w:author="Augustus Raymond Pendleton" w:date="2025-09-29T11:08:00Z" w16du:dateUtc="2025-09-29T15:08:00Z">
        <w:r>
          <w:t xml:space="preserve">All three measurements were </w:t>
        </w:r>
      </w:ins>
      <w:ins w:id="1735" w:author="Augustus Raymond Pendleton" w:date="2025-09-29T11:09:00Z" w16du:dateUtc="2025-09-29T15:09:00Z">
        <w:r w:rsidR="000E114E">
          <w:t>resilient to added error (Fig. 4C)</w:t>
        </w:r>
      </w:ins>
      <w:ins w:id="1736" w:author="Augustus Raymond Pendleton" w:date="2025-09-29T11:10:00Z" w16du:dateUtc="2025-09-29T15:10:00Z">
        <w:r w:rsidR="000E114E">
          <w:t xml:space="preserve">. </w:t>
        </w:r>
      </w:ins>
      <w:ins w:id="1737" w:author="Augustus Raymond Pendleton" w:date="2025-09-29T11:13:00Z" w16du:dateUtc="2025-09-29T15:13:00Z">
        <w:r w:rsidR="000E114E">
          <w:t xml:space="preserve">At an </w:t>
        </w:r>
      </w:ins>
      <m:oMath>
        <m:r>
          <w:ins w:id="1738" w:author="Augustus Raymond Pendleton" w:date="2025-09-29T11:13:00Z" w16du:dateUtc="2025-09-29T15:13:00Z">
            <w:rPr>
              <w:rFonts w:ascii="Cambria Math" w:hAnsi="Cambria Math"/>
            </w:rPr>
            <m:t>α</m:t>
          </w:ins>
        </m:r>
      </m:oMath>
      <w:ins w:id="1739"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1740" w:author="Augustus Raymond Pendleton" w:date="2025-09-29T11:20:00Z" w16du:dateUtc="2025-09-29T15:20:00Z">
        <w:r w:rsidR="006B7ABE">
          <w:t xml:space="preserve"> </w:t>
        </w:r>
      </w:ins>
      <w:ins w:id="1741" w:author="Augustus Raymond Pendleton" w:date="2025-09-29T11:13:00Z" w16du:dateUtc="2025-09-29T15:13:00Z">
        <w:r w:rsidR="000E114E">
          <w:rPr>
            <w:i/>
            <w:iCs/>
          </w:rPr>
          <w:t>GU</w:t>
        </w:r>
        <w:r w:rsidR="000E114E">
          <w:rPr>
            <w:i/>
            <w:iCs/>
            <w:vertAlign w:val="superscript"/>
          </w:rPr>
          <w:t>A</w:t>
        </w:r>
      </w:ins>
      <w:ins w:id="1742" w:author="Augustus Raymond Pendleton" w:date="2025-09-29T11:14:00Z" w16du:dateUtc="2025-09-29T15:14:00Z">
        <w:r w:rsidR="000E114E">
          <w:t xml:space="preserve"> differed from the original measurement by only 0.</w:t>
        </w:r>
      </w:ins>
      <w:ins w:id="1743" w:author="Augustus Raymond Pendleton" w:date="2025-09-29T12:27:00Z" w16du:dateUtc="2025-09-29T16:27:00Z">
        <w:r w:rsidR="006B42C1">
          <w:t>00</w:t>
        </w:r>
      </w:ins>
      <w:ins w:id="1744" w:author="Augustus Raymond Pendleton" w:date="2025-09-29T11:19:00Z" w16du:dateUtc="2025-09-29T15:19:00Z">
        <w:r w:rsidR="006B7ABE">
          <w:t>22</w:t>
        </w:r>
      </w:ins>
      <w:ins w:id="1745" w:author="Augustus Raymond Pendleton" w:date="2025-09-29T11:14:00Z" w16du:dateUtc="2025-09-29T15:14:00Z">
        <w:r w:rsidR="000E114E">
          <w:t xml:space="preserve">; even at </w:t>
        </w:r>
      </w:ins>
      <w:ins w:id="1746" w:author="Augustus Raymond Pendleton" w:date="2025-09-29T12:28:00Z">
        <w:r w:rsidR="006B42C1" w:rsidRPr="006B42C1">
          <w:t>±</w:t>
        </w:r>
      </w:ins>
      <w:ins w:id="1747" w:author="Augustus Raymond Pendleton" w:date="2025-09-29T11:14:00Z" w16du:dateUtc="2025-09-29T15:14:00Z">
        <w:r w:rsidR="000E114E">
          <w:t>50% added noise,</w:t>
        </w:r>
      </w:ins>
      <w:ins w:id="1748"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1749" w:author="Augustus Raymond Pendleton" w:date="2025-09-29T11:19:00Z" w16du:dateUtc="2025-09-29T15:19:00Z">
        <w:r w:rsidR="006B7ABE">
          <w:t>(</w:t>
        </w:r>
      </w:ins>
      <w:ins w:id="1750" w:author="Augustus Raymond Pendleton" w:date="2025-09-29T11:15:00Z" w16du:dateUtc="2025-09-29T15:15:00Z">
        <w:r w:rsidR="000E114E">
          <w:t>on average</w:t>
        </w:r>
      </w:ins>
      <w:ins w:id="1751" w:author="Augustus Raymond Pendleton" w:date="2025-09-29T11:19:00Z" w16du:dateUtc="2025-09-29T15:19:00Z">
        <w:r w:rsidR="006B7ABE">
          <w:t>)</w:t>
        </w:r>
      </w:ins>
      <w:ins w:id="1752"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1753" w:author="Augustus Raymond Pendleton" w:date="2025-09-29T11:16:00Z" w16du:dateUtc="2025-09-29T15:16:00Z">
        <w:r w:rsidR="000E114E">
          <w:t>(</w:t>
        </w:r>
        <w:bookmarkStart w:id="1754" w:name="_Hlk210038028"/>
      </w:ins>
      <m:oMath>
        <m:r>
          <w:ins w:id="1755" w:author="Augustus Raymond Pendleton" w:date="2025-09-29T11:16:00Z" w16du:dateUtc="2025-09-29T15:16:00Z">
            <w:rPr>
              <w:rFonts w:ascii="Cambria Math" w:hAnsi="Cambria Math"/>
            </w:rPr>
            <m:t>α</m:t>
          </w:ins>
        </m:r>
      </m:oMath>
      <w:bookmarkEnd w:id="1754"/>
      <w:ins w:id="1756" w:author="Augustus Raymond Pendleton" w:date="2025-09-29T11:16:00Z" w16du:dateUtc="2025-09-29T15:16:00Z">
        <w:r w:rsidR="000E114E">
          <w:rPr>
            <w:rFonts w:eastAsiaTheme="minorEastAsia"/>
          </w:rPr>
          <w:t xml:space="preserve"> = 1) </w:t>
        </w:r>
      </w:ins>
      <w:ins w:id="1757" w:author="Augustus Raymond Pendleton" w:date="2025-09-29T11:15:00Z" w16du:dateUtc="2025-09-29T15:15:00Z">
        <w:r w:rsidR="000E114E">
          <w:t xml:space="preserve">was more sensitive to error than </w:t>
        </w:r>
        <w:r w:rsidR="000E114E">
          <w:rPr>
            <w:i/>
            <w:iCs/>
          </w:rPr>
          <w:t>BC</w:t>
        </w:r>
      </w:ins>
      <w:ins w:id="1758"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1759" w:author="Augustus Raymond Pendleton" w:date="2025-09-29T11:16:00Z" w16du:dateUtc="2025-09-29T15:16:00Z">
            <w:rPr>
              <w:rFonts w:ascii="Cambria Math" w:hAnsi="Cambria Math"/>
            </w:rPr>
            <m:t>α</m:t>
          </w:ins>
        </m:r>
      </m:oMath>
      <w:ins w:id="1760"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1761" w:author="Augustus Raymond Pendleton" w:date="2025-09-29T11:17:00Z" w16du:dateUtc="2025-09-29T15:17:00Z">
        <w:r w:rsidR="000E114E">
          <w:rPr>
            <w:rFonts w:eastAsiaTheme="minorEastAsia"/>
          </w:rPr>
          <w:t xml:space="preserve">potential benefits of moderate </w:t>
        </w:r>
      </w:ins>
      <m:oMath>
        <m:r>
          <w:ins w:id="1762" w:author="Augustus Raymond Pendleton" w:date="2025-09-29T11:17:00Z" w16du:dateUtc="2025-09-29T15:17:00Z">
            <w:rPr>
              <w:rFonts w:ascii="Cambria Math" w:hAnsi="Cambria Math"/>
            </w:rPr>
            <m:t>α</m:t>
          </w:ins>
        </m:r>
      </m:oMath>
      <w:ins w:id="1763" w:author="Augustus Raymond Pendleton" w:date="2025-09-29T11:17:00Z" w16du:dateUtc="2025-09-29T15:17:00Z">
        <w:r w:rsidR="000E114E">
          <w:rPr>
            <w:rFonts w:eastAsiaTheme="minorEastAsia"/>
          </w:rPr>
          <w:t xml:space="preserve"> values. The max d</w:t>
        </w:r>
      </w:ins>
      <w:ins w:id="1764" w:author="Augustus Raymond Pendleton" w:date="2025-09-29T11:20:00Z" w16du:dateUtc="2025-09-29T15:20:00Z">
        <w:r w:rsidR="006B7ABE">
          <w:rPr>
            <w:rFonts w:eastAsiaTheme="minorEastAsia"/>
          </w:rPr>
          <w:t>eviation from true</w:t>
        </w:r>
      </w:ins>
      <w:ins w:id="1765" w:author="Augustus Raymond Pendleton" w:date="2025-09-29T11:17:00Z" w16du:dateUtc="2025-09-29T15:17:00Z">
        <w:r w:rsidR="000E114E">
          <w:rPr>
            <w:rFonts w:eastAsiaTheme="minorEastAsia"/>
          </w:rPr>
          <w:t xml:space="preserve"> that added error could </w:t>
        </w:r>
      </w:ins>
      <w:ins w:id="1766" w:author="Augustus Raymond Pendleton" w:date="2025-09-29T11:20:00Z" w16du:dateUtc="2025-09-29T15:20:00Z">
        <w:r w:rsidR="006B7ABE">
          <w:rPr>
            <w:rFonts w:eastAsiaTheme="minorEastAsia"/>
          </w:rPr>
          <w:t xml:space="preserve">inflict on a given metric was also proportional </w:t>
        </w:r>
      </w:ins>
      <w:ins w:id="1767" w:author="Augustus Raymond Pendleton" w:date="2025-09-29T11:21:00Z" w16du:dateUtc="2025-09-29T15:21:00Z">
        <w:r w:rsidR="006B7ABE">
          <w:rPr>
            <w:rFonts w:eastAsiaTheme="minorEastAsia"/>
          </w:rPr>
          <w:t>(and always less) than the magnitude of the error itself</w:t>
        </w:r>
      </w:ins>
      <w:ins w:id="1768" w:author="Augustus Raymond Pendleton" w:date="2025-09-29T11:23:00Z" w16du:dateUtc="2025-09-29T15:23:00Z">
        <w:r w:rsidR="006B7ABE">
          <w:rPr>
            <w:rFonts w:eastAsiaTheme="minorEastAsia"/>
          </w:rPr>
          <w:t xml:space="preserve"> (Fig. 4D)</w:t>
        </w:r>
      </w:ins>
      <w:ins w:id="1769" w:author="Augustus Raymond Pendleton" w:date="2025-09-29T11:21:00Z" w16du:dateUtc="2025-09-29T15:21:00Z">
        <w:r w:rsidR="006B7ABE">
          <w:rPr>
            <w:rFonts w:eastAsiaTheme="minorEastAsia"/>
          </w:rPr>
          <w:t xml:space="preserve">. </w:t>
        </w:r>
      </w:ins>
      <w:ins w:id="1770" w:author="Augustus Raymond Pendleton" w:date="2025-09-29T11:23:00Z" w16du:dateUtc="2025-09-29T15:23:00Z">
        <w:r w:rsidR="006B7ABE">
          <w:rPr>
            <w:rFonts w:eastAsiaTheme="minorEastAsia"/>
          </w:rPr>
          <w:t>Put s</w:t>
        </w:r>
      </w:ins>
      <w:ins w:id="1771" w:author="Augustus Raymond Pendleton" w:date="2025-09-29T11:21:00Z" w16du:dateUtc="2025-09-29T15:21:00Z">
        <w:r w:rsidR="006B7ABE">
          <w:rPr>
            <w:rFonts w:eastAsiaTheme="minorEastAsia"/>
          </w:rPr>
          <w:t xml:space="preserve">imply, </w:t>
        </w:r>
      </w:ins>
      <w:ins w:id="1772" w:author="Augustus Raymond Pendleton" w:date="2025-09-29T11:22:00Z" w16du:dateUtc="2025-09-29T15:22:00Z">
        <w:r w:rsidR="006B7ABE">
          <w:rPr>
            <w:rFonts w:eastAsiaTheme="minorEastAsia"/>
          </w:rPr>
          <w:t>if one add</w:t>
        </w:r>
      </w:ins>
      <w:ins w:id="1773" w:author="Augustus Raymond Pendleton" w:date="2025-09-29T12:28:00Z" w16du:dateUtc="2025-09-29T16:28:00Z">
        <w:r w:rsidR="006B42C1">
          <w:rPr>
            <w:rFonts w:eastAsiaTheme="minorEastAsia"/>
          </w:rPr>
          <w:t>s</w:t>
        </w:r>
      </w:ins>
      <w:ins w:id="1774" w:author="Augustus Raymond Pendleton" w:date="2025-09-29T11:22:00Z" w16du:dateUtc="2025-09-29T15:22:00Z">
        <w:r w:rsidR="006B7ABE">
          <w:rPr>
            <w:rFonts w:eastAsiaTheme="minorEastAsia"/>
          </w:rPr>
          <w:t xml:space="preserve"> 10% of </w:t>
        </w:r>
      </w:ins>
      <w:ins w:id="1775" w:author="Augustus Raymond Pendleton" w:date="2025-09-29T11:23:00Z" w16du:dateUtc="2025-09-29T15:23:00Z">
        <w:r w:rsidR="006B7ABE">
          <w:rPr>
            <w:rFonts w:eastAsiaTheme="minorEastAsia"/>
          </w:rPr>
          <w:t>random error to a measurement,</w:t>
        </w:r>
      </w:ins>
      <w:ins w:id="1776" w:author="Augustus Raymond Pendleton" w:date="2025-09-29T12:28:00Z" w16du:dateUtc="2025-09-29T16:28:00Z">
        <w:r w:rsidR="006B42C1">
          <w:rPr>
            <w:rFonts w:eastAsiaTheme="minorEastAsia"/>
          </w:rPr>
          <w:t xml:space="preserve"> the</w:t>
        </w:r>
      </w:ins>
      <w:ins w:id="1777" w:author="Augustus Raymond Pendleton" w:date="2025-09-29T12:29:00Z" w16du:dateUtc="2025-09-29T16:29:00Z">
        <w:r w:rsidR="006B42C1">
          <w:rPr>
            <w:rFonts w:eastAsiaTheme="minorEastAsia"/>
          </w:rPr>
          <w:t>y can expect</w:t>
        </w:r>
      </w:ins>
      <w:ins w:id="1778"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1779" w:author="Augustus Raymond Pendleton" w:date="2025-09-29T12:29:00Z" w16du:dateUtc="2025-09-29T16:29:00Z">
        <w:r w:rsidR="006B42C1">
          <w:rPr>
            <w:rFonts w:eastAsiaTheme="minorEastAsia"/>
          </w:rPr>
          <w:t>to change</w:t>
        </w:r>
      </w:ins>
      <w:ins w:id="1780"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1781"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1782" w:author="Augustus Raymond Pendleton" w:date="2025-09-29T11:25:00Z" w16du:dateUtc="2025-09-29T15:25:00Z">
        <w:r w:rsidR="006B7ABE">
          <w:rPr>
            <w:rFonts w:eastAsiaTheme="minorEastAsia"/>
          </w:rPr>
          <w:t>paper but would be helpful.</w:t>
        </w:r>
      </w:ins>
    </w:p>
    <w:p w14:paraId="01E4E692" w14:textId="00FF3EF9" w:rsidR="00B64A34" w:rsidRPr="00D6699E" w:rsidDel="00161013" w:rsidRDefault="00604558" w:rsidP="00D6699E">
      <w:pPr>
        <w:rPr>
          <w:del w:id="1783" w:author="Augustus Raymond Pendleton" w:date="2025-09-29T11:38:00Z" w16du:dateUtc="2025-09-29T15:38:00Z"/>
          <w:sz w:val="20"/>
          <w:szCs w:val="20"/>
          <w:rPrChange w:id="1784" w:author="Augustus Raymond Pendleton" w:date="2025-09-29T09:01:00Z" w16du:dateUtc="2025-09-29T13:01:00Z">
            <w:rPr>
              <w:del w:id="1785" w:author="Augustus Raymond Pendleton" w:date="2025-09-29T11:38:00Z" w16du:dateUtc="2025-09-29T15:38:00Z"/>
            </w:rPr>
          </w:rPrChange>
        </w:rPr>
      </w:pPr>
      <w:del w:id="1786" w:author="Augustus Raymond Pendleton" w:date="2025-09-29T11:38:00Z" w16du:dateUtc="2025-09-29T15:38:00Z">
        <w:r w:rsidRPr="00D6699E" w:rsidDel="00161013">
          <w:rPr>
            <w:sz w:val="20"/>
            <w:szCs w:val="20"/>
            <w:rPrChange w:id="1787"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1788"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1789" w:author="Augustus Raymond Pendleton" w:date="2025-09-29T09:01:00Z" w16du:dateUtc="2025-09-29T13:01:00Z">
              <w:rPr/>
            </w:rPrChange>
          </w:rPr>
          <w:fldChar w:fldCharType="end"/>
        </w:r>
        <w:r w:rsidR="00D6699E" w:rsidRPr="00D6699E" w:rsidDel="00161013">
          <w:rPr>
            <w:sz w:val="20"/>
            <w:szCs w:val="20"/>
            <w:rPrChange w:id="1790" w:author="Augustus Raymond Pendleton" w:date="2025-09-29T09:01:00Z" w16du:dateUtc="2025-09-29T13:01:00Z">
              <w:rPr/>
            </w:rPrChange>
          </w:rPr>
          <w:fldChar w:fldCharType="begin"/>
        </w:r>
        <w:r w:rsidR="00D6699E" w:rsidRPr="00D6699E" w:rsidDel="00161013">
          <w:rPr>
            <w:sz w:val="20"/>
            <w:szCs w:val="20"/>
            <w:rPrChange w:id="1791"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1792" w:author="Augustus Raymond Pendleton" w:date="2025-09-29T09:01:00Z" w16du:dateUtc="2025-09-29T13:01:00Z">
              <w:rPr/>
            </w:rPrChange>
          </w:rPr>
          <w:fldChar w:fldCharType="separate"/>
        </w:r>
        <w:r w:rsidR="00D6699E" w:rsidRPr="00D6699E" w:rsidDel="00161013">
          <w:rPr>
            <w:noProof/>
            <w:sz w:val="20"/>
            <w:szCs w:val="20"/>
            <w:rPrChange w:id="1793" w:author="Augustus Raymond Pendleton" w:date="2025-09-29T09:01:00Z" w16du:dateUtc="2025-09-29T13:01:00Z">
              <w:rPr>
                <w:noProof/>
              </w:rPr>
            </w:rPrChange>
          </w:rPr>
          <w:delText>[3]</w:delText>
        </w:r>
        <w:r w:rsidR="00D6699E" w:rsidRPr="00D6699E" w:rsidDel="00161013">
          <w:rPr>
            <w:sz w:val="20"/>
            <w:szCs w:val="20"/>
            <w:rPrChange w:id="1794" w:author="Augustus Raymond Pendleton" w:date="2025-09-29T09:01:00Z" w16du:dateUtc="2025-09-29T13:01:00Z">
              <w:rPr/>
            </w:rPrChange>
          </w:rPr>
          <w:fldChar w:fldCharType="end"/>
        </w:r>
      </w:del>
    </w:p>
    <w:p w14:paraId="54E17743" w14:textId="346E4A54" w:rsidR="006B42C1" w:rsidRDefault="00AA63C5" w:rsidP="00FF313F">
      <w:pPr>
        <w:ind w:firstLine="504"/>
        <w:rPr>
          <w:ins w:id="1795" w:author="Augustus Raymond Pendleton" w:date="2025-09-29T12:30:00Z" w16du:dateUtc="2025-09-29T16:30:00Z"/>
        </w:rPr>
      </w:pPr>
      <w:ins w:id="1796"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1797"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1798" w:author="Augustus Raymond Pendleton" w:date="2025-09-29T12:30:00Z" w16du:dateUtc="2025-09-29T16:30:00Z">
        <w:r w:rsidR="006B42C1">
          <w:t>;</w:t>
        </w:r>
      </w:ins>
      <w:ins w:id="1799" w:author="Augustus Raymond Pendleton" w:date="2025-09-29T11:27:00Z" w16du:dateUtc="2025-09-29T15:27:00Z">
        <w:r w:rsidRPr="0007048F">
          <w:t xml:space="preserve"> the temporal development of the infant 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800" w:author="Augustus Raymond Pendleton" w:date="2025-09-29T11:27:00Z" w16du:dateUtc="2025-09-29T15:27:00Z">
        <w:r>
          <w:fldChar w:fldCharType="separate"/>
        </w:r>
      </w:ins>
      <w:r w:rsidR="009C4CF7">
        <w:rPr>
          <w:noProof/>
        </w:rPr>
        <w:t>[17]</w:t>
      </w:r>
      <w:ins w:id="1801"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802" w:author="Augustus Raymond Pendleton" w:date="2025-09-29T11:27:00Z" w16du:dateUtc="2025-09-29T15:27:00Z">
        <w:r>
          <w:fldChar w:fldCharType="separate"/>
        </w:r>
      </w:ins>
      <w:r w:rsidR="009C4CF7">
        <w:rPr>
          <w:noProof/>
        </w:rPr>
        <w:t>[18]</w:t>
      </w:r>
      <w:ins w:id="1803" w:author="Augustus Raymond Pendleton" w:date="2025-09-29T11:27:00Z" w16du:dateUtc="2025-09-29T15:27:00Z">
        <w:r>
          <w:fldChar w:fldCharType="end"/>
        </w:r>
        <w:r w:rsidRPr="0007048F">
          <w:t xml:space="preserve">. As </w:t>
        </w:r>
      </w:ins>
      <m:oMath>
        <m:r>
          <w:ins w:id="1804" w:author="Augustus Raymond Pendleton" w:date="2025-09-29T11:27:00Z" w16du:dateUtc="2025-09-29T15:27:00Z">
            <w:rPr>
              <w:rFonts w:ascii="Cambria Math" w:hAnsi="Cambria Math"/>
            </w:rPr>
            <m:t>β</m:t>
          </w:ins>
        </m:r>
      </m:oMath>
      <w:ins w:id="1805" w:author="Augustus Raymond Pendleton" w:date="2025-09-29T11:27:00Z" w16du:dateUtc="2025-09-29T15:27:00Z">
        <w:r w:rsidRPr="0007048F">
          <w:t xml:space="preserve">-diversity metrics (and UniFrac specifically) remain central to microbial ecology, we encourage researchers to adopt </w:t>
        </w:r>
      </w:ins>
      <m:oMath>
        <m:r>
          <w:ins w:id="1806" w:author="Augustus Raymond Pendleton" w:date="2025-09-29T11:27:00Z" w16du:dateUtc="2025-09-29T15:27:00Z">
            <w:rPr>
              <w:rFonts w:ascii="Cambria Math" w:hAnsi="Cambria Math"/>
            </w:rPr>
            <m:t>G</m:t>
          </w:ins>
        </m:r>
        <m:sSup>
          <m:sSupPr>
            <m:ctrlPr>
              <w:ins w:id="1807" w:author="Augustus Raymond Pendleton" w:date="2025-09-29T11:27:00Z" w16du:dateUtc="2025-09-29T15:27:00Z">
                <w:rPr>
                  <w:rFonts w:ascii="Cambria Math" w:hAnsi="Cambria Math"/>
                </w:rPr>
              </w:ins>
            </m:ctrlPr>
          </m:sSupPr>
          <m:e>
            <m:r>
              <w:ins w:id="1808" w:author="Augustus Raymond Pendleton" w:date="2025-09-29T11:27:00Z" w16du:dateUtc="2025-09-29T15:27:00Z">
                <w:rPr>
                  <w:rFonts w:ascii="Cambria Math" w:hAnsi="Cambria Math"/>
                </w:rPr>
                <m:t>U</m:t>
              </w:ins>
            </m:r>
          </m:e>
          <m:sup>
            <m:r>
              <w:ins w:id="1809" w:author="Augustus Raymond Pendleton" w:date="2025-09-29T11:27:00Z" w16du:dateUtc="2025-09-29T15:27:00Z">
                <w:rPr>
                  <w:rFonts w:ascii="Cambria Math" w:hAnsi="Cambria Math"/>
                </w:rPr>
                <m:t>A</m:t>
              </w:ins>
            </m:r>
          </m:sup>
        </m:sSup>
      </m:oMath>
      <w:ins w:id="1810" w:author="Augustus Raymond Pendleton" w:date="2025-09-29T11:27:00Z" w16du:dateUtc="2025-09-29T15:27:00Z">
        <w:r w:rsidRPr="0007048F">
          <w:t xml:space="preserve"> when </w:t>
        </w:r>
        <w:r>
          <w:t>applicable</w:t>
        </w:r>
        <w:r w:rsidRPr="0007048F">
          <w:t xml:space="preserve">. </w:t>
        </w:r>
      </w:ins>
      <w:ins w:id="1811" w:author="Augustus Raymond Pendleton" w:date="2025-09-29T12:30:00Z" w16du:dateUtc="2025-09-29T16:30:00Z">
        <w:r w:rsidR="006B42C1">
          <w:t xml:space="preserve">In addition, </w:t>
        </w:r>
      </w:ins>
      <w:ins w:id="1812" w:author="Augustus Raymond Pendleton" w:date="2025-09-29T12:31:00Z" w16du:dateUtc="2025-09-29T16:31:00Z">
        <w:r w:rsidR="006B42C1">
          <w:t xml:space="preserve">our re-analysis efforts were limited by few papers sharing the absolute quantification data. The open </w:t>
        </w:r>
      </w:ins>
      <w:ins w:id="1813" w:author="Augustus Raymond Pendleton" w:date="2025-09-29T12:30:00Z" w16du:dateUtc="2025-09-29T16:30:00Z">
        <w:r w:rsidR="006B42C1">
          <w:t>sharing of absolute quantification data</w:t>
        </w:r>
      </w:ins>
      <w:ins w:id="1814" w:author="Augustus Raymond Pendleton" w:date="2025-09-29T12:32:00Z" w16du:dateUtc="2025-09-29T16:32:00Z">
        <w:r w:rsidR="006B42C1">
          <w:t>, ideally as metadata within SRA submissions,</w:t>
        </w:r>
      </w:ins>
      <w:ins w:id="1815" w:author="Augustus Raymond Pendleton" w:date="2025-09-29T12:31:00Z" w16du:dateUtc="2025-09-29T16:31:00Z">
        <w:r w:rsidR="006B42C1">
          <w:t xml:space="preserve"> is just as essential for reproduc</w:t>
        </w:r>
      </w:ins>
      <w:ins w:id="1816" w:author="Augustus Raymond Pendleton" w:date="2025-09-29T12:32:00Z" w16du:dateUtc="2025-09-29T16:32:00Z">
        <w:r w:rsidR="006B42C1">
          <w:t>ibility as the sequencing files themselves.</w:t>
        </w:r>
      </w:ins>
    </w:p>
    <w:p w14:paraId="25270F58" w14:textId="14386B3C" w:rsidR="00AA63C5" w:rsidRDefault="00AA63C5">
      <w:pPr>
        <w:ind w:firstLine="504"/>
        <w:rPr>
          <w:ins w:id="1817" w:author="Augustus Raymond Pendleton" w:date="2025-09-29T11:27:00Z" w16du:dateUtc="2025-09-29T15:27:00Z"/>
        </w:rPr>
        <w:pPrChange w:id="1818" w:author="Augustus Raymond Pendleton" w:date="2025-09-29T11:36:00Z" w16du:dateUtc="2025-09-29T15:36:00Z">
          <w:pPr/>
        </w:pPrChange>
      </w:pPr>
      <w:ins w:id="1819"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w:t>
        </w:r>
        <w:r w:rsidRPr="0007048F">
          <w:lastRenderedPageBreak/>
          <w:t>available.</w:t>
        </w:r>
      </w:ins>
      <w:ins w:id="1820" w:author="Augustus Raymond Pendleton" w:date="2025-09-29T12:32:00Z" w16du:dateUtc="2025-09-29T16:32:00Z">
        <w:r w:rsidR="006B42C1">
          <w:t xml:space="preserve"> </w:t>
        </w:r>
      </w:ins>
      <w:ins w:id="1821" w:author="Augustus Raymond Pendleton" w:date="2025-09-29T11:27:00Z" w16du:dateUtc="2025-09-29T15:27:00Z">
        <w:r w:rsidRPr="0007048F">
          <w:t xml:space="preserve">In doing so, </w:t>
        </w:r>
      </w:ins>
      <m:oMath>
        <m:r>
          <w:ins w:id="1822" w:author="Augustus Raymond Pendleton" w:date="2025-09-29T11:27:00Z" w16du:dateUtc="2025-09-29T15:27:00Z">
            <w:rPr>
              <w:rFonts w:ascii="Cambria Math" w:hAnsi="Cambria Math"/>
            </w:rPr>
            <m:t>G</m:t>
          </w:ins>
        </m:r>
        <m:sSup>
          <m:sSupPr>
            <m:ctrlPr>
              <w:ins w:id="1823" w:author="Augustus Raymond Pendleton" w:date="2025-09-29T11:27:00Z" w16du:dateUtc="2025-09-29T15:27:00Z">
                <w:rPr>
                  <w:rFonts w:ascii="Cambria Math" w:hAnsi="Cambria Math"/>
                </w:rPr>
              </w:ins>
            </m:ctrlPr>
          </m:sSupPr>
          <m:e>
            <m:r>
              <w:ins w:id="1824" w:author="Augustus Raymond Pendleton" w:date="2025-09-29T11:27:00Z" w16du:dateUtc="2025-09-29T15:27:00Z">
                <w:rPr>
                  <w:rFonts w:ascii="Cambria Math" w:hAnsi="Cambria Math"/>
                </w:rPr>
                <m:t>U</m:t>
              </w:ins>
            </m:r>
          </m:e>
          <m:sup>
            <m:r>
              <w:ins w:id="1825" w:author="Augustus Raymond Pendleton" w:date="2025-09-29T11:27:00Z" w16du:dateUtc="2025-09-29T15:27:00Z">
                <w:rPr>
                  <w:rFonts w:ascii="Cambria Math" w:hAnsi="Cambria Math"/>
                </w:rPr>
                <m:t>A</m:t>
              </w:ins>
            </m:r>
          </m:sup>
        </m:sSup>
      </m:oMath>
      <w:ins w:id="1826"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1827" w:author="Augustus Raymond Pendleton" w:date="2025-09-29T11:28:00Z" w16du:dateUtc="2025-09-29T15:28:00Z"/>
          <w:i/>
          <w:iCs/>
          <w:rPrChange w:id="1828" w:author="Augustus Raymond Pendleton" w:date="2025-09-29T11:34:00Z" w16du:dateUtc="2025-09-29T15:34:00Z">
            <w:rPr>
              <w:ins w:id="1829" w:author="Augustus Raymond Pendleton" w:date="2025-09-29T11:28:00Z" w16du:dateUtc="2025-09-29T15:28:00Z"/>
            </w:rPr>
          </w:rPrChange>
        </w:rPr>
        <w:pPrChange w:id="1830" w:author="Augustus Raymond Pendleton" w:date="2025-09-29T11:36:00Z" w16du:dateUtc="2025-09-29T15:36:00Z">
          <w:pPr/>
        </w:pPrChange>
      </w:pPr>
      <w:del w:id="1831" w:author="Augustus Raymond Pendleton" w:date="2025-09-29T11:36:00Z" w16du:dateUtc="2025-09-29T15:36:00Z">
        <w:r w:rsidRPr="0007048F" w:rsidDel="00FF313F">
          <w:delText>    </w:delText>
        </w:r>
      </w:del>
      <w:ins w:id="1832" w:author="Augustus Raymond Pendleton" w:date="2025-09-29T11:28:00Z" w16du:dateUtc="2025-09-29T15:28:00Z">
        <w:r w:rsidR="00AA63C5">
          <w:t xml:space="preserve">In reality, no one metric (or </w:t>
        </w:r>
      </w:ins>
      <m:oMath>
        <m:r>
          <w:ins w:id="1833" w:author="Augustus Raymond Pendleton" w:date="2025-09-29T11:28:00Z" w16du:dateUtc="2025-09-29T15:28:00Z">
            <w:rPr>
              <w:rFonts w:ascii="Cambria Math" w:hAnsi="Cambria Math"/>
            </w:rPr>
            <m:t>α</m:t>
          </w:ins>
        </m:r>
      </m:oMath>
      <w:ins w:id="1834"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835" w:author="Augustus Raymond Pendleton" w:date="2025-09-29T11:28:00Z" w16du:dateUtc="2025-09-29T15:28:00Z">
        <w:r w:rsidR="00AA63C5">
          <w:rPr>
            <w:noProof/>
          </w:rPr>
          <w:t>) is “better” than another – all metrics shown here</w:t>
        </w:r>
      </w:ins>
      <w:ins w:id="1836" w:author="Augustus Raymond Pendleton" w:date="2025-09-29T11:29:00Z" w16du:dateUtc="2025-09-29T15:29:00Z">
        <w:r w:rsidR="00693D9A">
          <w:rPr>
            <w:noProof/>
          </w:rPr>
          <w:t xml:space="preserve"> </w:t>
        </w:r>
      </w:ins>
      <w:ins w:id="1837"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1838" w:author="Augustus Raymond Pendleton" w:date="2025-09-29T12:33:00Z" w16du:dateUtc="2025-09-29T16:33:00Z">
              <w:rPr/>
            </w:rPrChange>
          </w:rPr>
          <w:t xml:space="preserve">not </w:t>
        </w:r>
        <w:r w:rsidR="00AA63C5">
          <w:t xml:space="preserve">that </w:t>
        </w:r>
        <w:r w:rsidR="00AA63C5" w:rsidRPr="00693D9A">
          <w:rPr>
            <w:i/>
            <w:iCs/>
            <w:rPrChange w:id="1839" w:author="Augustus Raymond Pendleton" w:date="2025-09-29T11:30:00Z" w16du:dateUtc="2025-09-29T15:30:00Z">
              <w:rPr/>
            </w:rPrChange>
          </w:rPr>
          <w:t>GU</w:t>
        </w:r>
        <w:r w:rsidR="00AA63C5" w:rsidRPr="00693D9A">
          <w:rPr>
            <w:i/>
            <w:iCs/>
            <w:vertAlign w:val="superscript"/>
            <w:rPrChange w:id="1840" w:author="Augustus Raymond Pendleton" w:date="2025-09-29T11:30:00Z" w16du:dateUtc="2025-09-29T15:30:00Z">
              <w:rPr>
                <w:vertAlign w:val="superscript"/>
              </w:rPr>
            </w:rPrChange>
          </w:rPr>
          <w:t>A</w:t>
        </w:r>
        <w:r w:rsidR="00AA63C5" w:rsidRPr="00693D9A">
          <w:rPr>
            <w:i/>
            <w:iCs/>
            <w:rPrChange w:id="1841"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1842" w:author="Augustus Raymond Pendleton" w:date="2025-09-29T11:35:00Z" w16du:dateUtc="2025-09-29T15:35:00Z">
        <w:r w:rsidR="00FF313F">
          <w:t>t</w:t>
        </w:r>
      </w:ins>
      <w:ins w:id="1843" w:author="Augustus Raymond Pendleton" w:date="2025-09-29T11:28:00Z" w16du:dateUtc="2025-09-29T15:28:00Z">
        <w:r w:rsidR="00AA63C5">
          <w:t xml:space="preserve"> was designed to incorporate (Fig. 1 and Fig. 2)</w:t>
        </w:r>
      </w:ins>
      <w:ins w:id="1844" w:author="Augustus Raymond Pendleton" w:date="2025-09-29T11:30:00Z" w16du:dateUtc="2025-09-29T15:30:00Z">
        <w:r w:rsidR="00693D9A">
          <w:t xml:space="preserve">. </w:t>
        </w:r>
      </w:ins>
      <w:ins w:id="1845" w:author="Augustus Raymond Pendleton" w:date="2025-09-29T11:31:00Z" w16du:dateUtc="2025-09-29T15:31:00Z">
        <w:r w:rsidR="00693D9A">
          <w:t xml:space="preserve">As with any </w:t>
        </w:r>
      </w:ins>
      <m:oMath>
        <m:r>
          <w:ins w:id="1846" w:author="Augustus Raymond Pendleton" w:date="2025-09-29T11:31:00Z" w16du:dateUtc="2025-09-29T15:31:00Z">
            <w:rPr>
              <w:rFonts w:ascii="Cambria Math" w:hAnsi="Cambria Math"/>
            </w:rPr>
            <m:t>β</m:t>
          </w:ins>
        </m:r>
      </m:oMath>
      <w:ins w:id="1847" w:author="Augustus Raymond Pendleton" w:date="2025-09-29T11:31:00Z" w16du:dateUtc="2025-09-29T15:31:00Z">
        <w:r w:rsidR="00693D9A" w:rsidRPr="0007048F">
          <w:t>-diversity</w:t>
        </w:r>
        <w:r w:rsidR="00693D9A">
          <w:t xml:space="preserve"> study, researchers should interpret results critically, explore sen</w:t>
        </w:r>
      </w:ins>
      <w:ins w:id="1848" w:author="Augustus Raymond Pendleton" w:date="2025-09-29T11:32:00Z" w16du:dateUtc="2025-09-29T15:32:00Z">
        <w:r w:rsidR="00693D9A">
          <w:t xml:space="preserve">sitivity of results across different metrics, and justify their choice of metrics (and </w:t>
        </w:r>
      </w:ins>
      <m:oMath>
        <m:r>
          <w:ins w:id="1849" w:author="Augustus Raymond Pendleton" w:date="2025-09-29T11:32:00Z" w16du:dateUtc="2025-09-29T15:32:00Z">
            <w:rPr>
              <w:rFonts w:ascii="Cambria Math" w:hAnsi="Cambria Math"/>
            </w:rPr>
            <m:t>α</m:t>
          </w:ins>
        </m:r>
      </m:oMath>
      <w:ins w:id="1850"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1851" w:author="Augustus Raymond Pendleton" w:date="2025-09-29T11:32:00Z" w16du:dateUtc="2025-09-29T15:32:00Z">
        <w:r w:rsidR="00693D9A">
          <w:rPr>
            <w:rFonts w:eastAsiaTheme="minorEastAsia"/>
          </w:rPr>
          <w:t>)</w:t>
        </w:r>
      </w:ins>
      <w:ins w:id="1852" w:author="Augustus Raymond Pendleton" w:date="2025-09-29T11:33:00Z" w16du:dateUtc="2025-09-29T15:33:00Z">
        <w:r w:rsidR="00FF313F">
          <w:rPr>
            <w:rFonts w:eastAsiaTheme="minorEastAsia"/>
          </w:rPr>
          <w:t>. By providin</w:t>
        </w:r>
      </w:ins>
      <w:ins w:id="1853"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854" w:author="Augustus Raymond Pendleton" w:date="2025-09-29T11:35:00Z" w16du:dateUtc="2025-09-29T15:35:00Z">
              <w:rPr>
                <w:rFonts w:eastAsiaTheme="minorEastAsia"/>
                <w:i/>
                <w:iCs/>
              </w:rPr>
            </w:rPrChange>
          </w:rPr>
          <w:t xml:space="preserve">we hope to encourage the </w:t>
        </w:r>
      </w:ins>
      <w:ins w:id="1855" w:author="Augustus Raymond Pendleton" w:date="2025-09-29T11:35:00Z" w16du:dateUtc="2025-09-29T15:35:00Z">
        <w:r w:rsidR="00FF313F" w:rsidRPr="00FF313F">
          <w:rPr>
            <w:rFonts w:eastAsiaTheme="minorEastAsia"/>
            <w:rPrChange w:id="1856" w:author="Augustus Raymond Pendleton" w:date="2025-09-29T11:35:00Z" w16du:dateUtc="2025-09-29T15:35:00Z">
              <w:rPr>
                <w:rFonts w:eastAsiaTheme="minorEastAsia"/>
                <w:i/>
                <w:iCs/>
              </w:rPr>
            </w:rPrChange>
          </w:rPr>
          <w:t>use</w:t>
        </w:r>
      </w:ins>
      <w:ins w:id="1857" w:author="Augustus Raymond Pendleton" w:date="2025-09-29T11:34:00Z" w16du:dateUtc="2025-09-29T15:34:00Z">
        <w:r w:rsidR="00FF313F" w:rsidRPr="00FF313F">
          <w:rPr>
            <w:rFonts w:eastAsiaTheme="minorEastAsia"/>
            <w:rPrChange w:id="1858" w:author="Augustus Raymond Pendleton" w:date="2025-09-29T11:35:00Z" w16du:dateUtc="2025-09-29T15:35:00Z">
              <w:rPr>
                <w:rFonts w:eastAsiaTheme="minorEastAsia"/>
                <w:i/>
                <w:iCs/>
              </w:rPr>
            </w:rPrChange>
          </w:rPr>
          <w:t xml:space="preserve"> of </w:t>
        </w:r>
      </w:ins>
      <w:ins w:id="1859" w:author="Augustus Raymond Pendleton" w:date="2025-09-29T11:35:00Z" w16du:dateUtc="2025-09-29T15:35:00Z">
        <w:r w:rsidR="00FF313F" w:rsidRPr="00FF313F">
          <w:rPr>
            <w:rFonts w:eastAsiaTheme="minorEastAsia"/>
            <w:rPrChange w:id="1860"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1861" w:author="Augustus Raymond Pendleton" w:date="2025-09-29T11:29:00Z" w16du:dateUtc="2025-09-29T15:29:00Z"/>
        </w:rPr>
      </w:pPr>
      <w:del w:id="1862" w:author="Augustus Raymond Pendleton" w:date="2025-09-29T11:29:00Z" w16du:dateUtc="2025-09-29T15:29:00Z">
        <w:r w:rsidRPr="0007048F" w:rsidDel="00693D9A">
          <w:delText xml:space="preserve">That said, interpretation of </w:delText>
        </w:r>
      </w:del>
      <m:oMath>
        <m:r>
          <w:del w:id="1863" w:author="Augustus Raymond Pendleton" w:date="2025-09-29T11:29:00Z" w16du:dateUtc="2025-09-29T15:29:00Z">
            <w:rPr>
              <w:rFonts w:ascii="Cambria Math" w:hAnsi="Cambria Math"/>
            </w:rPr>
            <m:t>G</m:t>
          </w:del>
        </m:r>
        <m:sSup>
          <m:sSupPr>
            <m:ctrlPr>
              <w:del w:id="1864" w:author="Augustus Raymond Pendleton" w:date="2025-09-29T11:29:00Z" w16du:dateUtc="2025-09-29T15:29:00Z">
                <w:rPr>
                  <w:rFonts w:ascii="Cambria Math" w:hAnsi="Cambria Math"/>
                </w:rPr>
              </w:del>
            </m:ctrlPr>
          </m:sSupPr>
          <m:e>
            <m:r>
              <w:del w:id="1865" w:author="Augustus Raymond Pendleton" w:date="2025-09-29T11:29:00Z" w16du:dateUtc="2025-09-29T15:29:00Z">
                <w:rPr>
                  <w:rFonts w:ascii="Cambria Math" w:hAnsi="Cambria Math"/>
                </w:rPr>
                <m:t>U</m:t>
              </w:del>
            </m:r>
          </m:e>
          <m:sup>
            <m:r>
              <w:del w:id="1866" w:author="Augustus Raymond Pendleton" w:date="2025-09-29T11:29:00Z" w16du:dateUtc="2025-09-29T15:29:00Z">
                <w:rPr>
                  <w:rFonts w:ascii="Cambria Math" w:hAnsi="Cambria Math"/>
                </w:rPr>
                <m:t>A</m:t>
              </w:del>
            </m:r>
          </m:sup>
        </m:sSup>
      </m:oMath>
      <w:del w:id="1867"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868" w:author="Augustus Raymond Pendleton" w:date="2025-09-29T11:29:00Z" w16du:dateUtc="2025-09-29T15:29:00Z">
            <w:rPr>
              <w:rFonts w:ascii="Cambria Math" w:hAnsi="Cambria Math"/>
            </w:rPr>
            <m:t>α</m:t>
          </w:del>
        </m:r>
      </m:oMath>
      <w:del w:id="1869"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870" w:author="Augustus Raymond Pendleton" w:date="2025-09-29T11:29:00Z" w16du:dateUtc="2025-09-29T15:29:00Z">
            <w:rPr>
              <w:rFonts w:ascii="Cambria Math" w:hAnsi="Cambria Math"/>
            </w:rPr>
            <m:t>G</m:t>
          </w:del>
        </m:r>
        <m:sSup>
          <m:sSupPr>
            <m:ctrlPr>
              <w:del w:id="1871" w:author="Augustus Raymond Pendleton" w:date="2025-09-29T11:29:00Z" w16du:dateUtc="2025-09-29T15:29:00Z">
                <w:rPr>
                  <w:rFonts w:ascii="Cambria Math" w:hAnsi="Cambria Math"/>
                </w:rPr>
              </w:del>
            </m:ctrlPr>
          </m:sSupPr>
          <m:e>
            <m:r>
              <w:del w:id="1872" w:author="Augustus Raymond Pendleton" w:date="2025-09-29T11:29:00Z" w16du:dateUtc="2025-09-29T15:29:00Z">
                <w:rPr>
                  <w:rFonts w:ascii="Cambria Math" w:hAnsi="Cambria Math"/>
                </w:rPr>
                <m:t>U</m:t>
              </w:del>
            </m:r>
          </m:e>
          <m:sup>
            <m:r>
              <w:del w:id="1873" w:author="Augustus Raymond Pendleton" w:date="2025-09-29T11:29:00Z" w16du:dateUtc="2025-09-29T15:29:00Z">
                <w:rPr>
                  <w:rFonts w:ascii="Cambria Math" w:hAnsi="Cambria Math"/>
                </w:rPr>
                <m:t>A</m:t>
              </w:del>
            </m:r>
          </m:sup>
        </m:sSup>
      </m:oMath>
      <w:del w:id="1874"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875" w:author="Augustus Raymond Pendleton" w:date="2025-09-29T11:29:00Z" w16du:dateUtc="2025-09-29T15:29:00Z">
            <w:rPr>
              <w:rFonts w:ascii="Cambria Math" w:hAnsi="Cambria Math"/>
            </w:rPr>
            <m:t>β</m:t>
          </w:del>
        </m:r>
      </m:oMath>
      <w:del w:id="1876"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877" w:author="Augustus Raymond Pendleton" w:date="2025-09-29T11:29:00Z" w16du:dateUtc="2025-09-29T15:29:00Z">
            <w:rPr>
              <w:rFonts w:ascii="Cambria Math" w:hAnsi="Cambria Math"/>
            </w:rPr>
            <m:t>α</m:t>
          </w:del>
        </m:r>
      </m:oMath>
      <w:del w:id="1878"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879" w:author="Augustus Raymond Pendleton" w:date="2025-09-29T11:29:00Z" w16du:dateUtc="2025-09-29T15:29:00Z">
            <w:rPr>
              <w:rFonts w:ascii="Cambria Math" w:hAnsi="Cambria Math"/>
            </w:rPr>
            <m:t>α</m:t>
          </w:del>
        </m:r>
      </m:oMath>
      <w:del w:id="1880"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881" w:author="Augustus Raymond Pendleton" w:date="2025-09-29T11:29:00Z" w16du:dateUtc="2025-09-29T15:29:00Z">
            <w:rPr>
              <w:rFonts w:ascii="Cambria Math" w:hAnsi="Cambria Math"/>
            </w:rPr>
            <m:t>G</m:t>
          </w:del>
        </m:r>
        <m:sSup>
          <m:sSupPr>
            <m:ctrlPr>
              <w:del w:id="1882" w:author="Augustus Raymond Pendleton" w:date="2025-09-29T11:29:00Z" w16du:dateUtc="2025-09-29T15:29:00Z">
                <w:rPr>
                  <w:rFonts w:ascii="Cambria Math" w:hAnsi="Cambria Math"/>
                </w:rPr>
              </w:del>
            </m:ctrlPr>
          </m:sSupPr>
          <m:e>
            <m:r>
              <w:del w:id="1883" w:author="Augustus Raymond Pendleton" w:date="2025-09-29T11:29:00Z" w16du:dateUtc="2025-09-29T15:29:00Z">
                <w:rPr>
                  <w:rFonts w:ascii="Cambria Math" w:hAnsi="Cambria Math"/>
                </w:rPr>
                <m:t>U</m:t>
              </w:del>
            </m:r>
          </m:e>
          <m:sup>
            <m:r>
              <w:del w:id="1884" w:author="Augustus Raymond Pendleton" w:date="2025-09-29T11:29:00Z" w16du:dateUtc="2025-09-29T15:29:00Z">
                <w:rPr>
                  <w:rFonts w:ascii="Cambria Math" w:hAnsi="Cambria Math"/>
                </w:rPr>
                <m:t>A</m:t>
              </w:del>
            </m:r>
          </m:sup>
        </m:sSup>
      </m:oMath>
      <w:del w:id="1885"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886" w:author="Augustus Raymond Pendleton" w:date="2025-09-29T11:29:00Z" w16du:dateUtc="2025-09-29T15:29:00Z">
            <w:rPr>
              <w:rFonts w:ascii="Cambria Math" w:hAnsi="Cambria Math"/>
            </w:rPr>
            <m:t>β</m:t>
          </w:del>
        </m:r>
      </m:oMath>
      <w:del w:id="1887"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1888" w:name="references"/>
      <w:r w:rsidRPr="008D202E">
        <w:rPr>
          <w:b/>
          <w:bCs/>
        </w:rPr>
        <w:t>References</w:t>
      </w:r>
    </w:p>
    <w:bookmarkEnd w:id="1"/>
    <w:bookmarkEnd w:id="166"/>
    <w:bookmarkEnd w:id="1888"/>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lastRenderedPageBreak/>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lastRenderedPageBreak/>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71" w:author="Marian Louise Schmidt" w:date="2025-10-21T14:17:00Z" w:initials="MS">
    <w:p w14:paraId="4BA324BE" w14:textId="77777777" w:rsidR="003E2BC7" w:rsidRDefault="003E2BC7" w:rsidP="003E2BC7">
      <w:r>
        <w:rPr>
          <w:rStyle w:val="CommentReference"/>
        </w:rPr>
        <w:annotationRef/>
      </w:r>
      <w:r>
        <w:rPr>
          <w:sz w:val="20"/>
          <w:szCs w:val="20"/>
        </w:rPr>
        <w:t xml:space="preserve">This sentence felt worded awkwardly and I've rephrased for clarity. </w:t>
      </w:r>
    </w:p>
  </w:comment>
  <w:comment w:id="198"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349"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389"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508"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831"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857"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178"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234"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4BA324BE" w15:done="0"/>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6093B" w14:textId="77777777" w:rsidR="006D5AF2" w:rsidRDefault="006D5AF2" w:rsidP="00AE18EA">
      <w:pPr>
        <w:spacing w:after="0" w:line="240" w:lineRule="auto"/>
      </w:pPr>
      <w:r>
        <w:separator/>
      </w:r>
    </w:p>
  </w:endnote>
  <w:endnote w:type="continuationSeparator" w:id="0">
    <w:p w14:paraId="5BC29EB1" w14:textId="77777777" w:rsidR="006D5AF2" w:rsidRDefault="006D5AF2"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7A6F8" w14:textId="77777777" w:rsidR="006D5AF2" w:rsidRDefault="006D5AF2" w:rsidP="00AE18EA">
      <w:pPr>
        <w:spacing w:after="0" w:line="240" w:lineRule="auto"/>
      </w:pPr>
      <w:r>
        <w:separator/>
      </w:r>
    </w:p>
  </w:footnote>
  <w:footnote w:type="continuationSeparator" w:id="0">
    <w:p w14:paraId="1F96A7DE" w14:textId="77777777" w:rsidR="006D5AF2" w:rsidRDefault="006D5AF2"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42DC3"/>
    <w:rsid w:val="00044BD2"/>
    <w:rsid w:val="0007048F"/>
    <w:rsid w:val="0008194A"/>
    <w:rsid w:val="000A3BD5"/>
    <w:rsid w:val="000E114E"/>
    <w:rsid w:val="000F0D90"/>
    <w:rsid w:val="00142C07"/>
    <w:rsid w:val="00161013"/>
    <w:rsid w:val="001839A8"/>
    <w:rsid w:val="001B5344"/>
    <w:rsid w:val="001C589D"/>
    <w:rsid w:val="0027752C"/>
    <w:rsid w:val="002971B2"/>
    <w:rsid w:val="002A0A81"/>
    <w:rsid w:val="002D2CA2"/>
    <w:rsid w:val="00300B7E"/>
    <w:rsid w:val="00327654"/>
    <w:rsid w:val="003641B9"/>
    <w:rsid w:val="00387BC5"/>
    <w:rsid w:val="003B0D07"/>
    <w:rsid w:val="003E2BC7"/>
    <w:rsid w:val="003E5D44"/>
    <w:rsid w:val="004037DA"/>
    <w:rsid w:val="004414CC"/>
    <w:rsid w:val="0046418C"/>
    <w:rsid w:val="0048423A"/>
    <w:rsid w:val="00496696"/>
    <w:rsid w:val="004F2D6D"/>
    <w:rsid w:val="00533D53"/>
    <w:rsid w:val="00536AE4"/>
    <w:rsid w:val="005675DB"/>
    <w:rsid w:val="00584A87"/>
    <w:rsid w:val="00596044"/>
    <w:rsid w:val="005A0BFB"/>
    <w:rsid w:val="005B11F1"/>
    <w:rsid w:val="005D6F1C"/>
    <w:rsid w:val="00604558"/>
    <w:rsid w:val="00611B23"/>
    <w:rsid w:val="00686055"/>
    <w:rsid w:val="00693D9A"/>
    <w:rsid w:val="006B42C1"/>
    <w:rsid w:val="006B7ABE"/>
    <w:rsid w:val="006D2645"/>
    <w:rsid w:val="006D5AF2"/>
    <w:rsid w:val="00775D17"/>
    <w:rsid w:val="008164BD"/>
    <w:rsid w:val="008202AF"/>
    <w:rsid w:val="008729F6"/>
    <w:rsid w:val="008830B0"/>
    <w:rsid w:val="00883574"/>
    <w:rsid w:val="00892A6A"/>
    <w:rsid w:val="008A0D17"/>
    <w:rsid w:val="008C2426"/>
    <w:rsid w:val="008D202E"/>
    <w:rsid w:val="009338FB"/>
    <w:rsid w:val="009C4CF7"/>
    <w:rsid w:val="009C6D8D"/>
    <w:rsid w:val="00A00D0F"/>
    <w:rsid w:val="00A47762"/>
    <w:rsid w:val="00A65FCE"/>
    <w:rsid w:val="00AA63C5"/>
    <w:rsid w:val="00AB216F"/>
    <w:rsid w:val="00AC0515"/>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C3C53"/>
    <w:rsid w:val="00CE2ACD"/>
    <w:rsid w:val="00D554C0"/>
    <w:rsid w:val="00D63970"/>
    <w:rsid w:val="00D6699E"/>
    <w:rsid w:val="00D73FD0"/>
    <w:rsid w:val="00E13411"/>
    <w:rsid w:val="00E14761"/>
    <w:rsid w:val="00E22303"/>
    <w:rsid w:val="00E30A58"/>
    <w:rsid w:val="00E31DAF"/>
    <w:rsid w:val="00E32F80"/>
    <w:rsid w:val="00E374E9"/>
    <w:rsid w:val="00E67659"/>
    <w:rsid w:val="00EF1BA1"/>
    <w:rsid w:val="00F106B6"/>
    <w:rsid w:val="00F81530"/>
    <w:rsid w:val="00F86279"/>
    <w:rsid w:val="00F979A9"/>
    <w:rsid w:val="00FA12B5"/>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13</Pages>
  <Words>21984</Words>
  <Characters>125310</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37</cp:revision>
  <dcterms:created xsi:type="dcterms:W3CDTF">2025-09-25T13:30:00Z</dcterms:created>
  <dcterms:modified xsi:type="dcterms:W3CDTF">2025-10-22T19:51:00Z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