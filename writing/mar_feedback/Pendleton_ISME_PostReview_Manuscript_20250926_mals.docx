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056830" w14:textId="77777777" w:rsidR="0007048F" w:rsidRPr="000F0D90" w:rsidRDefault="0007048F" w:rsidP="0007048F">
      <w:pPr>
        <w:rPr>
          <w:b/>
          <w:bCs/>
          <w:rPrChange w:id="0" w:author="Augustus Raymond Pendleton" w:date="2025-09-29T12:04:00Z" w16du:dateUtc="2025-09-29T16:04:00Z">
            <w:rPr/>
          </w:rPrChange>
        </w:rPr>
      </w:pPr>
      <w:bookmarkStart w:id="1" w:name="X61920d043a979f98ebd741c77f7cdf38bae6db9"/>
      <w:r w:rsidRPr="000F0D90">
        <w:rPr>
          <w:b/>
          <w:bCs/>
          <w:rPrChange w:id="2" w:author="Augustus Raymond Pendleton" w:date="2025-09-29T12:04:00Z" w16du:dateUtc="2025-09-29T16:04:00Z">
            <w:rPr/>
          </w:rPrChange>
        </w:rPr>
        <w:t xml:space="preserve">Interpreting </w:t>
      </w:r>
      <w:proofErr w:type="spellStart"/>
      <w:r w:rsidRPr="000F0D90">
        <w:rPr>
          <w:b/>
          <w:bCs/>
          <w:rPrChange w:id="3" w:author="Augustus Raymond Pendleton" w:date="2025-09-29T12:04:00Z" w16du:dateUtc="2025-09-29T16:04:00Z">
            <w:rPr/>
          </w:rPrChange>
        </w:rPr>
        <w:t>UniFrac</w:t>
      </w:r>
      <w:proofErr w:type="spellEnd"/>
      <w:r w:rsidRPr="000F0D90">
        <w:rPr>
          <w:b/>
          <w:bCs/>
          <w:rPrChange w:id="4" w:author="Augustus Raymond Pendleton" w:date="2025-09-29T12:04:00Z" w16du:dateUtc="2025-09-29T16:04:00Z">
            <w:rPr/>
          </w:rPrChange>
        </w:rPr>
        <w:t xml:space="preserve"> with Absolute Abundance: A Conceptual and Practical Guide</w:t>
      </w:r>
    </w:p>
    <w:p w14:paraId="2E7AB754" w14:textId="77777777" w:rsidR="0007048F" w:rsidRPr="0007048F" w:rsidRDefault="0007048F" w:rsidP="0007048F">
      <w:r w:rsidRPr="0007048F">
        <w:t>Augustus Pendleton</w:t>
      </w:r>
      <w:r w:rsidRPr="0007048F">
        <w:rPr>
          <w:vertAlign w:val="superscript"/>
        </w:rPr>
        <w:t>1</w:t>
      </w:r>
      <w:r w:rsidRPr="0007048F">
        <w:t>* &amp; Marian L. Schmidt</w:t>
      </w:r>
      <w:r w:rsidRPr="0007048F">
        <w:rPr>
          <w:vertAlign w:val="superscript"/>
        </w:rPr>
        <w:t>1</w:t>
      </w:r>
      <w:r w:rsidRPr="0007048F">
        <w:t>*</w:t>
      </w:r>
    </w:p>
    <w:p w14:paraId="34D7ECB4" w14:textId="77777777" w:rsidR="0007048F" w:rsidRPr="0007048F" w:rsidRDefault="0007048F" w:rsidP="0007048F">
      <w:r w:rsidRPr="0007048F">
        <w:rPr>
          <w:vertAlign w:val="superscript"/>
        </w:rPr>
        <w:t>1</w:t>
      </w:r>
      <w:r w:rsidRPr="0007048F">
        <w:t>Department of Microbiology, Cornell University, 123 Wing Dr, Ithaca, NY 14850, USA</w:t>
      </w:r>
    </w:p>
    <w:p w14:paraId="5AA09167" w14:textId="3F44C2AE" w:rsidR="0007048F" w:rsidRPr="0007048F" w:rsidRDefault="0007048F" w:rsidP="0007048F">
      <w:r w:rsidRPr="0007048F">
        <w:rPr>
          <w:b/>
          <w:bCs/>
        </w:rPr>
        <w:t>Corresponding Authors:</w:t>
      </w:r>
      <w:r w:rsidRPr="0007048F">
        <w:t xml:space="preserve"> Augustus Pendleton: </w:t>
      </w:r>
      <w:r w:rsidRPr="00A47762">
        <w:rPr>
          <w:rFonts w:cs="Times New Roman"/>
        </w:rPr>
        <w:t>arp277@cornell.edu</w:t>
      </w:r>
      <w:r w:rsidRPr="0007048F">
        <w:t xml:space="preserve">; Marian L. Schmidt: </w:t>
      </w:r>
      <w:r w:rsidRPr="00A47762">
        <w:rPr>
          <w:rFonts w:cs="Times New Roman"/>
        </w:rPr>
        <w:t>marschmi@cornell.edu</w:t>
      </w:r>
    </w:p>
    <w:p w14:paraId="5CF6F85B" w14:textId="77777777" w:rsidR="0007048F" w:rsidRPr="0007048F" w:rsidRDefault="0007048F" w:rsidP="0007048F">
      <w:r w:rsidRPr="0007048F">
        <w:rPr>
          <w:b/>
          <w:bCs/>
        </w:rPr>
        <w:t>Author Contribution Statement:</w:t>
      </w:r>
      <w:r w:rsidRPr="0007048F">
        <w:t xml:space="preserve"> Both authors contributed equally to the manuscript.</w:t>
      </w:r>
    </w:p>
    <w:p w14:paraId="09A29008" w14:textId="07F5361C" w:rsidR="0007048F" w:rsidRPr="00496696" w:rsidRDefault="0007048F" w:rsidP="0007048F">
      <w:pPr>
        <w:rPr>
          <w:rFonts w:cs="Times New Roman"/>
        </w:rPr>
      </w:pPr>
      <w:r w:rsidRPr="0007048F">
        <w:rPr>
          <w:b/>
          <w:bCs/>
        </w:rPr>
        <w:t>Preprint servers:</w:t>
      </w:r>
      <w:r w:rsidRPr="0007048F">
        <w:t xml:space="preserve"> This article was submitted to </w:t>
      </w:r>
      <w:proofErr w:type="spellStart"/>
      <w:r w:rsidRPr="0007048F">
        <w:rPr>
          <w:i/>
          <w:iCs/>
        </w:rPr>
        <w:t>bioRxiv</w:t>
      </w:r>
      <w:proofErr w:type="spellEnd"/>
      <w:r w:rsidRPr="0007048F">
        <w:t xml:space="preserve"> (</w:t>
      </w:r>
      <w:proofErr w:type="spellStart"/>
      <w:r w:rsidRPr="0007048F">
        <w:t>doi</w:t>
      </w:r>
      <w:proofErr w:type="spellEnd"/>
      <w:r w:rsidRPr="00496696">
        <w:rPr>
          <w:rFonts w:cs="Times New Roman"/>
        </w:rPr>
        <w:t xml:space="preserve">: </w:t>
      </w:r>
      <w:r w:rsidR="00A47762" w:rsidRPr="00496696">
        <w:rPr>
          <w:rFonts w:cs="Times New Roman"/>
          <w:color w:val="333333"/>
          <w:shd w:val="clear" w:color="auto" w:fill="FFFFFF"/>
        </w:rPr>
        <w:t>10.1101/2025.07.18.665540</w:t>
      </w:r>
      <w:r w:rsidRPr="00496696">
        <w:rPr>
          <w:rFonts w:cs="Times New Roman"/>
        </w:rPr>
        <w:t>) under a CC-BY-NC-ND 4.0 International license.</w:t>
      </w:r>
    </w:p>
    <w:p w14:paraId="3C7C35A2" w14:textId="77777777" w:rsidR="0007048F" w:rsidRPr="0007048F" w:rsidRDefault="0007048F" w:rsidP="0007048F">
      <w:r w:rsidRPr="0007048F">
        <w:rPr>
          <w:b/>
          <w:bCs/>
        </w:rPr>
        <w:t>Keywords:</w:t>
      </w:r>
      <w:r w:rsidRPr="0007048F">
        <w:t xml:space="preserve"> Microbial Ecology - Beta Diversity - Absolute Abundance - Bioinformatics - </w:t>
      </w:r>
      <w:proofErr w:type="spellStart"/>
      <w:r w:rsidRPr="0007048F">
        <w:t>UniFrac</w:t>
      </w:r>
      <w:proofErr w:type="spellEnd"/>
    </w:p>
    <w:p w14:paraId="04226092" w14:textId="38846CCA" w:rsidR="0007048F" w:rsidRPr="0007048F" w:rsidRDefault="0007048F" w:rsidP="0007048F">
      <w:r w:rsidRPr="0007048F">
        <w:rPr>
          <w:b/>
          <w:bCs/>
        </w:rPr>
        <w:t>Data Availability:</w:t>
      </w:r>
      <w:r w:rsidRPr="0007048F">
        <w:t xml:space="preserve"> All data and code used to produce the manuscript are available at </w:t>
      </w:r>
      <w:r w:rsidRPr="00496696">
        <w:rPr>
          <w:rFonts w:cs="Times New Roman"/>
        </w:rPr>
        <w:t>https://github.com/MarschmiLab/Pendleton_2025_Absolute_Unifrac_Paper</w:t>
      </w:r>
      <w:r w:rsidRPr="0007048F">
        <w:t xml:space="preserve">, in addition to a reproducible </w:t>
      </w:r>
      <w:proofErr w:type="spellStart"/>
      <w:r w:rsidRPr="0007048F">
        <w:rPr>
          <w:rStyle w:val="VerbatimChar"/>
          <w:rFonts w:ascii="Times New Roman" w:hAnsi="Times New Roman" w:cs="Times New Roman"/>
          <w:sz w:val="24"/>
        </w:rPr>
        <w:t>renv</w:t>
      </w:r>
      <w:proofErr w:type="spellEnd"/>
      <w:r w:rsidRPr="0007048F">
        <w:t xml:space="preserve"> environment. All packages used for analysis are listed in Table S1.</w:t>
      </w:r>
    </w:p>
    <w:p w14:paraId="35DF76EA" w14:textId="77777777" w:rsidR="0007048F" w:rsidRPr="0007048F" w:rsidRDefault="0007048F" w:rsidP="0007048F">
      <w:r w:rsidRPr="0007048F">
        <w:br w:type="page"/>
      </w:r>
    </w:p>
    <w:p w14:paraId="58E1B97C" w14:textId="77777777" w:rsidR="0007048F" w:rsidRPr="00496696" w:rsidRDefault="0007048F" w:rsidP="0007048F">
      <w:pPr>
        <w:rPr>
          <w:b/>
          <w:bCs/>
        </w:rPr>
      </w:pPr>
      <w:bookmarkStart w:id="5" w:name="abstract"/>
      <w:r w:rsidRPr="00496696">
        <w:rPr>
          <w:b/>
          <w:bCs/>
        </w:rPr>
        <w:lastRenderedPageBreak/>
        <w:t>Abstract</w:t>
      </w:r>
    </w:p>
    <w:p w14:paraId="6695B903" w14:textId="064E18E5" w:rsidR="0007048F" w:rsidRPr="00533D53" w:rsidRDefault="0007048F" w:rsidP="0007048F">
      <w:del w:id="6" w:author="Marian Louise Schmidt" w:date="2025-10-21T09:45:00Z" w16du:dateUtc="2025-10-21T13:45:00Z">
        <w:r w:rsidRPr="0007048F" w:rsidDel="00B41853">
          <w:delText xml:space="preserve">Microbial ecologists routinely use </w:delText>
        </w:r>
      </w:del>
      <m:oMath>
        <m:r>
          <w:rPr>
            <w:rFonts w:ascii="Cambria Math" w:hAnsi="Cambria Math"/>
          </w:rPr>
          <m:t>β</m:t>
        </m:r>
      </m:oMath>
      <w:r w:rsidRPr="0007048F">
        <w:t xml:space="preserve">-diversity </w:t>
      </w:r>
      <w:ins w:id="7" w:author="Marian Louise Schmidt" w:date="2025-10-21T09:45:00Z" w16du:dateUtc="2025-10-21T13:45:00Z">
        <w:r w:rsidR="00B41853">
          <w:t>is central to microbial ecology,</w:t>
        </w:r>
      </w:ins>
      <w:del w:id="8" w:author="Marian Louise Schmidt" w:date="2025-10-21T09:45:00Z" w16du:dateUtc="2025-10-21T13:45:00Z">
        <w:r w:rsidRPr="0007048F" w:rsidDel="00B41853">
          <w:delText>metrics to compare communities,</w:delText>
        </w:r>
      </w:del>
      <w:r w:rsidRPr="0007048F">
        <w:t xml:space="preserve"> yet </w:t>
      </w:r>
      <w:del w:id="9" w:author="Marian Louise Schmidt" w:date="2025-10-21T09:46:00Z" w16du:dateUtc="2025-10-21T13:46:00Z">
        <w:r w:rsidRPr="0007048F" w:rsidDel="00B41853">
          <w:delText xml:space="preserve">these </w:delText>
        </w:r>
      </w:del>
      <w:ins w:id="10" w:author="Marian Louise Schmidt" w:date="2025-10-21T09:46:00Z" w16du:dateUtc="2025-10-21T13:46:00Z">
        <w:r w:rsidR="00B41853">
          <w:t>commonly used metrics overlook changes in microbial load, limiting their ability t</w:t>
        </w:r>
      </w:ins>
      <w:ins w:id="11" w:author="Marian Louise Schmidt" w:date="2025-10-21T09:47:00Z" w16du:dateUtc="2025-10-21T13:47:00Z">
        <w:r w:rsidR="00B41853">
          <w:t>o</w:t>
        </w:r>
      </w:ins>
      <w:ins w:id="12" w:author="Marian Louise Schmidt" w:date="2025-10-21T09:46:00Z" w16du:dateUtc="2025-10-21T13:46:00Z">
        <w:r w:rsidR="00B41853">
          <w:t xml:space="preserve"> detect ecologically meaningful shifts</w:t>
        </w:r>
      </w:ins>
      <w:del w:id="13" w:author="Marian Louise Schmidt" w:date="2025-10-21T09:46:00Z" w16du:dateUtc="2025-10-21T13:46:00Z">
        <w:r w:rsidRPr="0007048F" w:rsidDel="00B41853">
          <w:delText>metrics vary in the ecological dimensions they capture</w:delText>
        </w:r>
      </w:del>
      <w:r w:rsidRPr="0007048F">
        <w:t xml:space="preserve">. Popular for incorporating phylogenetic relationships, </w:t>
      </w:r>
      <w:proofErr w:type="spellStart"/>
      <w:r w:rsidRPr="0007048F">
        <w:t>UniFrac</w:t>
      </w:r>
      <w:proofErr w:type="spellEnd"/>
      <w:r w:rsidRPr="0007048F">
        <w:t xml:space="preserve"> distances </w:t>
      </w:r>
      <w:ins w:id="14" w:author="Marian Louise Schmidt" w:date="2025-10-21T09:47:00Z" w16du:dateUtc="2025-10-21T13:47:00Z">
        <w:r w:rsidR="00B41853">
          <w:t xml:space="preserve">currently </w:t>
        </w:r>
      </w:ins>
      <w:r w:rsidRPr="0007048F">
        <w:t>default to relative abundance</w:t>
      </w:r>
      <w:ins w:id="15" w:author="Marian Louise Schmidt" w:date="2025-10-21T09:47:00Z" w16du:dateUtc="2025-10-21T13:47:00Z">
        <w:r w:rsidR="00B41853">
          <w:t xml:space="preserve"> and therefore</w:t>
        </w:r>
      </w:ins>
      <w:del w:id="16" w:author="Marian Louise Schmidt" w:date="2025-10-21T09:47:00Z" w16du:dateUtc="2025-10-21T13:47:00Z">
        <w:r w:rsidRPr="0007048F" w:rsidDel="00B41853">
          <w:delText>,</w:delText>
        </w:r>
      </w:del>
      <w:r w:rsidRPr="0007048F">
        <w:t xml:space="preserve"> omit</w:t>
      </w:r>
      <w:del w:id="17" w:author="Marian Louise Schmidt" w:date="2025-10-21T09:47:00Z" w16du:dateUtc="2025-10-21T13:47:00Z">
        <w:r w:rsidRPr="0007048F" w:rsidDel="00B41853">
          <w:delText>ting</w:delText>
        </w:r>
      </w:del>
      <w:r w:rsidRPr="0007048F">
        <w:t xml:space="preserve"> important variation in microbial </w:t>
      </w:r>
      <w:del w:id="18" w:author="Marian Louise Schmidt" w:date="2025-10-21T09:47:00Z" w16du:dateUtc="2025-10-21T13:47:00Z">
        <w:r w:rsidRPr="0007048F" w:rsidDel="00B41853">
          <w:delText>load</w:delText>
        </w:r>
      </w:del>
      <w:ins w:id="19" w:author="Marian Louise Schmidt" w:date="2025-10-21T09:47:00Z" w16du:dateUtc="2025-10-21T13:47:00Z">
        <w:r w:rsidR="00B41853">
          <w:t>abundances</w:t>
        </w:r>
      </w:ins>
      <w:r w:rsidRPr="0007048F">
        <w:t xml:space="preserve">. As methods for </w:t>
      </w:r>
      <w:del w:id="20" w:author="Marian Louise Schmidt" w:date="2025-10-21T09:47:00Z" w16du:dateUtc="2025-10-21T13:47:00Z">
        <w:r w:rsidRPr="0007048F" w:rsidDel="00B41853">
          <w:delText xml:space="preserve">estimating </w:delText>
        </w:r>
      </w:del>
      <w:ins w:id="21" w:author="Marian Louise Schmidt" w:date="2025-10-21T09:47:00Z" w16du:dateUtc="2025-10-21T13:47:00Z">
        <w:r w:rsidR="00B41853">
          <w:t>quant</w:t>
        </w:r>
      </w:ins>
      <w:ins w:id="22" w:author="Marian Louise Schmidt" w:date="2025-10-21T09:48:00Z" w16du:dateUtc="2025-10-21T13:48:00Z">
        <w:r w:rsidR="00B41853">
          <w:t>ifying</w:t>
        </w:r>
      </w:ins>
      <w:ins w:id="23" w:author="Marian Louise Schmidt" w:date="2025-10-21T09:47:00Z" w16du:dateUtc="2025-10-21T13:47:00Z">
        <w:r w:rsidR="00B41853" w:rsidRPr="0007048F">
          <w:t xml:space="preserve"> </w:t>
        </w:r>
      </w:ins>
      <w:r w:rsidRPr="0007048F">
        <w:t xml:space="preserve">absolute abundance </w:t>
      </w:r>
      <w:del w:id="24" w:author="Marian Louise Schmidt" w:date="2025-10-21T09:48:00Z" w16du:dateUtc="2025-10-21T13:48:00Z">
        <w:r w:rsidRPr="0007048F" w:rsidDel="00B41853">
          <w:delText xml:space="preserve">gain </w:delText>
        </w:r>
      </w:del>
      <w:ins w:id="25" w:author="Marian Louise Schmidt" w:date="2025-10-21T09:48:00Z" w16du:dateUtc="2025-10-21T13:48:00Z">
        <w:r w:rsidR="00B41853">
          <w:t>become more accessible</w:t>
        </w:r>
      </w:ins>
      <w:del w:id="26" w:author="Marian Louise Schmidt" w:date="2025-10-21T09:48:00Z" w16du:dateUtc="2025-10-21T13:48:00Z">
        <w:r w:rsidRPr="0007048F" w:rsidDel="00B41853">
          <w:delText>traction</w:delText>
        </w:r>
      </w:del>
      <w:r w:rsidRPr="0007048F">
        <w:t xml:space="preserve">, </w:t>
      </w:r>
      <w:del w:id="27" w:author="Marian Louise Schmidt" w:date="2025-10-21T09:48:00Z" w16du:dateUtc="2025-10-21T13:48:00Z">
        <w:r w:rsidRPr="0007048F" w:rsidDel="00B41853">
          <w:delText xml:space="preserve">incorporating </w:delText>
        </w:r>
      </w:del>
      <w:ins w:id="28" w:author="Marian Louise Schmidt" w:date="2025-10-21T09:48:00Z" w16du:dateUtc="2025-10-21T13:48:00Z">
        <w:r w:rsidR="00B41853">
          <w:t>integrating</w:t>
        </w:r>
        <w:r w:rsidR="00B41853" w:rsidRPr="0007048F">
          <w:t xml:space="preserve"> </w:t>
        </w:r>
      </w:ins>
      <w:r w:rsidRPr="0007048F">
        <w:t xml:space="preserve">this information into </w:t>
      </w:r>
      <m:oMath>
        <m:r>
          <w:rPr>
            <w:rFonts w:ascii="Cambria Math" w:hAnsi="Cambria Math"/>
          </w:rPr>
          <m:t>β</m:t>
        </m:r>
      </m:oMath>
      <w:r w:rsidRPr="0007048F">
        <w:t xml:space="preserve">-diversity analyses </w:t>
      </w:r>
      <w:proofErr w:type="gramStart"/>
      <w:r w:rsidRPr="0007048F">
        <w:t>becomes</w:t>
      </w:r>
      <w:proofErr w:type="gramEnd"/>
      <w:r w:rsidRPr="0007048F">
        <w:t xml:space="preserve"> </w:t>
      </w:r>
      <w:ins w:id="29" w:author="Marian Louise Schmidt" w:date="2025-10-21T09:48:00Z" w16du:dateUtc="2025-10-21T13:48:00Z">
        <w:r w:rsidR="00B41853">
          <w:t>increasingly important</w:t>
        </w:r>
      </w:ins>
      <w:del w:id="30" w:author="Marian Louise Schmidt" w:date="2025-10-21T09:48:00Z" w16du:dateUtc="2025-10-21T13:48:00Z">
        <w:r w:rsidRPr="0007048F" w:rsidDel="00B41853">
          <w:delText>essential</w:delText>
        </w:r>
      </w:del>
      <w:r w:rsidRPr="0007048F">
        <w:t xml:space="preserve">. Here, we </w:t>
      </w:r>
      <w:del w:id="31" w:author="Marian Louise Schmidt" w:date="2025-10-21T09:48:00Z" w16du:dateUtc="2025-10-21T13:48:00Z">
        <w:r w:rsidRPr="0007048F" w:rsidDel="00B41853">
          <w:delText xml:space="preserve">present </w:delText>
        </w:r>
      </w:del>
      <w:ins w:id="32" w:author="Marian Louise Schmidt" w:date="2025-10-21T09:48:00Z" w16du:dateUtc="2025-10-21T13:48:00Z">
        <w:r w:rsidR="00B41853">
          <w:t>introduce</w:t>
        </w:r>
        <w:r w:rsidR="00B41853" w:rsidRPr="0007048F">
          <w:t xml:space="preserve"> </w:t>
        </w:r>
      </w:ins>
      <w:r w:rsidRPr="0007048F">
        <w:rPr>
          <w:i/>
          <w:iCs/>
        </w:rPr>
        <w:t xml:space="preserve">Absolute </w:t>
      </w:r>
      <w:proofErr w:type="spellStart"/>
      <w:r w:rsidRPr="0007048F">
        <w:rPr>
          <w:i/>
          <w:iCs/>
        </w:rPr>
        <w:t>UniFrac</w:t>
      </w:r>
      <w:proofErr w:type="spellEnd"/>
      <w:r w:rsidRPr="0007048F">
        <w:t xml:space="preserve">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a variant of Weighted UniFrac that </w:t>
      </w:r>
      <w:del w:id="33" w:author="Marian Louise Schmidt" w:date="2025-10-21T09:49:00Z" w16du:dateUtc="2025-10-21T13:49:00Z">
        <w:r w:rsidRPr="0007048F" w:rsidDel="00B41853">
          <w:delText xml:space="preserve">uses </w:delText>
        </w:r>
      </w:del>
      <w:ins w:id="34" w:author="Marian Louise Schmidt" w:date="2025-10-21T09:49:00Z" w16du:dateUtc="2025-10-21T13:49:00Z">
        <w:r w:rsidR="00B41853">
          <w:t>operates on</w:t>
        </w:r>
        <w:r w:rsidR="00B41853" w:rsidRPr="0007048F">
          <w:t xml:space="preserve"> </w:t>
        </w:r>
      </w:ins>
      <w:r w:rsidRPr="0007048F">
        <w:t xml:space="preserve">absolute abundances. </w:t>
      </w:r>
      <w:del w:id="35" w:author="Marian Louise Schmidt" w:date="2025-10-21T09:49:00Z" w16du:dateUtc="2025-10-21T13:49:00Z">
        <w:r w:rsidRPr="0007048F" w:rsidDel="00B41853">
          <w:delText xml:space="preserve">Through </w:delText>
        </w:r>
      </w:del>
      <w:ins w:id="36" w:author="Marian Louise Schmidt" w:date="2025-10-21T09:49:00Z" w16du:dateUtc="2025-10-21T13:49:00Z">
        <w:r w:rsidR="00B41853">
          <w:t>Using</w:t>
        </w:r>
        <w:r w:rsidR="00B41853" w:rsidRPr="0007048F">
          <w:t xml:space="preserve"> </w:t>
        </w:r>
      </w:ins>
      <w:r w:rsidRPr="0007048F">
        <w:t>simulations and</w:t>
      </w:r>
      <w:del w:id="37" w:author="Marian Louise Schmidt" w:date="2025-10-21T09:49:00Z" w16du:dateUtc="2025-10-21T13:49:00Z">
        <w:r w:rsidRPr="0007048F" w:rsidDel="00B41853">
          <w:delText xml:space="preserve"> a</w:delText>
        </w:r>
      </w:del>
      <w:r w:rsidRPr="0007048F">
        <w:t xml:space="preserve"> </w:t>
      </w:r>
      <w:ins w:id="38" w:author="Augustus Raymond Pendleton" w:date="2025-09-29T09:10:00Z" w16du:dateUtc="2025-09-29T13:10:00Z">
        <w:r w:rsidR="008A0D17">
          <w:t xml:space="preserve">reanalysis of four 16S </w:t>
        </w:r>
        <w:del w:id="39" w:author="Marian Louise Schmidt" w:date="2025-10-21T09:49:00Z" w16du:dateUtc="2025-10-21T13:49:00Z">
          <w:r w:rsidR="008A0D17" w:rsidDel="002A0A81">
            <w:delText>metabarcoding</w:delText>
          </w:r>
        </w:del>
      </w:ins>
      <w:ins w:id="40" w:author="Marian Louise Schmidt" w:date="2025-10-21T09:49:00Z" w16du:dateUtc="2025-10-21T13:49:00Z">
        <w:r w:rsidR="002A0A81">
          <w:t>rRNA</w:t>
        </w:r>
      </w:ins>
      <w:ins w:id="41" w:author="Augustus Raymond Pendleton" w:date="2025-09-29T09:10:00Z" w16du:dateUtc="2025-09-29T13:10:00Z">
        <w:r w:rsidR="008A0D17">
          <w:t xml:space="preserve"> datasets (</w:t>
        </w:r>
        <w:del w:id="42" w:author="Marian Louise Schmidt" w:date="2025-10-21T09:49:00Z" w16du:dateUtc="2025-10-21T13:49:00Z">
          <w:r w:rsidR="008A0D17" w:rsidDel="002A0A81">
            <w:delText>from</w:delText>
          </w:r>
        </w:del>
      </w:ins>
      <w:ins w:id="43" w:author="Augustus Raymond Pendleton" w:date="2025-09-29T09:11:00Z" w16du:dateUtc="2025-09-29T13:11:00Z">
        <w:del w:id="44" w:author="Marian Louise Schmidt" w:date="2025-10-21T09:49:00Z" w16du:dateUtc="2025-10-21T13:49:00Z">
          <w:r w:rsidR="008A0D17" w:rsidDel="002A0A81">
            <w:delText xml:space="preserve"> </w:delText>
          </w:r>
        </w:del>
      </w:ins>
      <w:ins w:id="45" w:author="Augustus Raymond Pendleton" w:date="2025-09-29T12:05:00Z" w16du:dateUtc="2025-09-29T16:05:00Z">
        <w:del w:id="46" w:author="Marian Louise Schmidt" w:date="2025-10-21T09:49:00Z" w16du:dateUtc="2025-10-21T13:49:00Z">
          <w:r w:rsidR="000F0D90" w:rsidDel="002A0A81">
            <w:delText xml:space="preserve">a </w:delText>
          </w:r>
        </w:del>
      </w:ins>
      <w:ins w:id="47" w:author="Augustus Raymond Pendleton" w:date="2025-09-29T09:10:00Z" w16du:dateUtc="2025-09-29T13:10:00Z">
        <w:r w:rsidR="008A0D17">
          <w:t xml:space="preserve">nuclear reactor cooling </w:t>
        </w:r>
      </w:ins>
      <w:ins w:id="48" w:author="Augustus Raymond Pendleton" w:date="2025-09-29T09:11:00Z" w16du:dateUtc="2025-09-29T13:11:00Z">
        <w:r w:rsidR="008A0D17">
          <w:t>tank</w:t>
        </w:r>
      </w:ins>
      <w:ins w:id="49" w:author="Augustus Raymond Pendleton" w:date="2025-09-29T09:10:00Z" w16du:dateUtc="2025-09-29T13:10:00Z">
        <w:r w:rsidR="008A0D17">
          <w:t xml:space="preserve">, </w:t>
        </w:r>
      </w:ins>
      <w:ins w:id="50" w:author="Augustus Raymond Pendleton" w:date="2025-09-29T12:05:00Z" w16du:dateUtc="2025-09-29T16:05:00Z">
        <w:r w:rsidR="000F0D90">
          <w:t xml:space="preserve">the </w:t>
        </w:r>
      </w:ins>
      <w:ins w:id="51" w:author="Augustus Raymond Pendleton" w:date="2025-09-29T09:11:00Z" w16du:dateUtc="2025-09-29T13:11:00Z">
        <w:r w:rsidR="008A0D17">
          <w:t xml:space="preserve">mouse gut, a freshwater lake, and the peanut </w:t>
        </w:r>
        <w:proofErr w:type="spellStart"/>
        <w:r w:rsidR="008A0D17">
          <w:t>rhizospere</w:t>
        </w:r>
        <w:proofErr w:type="spellEnd"/>
        <w:r w:rsidR="008A0D17">
          <w:t>),</w:t>
        </w:r>
      </w:ins>
      <w:del w:id="52" w:author="Augustus Raymond Pendleton" w:date="2025-09-29T09:11:00Z" w16du:dateUtc="2025-09-29T13:11:00Z">
        <w:r w:rsidRPr="0007048F" w:rsidDel="008A0D17">
          <w:delText>freshwater case study,</w:delText>
        </w:r>
      </w:del>
      <w:r w:rsidRPr="0007048F">
        <w:t xml:space="preserve"> we </w:t>
      </w:r>
      <w:ins w:id="53" w:author="Augustus Raymond Pendleton" w:date="2025-09-29T09:12:00Z" w16du:dateUtc="2025-09-29T13:12:00Z">
        <w:r w:rsidR="008A0D17">
          <w:t>demonstrate th</w:t>
        </w:r>
      </w:ins>
      <w:ins w:id="54" w:author="Marian Louise Schmidt" w:date="2025-10-21T09:50:00Z" w16du:dateUtc="2025-10-21T13:50:00Z">
        <w:r w:rsidR="002A0A81">
          <w:t xml:space="preserve">at </w:t>
        </w:r>
      </w:ins>
      <w:ins w:id="55" w:author="Augustus Raymond Pendleton" w:date="2025-09-29T09:12:00Z" w16du:dateUtc="2025-09-29T13:12:00Z">
        <w:del w:id="56" w:author="Marian Louise Schmidt" w:date="2025-10-21T09:50:00Z" w16du:dateUtc="2025-10-21T13:50:00Z">
          <w:r w:rsidR="008A0D17" w:rsidDel="002A0A81">
            <w:delText xml:space="preserve">e </w:delText>
          </w:r>
          <w:r w:rsidR="00533D53" w:rsidDel="002A0A81">
            <w:delText xml:space="preserve">nuanced ways </w:delText>
          </w:r>
        </w:del>
      </w:ins>
      <w:del w:id="57" w:author="Augustus Raymond Pendleton" w:date="2025-09-29T09:12:00Z" w16du:dateUtc="2025-09-29T13:12:00Z">
        <w:r w:rsidRPr="0007048F" w:rsidDel="00533D53">
          <w:delText xml:space="preserve">show that </w:delText>
        </w:r>
      </w:del>
      <w:r w:rsidRPr="0007048F">
        <w:t xml:space="preserve">Absolute </w:t>
      </w:r>
      <w:proofErr w:type="spellStart"/>
      <w:r w:rsidRPr="0007048F">
        <w:t>UniFrac</w:t>
      </w:r>
      <w:proofErr w:type="spellEnd"/>
      <w:r w:rsidRPr="0007048F">
        <w:t xml:space="preserve"> </w:t>
      </w:r>
      <w:ins w:id="58" w:author="Marian Louise Schmidt" w:date="2025-10-21T09:50:00Z" w16du:dateUtc="2025-10-21T13:50:00Z">
        <w:r w:rsidR="002A0A81">
          <w:t xml:space="preserve">jointly </w:t>
        </w:r>
      </w:ins>
      <w:ins w:id="59" w:author="Augustus Raymond Pendleton" w:date="2025-09-29T09:12:00Z" w16du:dateUtc="2025-09-29T13:12:00Z">
        <w:del w:id="60" w:author="Marian Louise Schmidt" w:date="2025-10-21T09:50:00Z" w16du:dateUtc="2025-10-21T13:50:00Z">
          <w:r w:rsidR="00533D53" w:rsidDel="002A0A81">
            <w:delText>incorporat</w:delText>
          </w:r>
        </w:del>
      </w:ins>
      <w:del w:id="61" w:author="Marian Louise Schmidt" w:date="2025-10-21T09:50:00Z" w16du:dateUtc="2025-10-21T13:50:00Z">
        <w:r w:rsidRPr="0007048F" w:rsidDel="002A0A81">
          <w:delText>captures both</w:delText>
        </w:r>
      </w:del>
      <w:ins w:id="62" w:author="Marian Louise Schmidt" w:date="2025-10-21T09:50:00Z" w16du:dateUtc="2025-10-21T13:50:00Z">
        <w:r w:rsidR="002A0A81">
          <w:t>captures</w:t>
        </w:r>
      </w:ins>
      <w:r w:rsidRPr="0007048F">
        <w:t xml:space="preserve"> microbial load </w:t>
      </w:r>
      <w:ins w:id="63" w:author="Marian Louise Schmidt" w:date="2025-10-21T09:50:00Z" w16du:dateUtc="2025-10-21T13:50:00Z">
        <w:r w:rsidR="002A0A81">
          <w:t xml:space="preserve">differences </w:t>
        </w:r>
      </w:ins>
      <w:r w:rsidRPr="0007048F">
        <w:t xml:space="preserve">and phylogenetic </w:t>
      </w:r>
      <w:commentRangeStart w:id="64"/>
      <w:del w:id="65" w:author="Marian Louise Schmidt" w:date="2025-10-21T09:50:00Z" w16du:dateUtc="2025-10-21T13:50:00Z">
        <w:r w:rsidRPr="0007048F" w:rsidDel="002A0A81">
          <w:delText>relationships</w:delText>
        </w:r>
      </w:del>
      <w:ins w:id="66" w:author="Augustus Raymond Pendleton" w:date="2025-09-29T09:12:00Z" w16du:dateUtc="2025-09-29T13:12:00Z">
        <w:del w:id="67" w:author="Marian Louise Schmidt" w:date="2025-10-21T09:50:00Z" w16du:dateUtc="2025-10-21T13:50:00Z">
          <w:r w:rsidR="00533D53" w:rsidDel="002A0A81">
            <w:delText xml:space="preserve"> </w:delText>
          </w:r>
        </w:del>
      </w:ins>
      <w:ins w:id="68" w:author="Marian Louise Schmidt" w:date="2025-10-21T09:50:00Z" w16du:dateUtc="2025-10-21T13:50:00Z">
        <w:r w:rsidR="002A0A81">
          <w:t>turnover</w:t>
        </w:r>
        <w:r w:rsidR="002A0A81">
          <w:t xml:space="preserve"> </w:t>
        </w:r>
      </w:ins>
      <w:ins w:id="69" w:author="Augustus Raymond Pendleton" w:date="2025-09-29T09:12:00Z" w16du:dateUtc="2025-09-29T13:12:00Z">
        <w:r w:rsidR="00533D53">
          <w:t xml:space="preserve">in comparison to other abundance-aware </w:t>
        </w:r>
      </w:ins>
      <m:oMath>
        <m:r>
          <w:ins w:id="70" w:author="Marian Louise Schmidt" w:date="2025-10-21T09:51:00Z" w16du:dateUtc="2025-10-21T13:51:00Z">
            <w:rPr>
              <w:rFonts w:ascii="Cambria Math" w:hAnsi="Cambria Math"/>
            </w:rPr>
            <m:t>β</m:t>
          </w:ins>
        </m:r>
      </m:oMath>
      <w:ins w:id="71" w:author="Marian Louise Schmidt" w:date="2025-10-21T09:51:00Z" w16du:dateUtc="2025-10-21T13:51:00Z">
        <w:r w:rsidR="002A0A81">
          <w:t xml:space="preserve"> -diversity </w:t>
        </w:r>
      </w:ins>
      <w:ins w:id="72" w:author="Augustus Raymond Pendleton" w:date="2025-09-29T09:12:00Z" w16du:dateUtc="2025-09-29T13:12:00Z">
        <w:r w:rsidR="00533D53">
          <w:t>metrics</w:t>
        </w:r>
      </w:ins>
      <w:commentRangeEnd w:id="64"/>
      <w:r w:rsidR="002A0A81">
        <w:rPr>
          <w:rStyle w:val="CommentReference"/>
        </w:rPr>
        <w:commentReference w:id="64"/>
      </w:r>
      <w:ins w:id="73" w:author="Augustus Raymond Pendleton" w:date="2025-09-29T09:12:00Z" w16du:dateUtc="2025-09-29T13:12:00Z">
        <w:r w:rsidR="00533D53">
          <w:t>. While this can</w:t>
        </w:r>
      </w:ins>
      <w:del w:id="74" w:author="Augustus Raymond Pendleton" w:date="2025-09-29T09:12:00Z" w16du:dateUtc="2025-09-29T13:12:00Z">
        <w:r w:rsidRPr="0007048F" w:rsidDel="00533D53">
          <w:delText>,</w:delText>
        </w:r>
      </w:del>
      <w:r w:rsidRPr="0007048F">
        <w:t xml:space="preserve"> improv</w:t>
      </w:r>
      <w:ins w:id="75" w:author="Augustus Raymond Pendleton" w:date="2025-09-29T09:13:00Z" w16du:dateUtc="2025-09-29T13:13:00Z">
        <w:r w:rsidR="00533D53">
          <w:t>e</w:t>
        </w:r>
      </w:ins>
      <w:del w:id="76" w:author="Augustus Raymond Pendleton" w:date="2025-09-29T09:13:00Z" w16du:dateUtc="2025-09-29T13:13:00Z">
        <w:r w:rsidRPr="0007048F" w:rsidDel="00533D53">
          <w:delText>ing</w:delText>
        </w:r>
      </w:del>
      <w:r w:rsidRPr="0007048F">
        <w:t xml:space="preserve"> statistical power to detect ecological shifts</w:t>
      </w:r>
      <w:ins w:id="77" w:author="Augustus Raymond Pendleton" w:date="2025-09-29T09:13:00Z" w16du:dateUtc="2025-09-29T13:13:00Z">
        <w:r w:rsidR="00533D53">
          <w:t xml:space="preserve">, </w:t>
        </w:r>
        <w:del w:id="78" w:author="Marian Louise Schmidt" w:date="2025-10-21T09:52:00Z" w16du:dateUtc="2025-10-21T13:52:00Z">
          <w:r w:rsidR="00533D53" w:rsidDel="002A0A81">
            <w:delText xml:space="preserve">we also find </w:delText>
          </w:r>
        </w:del>
        <w:r w:rsidR="00533D53">
          <w:t xml:space="preserve">Absolute </w:t>
        </w:r>
        <w:proofErr w:type="spellStart"/>
        <w:r w:rsidR="00533D53">
          <w:t>Unifrac</w:t>
        </w:r>
        <w:proofErr w:type="spellEnd"/>
        <w:r w:rsidR="00533D53">
          <w:t xml:space="preserve"> </w:t>
        </w:r>
      </w:ins>
      <w:ins w:id="79" w:author="Augustus Raymond Pendleton" w:date="2025-09-29T09:14:00Z" w16du:dateUtc="2025-09-29T13:14:00Z">
        <w:r w:rsidR="00533D53">
          <w:t xml:space="preserve">can </w:t>
        </w:r>
      </w:ins>
      <w:ins w:id="80" w:author="Marian Louise Schmidt" w:date="2025-10-21T09:52:00Z" w16du:dateUtc="2025-10-21T13:52:00Z">
        <w:r w:rsidR="002A0A81">
          <w:t xml:space="preserve">also </w:t>
        </w:r>
      </w:ins>
      <w:ins w:id="81" w:author="Augustus Raymond Pendleton" w:date="2025-09-29T09:14:00Z" w16du:dateUtc="2025-09-29T13:14:00Z">
        <w:r w:rsidR="00533D53">
          <w:t>be</w:t>
        </w:r>
      </w:ins>
      <w:ins w:id="82" w:author="Augustus Raymond Pendleton" w:date="2025-09-29T09:13:00Z" w16du:dateUtc="2025-09-29T13:13:00Z">
        <w:r w:rsidR="00533D53">
          <w:t xml:space="preserve"> strongly correlated to differences in cell abundances alone</w:t>
        </w:r>
      </w:ins>
      <w:ins w:id="83" w:author="Marian Louise Schmidt" w:date="2025-10-21T09:53:00Z" w16du:dateUtc="2025-10-21T13:53:00Z">
        <w:r w:rsidR="002A0A81">
          <w:t>, especially when changes occur along long branches</w:t>
        </w:r>
      </w:ins>
      <w:del w:id="84" w:author="Augustus Raymond Pendleton" w:date="2025-09-29T09:13:00Z" w16du:dateUtc="2025-09-29T13:13:00Z">
        <w:r w:rsidRPr="0007048F" w:rsidDel="00533D53">
          <w:delText>.</w:delText>
        </w:r>
      </w:del>
      <w:ins w:id="85" w:author="Augustus Raymond Pendleton" w:date="2025-09-29T09:14:00Z" w16du:dateUtc="2025-09-29T13:14:00Z">
        <w:r w:rsidR="00533D53">
          <w:t xml:space="preserve">. </w:t>
        </w:r>
      </w:ins>
      <w:ins w:id="86" w:author="Marian Louise Schmidt" w:date="2025-10-21T09:53:00Z" w16du:dateUtc="2025-10-21T13:53:00Z">
        <w:r w:rsidR="002A0A81">
          <w:t>To balance these effects, w</w:t>
        </w:r>
      </w:ins>
      <w:del w:id="87" w:author="Augustus Raymond Pendleton" w:date="2025-09-29T09:14:00Z" w16du:dateUtc="2025-09-29T13:14:00Z">
        <w:r w:rsidRPr="0007048F" w:rsidDel="00533D53">
          <w:delText xml:space="preserve"> However, it is also sensitive to variation in microbial load, especially when abundance changes occur along long branches, potentially amplifying differences. </w:delText>
        </w:r>
      </w:del>
      <w:del w:id="88" w:author="Marian Louise Schmidt" w:date="2025-10-21T09:53:00Z" w16du:dateUtc="2025-10-21T13:53:00Z">
        <w:r w:rsidRPr="0007048F" w:rsidDel="002A0A81">
          <w:delText>W</w:delText>
        </w:r>
      </w:del>
      <w:r w:rsidRPr="0007048F">
        <w:t>e</w:t>
      </w:r>
      <w:del w:id="89" w:author="Marian Louise Schmidt" w:date="2025-10-21T09:53:00Z" w16du:dateUtc="2025-10-21T13:53:00Z">
        <w:r w:rsidRPr="0007048F" w:rsidDel="002A0A81">
          <w:delText xml:space="preserve"> </w:delText>
        </w:r>
      </w:del>
      <w:ins w:id="90" w:author="Marian Louise Schmidt" w:date="2025-10-21T09:53:00Z" w16du:dateUtc="2025-10-21T13:53:00Z">
        <w:r w:rsidR="002A0A81">
          <w:t xml:space="preserve"> </w:t>
        </w:r>
      </w:ins>
      <w:del w:id="91" w:author="Marian Louise Schmidt" w:date="2025-10-21T09:53:00Z" w16du:dateUtc="2025-10-21T13:53:00Z">
        <w:r w:rsidRPr="0007048F" w:rsidDel="002A0A81">
          <w:delText xml:space="preserve">therefore </w:delText>
        </w:r>
      </w:del>
      <w:del w:id="92" w:author="Marian Louise Schmidt" w:date="2025-10-21T09:55:00Z" w16du:dateUtc="2025-10-21T13:55:00Z">
        <w:r w:rsidRPr="0007048F" w:rsidDel="002A0A81">
          <w:delText>recommend</w:delText>
        </w:r>
      </w:del>
      <w:ins w:id="93" w:author="Marian Louise Schmidt" w:date="2025-10-21T09:55:00Z" w16du:dateUtc="2025-10-21T13:55:00Z">
        <w:r w:rsidR="002A0A81">
          <w:t>present</w:t>
        </w:r>
      </w:ins>
      <w:r w:rsidRPr="0007048F">
        <w:t xml:space="preserve"> a generalized </w:t>
      </w:r>
      <w:del w:id="94" w:author="Marian Louise Schmidt" w:date="2025-10-21T09:53:00Z" w16du:dateUtc="2025-10-21T13:53:00Z">
        <w:r w:rsidRPr="0007048F" w:rsidDel="002A0A81">
          <w:delText xml:space="preserve">form </w:delText>
        </w:r>
      </w:del>
      <w:ins w:id="95" w:author="Marian Louise Schmidt" w:date="2025-10-21T09:53:00Z" w16du:dateUtc="2025-10-21T13:53:00Z">
        <w:r w:rsidR="002A0A81">
          <w:t>extension</w:t>
        </w:r>
        <w:r w:rsidR="002A0A81" w:rsidRPr="0007048F">
          <w:t xml:space="preserve"> </w:t>
        </w:r>
      </w:ins>
      <w:r w:rsidRPr="0007048F">
        <w:t>(</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with a tunable </w:t>
      </w:r>
      <m:oMath>
        <m:r>
          <w:rPr>
            <w:rFonts w:ascii="Cambria Math" w:hAnsi="Cambria Math"/>
          </w:rPr>
          <m:t>α</m:t>
        </m:r>
      </m:oMath>
      <w:r w:rsidRPr="0007048F">
        <w:t xml:space="preserve"> parameter </w:t>
      </w:r>
      <w:commentRangeStart w:id="96"/>
      <w:r w:rsidRPr="0007048F">
        <w:t>to balance sensitivity and interpretability</w:t>
      </w:r>
      <w:commentRangeEnd w:id="96"/>
      <w:r w:rsidR="002A0A81">
        <w:rPr>
          <w:rStyle w:val="CommentReference"/>
        </w:rPr>
        <w:commentReference w:id="96"/>
      </w:r>
      <w:ins w:id="97" w:author="Marian Louise Schmidt" w:date="2025-10-21T09:55:00Z" w16du:dateUtc="2025-10-21T13:55:00Z">
        <w:r w:rsidR="002A0A81">
          <w:t>. We</w:t>
        </w:r>
      </w:ins>
      <w:ins w:id="98" w:author="Augustus Raymond Pendleton" w:date="2025-09-29T09:16:00Z" w16du:dateUtc="2025-09-29T13:16:00Z">
        <w:del w:id="99" w:author="Marian Louise Schmidt" w:date="2025-10-21T09:55:00Z" w16du:dateUtc="2025-10-21T13:55:00Z">
          <w:r w:rsidR="00533D53" w:rsidDel="002A0A81">
            <w:delText>, and</w:delText>
          </w:r>
        </w:del>
        <w:r w:rsidR="00533D53">
          <w:t xml:space="preserve"> recommend </w:t>
        </w:r>
        <w:del w:id="100" w:author="Marian Louise Schmidt" w:date="2025-10-21T09:55:00Z" w16du:dateUtc="2025-10-21T13:55:00Z">
          <w:r w:rsidR="00533D53" w:rsidDel="002A0A81">
            <w:delText>testing</w:delText>
          </w:r>
        </w:del>
      </w:ins>
      <w:ins w:id="101" w:author="Marian Louise Schmidt" w:date="2025-10-21T09:55:00Z" w16du:dateUtc="2025-10-21T13:55:00Z">
        <w:r w:rsidR="002A0A81">
          <w:t xml:space="preserve">evaluating </w:t>
        </w:r>
      </w:ins>
      <w:ins w:id="102" w:author="Augustus Raymond Pendleton" w:date="2025-09-29T09:16:00Z" w16du:dateUtc="2025-09-29T13:16:00Z">
        <w:del w:id="103" w:author="Marian Louise Schmidt" w:date="2025-10-21T09:56:00Z" w16du:dateUtc="2025-10-21T13:56:00Z">
          <w:r w:rsidR="00533D53" w:rsidDel="002A0A81">
            <w:delText xml:space="preserve"> the resilience of a given </w:delText>
          </w:r>
        </w:del>
        <w:r w:rsidR="00533D53">
          <w:t>conclusion</w:t>
        </w:r>
      </w:ins>
      <w:ins w:id="104" w:author="Marian Louise Schmidt" w:date="2025-10-21T09:56:00Z" w16du:dateUtc="2025-10-21T13:56:00Z">
        <w:r w:rsidR="002A0A81">
          <w:t>s</w:t>
        </w:r>
      </w:ins>
      <w:ins w:id="105" w:author="Augustus Raymond Pendleton" w:date="2025-09-29T09:16:00Z" w16du:dateUtc="2025-09-29T13:16:00Z">
        <w:r w:rsidR="00533D53">
          <w:t xml:space="preserve"> across multiple </w:t>
        </w:r>
      </w:ins>
      <m:oMath>
        <m:r>
          <w:ins w:id="106" w:author="Augustus Raymond Pendleton" w:date="2025-09-29T09:16:00Z" w16du:dateUtc="2025-09-29T13:16:00Z">
            <w:rPr>
              <w:rFonts w:ascii="Cambria Math" w:hAnsi="Cambria Math"/>
            </w:rPr>
            <m:t>α</m:t>
          </w:ins>
        </m:r>
      </m:oMath>
      <w:ins w:id="107" w:author="Augustus Raymond Pendleton" w:date="2025-09-29T09:16:00Z" w16du:dateUtc="2025-09-29T13:16:00Z">
        <w:r w:rsidR="00533D53">
          <w:rPr>
            <w:rFonts w:eastAsiaTheme="minorEastAsia"/>
          </w:rPr>
          <w:t xml:space="preserve"> parameters and </w:t>
        </w:r>
      </w:ins>
      <w:ins w:id="108" w:author="Marian Louise Schmidt" w:date="2025-10-21T09:56:00Z" w16du:dateUtc="2025-10-21T13:56:00Z">
        <w:r w:rsidR="002A0A81">
          <w:rPr>
            <w:rFonts w:eastAsiaTheme="minorEastAsia"/>
          </w:rPr>
          <w:t xml:space="preserve">complementary </w:t>
        </w:r>
      </w:ins>
      <m:oMath>
        <m:r>
          <w:ins w:id="109" w:author="Augustus Raymond Pendleton" w:date="2025-09-29T09:16:00Z" w16du:dateUtc="2025-09-29T13:16:00Z">
            <w:rPr>
              <w:rFonts w:ascii="Cambria Math" w:hAnsi="Cambria Math"/>
            </w:rPr>
            <m:t>β</m:t>
          </w:ins>
        </m:r>
      </m:oMath>
      <w:ins w:id="110" w:author="Augustus Raymond Pendleton" w:date="2025-09-29T09:16:00Z" w16du:dateUtc="2025-09-29T13:16:00Z">
        <w:r w:rsidR="00533D53" w:rsidRPr="0007048F">
          <w:t>-diversity metrics</w:t>
        </w:r>
      </w:ins>
      <w:r w:rsidRPr="0007048F">
        <w:t>.</w:t>
      </w:r>
      <w:ins w:id="111" w:author="Augustus Raymond Pendleton" w:date="2025-09-29T09:14:00Z" w16du:dateUtc="2025-09-29T13:14:00Z">
        <w:r w:rsidR="00533D53">
          <w:t xml:space="preserve"> </w:t>
        </w:r>
      </w:ins>
      <w:ins w:id="112" w:author="Marian Louise Schmidt" w:date="2025-10-21T09:56:00Z" w16du:dateUtc="2025-10-21T13:56:00Z">
        <w:r w:rsidR="002A0A81">
          <w:t xml:space="preserve">Finally, we benchmark </w:t>
        </w:r>
      </w:ins>
      <w:ins w:id="113" w:author="Augustus Raymond Pendleton" w:date="2025-09-29T09:18:00Z" w16du:dateUtc="2025-09-29T13:18:00Z">
        <w:del w:id="114" w:author="Marian Louise Schmidt" w:date="2025-10-21T09:56:00Z" w16du:dateUtc="2025-10-21T13:56:00Z">
          <w:r w:rsidR="00533D53" w:rsidDel="002A0A81">
            <w:delText>In terms of the computation</w:delText>
          </w:r>
        </w:del>
      </w:ins>
      <w:ins w:id="115" w:author="Augustus Raymond Pendleton" w:date="2025-09-29T09:19:00Z" w16du:dateUtc="2025-09-29T13:19:00Z">
        <w:del w:id="116" w:author="Marian Louise Schmidt" w:date="2025-10-21T09:56:00Z" w16du:dateUtc="2025-10-21T13:56:00Z">
          <w:r w:rsidR="00533D53" w:rsidDel="002A0A81">
            <w:delText>a</w:delText>
          </w:r>
        </w:del>
      </w:ins>
      <w:ins w:id="117" w:author="Augustus Raymond Pendleton" w:date="2025-09-29T09:18:00Z" w16du:dateUtc="2025-09-29T13:18:00Z">
        <w:del w:id="118" w:author="Marian Louise Schmidt" w:date="2025-10-21T09:56:00Z" w16du:dateUtc="2025-10-21T13:56:00Z">
          <w:r w:rsidR="00533D53" w:rsidDel="002A0A81">
            <w:delText xml:space="preserve">l application of </w:delText>
          </w:r>
        </w:del>
        <w:r w:rsidR="00533D53">
          <w:rPr>
            <w:i/>
            <w:iCs/>
          </w:rPr>
          <w:t>GU</w:t>
        </w:r>
        <w:r w:rsidR="00533D53">
          <w:rPr>
            <w:i/>
            <w:iCs/>
            <w:vertAlign w:val="superscript"/>
          </w:rPr>
          <w:t>A</w:t>
        </w:r>
        <w:r w:rsidR="00533D53">
          <w:t xml:space="preserve"> </w:t>
        </w:r>
      </w:ins>
      <w:ins w:id="119" w:author="Marian Louise Schmidt" w:date="2025-10-21T09:57:00Z" w16du:dateUtc="2025-10-21T13:57:00Z">
        <w:r w:rsidR="002A0A81">
          <w:t xml:space="preserve">and show that although computationally </w:t>
        </w:r>
      </w:ins>
      <w:ins w:id="120" w:author="Augustus Raymond Pendleton" w:date="2025-09-29T09:18:00Z" w16du:dateUtc="2025-09-29T13:18:00Z">
        <w:del w:id="121" w:author="Marian Louise Schmidt" w:date="2025-10-21T09:57:00Z" w16du:dateUtc="2025-10-21T13:57:00Z">
          <w:r w:rsidR="00533D53" w:rsidDel="002A0A81">
            <w:delText>w</w:delText>
          </w:r>
        </w:del>
      </w:ins>
      <w:ins w:id="122" w:author="Augustus Raymond Pendleton" w:date="2025-09-29T09:15:00Z" w16du:dateUtc="2025-09-29T13:15:00Z">
        <w:del w:id="123" w:author="Marian Louise Schmidt" w:date="2025-10-21T09:57:00Z" w16du:dateUtc="2025-10-21T13:57:00Z">
          <w:r w:rsidR="00533D53" w:rsidDel="002A0A81">
            <w:delText xml:space="preserve">e demonstrate that </w:delText>
          </w:r>
          <w:r w:rsidR="00533D53" w:rsidDel="002A0A81">
            <w:rPr>
              <w:i/>
              <w:iCs/>
            </w:rPr>
            <w:delText>GU</w:delText>
          </w:r>
          <w:r w:rsidR="00533D53" w:rsidDel="002A0A81">
            <w:rPr>
              <w:i/>
              <w:iCs/>
              <w:vertAlign w:val="superscript"/>
            </w:rPr>
            <w:delText>A</w:delText>
          </w:r>
        </w:del>
      </w:ins>
      <w:ins w:id="124" w:author="Augustus Raymond Pendleton" w:date="2025-09-29T09:17:00Z" w16du:dateUtc="2025-09-29T13:17:00Z">
        <w:del w:id="125" w:author="Marian Louise Schmidt" w:date="2025-10-21T09:57:00Z" w16du:dateUtc="2025-10-21T13:57:00Z">
          <w:r w:rsidR="00533D53" w:rsidDel="002A0A81">
            <w:rPr>
              <w:i/>
              <w:iCs/>
              <w:vertAlign w:val="superscript"/>
            </w:rPr>
            <w:delText xml:space="preserve"> </w:delText>
          </w:r>
          <w:r w:rsidR="00533D53" w:rsidDel="002A0A81">
            <w:delText xml:space="preserve">is significantly </w:delText>
          </w:r>
        </w:del>
        <w:r w:rsidR="00533D53">
          <w:t xml:space="preserve">slower than </w:t>
        </w:r>
        <w:del w:id="126" w:author="Marian Louise Schmidt" w:date="2025-10-21T09:57:00Z" w16du:dateUtc="2025-10-21T13:57:00Z">
          <w:r w:rsidR="00533D53" w:rsidDel="002A0A81">
            <w:delText>other</w:delText>
          </w:r>
        </w:del>
      </w:ins>
      <w:ins w:id="127" w:author="Marian Louise Schmidt" w:date="2025-10-21T09:57:00Z" w16du:dateUtc="2025-10-21T13:57:00Z">
        <w:r w:rsidR="002A0A81">
          <w:t xml:space="preserve">conventional alternatives, </w:t>
        </w:r>
      </w:ins>
      <w:ins w:id="128" w:author="Marian Louise Schmidt" w:date="2025-10-21T14:06:00Z" w16du:dateUtc="2025-10-21T18:06:00Z">
        <w:r w:rsidR="00C50EF9">
          <w:rPr>
            <w:i/>
            <w:iCs/>
          </w:rPr>
          <w:t>GU</w:t>
        </w:r>
        <w:r w:rsidR="00C50EF9">
          <w:rPr>
            <w:i/>
            <w:iCs/>
            <w:vertAlign w:val="superscript"/>
          </w:rPr>
          <w:t>A</w:t>
        </w:r>
        <w:r w:rsidR="00C50EF9">
          <w:t xml:space="preserve"> </w:t>
        </w:r>
      </w:ins>
      <w:ins w:id="129" w:author="Marian Louise Schmidt" w:date="2025-10-21T09:58:00Z" w16du:dateUtc="2025-10-21T13:58:00Z">
        <w:r w:rsidR="002A0A81">
          <w:t xml:space="preserve">is </w:t>
        </w:r>
      </w:ins>
      <w:ins w:id="130" w:author="Augustus Raymond Pendleton" w:date="2025-09-29T09:17:00Z" w16du:dateUtc="2025-09-29T13:17:00Z">
        <w:del w:id="131" w:author="Marian Louise Schmidt" w:date="2025-10-21T09:57:00Z" w16du:dateUtc="2025-10-21T13:57:00Z">
          <w:r w:rsidR="00533D53" w:rsidDel="002A0A81">
            <w:delText xml:space="preserve"> </w:delText>
          </w:r>
        </w:del>
      </w:ins>
      <m:oMath>
        <m:r>
          <w:ins w:id="132" w:author="Augustus Raymond Pendleton" w:date="2025-09-29T09:17:00Z" w16du:dateUtc="2025-09-29T13:17:00Z">
            <w:del w:id="133" w:author="Marian Louise Schmidt" w:date="2025-10-21T09:57:00Z" w16du:dateUtc="2025-10-21T13:57:00Z">
              <w:rPr>
                <w:rFonts w:ascii="Cambria Math" w:hAnsi="Cambria Math"/>
              </w:rPr>
              <m:t>β</m:t>
            </w:del>
          </w:ins>
        </m:r>
      </m:oMath>
      <w:ins w:id="134" w:author="Augustus Raymond Pendleton" w:date="2025-09-29T09:17:00Z" w16du:dateUtc="2025-09-29T13:17:00Z">
        <w:del w:id="135" w:author="Marian Louise Schmidt" w:date="2025-10-21T09:57:00Z" w16du:dateUtc="2025-10-21T13:57:00Z">
          <w:r w:rsidR="00533D53" w:rsidRPr="0007048F" w:rsidDel="002A0A81">
            <w:delText>-diversity metrics</w:delText>
          </w:r>
        </w:del>
      </w:ins>
      <w:ins w:id="136" w:author="Augustus Raymond Pendleton" w:date="2025-09-29T09:19:00Z" w16du:dateUtc="2025-09-29T13:19:00Z">
        <w:del w:id="137" w:author="Marian Louise Schmidt" w:date="2025-10-21T09:57:00Z" w16du:dateUtc="2025-10-21T13:57:00Z">
          <w:r w:rsidR="00533D53" w:rsidDel="002A0A81">
            <w:delText xml:space="preserve">. Finally, we show </w:delText>
          </w:r>
          <w:r w:rsidR="00533D53" w:rsidDel="002A0A81">
            <w:rPr>
              <w:i/>
              <w:iCs/>
            </w:rPr>
            <w:delText>GU</w:delText>
          </w:r>
          <w:r w:rsidR="00533D53" w:rsidDel="002A0A81">
            <w:rPr>
              <w:i/>
              <w:iCs/>
              <w:vertAlign w:val="superscript"/>
            </w:rPr>
            <w:delText xml:space="preserve">A </w:delText>
          </w:r>
          <w:r w:rsidR="00533D53" w:rsidDel="002A0A81">
            <w:delText>is</w:delText>
          </w:r>
        </w:del>
      </w:ins>
      <w:ins w:id="138" w:author="Augustus Raymond Pendleton" w:date="2025-09-29T09:17:00Z" w16du:dateUtc="2025-09-29T13:17:00Z">
        <w:del w:id="139" w:author="Marian Louise Schmidt" w:date="2025-10-21T09:57:00Z" w16du:dateUtc="2025-10-21T13:57:00Z">
          <w:r w:rsidR="00533D53" w:rsidDel="002A0A81">
            <w:delText xml:space="preserve"> </w:delText>
          </w:r>
        </w:del>
        <w:r w:rsidR="00533D53">
          <w:t>comparably insensitive to</w:t>
        </w:r>
      </w:ins>
      <w:ins w:id="140" w:author="Augustus Raymond Pendleton" w:date="2025-09-29T09:19:00Z" w16du:dateUtc="2025-09-29T13:19:00Z">
        <w:r w:rsidR="00533D53">
          <w:t xml:space="preserve"> </w:t>
        </w:r>
      </w:ins>
      <w:ins w:id="141" w:author="Marian Louise Schmidt" w:date="2025-10-21T09:58:00Z" w16du:dateUtc="2025-10-21T13:58:00Z">
        <w:r w:rsidR="002A0A81">
          <w:t xml:space="preserve">realistic </w:t>
        </w:r>
      </w:ins>
      <w:ins w:id="142" w:author="Augustus Raymond Pendleton" w:date="2025-09-29T09:19:00Z" w16du:dateUtc="2025-09-29T13:19:00Z">
        <w:r w:rsidR="00533D53">
          <w:t xml:space="preserve">noise </w:t>
        </w:r>
      </w:ins>
      <w:ins w:id="143" w:author="Marian Louise Schmidt" w:date="2025-10-21T09:58:00Z" w16du:dateUtc="2025-10-21T13:58:00Z">
        <w:r w:rsidR="002A0A81">
          <w:t xml:space="preserve">in load estimates </w:t>
        </w:r>
      </w:ins>
      <w:ins w:id="144" w:author="Augustus Raymond Pendleton" w:date="2025-09-29T09:19:00Z" w16du:dateUtc="2025-09-29T13:19:00Z">
        <w:del w:id="145" w:author="Marian Louise Schmidt" w:date="2025-10-21T09:58:00Z" w16du:dateUtc="2025-10-21T13:58:00Z">
          <w:r w:rsidR="00533D53" w:rsidDel="002A0A81">
            <w:delText xml:space="preserve">within the quantification of absolute abundance </w:delText>
          </w:r>
        </w:del>
        <w:r w:rsidR="00533D53">
          <w:t>compared to</w:t>
        </w:r>
      </w:ins>
      <w:ins w:id="146" w:author="Augustus Raymond Pendleton" w:date="2025-09-29T09:20:00Z" w16du:dateUtc="2025-09-29T13:20:00Z">
        <w:r w:rsidR="00533D53">
          <w:t xml:space="preserve"> </w:t>
        </w:r>
      </w:ins>
      <w:ins w:id="147" w:author="Marian Louise Schmidt" w:date="2025-10-21T09:58:00Z" w16du:dateUtc="2025-10-21T13:58:00Z">
        <w:r w:rsidR="002A0A81">
          <w:t>c</w:t>
        </w:r>
      </w:ins>
      <w:ins w:id="148" w:author="Marian Louise Schmidt" w:date="2025-10-21T09:59:00Z" w16du:dateUtc="2025-10-21T13:59:00Z">
        <w:r w:rsidR="002A0A81">
          <w:t xml:space="preserve">onventional alternatives (i.e. </w:t>
        </w:r>
      </w:ins>
      <w:ins w:id="149" w:author="Augustus Raymond Pendleton" w:date="2025-09-29T09:20:00Z" w16du:dateUtc="2025-09-29T13:20:00Z">
        <w:r w:rsidR="00533D53">
          <w:t>Bray-Curtis dissimilarities</w:t>
        </w:r>
      </w:ins>
      <w:ins w:id="150" w:author="Marian Louise Schmidt" w:date="2025-10-21T09:59:00Z" w16du:dateUtc="2025-10-21T13:59:00Z">
        <w:r w:rsidR="002A0A81">
          <w:t>)</w:t>
        </w:r>
      </w:ins>
      <w:ins w:id="151" w:author="Augustus Raymond Pendleton" w:date="2025-09-29T09:20:00Z" w16du:dateUtc="2025-09-29T13:20:00Z">
        <w:r w:rsidR="00533D53">
          <w:t xml:space="preserve">, </w:t>
        </w:r>
      </w:ins>
      <w:ins w:id="152" w:author="Marian Louise Schmidt" w:date="2025-10-21T09:59:00Z" w16du:dateUtc="2025-10-21T13:59:00Z">
        <w:r w:rsidR="002A0A81">
          <w:t xml:space="preserve">particularly </w:t>
        </w:r>
      </w:ins>
      <w:ins w:id="153" w:author="Augustus Raymond Pendleton" w:date="2025-09-29T09:20:00Z" w16du:dateUtc="2025-09-29T13:20:00Z">
        <w:del w:id="154" w:author="Marian Louise Schmidt" w:date="2025-10-21T09:59:00Z" w16du:dateUtc="2025-10-21T13:59:00Z">
          <w:r w:rsidR="00533D53" w:rsidDel="002A0A81">
            <w:delText xml:space="preserve">especially </w:delText>
          </w:r>
        </w:del>
        <w:r w:rsidR="00533D53">
          <w:t xml:space="preserve">at lower </w:t>
        </w:r>
        <w:del w:id="155" w:author="Marian Louise Schmidt" w:date="2025-10-21T09:59:00Z" w16du:dateUtc="2025-10-21T13:59:00Z">
          <w:r w:rsidR="00533D53" w:rsidDel="002A0A81">
            <w:delText xml:space="preserve">values of </w:delText>
          </w:r>
        </w:del>
      </w:ins>
      <m:oMath>
        <m:r>
          <w:ins w:id="156" w:author="Augustus Raymond Pendleton" w:date="2025-09-29T09:20:00Z" w16du:dateUtc="2025-09-29T13:20:00Z">
            <w:rPr>
              <w:rFonts w:ascii="Cambria Math" w:hAnsi="Cambria Math"/>
            </w:rPr>
            <m:t>α.</m:t>
          </w:ins>
        </m:r>
      </m:oMath>
      <w:ins w:id="157" w:author="Marian Louise Schmidt" w:date="2025-10-21T09:59:00Z" w16du:dateUtc="2025-10-21T13:59:00Z">
        <w:r w:rsidR="00F979A9">
          <w:rPr>
            <w:rFonts w:eastAsiaTheme="minorEastAsia"/>
          </w:rPr>
          <w:t xml:space="preserve"> </w:t>
        </w:r>
      </w:ins>
      <w:commentRangeStart w:id="158"/>
      <w:ins w:id="159" w:author="Marian Louise Schmidt" w:date="2025-10-21T14:08:00Z" w16du:dateUtc="2025-10-21T18:08:00Z">
        <w:r w:rsidR="00C50EF9">
          <w:rPr>
            <w:rFonts w:eastAsiaTheme="minorEastAsia"/>
          </w:rPr>
          <w:t xml:space="preserve">By coupling phylogeny with microbial load, Absolute </w:t>
        </w:r>
        <w:proofErr w:type="spellStart"/>
        <w:r w:rsidR="00C50EF9">
          <w:rPr>
            <w:rFonts w:eastAsiaTheme="minorEastAsia"/>
          </w:rPr>
          <w:t>UniFrac</w:t>
        </w:r>
        <w:proofErr w:type="spellEnd"/>
        <w:r w:rsidR="00C50EF9">
          <w:rPr>
            <w:rFonts w:eastAsiaTheme="minorEastAsia"/>
          </w:rPr>
          <w:t xml:space="preserve"> re</w:t>
        </w:r>
      </w:ins>
      <w:ins w:id="160" w:author="Marian Louise Schmidt" w:date="2025-10-21T14:10:00Z" w16du:dateUtc="2025-10-21T18:10:00Z">
        <w:r w:rsidR="00C50EF9">
          <w:rPr>
            <w:rFonts w:eastAsiaTheme="minorEastAsia"/>
          </w:rPr>
          <w:t>frames</w:t>
        </w:r>
      </w:ins>
      <w:ins w:id="161" w:author="Marian Louise Schmidt" w:date="2025-10-21T14:08:00Z" w16du:dateUtc="2025-10-21T18:08:00Z">
        <w:r w:rsidR="00C50EF9">
          <w:rPr>
            <w:rFonts w:eastAsiaTheme="minorEastAsia"/>
          </w:rPr>
          <w:t xml:space="preserve"> </w:t>
        </w:r>
      </w:ins>
      <m:oMath>
        <m:r>
          <w:ins w:id="162" w:author="Marian Louise Schmidt" w:date="2025-10-21T14:08:00Z" w16du:dateUtc="2025-10-21T18:08:00Z">
            <w:rPr>
              <w:rFonts w:ascii="Cambria Math" w:hAnsi="Cambria Math"/>
            </w:rPr>
            <m:t>β</m:t>
          </w:ins>
        </m:r>
      </m:oMath>
      <w:ins w:id="163" w:author="Marian Louise Schmidt" w:date="2025-10-21T14:08:00Z" w16du:dateUtc="2025-10-21T18:08:00Z">
        <w:r w:rsidR="00C50EF9" w:rsidRPr="0007048F">
          <w:t>-diversity</w:t>
        </w:r>
        <w:r w:rsidR="00C50EF9">
          <w:t xml:space="preserve"> as an </w:t>
        </w:r>
      </w:ins>
      <w:ins w:id="164" w:author="Marian Louise Schmidt" w:date="2025-10-21T14:09:00Z" w16du:dateUtc="2025-10-21T18:09:00Z">
        <w:r w:rsidR="00C50EF9">
          <w:t xml:space="preserve">eco-evolutionary measure of how communities reorganize in both membership and magnitude. </w:t>
        </w:r>
      </w:ins>
      <w:commentRangeEnd w:id="158"/>
      <w:ins w:id="165" w:author="Marian Louise Schmidt" w:date="2025-10-21T14:10:00Z" w16du:dateUtc="2025-10-21T18:10:00Z">
        <w:r w:rsidR="00C50EF9">
          <w:rPr>
            <w:rStyle w:val="CommentReference"/>
          </w:rPr>
          <w:commentReference w:id="158"/>
        </w:r>
      </w:ins>
    </w:p>
    <w:p w14:paraId="18E7A8AB" w14:textId="77777777" w:rsidR="0007048F" w:rsidRPr="0007048F" w:rsidRDefault="0007048F" w:rsidP="0007048F">
      <w:r w:rsidRPr="0007048F">
        <w:br w:type="page"/>
      </w:r>
    </w:p>
    <w:p w14:paraId="0A3E7646" w14:textId="77777777" w:rsidR="0007048F" w:rsidRPr="00496696" w:rsidRDefault="0007048F" w:rsidP="0007048F">
      <w:pPr>
        <w:rPr>
          <w:b/>
          <w:bCs/>
        </w:rPr>
      </w:pPr>
      <w:bookmarkStart w:id="166" w:name="main-text"/>
      <w:bookmarkEnd w:id="5"/>
      <w:r w:rsidRPr="00496696">
        <w:rPr>
          <w:b/>
          <w:bCs/>
        </w:rPr>
        <w:lastRenderedPageBreak/>
        <w:t>Main Text</w:t>
      </w:r>
    </w:p>
    <w:p w14:paraId="194C2037" w14:textId="3C808EFC" w:rsidR="0007048F" w:rsidRPr="0007048F" w:rsidRDefault="0007048F">
      <w:pPr>
        <w:ind w:firstLine="720"/>
        <w:pPrChange w:id="167" w:author="Augustus Raymond Pendleton" w:date="2025-09-29T11:37:00Z" w16du:dateUtc="2025-09-29T15:37:00Z">
          <w:pPr/>
        </w:pPrChange>
      </w:pPr>
      <w:del w:id="168" w:author="Augustus Raymond Pendleton" w:date="2025-09-29T11:37:00Z" w16du:dateUtc="2025-09-29T15:37:00Z">
        <w:r w:rsidRPr="0007048F" w:rsidDel="00FF313F">
          <w:delText>    </w:delText>
        </w:r>
      </w:del>
      <w:r w:rsidRPr="0007048F">
        <w:t xml:space="preserve">Microbial ecologists routinely compare communities using </w:t>
      </w:r>
      <m:oMath>
        <m:r>
          <w:rPr>
            <w:rFonts w:ascii="Cambria Math" w:hAnsi="Cambria Math"/>
          </w:rPr>
          <m:t>β</m:t>
        </m:r>
      </m:oMath>
      <w:r w:rsidRPr="0007048F">
        <w:t>-diversity metrics derived from relative abundances. Yet this approach overlooks a critical ecological dimension: microbial load. High-throughput sequencing produces compositional data, in which each taxon’s abundance is constrained by all others</w:t>
      </w:r>
      <w:r w:rsidR="00496696">
        <w:t xml:space="preserve"> </w:t>
      </w:r>
      <w:r w:rsidR="00496696">
        <w:fldChar w:fldCharType="begin"/>
      </w:r>
      <w:r w:rsidR="00496696">
        <w:instrText xml:space="preserve"> ADDIN ZOTERO_ITEM CSL_CITATION {"citationID":"x2ZDVmkj","properties":{"formattedCitation":"[1]","plainCitation":"[1]","noteIndex":0},"citationItems":[{"id":2069,"uris":["http://zotero.org/groups/5077571/items/97IX3MNG"],"itemData":{"id":2069,"type":"article-journal","abstract":"Datasets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analysis.","container-title":"Frontiers in Microbiology","DOI":"10.3389/fmicb.2017.02224","ISSN":"1664-302X","journalAbbreviation":"Front Microbiol","note":"PMID: 29187837\nPMCID: PMC5695134","page":"2224","source":"PubMed Central","title":"Microbiome Datasets Are Compositional: And This Is Not Optional","title-short":"Microbiome Datasets Are Compositional","volume":"8","author":[{"family":"Gloor","given":"Gregory B."},{"family":"Macklaim","given":"Jean M."},{"family":"Pawlowsky-Glahn","given":"Vera"},{"family":"Egozcue","given":"Juan J."}],"issued":{"date-parts":[["2017",11,15]]},"citation-key":"gloorMicrobiomeDatasetsAre2017"}}],"schema":"https://github.com/citation-style-language/schema/raw/master/csl-citation.json"} </w:instrText>
      </w:r>
      <w:r w:rsidR="00496696">
        <w:fldChar w:fldCharType="separate"/>
      </w:r>
      <w:r w:rsidR="00496696">
        <w:rPr>
          <w:noProof/>
        </w:rPr>
        <w:t>[1]</w:t>
      </w:r>
      <w:r w:rsidR="00496696">
        <w:fldChar w:fldCharType="end"/>
      </w:r>
      <w:r w:rsidRPr="0007048F">
        <w:t>. However, quantitative profiling studies show that cell abundance, not only composition, can drive major community differences</w:t>
      </w:r>
      <w:r w:rsidR="00496696">
        <w:t xml:space="preserve"> </w:t>
      </w:r>
      <w:r w:rsidR="00496696">
        <w:fldChar w:fldCharType="begin"/>
      </w:r>
      <w:r w:rsidR="00496696">
        <w:instrText xml:space="preserve"> ADDIN ZOTERO_ITEM CSL_CITATION {"citationID":"rMehl6Ws","properties":{"formattedCitation":"[2]","plainCitation":"[2]","noteIndex":0},"citationItems":[{"id":1089,"uris":["http://zotero.org/groups/5077571/items/DEZ9LS8N"],"itemData":{"id":1089,"type":"article-journal","abstract":"Objective The assessment of potentially confounding factors affecting colon microbiota composition is essential to the identification of robust microbiome based disease markers. Here, we investigate the link between gut microbiota variation and stool consistency using Bristol Stool Scale classification, which reflects faecal water content and activity, and is considered a proxy for intestinal colon transit time.\nDesign Through 16S rDNA Illumina profiling of faecal samples of 53 healthy women, we evaluated associations between microbiome richness, Bacteroidetes:Firmicutes ratio, enterotypes, and genus abundance with self-reported, Bristol Stool Scale-based stool consistency. Each sample’s microbiota growth potential was calculated to test whether transit time acts as a selective force on gut bacterial growth rates.\nResults Stool consistency strongly correlates with all known major microbiome markers. It is negatively correlated with species richness, positively associated to the Bacteroidetes:Firmicutes ratio, and linked to Akkermansia and Methanobrevibacter abundance. Enterotypes are distinctly distributed over the BSS-scores. Based on the correlations between microbiota growth potential and stool consistency scores within both enterotypes, we hypothesise that accelerated transit contributes to colon ecosystem differentiation. While shorter transit times can be linked to increased abundance of fast growing species in Ruminococcaceae-Bacteroides samples, hinting to a washout avoidance strategy of faster replication, this trend is absent in Prevotella-enterotyped individuals. Within this enterotype adherence to host tissue therefore appears to be a more likely bacterial strategy to cope with washout.\nConclusions The strength of the associations between stool consistency and species richness, enterotypes and community composition emphasises the crucial importance of stool consistency assessment in gut metagenome-wide association studies.","container-title":"Gut","DOI":"10.1136/gutjnl-2015-309618","ISSN":"0017-5749, 1468-3288","issue":"1","language":"en","license":"Published by the BMJ Publishing Group Limited. For permission to use (where not already granted under a licence) please go to http://www.bmj.com/company/products-services/rights-and-licensing/. 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BMJ Publishing Group\nsection: Gut microbiota\nPMID: 26069274","page":"57-62","source":"gut.bmj.com","title":"Stool consistency is strongly associated with gut microbiota richness and composition, enterotypes and bacterial growth rates","volume":"65","author":[{"family":"Vandeputte","given":"Doris"},{"family":"Falony","given":"Gwen"},{"family":"Vieira-Silva","given":"Sara"},{"family":"Tito","given":"Raul Y."},{"family":"Joossens","given":"Marie"},{"family":"Raes","given":"Jeroen"}],"issued":{"date-parts":[["2016",1,1]]},"citation-key":"vandeputteStoolConsistencyStrongly2016"}}],"schema":"https://github.com/citation-style-language/schema/raw/master/csl-citation.json"} </w:instrText>
      </w:r>
      <w:r w:rsidR="00496696">
        <w:fldChar w:fldCharType="separate"/>
      </w:r>
      <w:r w:rsidR="00496696">
        <w:rPr>
          <w:noProof/>
        </w:rPr>
        <w:t>[2]</w:t>
      </w:r>
      <w:r w:rsidR="00496696">
        <w:fldChar w:fldCharType="end"/>
      </w:r>
      <w:r w:rsidRPr="0007048F">
        <w:t>. In low-biomass samples, relying on relative abundance can allow contaminants to appear biologically meaningful despite absolute counts too low for concern</w:t>
      </w:r>
      <w:r w:rsidR="00496696">
        <w:t xml:space="preserve"> </w:t>
      </w:r>
      <w:r w:rsidR="00496696">
        <w:fldChar w:fldCharType="begin"/>
      </w:r>
      <w:r w:rsidR="00496696">
        <w:instrText xml:space="preserve"> ADDIN ZOTERO_ITEM CSL_CITATION {"citationID":"K4EeajLk","properties":{"formattedCitation":"[3]","plainCitation":"[3]","noteIndex":0},"citationItems":[{"id":2078,"uris":["http://zotero.org/groups/5077571/items/9FC6PKRB"],"itemData":{"id":2078,"type":"article-journal","abstract":"A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F."}],"issued":{"date-parts":[["2020",5,22]]},"citation-key":"barlowQuantitativeSequencingFramework2020"}}],"schema":"https://github.com/citation-style-language/schema/raw/master/csl-citation.json"} </w:instrText>
      </w:r>
      <w:r w:rsidR="00496696">
        <w:fldChar w:fldCharType="separate"/>
      </w:r>
      <w:r w:rsidR="00496696">
        <w:rPr>
          <w:noProof/>
        </w:rPr>
        <w:t>[3]</w:t>
      </w:r>
      <w:r w:rsidR="00496696">
        <w:fldChar w:fldCharType="end"/>
      </w:r>
      <w:r w:rsidRPr="0007048F">
        <w:t>.</w:t>
      </w:r>
    </w:p>
    <w:p w14:paraId="187CAE15" w14:textId="538B9D85" w:rsidR="0007048F" w:rsidRPr="0007048F" w:rsidRDefault="0007048F">
      <w:pPr>
        <w:ind w:firstLine="720"/>
        <w:pPrChange w:id="169" w:author="Augustus Raymond Pendleton" w:date="2025-09-29T11:37:00Z" w16du:dateUtc="2025-09-29T15:37:00Z">
          <w:pPr/>
        </w:pPrChange>
      </w:pPr>
      <w:del w:id="170" w:author="Augustus Raymond Pendleton" w:date="2025-09-29T11:37:00Z" w16du:dateUtc="2025-09-29T15:37:00Z">
        <w:r w:rsidRPr="0007048F" w:rsidDel="00FF313F">
          <w:delText>    </w:delText>
        </w:r>
      </w:del>
      <w:r w:rsidRPr="0007048F">
        <w:t>To overcome compositional constraints, researchers increasingly use flow cytometry, qPCR, and genomic spike-ins to quantify microbial load</w:t>
      </w:r>
      <w:r w:rsidR="00496696">
        <w:t xml:space="preserve"> </w:t>
      </w:r>
      <w:r w:rsidR="00496696">
        <w:fldChar w:fldCharType="begin"/>
      </w:r>
      <w:r w:rsidR="00496696">
        <w:instrText xml:space="preserve"> ADDIN ZOTERO_ITEM CSL_CITATION {"citationID":"Ps2OTEsT","properties":{"formattedCitation":"[4, 5]","plainCitation":"[4, 5]","noteIndex":0},"citationItems":[{"id":1451,"uris":["http://zotero.org/groups/5077571/items/JAZBIWBQ"],"itemData":{"id":1451,"type":"article-journal","abstract":"High-throughput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id":2062,"uris":["http://zotero.org/groups/5077571/items/WYESXR85"],"itemData":{"id":2062,"type":"article-journal","abstract":"High throughput sequencing has emerged as one of the most important techniques for characterizing microbial dynamics and revealing bacteria and host interactions. However, data interpretation using this technique is mainly based on relative abundance and ignores total bacteria load. In certain cases, absolute abundance is more important than compositional relative data, and interpretation of microbiota data based solely on relative abundance can be misleading. The available approaches for absolute quantification are highly diverse and challenging, especially for quantification in differing biological situations, such as distinguishing between live and dead cells, quantification of specific taxa, enumeration of low biomass samples, large sample size feasibility, and the detection of various other cellular features. In this review, we first illustrate the importance of integrating absolute abundance into microbiome data interpretation. Second, we briefly discuss the most widely used cell-based and molecular-based bacterial load quantification methods, including fluorescence spectroscopy, flow cytometry, 16S qPCR, 16S qRT-PCR, ddPCR, and reference spike-in. Last, we present a specific decision-making scheme for absolute quantification methods based on different biological questions and some of the latest quantitative methods and procedure modifications.","container-title":"Microorganisms","DOI":"10.3390/microorganisms9091797","ISSN":"2076-2607","issue":"9","language":"en","license":"http://creativecommons.org/licenses/by/3.0/","note":"number: 9\npublisher: Multidisciplinary Digital Publishing Institute","page":"1797","source":"www.mdpi.com","title":"Current Applications of Absolute Bacterial Quantification in Microbiome Studies and Decision-Making Regarding Different Biological Questions","volume":"9","author":[{"family":"Wang","given":"Xiaofan"},{"family":"Howe","given":"Samantha"},{"family":"Deng","given":"Feilong"},{"family":"Zhao","given":"Jiangchao"}],"issued":{"date-parts":[["2021",9]]},"citation-key":"wangCurrentApplicationsAbsolute2021"}}],"schema":"https://github.com/citation-style-language/schema/raw/master/csl-citation.json"} </w:instrText>
      </w:r>
      <w:r w:rsidR="00496696">
        <w:fldChar w:fldCharType="separate"/>
      </w:r>
      <w:r w:rsidR="00496696">
        <w:rPr>
          <w:noProof/>
        </w:rPr>
        <w:t>[4, 5]</w:t>
      </w:r>
      <w:r w:rsidR="00496696">
        <w:fldChar w:fldCharType="end"/>
      </w:r>
      <w:r w:rsidRPr="0007048F">
        <w:t xml:space="preserve">. These tools improve detection of functionally relevant taxa and mitigate the compositional constraints imposed by sequencing </w:t>
      </w:r>
      <w:r w:rsidR="00496696">
        <w:fldChar w:fldCharType="begin"/>
      </w:r>
      <w:r w:rsidR="00496696">
        <w:instrText xml:space="preserve"> ADDIN ZOTERO_ITEM CSL_CITATION {"citationID":"LnXECe42","properties":{"formattedCitation":"[1, 2]","plainCitation":"[1, 2]","noteIndex":0},"citationItems":[{"id":2069,"uris":["http://zotero.org/groups/5077571/items/97IX3MNG"],"itemData":{"id":2069,"type":"article-journal","abstract":"Datasets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analysis.","container-title":"Frontiers in Microbiology","DOI":"10.3389/fmicb.2017.02224","ISSN":"1664-302X","journalAbbreviation":"Front Microbiol","note":"PMID: 29187837\nPMCID: PMC5695134","page":"2224","source":"PubMed Central","title":"Microbiome Datasets Are Compositional: And This Is Not Optional","title-short":"Microbiome Datasets Are Compositional","volume":"8","author":[{"family":"Gloor","given":"Gregory B."},{"family":"Macklaim","given":"Jean M."},{"family":"Pawlowsky-Glahn","given":"Vera"},{"family":"Egozcue","given":"Juan J."}],"issued":{"date-parts":[["2017",11,15]]},"citation-key":"gloorMicrobiomeDatasetsAre2017"}},{"id":1089,"uris":["http://zotero.org/groups/5077571/items/DEZ9LS8N"],"itemData":{"id":1089,"type":"article-journal","abstract":"Objective The assessment of potentially confounding factors affecting colon microbiota composition is essential to the identification of robust microbiome based disease markers. Here, we investigate the link between gut microbiota variation and stool consistency using Bristol Stool Scale classification, which reflects faecal water content and activity, and is considered a proxy for intestinal colon transit time.\nDesign Through 16S rDNA Illumina profiling of faecal samples of 53 healthy women, we evaluated associations between microbiome richness, Bacteroidetes:Firmicutes ratio, enterotypes, and genus abundance with self-reported, Bristol Stool Scale-based stool consistency. Each sample’s microbiota growth potential was calculated to test whether transit time acts as a selective force on gut bacterial growth rates.\nResults Stool consistency strongly correlates with all known major microbiome markers. It is negatively correlated with species richness, positively associated to the Bacteroidetes:Firmicutes ratio, and linked to Akkermansia and Methanobrevibacter abundance. Enterotypes are distinctly distributed over the BSS-scores. Based on the correlations between microbiota growth potential and stool consistency scores within both enterotypes, we hypothesise that accelerated transit contributes to colon ecosystem differentiation. While shorter transit times can be linked to increased abundance of fast growing species in Ruminococcaceae-Bacteroides samples, hinting to a washout avoidance strategy of faster replication, this trend is absent in Prevotella-enterotyped individuals. Within this enterotype adherence to host tissue therefore appears to be a more likely bacterial strategy to cope with washout.\nConclusions The strength of the associations between stool consistency and species richness, enterotypes and community composition emphasises the crucial importance of stool consistency assessment in gut metagenome-wide association studies.","container-title":"Gut","DOI":"10.1136/gutjnl-2015-309618","ISSN":"0017-5749, 1468-3288","issue":"1","language":"en","license":"Published by the BMJ Publishing Group Limited. For permission to use (where not already granted under a licence) please go to http://www.bmj.com/company/products-services/rights-and-licensing/. 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BMJ Publishing Group\nsection: Gut microbiota\nPMID: 26069274","page":"57-62","source":"gut.bmj.com","title":"Stool consistency is strongly associated with gut microbiota richness and composition, enterotypes and bacterial growth rates","volume":"65","author":[{"family":"Vandeputte","given":"Doris"},{"family":"Falony","given":"Gwen"},{"family":"Vieira-Silva","given":"Sara"},{"family":"Tito","given":"Raul Y."},{"family":"Joossens","given":"Marie"},{"family":"Raes","given":"Jeroen"}],"issued":{"date-parts":[["2016",1,1]]},"citation-key":"vandeputteStoolConsistencyStrongly2016"}}],"schema":"https://github.com/citation-style-language/schema/raw/master/csl-citation.json"} </w:instrText>
      </w:r>
      <w:r w:rsidR="00496696">
        <w:fldChar w:fldCharType="separate"/>
      </w:r>
      <w:r w:rsidR="00496696">
        <w:rPr>
          <w:noProof/>
        </w:rPr>
        <w:t>[1, 2]</w:t>
      </w:r>
      <w:r w:rsidR="00496696">
        <w:fldChar w:fldCharType="end"/>
      </w:r>
      <w:r w:rsidRPr="0007048F">
        <w:t xml:space="preserve">. </w:t>
      </w:r>
      <w:commentRangeStart w:id="171"/>
      <w:r w:rsidRPr="0007048F">
        <w:t xml:space="preserve">Most studies </w:t>
      </w:r>
      <w:del w:id="172" w:author="Marian Louise Schmidt" w:date="2025-10-21T14:16:00Z" w16du:dateUtc="2025-10-21T18:16:00Z">
        <w:r w:rsidRPr="0007048F" w:rsidDel="003E2BC7">
          <w:delText xml:space="preserve">using </w:delText>
        </w:r>
      </w:del>
      <w:ins w:id="173" w:author="Marian Louise Schmidt" w:date="2025-10-21T14:16:00Z" w16du:dateUtc="2025-10-21T18:16:00Z">
        <w:r w:rsidR="003E2BC7">
          <w:t>that incorporate</w:t>
        </w:r>
        <w:r w:rsidR="003E2BC7" w:rsidRPr="0007048F">
          <w:t xml:space="preserve"> </w:t>
        </w:r>
      </w:ins>
      <w:r w:rsidRPr="0007048F">
        <w:t xml:space="preserve">absolute data have </w:t>
      </w:r>
      <w:del w:id="174" w:author="Marian Louise Schmidt" w:date="2025-10-21T14:16:00Z" w16du:dateUtc="2025-10-21T18:16:00Z">
        <w:r w:rsidRPr="0007048F" w:rsidDel="003E2BC7">
          <w:delText xml:space="preserve">used </w:delText>
        </w:r>
      </w:del>
      <w:ins w:id="175" w:author="Marian Louise Schmidt" w:date="2025-10-21T14:16:00Z" w16du:dateUtc="2025-10-21T18:16:00Z">
        <w:r w:rsidR="003E2BC7">
          <w:t>rely on</w:t>
        </w:r>
        <w:r w:rsidR="003E2BC7" w:rsidRPr="0007048F">
          <w:t xml:space="preserve"> </w:t>
        </w:r>
      </w:ins>
      <w:r w:rsidRPr="0007048F">
        <w:t xml:space="preserve">Bray-Curtis dissimilarity, which </w:t>
      </w:r>
      <w:del w:id="176" w:author="Marian Louise Schmidt" w:date="2025-10-21T14:17:00Z" w16du:dateUtc="2025-10-21T18:17:00Z">
        <w:r w:rsidRPr="0007048F" w:rsidDel="003E2BC7">
          <w:delText xml:space="preserve">does </w:delText>
        </w:r>
      </w:del>
      <w:ins w:id="177" w:author="Marian Louise Schmidt" w:date="2025-10-21T14:17:00Z" w16du:dateUtc="2025-10-21T18:17:00Z">
        <w:r w:rsidR="003E2BC7">
          <w:t xml:space="preserve">operates directly on counts rather than </w:t>
        </w:r>
      </w:ins>
      <w:del w:id="178" w:author="Marian Louise Schmidt" w:date="2025-10-21T14:17:00Z" w16du:dateUtc="2025-10-21T18:17:00Z">
        <w:r w:rsidRPr="0007048F" w:rsidDel="003E2BC7">
          <w:delText xml:space="preserve">not necessarily expect </w:delText>
        </w:r>
      </w:del>
      <w:r w:rsidRPr="0007048F">
        <w:t>normaliz</w:t>
      </w:r>
      <w:ins w:id="179" w:author="Marian Louise Schmidt" w:date="2025-10-21T14:17:00Z" w16du:dateUtc="2025-10-21T18:17:00Z">
        <w:r w:rsidR="003E2BC7">
          <w:t>ed</w:t>
        </w:r>
      </w:ins>
      <w:del w:id="180" w:author="Marian Louise Schmidt" w:date="2025-10-21T14:17:00Z" w16du:dateUtc="2025-10-21T18:17:00Z">
        <w:r w:rsidRPr="0007048F" w:rsidDel="003E2BC7">
          <w:delText xml:space="preserve">ation to </w:delText>
        </w:r>
      </w:del>
      <w:ins w:id="181" w:author="Marian Louise Schmidt" w:date="2025-10-21T14:17:00Z" w16du:dateUtc="2025-10-21T18:17:00Z">
        <w:r w:rsidR="003E2BC7">
          <w:t xml:space="preserve"> </w:t>
        </w:r>
      </w:ins>
      <w:r w:rsidRPr="0007048F">
        <w:t>proportions</w:t>
      </w:r>
      <w:r w:rsidR="00327654">
        <w:t xml:space="preserve"> </w:t>
      </w:r>
      <w:r w:rsidR="00327654">
        <w:fldChar w:fldCharType="begin"/>
      </w:r>
      <w:r w:rsidR="00327654">
        <w:instrText xml:space="preserve"> ADDIN ZOTERO_ITEM CSL_CITATION {"citationID":"bM4dhTpH","properties":{"formattedCitation":"[4, 6]","plainCitation":"[4, 6]","noteIndex":0},"citationItems":[{"id":1451,"uris":["http://zotero.org/groups/5077571/items/JAZBIWBQ"],"itemData":{"id":1451,"type":"article-journal","abstract":"High-throughput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id":2065,"uris":["http://zotero.org/groups/5077571/items/2JNT9XAC"],"itemData":{"id":2065,"type":"article-journal","abstract":"The gut microbiota of preterm infants develops predictably1–7, with pioneer species colonizing the gut after birth, followed by an ordered succession of microorganisms. The gut microbiota is vital to the health of preterm infants8,9, but the forces that shape these predictable dynamics of microbiome assembly are unknown. The environment, the host and interactions between microorganisms all potentially shape the dynamics of the microbiota, but in such a complex ecosystem, identifying the specific role of any individual factor is challenging10–14. Here we use multi-kingdom absolute abundance quantification, ecological modelling and experimental validation to address this challenge. We quantify the absolute dynamics of bacteria, fungi and archaea in a longitudinal cohort of 178 preterm infants. We uncover microbial blooms and extinctions, and show that there is an inverse correlation between bacterial and fungal loads in the infant gut. We infer computationally and demonstrate experimentally in vitro and in vivo that predictable assembly dynamics may be driven by directed, context-dependent interactions between specific microorganisms. Mirroring the dynamics of macroscopic ecosystems15–17, a late-arriving member of the microbiome, Klebsiella, exploits the pioneer microorganism, Staphylococcus, to gain a foothold within the gut. Notably, we find that interactions between different kingdoms can influence assembly, with a single fungal species—Candida albicans—inhibiting multiple dominant genera of gut bacteria. Our work reveals the centrality of simple microbe–microbe interactions in shaping host-associated microbiota, which is critical both for our understanding of microbiota ecology and for targeted microbiota interventions.","container-title":"Nature","DOI":"10.1038/s41586-021-03241-8","ISSN":"1476-4687","issue":"7851","language":"en","license":"2021 The Author(s), under exclusive licence to Springer Nature Limited","note":"publisher: Nature Publishing Group","page":"633-638","source":"www.nature.com","title":"Multi-kingdom ecological drivers of microbiota assembly in preterm infants","volume":"591","author":[{"family":"Rao","given":"Chitong"},{"family":"Coyte","given":"Katharine Z."},{"family":"Bainter","given":"Wayne"},{"family":"Geha","given":"Raif S."},{"family":"Martin","given":"Camilia R."},{"family":"Rakoff-Nahoum","given":"Seth"}],"issued":{"date-parts":[["2021",3]]},"citation-key":"raoMultikingdomEcologicalDrivers2021"}}],"schema":"https://github.com/citation-style-language/schema/raw/master/csl-citation.json"} </w:instrText>
      </w:r>
      <w:r w:rsidR="00327654">
        <w:fldChar w:fldCharType="separate"/>
      </w:r>
      <w:r w:rsidR="00327654">
        <w:rPr>
          <w:noProof/>
        </w:rPr>
        <w:t>[4, 6]</w:t>
      </w:r>
      <w:r w:rsidR="00327654">
        <w:fldChar w:fldCharType="end"/>
      </w:r>
      <w:r w:rsidRPr="0007048F">
        <w:t xml:space="preserve">. </w:t>
      </w:r>
      <w:commentRangeEnd w:id="171"/>
      <w:r w:rsidR="003E2BC7">
        <w:rPr>
          <w:rStyle w:val="CommentReference"/>
        </w:rPr>
        <w:commentReference w:id="171"/>
      </w:r>
      <w:r w:rsidRPr="0007048F">
        <w:t xml:space="preserve">But in the field of microbial ecology, </w:t>
      </w:r>
      <w:proofErr w:type="spellStart"/>
      <w:r w:rsidRPr="0007048F">
        <w:t>UniFrac</w:t>
      </w:r>
      <w:proofErr w:type="spellEnd"/>
      <w:r w:rsidRPr="0007048F">
        <w:t xml:space="preserve"> distances remain popular when working with relative abundance data. </w:t>
      </w:r>
      <w:ins w:id="182" w:author="Marian Louise Schmidt" w:date="2025-10-21T14:24:00Z" w16du:dateUtc="2025-10-21T18:24:00Z">
        <w:r w:rsidR="003E2BC7">
          <w:t xml:space="preserve">With </w:t>
        </w:r>
        <w:proofErr w:type="spellStart"/>
        <w:r w:rsidR="003E2BC7">
          <w:t>UniFrac</w:t>
        </w:r>
        <w:proofErr w:type="spellEnd"/>
        <w:r w:rsidR="003E2BC7">
          <w:t xml:space="preserve"> spreading into fields where absolute abundances are already standard, its continued use as a relative-only metric risks obscuring the ecological and evolutionary signals carried by changes in load.</w:t>
        </w:r>
      </w:ins>
      <w:ins w:id="183" w:author="Marian Louise Schmidt" w:date="2025-10-21T14:23:00Z" w16du:dateUtc="2025-10-21T18:23:00Z">
        <w:r w:rsidR="003E2BC7">
          <w:t xml:space="preserve"> </w:t>
        </w:r>
      </w:ins>
      <w:r w:rsidRPr="0007048F">
        <w:t xml:space="preserve">Here, we present </w:t>
      </w:r>
      <w:r w:rsidRPr="0007048F">
        <w:rPr>
          <w:i/>
          <w:iCs/>
        </w:rPr>
        <w:t xml:space="preserve">Absolute </w:t>
      </w:r>
      <w:proofErr w:type="spellStart"/>
      <w:r w:rsidRPr="0007048F">
        <w:rPr>
          <w:i/>
          <w:iCs/>
        </w:rPr>
        <w:t>UniFrac</w:t>
      </w:r>
      <w:proofErr w:type="spellEnd"/>
      <w:r w:rsidRPr="0007048F">
        <w:t xml:space="preserve">, a direct extension of Weighted </w:t>
      </w:r>
      <w:proofErr w:type="spellStart"/>
      <w:r w:rsidRPr="0007048F">
        <w:t>UniFrac</w:t>
      </w:r>
      <w:proofErr w:type="spellEnd"/>
      <w:r w:rsidRPr="0007048F">
        <w:t xml:space="preserve"> that incorporates total </w:t>
      </w:r>
      <w:del w:id="184" w:author="Marian Louise Schmidt" w:date="2025-10-21T14:24:00Z" w16du:dateUtc="2025-10-21T18:24:00Z">
        <w:r w:rsidRPr="0007048F" w:rsidDel="003E2BC7">
          <w:delText>abundance, and</w:delText>
        </w:r>
      </w:del>
      <w:ins w:id="185" w:author="Marian Louise Schmidt" w:date="2025-10-21T14:24:00Z" w16du:dateUtc="2025-10-21T18:24:00Z">
        <w:r w:rsidR="003E2BC7" w:rsidRPr="0007048F">
          <w:t>abundance and</w:t>
        </w:r>
      </w:ins>
      <w:r w:rsidRPr="0007048F">
        <w:t xml:space="preserve"> evaluate its impact across simulated and real-world datasets.</w:t>
      </w:r>
    </w:p>
    <w:p w14:paraId="022F15C7" w14:textId="3FCDA857" w:rsidR="0007048F" w:rsidRPr="0007048F" w:rsidRDefault="0007048F">
      <w:pPr>
        <w:ind w:firstLine="720"/>
        <w:pPrChange w:id="186" w:author="Augustus Raymond Pendleton" w:date="2025-09-29T11:37:00Z" w16du:dateUtc="2025-09-29T15:37:00Z">
          <w:pPr/>
        </w:pPrChange>
      </w:pPr>
      <w:del w:id="187" w:author="Augustus Raymond Pendleton" w:date="2025-09-29T11:37:00Z" w16du:dateUtc="2025-09-29T15:37:00Z">
        <w:r w:rsidRPr="0007048F" w:rsidDel="00FF313F">
          <w:delText>    </w:delText>
        </w:r>
      </w:del>
      <w:r w:rsidRPr="0007048F">
        <w:t xml:space="preserve">The </w:t>
      </w:r>
      <w:proofErr w:type="spellStart"/>
      <w:r w:rsidRPr="0007048F">
        <w:t>UniFrac</w:t>
      </w:r>
      <w:proofErr w:type="spellEnd"/>
      <w:r w:rsidRPr="0007048F">
        <w:t xml:space="preserve"> distance was first introduced by </w:t>
      </w:r>
      <w:proofErr w:type="spellStart"/>
      <w:r w:rsidRPr="0007048F">
        <w:t>Lozupone</w:t>
      </w:r>
      <w:proofErr w:type="spellEnd"/>
      <w:r w:rsidRPr="0007048F">
        <w:t xml:space="preserve"> &amp; Knight (2005) and has since become enormously popular as a measure of </w:t>
      </w:r>
      <m:oMath>
        <m:r>
          <w:rPr>
            <w:rFonts w:ascii="Cambria Math" w:hAnsi="Cambria Math"/>
          </w:rPr>
          <m:t>β</m:t>
        </m:r>
      </m:oMath>
      <w:r w:rsidRPr="0007048F">
        <w:t>-diversity within the field of microbial ecology</w:t>
      </w:r>
      <w:r w:rsidR="00327654">
        <w:t xml:space="preserve"> </w:t>
      </w:r>
      <w:r w:rsidR="00327654">
        <w:fldChar w:fldCharType="begin"/>
      </w:r>
      <w:r w:rsidR="00327654">
        <w:instrText xml:space="preserve"> ADDIN ZOTERO_ITEM CSL_CITATION {"citationID":"nc4wb8dQ","properties":{"formattedCitation":"[7]","plainCitation":"[7]","noteIndex":0},"citationItems":[{"id":2053,"uris":["http://zotero.org/groups/5077571/items/VYUIMKS7"],"itemData":{"id":2053,"type":"article-journal","abstract":"We introduce here a new method for computing differences between microbial communities based on phylogenetic information. This method, UniFrac, measures the phylogenetic distance between sets of taxa in a phylogenetic tree as the fraction of the branch length of the tree that leads to descendants from either one environment or the other, but not both. UniFrac can be used to determine whether communities are significantly different, to compare many communities simultaneously using clustering and ordination techniques, and to measure the relative contributions of different factors, such as chemistry and geography, to similarities between samples. We demonstrate the utility of UniFrac by applying it to published 16S rRNA gene libraries from cultured isolates and environmental clones of bacteria in marine sediment, water, and ice. Our results reveal that (i) cultured isolates from ice, water, and sediment resemble each other and environmental clone sequences from sea ice, but not environmental clone sequences from sediment and water; (ii) the geographical location does not correlate strongly with bacterial community differences in ice and sediment from the Arctic and Antarctic; and (iii) bacterial communities differ between terrestrially impacted seawater (whether polar or temperate) and warm oligotrophic seawater, whereas those in individual seawater samples are not more similar to each other than to those in sediment or ice samples. These results illustrate that UniFrac provides a new way of characterizing microbial communities, using the wealth of environmental rRNA sequences, and allows quantitative insight into the factors that underlie the distribution of lineages among environments.","container-title":"Applied and Environmental Microbiology","DOI":"10.1128/AEM.71.12.8228-8235.2005","issue":"12","note":"publisher: American Society for Microbiology","page":"8228-8235","source":"journals.asm.org (Atypon)","title":"UniFrac: a New Phylogenetic Method for Comparing Microbial Communities","title-short":"UniFrac","volume":"71","author":[{"family":"Lozupone","given":"Catherine"},{"family":"Knight","given":"Rob"}],"issued":{"date-parts":[["2005",12]]},"citation-key":"lozuponeUniFracNewPhylogenetic2005"}}],"schema":"https://github.com/citation-style-language/schema/raw/master/csl-citation.json"} </w:instrText>
      </w:r>
      <w:r w:rsidR="00327654">
        <w:fldChar w:fldCharType="separate"/>
      </w:r>
      <w:r w:rsidR="00327654">
        <w:rPr>
          <w:noProof/>
        </w:rPr>
        <w:t>[7]</w:t>
      </w:r>
      <w:r w:rsidR="00327654">
        <w:fldChar w:fldCharType="end"/>
      </w:r>
      <w:r w:rsidRPr="0007048F">
        <w:t xml:space="preserve">. A benefit of the </w:t>
      </w:r>
      <w:proofErr w:type="spellStart"/>
      <w:r w:rsidRPr="0007048F">
        <w:t>UniFrac</w:t>
      </w:r>
      <w:proofErr w:type="spellEnd"/>
      <w:r w:rsidRPr="0007048F">
        <w:t xml:space="preserve"> distance is that is considers phylogenetic information when estimating the distance between two communities. After first generating a phylogenetic tree representing species (or amplicon sequence variants, “ASVs”) from all samples, the </w:t>
      </w:r>
      <w:proofErr w:type="spellStart"/>
      <w:r w:rsidRPr="0007048F">
        <w:t>UniFrac</w:t>
      </w:r>
      <w:proofErr w:type="spellEnd"/>
      <w:r w:rsidRPr="0007048F">
        <w:t xml:space="preserve"> distance computes the fraction of branch-lengths which is </w:t>
      </w:r>
      <w:r w:rsidRPr="0007048F">
        <w:rPr>
          <w:i/>
          <w:iCs/>
        </w:rPr>
        <w:t>shared</w:t>
      </w:r>
      <w:r w:rsidRPr="0007048F">
        <w:t xml:space="preserve"> between communities, relative to the total branch length represented in the tree. </w:t>
      </w:r>
      <w:proofErr w:type="spellStart"/>
      <w:r w:rsidRPr="0007048F">
        <w:t>UniFrac</w:t>
      </w:r>
      <w:proofErr w:type="spellEnd"/>
      <w:r w:rsidRPr="0007048F">
        <w:t xml:space="preserve"> can be both </w:t>
      </w:r>
      <w:ins w:id="188" w:author="Marian Louise Schmidt" w:date="2025-10-21T14:25:00Z" w16du:dateUtc="2025-10-21T18:25:00Z">
        <w:r w:rsidR="003E2BC7">
          <w:t>“</w:t>
        </w:r>
      </w:ins>
      <w:r w:rsidRPr="0007048F">
        <w:t>unweighted</w:t>
      </w:r>
      <w:ins w:id="189" w:author="Marian Louise Schmidt" w:date="2025-10-21T14:25:00Z" w16du:dateUtc="2025-10-21T18:25:00Z">
        <w:r w:rsidR="003E2BC7">
          <w:t>”</w:t>
        </w:r>
      </w:ins>
      <w:r w:rsidRPr="0007048F">
        <w:t xml:space="preserve">, in which only the incidence of species is considered, or </w:t>
      </w:r>
      <w:ins w:id="190" w:author="Marian Louise Schmidt" w:date="2025-10-21T14:25:00Z" w16du:dateUtc="2025-10-21T18:25:00Z">
        <w:r w:rsidR="003E2BC7">
          <w:t>“</w:t>
        </w:r>
      </w:ins>
      <w:r w:rsidRPr="0007048F">
        <w:t>weighted</w:t>
      </w:r>
      <w:ins w:id="191" w:author="Marian Louise Schmidt" w:date="2025-10-21T14:25:00Z" w16du:dateUtc="2025-10-21T18:25:00Z">
        <w:r w:rsidR="003E2BC7">
          <w:t>”</w:t>
        </w:r>
      </w:ins>
      <w:r w:rsidRPr="0007048F">
        <w:t>, wherein a branch’s contribution is weighted by the proportional abundance of taxa on that branch</w:t>
      </w:r>
      <w:r w:rsidR="00327654">
        <w:t xml:space="preserve"> </w:t>
      </w:r>
      <w:r w:rsidR="00327654">
        <w:fldChar w:fldCharType="begin"/>
      </w:r>
      <w:r w:rsidR="00327654">
        <w:instrText xml:space="preserve"> ADDIN ZOTERO_ITEM CSL_CITATION {"citationID":"ck1HUnt4","properties":{"formattedCitation":"[8]","plainCitation":"[8]","noteIndex":0},"citationItems":[{"id":2061,"uris":["http://zotero.org/groups/5077571/items/BA3Y8GL7"],"itemData":{"id":2061,"type":"article-journal","abstract":"The assessment of microbial diversity and distribution is a major concern in environmental microbiology. There are two general approaches for measuring community diversity: quantitative measures, which use the abundance of each taxon, and qualitative measures, which use only the presence/absence of data. Quantitative measures are ideally suited to revealing community differences that are due to changes in relative taxon abundance (e.g., when a particular set of taxa flourish because a limiting nutrient source becomes abundant). Qualitative measures are most informative when communities differ primarily by what can live in them (e.g., at high temperatures), in part because abundance information can obscure significant patterns of variation in which taxa are present. We illustrate these principles using two 16S rRNA-based surveys of microbial populations and two phylogenetic measures of community β diversity: unweighted UniFrac, a qualitative measure, and weighted UniFrac, a new quantitative measure, which we have added to the UniFrac website (http://bmf.colorado.edu/unifrac ). These studies considered the relative influences of mineral chemistry, temperature, and geography on microbial community composition in acidic thermal springs in Yellowstone National Park and the influences of obesity and kinship on microbial community composition in the mouse gut. We show that applying qualitative and quantitative measures to the same data set can lead to dramatically different conclusions about the main factors that structure microbial diversity and can provide insight into the nature of community differences. We also demonstrate that both weighted and unweighted UniFrac measurements are robust to the methods used to build the underlying phylogeny.","container-title":"Applied and Environmental Microbiology","DOI":"10.1128/AEM.01996-06","issue":"5","note":"publisher: American Society for Microbiology","page":"1576-1585","source":"journals.asm.org (Atypon)","title":"Quantitative and Qualitative β Diversity Measures Lead to Different Insights into Factors That Structure Microbial Communities","volume":"73","author":[{"family":"Lozupone","given":"Catherine A."},{"family":"Hamady","given":"Micah"},{"family":"Kelley","given":"Scott T."},{"family":"Knight","given":"Rob"}],"issued":{"date-parts":[["2007",3]]},"citation-key":"lozuponeQuantitativeQualitativeDiversity2007"}}],"schema":"https://github.com/citation-style-language/schema/raw/master/csl-citation.json"} </w:instrText>
      </w:r>
      <w:r w:rsidR="00327654">
        <w:fldChar w:fldCharType="separate"/>
      </w:r>
      <w:r w:rsidR="00327654">
        <w:rPr>
          <w:noProof/>
        </w:rPr>
        <w:t>[8]</w:t>
      </w:r>
      <w:r w:rsidR="00327654">
        <w:fldChar w:fldCharType="end"/>
      </w:r>
      <w:r w:rsidRPr="0007048F">
        <w:t xml:space="preserve">. The </w:t>
      </w:r>
      <w:r w:rsidR="00327654">
        <w:t>W</w:t>
      </w:r>
      <w:r w:rsidRPr="0007048F">
        <w:t xml:space="preserve">eighted </w:t>
      </w:r>
      <w:proofErr w:type="spellStart"/>
      <w:r w:rsidRPr="0007048F">
        <w:t>UniFrac</w:t>
      </w:r>
      <w:proofErr w:type="spellEnd"/>
      <w:r w:rsidRPr="0007048F">
        <w:t xml:space="preserve"> is derived:</w:t>
      </w:r>
    </w:p>
    <w:p w14:paraId="636324F8" w14:textId="77777777" w:rsidR="0007048F" w:rsidRPr="0007048F" w:rsidRDefault="00000000" w:rsidP="0007048F">
      <m:oMathPara>
        <m:oMathParaPr>
          <m:jc m:val="center"/>
        </m:oMathParaPr>
        <m:oMath>
          <m:sSup>
            <m:sSupPr>
              <m:ctrlPr>
                <w:rPr>
                  <w:rFonts w:ascii="Cambria Math" w:hAnsi="Cambria Math"/>
                </w:rPr>
              </m:ctrlPr>
            </m:sSupPr>
            <m:e>
              <m:r>
                <w:rPr>
                  <w:rFonts w:ascii="Cambria Math" w:hAnsi="Cambria Math"/>
                </w:rPr>
                <m:t>U</m:t>
              </m:r>
            </m:e>
            <m:sup>
              <m:r>
                <w:rPr>
                  <w:rFonts w:ascii="Cambria Math" w:hAnsi="Cambria Math"/>
                </w:rPr>
                <m:t>R</m:t>
              </m:r>
            </m:sup>
          </m:s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e>
              </m:d>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d>
                <m:dPr>
                  <m:ctrlPr>
                    <w:rPr>
                      <w:rFonts w:ascii="Cambria Math" w:hAnsi="Cambria Math"/>
                    </w:rPr>
                  </m:ctrlPr>
                </m:dPr>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e>
              </m:d>
            </m:den>
          </m:f>
        </m:oMath>
      </m:oMathPara>
    </w:p>
    <w:p w14:paraId="6D8E2858" w14:textId="31D87D95" w:rsidR="0007048F" w:rsidRPr="0007048F" w:rsidRDefault="0007048F" w:rsidP="0007048F">
      <w:r w:rsidRPr="0007048F">
        <w:t xml:space="preserve">where </w:t>
      </w:r>
      <w:del w:id="192" w:author="Marian Louise Schmidt" w:date="2025-10-21T14:26:00Z" w16du:dateUtc="2025-10-21T18:26:00Z">
        <w:r w:rsidRPr="0007048F" w:rsidDel="000A3BD5">
          <w:delText xml:space="preserve">we weight </w:delText>
        </w:r>
      </w:del>
      <w:r w:rsidRPr="0007048F">
        <w:t>the length of each branch</w:t>
      </w:r>
      <w:ins w:id="193" w:author="Marian Louise Schmidt" w:date="2025-10-21T14:26:00Z" w16du:dateUtc="2025-10-21T18:26:00Z">
        <w:r w:rsidR="000A3BD5">
          <w:t xml:space="preserve"> is weighted</w:t>
        </w:r>
      </w:ins>
      <w:r w:rsidRPr="0007048F">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Pr="0007048F">
        <w:t>, by the difference in the relative abundance of all species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07048F">
        <w:t xml:space="preserve">) descended from that branch in sample </w:t>
      </w:r>
      <m:oMath>
        <m:r>
          <w:rPr>
            <w:rFonts w:ascii="Cambria Math" w:hAnsi="Cambria Math"/>
          </w:rPr>
          <m:t>a</m:t>
        </m:r>
      </m:oMath>
      <w:r w:rsidRPr="0007048F">
        <w:t xml:space="preserve"> or sample </w:t>
      </w:r>
      <m:oMath>
        <m:r>
          <w:rPr>
            <w:rFonts w:ascii="Cambria Math" w:hAnsi="Cambria Math"/>
          </w:rPr>
          <m:t>b</m:t>
        </m:r>
      </m:oMath>
      <w:r w:rsidRPr="0007048F">
        <w:t xml:space="preserve">. Here, we denote this distance as </w:t>
      </w:r>
      <w:r w:rsidRPr="0007048F">
        <w:rPr>
          <w:i/>
          <w:iCs/>
        </w:rPr>
        <w:t>U</w:t>
      </w:r>
      <w:r w:rsidRPr="0007048F">
        <w:rPr>
          <w:i/>
          <w:iCs/>
          <w:vertAlign w:val="superscript"/>
        </w:rPr>
        <w:t>R</w:t>
      </w:r>
      <w:r w:rsidRPr="0007048F">
        <w:t xml:space="preserve">, for “Relative </w:t>
      </w:r>
      <w:proofErr w:type="spellStart"/>
      <w:r w:rsidRPr="0007048F">
        <w:t>Uni</w:t>
      </w:r>
      <w:ins w:id="194" w:author="Marian Louise Schmidt" w:date="2025-10-21T14:26:00Z" w16du:dateUtc="2025-10-21T18:26:00Z">
        <w:r w:rsidR="000A3BD5">
          <w:t>F</w:t>
        </w:r>
      </w:ins>
      <w:del w:id="195" w:author="Marian Louise Schmidt" w:date="2025-10-21T14:26:00Z" w16du:dateUtc="2025-10-21T18:26:00Z">
        <w:r w:rsidRPr="0007048F" w:rsidDel="000A3BD5">
          <w:delText>f</w:delText>
        </w:r>
      </w:del>
      <w:r w:rsidRPr="0007048F">
        <w:t>rac</w:t>
      </w:r>
      <w:proofErr w:type="spellEnd"/>
      <w:r w:rsidRPr="0007048F">
        <w:t xml:space="preserve">”. Popular packages which calculate weighted </w:t>
      </w:r>
      <w:proofErr w:type="spellStart"/>
      <w:r w:rsidRPr="0007048F">
        <w:t>Unifrac</w:t>
      </w:r>
      <w:proofErr w:type="spellEnd"/>
      <w:ins w:id="196" w:author="Marian Louise Schmidt" w:date="2025-10-21T14:27:00Z" w16du:dateUtc="2025-10-21T18:27:00Z">
        <w:r w:rsidR="000A3BD5">
          <w:t xml:space="preserve">, </w:t>
        </w:r>
      </w:ins>
      <w:del w:id="197" w:author="Marian Louise Schmidt" w:date="2025-10-21T14:27:00Z" w16du:dateUtc="2025-10-21T18:27:00Z">
        <w:r w:rsidR="00327654" w:rsidDel="000A3BD5">
          <w:delText>—</w:delText>
        </w:r>
      </w:del>
      <w:r w:rsidRPr="0007048F">
        <w:t xml:space="preserve">including </w:t>
      </w:r>
      <w:r w:rsidR="00327654">
        <w:t xml:space="preserve">the </w:t>
      </w:r>
      <w:r w:rsidRPr="0007048F">
        <w:rPr>
          <w:rStyle w:val="VerbatimChar"/>
          <w:rFonts w:ascii="Times New Roman" w:hAnsi="Times New Roman" w:cs="Times New Roman"/>
          <w:sz w:val="24"/>
        </w:rPr>
        <w:t>diversity-lib</w:t>
      </w:r>
      <w:r w:rsidRPr="0007048F">
        <w:t xml:space="preserve"> QIIME plug-in and the R packages </w:t>
      </w:r>
      <w:commentRangeStart w:id="198"/>
      <w:proofErr w:type="spellStart"/>
      <w:r w:rsidRPr="0007048F">
        <w:rPr>
          <w:rStyle w:val="VerbatimChar"/>
          <w:rFonts w:ascii="Times New Roman" w:hAnsi="Times New Roman" w:cs="Times New Roman"/>
          <w:sz w:val="24"/>
        </w:rPr>
        <w:t>phyloseq</w:t>
      </w:r>
      <w:proofErr w:type="spellEnd"/>
      <w:r w:rsidRPr="0007048F">
        <w:t xml:space="preserve"> and </w:t>
      </w:r>
      <w:proofErr w:type="spellStart"/>
      <w:r w:rsidRPr="0007048F">
        <w:rPr>
          <w:rStyle w:val="VerbatimChar"/>
          <w:rFonts w:ascii="Times New Roman" w:hAnsi="Times New Roman" w:cs="Times New Roman"/>
          <w:sz w:val="24"/>
        </w:rPr>
        <w:t>GUniFrac</w:t>
      </w:r>
      <w:commentRangeEnd w:id="198"/>
      <w:proofErr w:type="spellEnd"/>
      <w:r w:rsidR="000A3BD5">
        <w:rPr>
          <w:rStyle w:val="CommentReference"/>
        </w:rPr>
        <w:commentReference w:id="198"/>
      </w:r>
      <w:ins w:id="199" w:author="Marian Louise Schmidt" w:date="2025-10-21T14:27:00Z" w16du:dateUtc="2025-10-21T18:27:00Z">
        <w:r w:rsidR="000A3BD5">
          <w:t xml:space="preserve">, </w:t>
        </w:r>
      </w:ins>
      <w:del w:id="200" w:author="Marian Louise Schmidt" w:date="2025-10-21T14:27:00Z" w16du:dateUtc="2025-10-21T18:27:00Z">
        <w:r w:rsidR="00327654" w:rsidDel="000A3BD5">
          <w:delText>—</w:delText>
        </w:r>
      </w:del>
      <w:r w:rsidRPr="0007048F">
        <w:t>run this normalization by default.</w:t>
      </w:r>
    </w:p>
    <w:p w14:paraId="01AE982E" w14:textId="7AAC300D" w:rsidR="0007048F" w:rsidRPr="0007048F" w:rsidRDefault="000A3BD5">
      <w:pPr>
        <w:ind w:firstLine="720"/>
        <w:pPrChange w:id="201" w:author="Augustus Raymond Pendleton" w:date="2025-09-29T11:37:00Z" w16du:dateUtc="2025-09-29T15:37:00Z">
          <w:pPr/>
        </w:pPrChange>
      </w:pPr>
      <w:ins w:id="202" w:author="Marian Louise Schmidt" w:date="2025-10-21T14:28:00Z" w16du:dateUtc="2025-10-21T18:28:00Z">
        <w:r>
          <w:lastRenderedPageBreak/>
          <w:t xml:space="preserve">Importantly, </w:t>
        </w:r>
      </w:ins>
      <w:del w:id="203" w:author="Augustus Raymond Pendleton" w:date="2025-09-29T11:37:00Z" w16du:dateUtc="2025-09-29T15:37:00Z">
        <w:r w:rsidR="0007048F" w:rsidRPr="0007048F" w:rsidDel="00FF313F">
          <w:delText>    </w:delText>
        </w:r>
      </w:del>
      <w:del w:id="204" w:author="Marian Louise Schmidt" w:date="2025-10-21T14:27:00Z" w16du:dateUtc="2025-10-21T18:27:00Z">
        <w:r w:rsidR="0007048F" w:rsidRPr="0007048F" w:rsidDel="000A3BD5">
          <w:delText xml:space="preserve">Because </w:delText>
        </w:r>
      </w:del>
      <m:oMath>
        <m:sSup>
          <m:sSupPr>
            <m:ctrlPr>
              <w:rPr>
                <w:rFonts w:ascii="Cambria Math" w:hAnsi="Cambria Math"/>
              </w:rPr>
            </m:ctrlPr>
          </m:sSupPr>
          <m:e>
            <m:r>
              <w:rPr>
                <w:rFonts w:ascii="Cambria Math" w:hAnsi="Cambria Math"/>
              </w:rPr>
              <m:t>U</m:t>
            </m:r>
          </m:e>
          <m:sup>
            <m:r>
              <w:rPr>
                <w:rFonts w:ascii="Cambria Math" w:hAnsi="Cambria Math"/>
              </w:rPr>
              <m:t>R</m:t>
            </m:r>
          </m:sup>
        </m:sSup>
      </m:oMath>
      <w:r w:rsidR="0007048F" w:rsidRPr="0007048F">
        <w:t xml:space="preserve"> is most sensitive to changes in abundant lineages</w:t>
      </w:r>
      <w:ins w:id="205" w:author="Marian Louise Schmidt" w:date="2025-10-21T14:28:00Z" w16du:dateUtc="2025-10-21T18:28:00Z">
        <w:r>
          <w:t xml:space="preserve">, which </w:t>
        </w:r>
      </w:ins>
      <w:del w:id="206" w:author="Marian Louise Schmidt" w:date="2025-10-21T14:28:00Z" w16du:dateUtc="2025-10-21T18:28:00Z">
        <w:r w:rsidR="0007048F" w:rsidRPr="0007048F" w:rsidDel="000A3BD5">
          <w:delText xml:space="preserve">, it </w:delText>
        </w:r>
      </w:del>
      <w:r w:rsidR="0007048F" w:rsidRPr="0007048F">
        <w:t>can sometimes obscure compositional differences driven by rare to moderately-abundant taxa</w:t>
      </w:r>
      <w:r w:rsidR="00327654">
        <w:t xml:space="preserve"> </w:t>
      </w:r>
      <w:r w:rsidR="00327654">
        <w:fldChar w:fldCharType="begin"/>
      </w:r>
      <w:r w:rsidR="00327654">
        <w:instrText xml:space="preserve"> ADDIN ZOTERO_ITEM CSL_CITATION {"citationID":"A3Hhn8QB","properties":{"formattedCitation":"[9]","plainCitation":"[9]","noteIndex":0},"citationItems":[{"id":2017,"uris":["http://zotero.org/groups/5077571/items/W4RRRQEL"],"itemData":{"id":2017,"type":"article-journal","abstract":"Motivation: The human microbiome plays an important role in human disease and health. Identification of factors that affect the microbiome composition can provide insights into disease mechanism as well as suggest ways to modulate the microbiome composition for therapeutical purposes. Distance-based statistical tests have been applied to test the association of microbiome composition with environmental or biological covariates. The unweighted and weighted UniFrac distances are the most widely used distance measures. However, these two measures assign too much weight either to rare lineages or to most abundant lineages, which can lead to loss of power when the important composition change occurs in moderately abundant lineages., Results: We develop generalized UniFrac distances that extend the weighted and unweighted UniFrac distances for detecting a much wider range of biologically relevant changes. We evaluate the use of generalized UniFrac distances in associating microbiome composition with environmental covariates using extensive Monte Carlo simulations. Our results show that tests using the unweighted and weighted UniFrac distances are less powerful in detecting abundance change in moderately abundant lineages. In contrast, the generalized UniFrac distance is most powerful in detecting such changes, yet it retains nearly all its power for detecting rare and highly abundant lineages. The generalized UniFrac distance also has an overall better power than the joint use of unweighted/weighted UniFrac distances. Application to two real microbiome datasets has demonstrated gains in power in testing the associations between human microbiome and diet intakes and habitual smoking., Availability:\nhttp://cran.r-project.org/web/packages/GUniFrac, Contact:\nhongzhe@upenn.edu, Supplementary information:\nSupplementary data are available at Bioinformatics online.","container-title":"Bioinformatics","DOI":"10.1093/bioinformatics/bts342","ISSN":"1367-4803","issue":"16","journalAbbreviation":"Bioinformatics","note":"PMID: 22711789\nPMCID: PMC3413390","page":"2106-2113","source":"PubMed Central","title":"Associating microbiome composition with environmental covariates using generalized UniFrac distances","volume":"28","author":[{"family":"Chen","given":"Jun"},{"family":"Bittinger","given":"Kyle"},{"family":"Charlson","given":"Emily S."},{"family":"Hoffmann","given":"Christian"},{"family":"Lewis","given":"James"},{"family":"Wu","given":"Gary D."},{"family":"Collman","given":"Ronald G."},{"family":"Bushman","given":"Frederic D."},{"family":"Li","given":"Hongzhe"}],"issued":{"date-parts":[["2012",8,15]]},"citation-key":"chenAssociatingMicrobiomeComposition2012"}}],"schema":"https://github.com/citation-style-language/schema/raw/master/csl-citation.json"} </w:instrText>
      </w:r>
      <w:r w:rsidR="00327654">
        <w:fldChar w:fldCharType="separate"/>
      </w:r>
      <w:r w:rsidR="00327654">
        <w:rPr>
          <w:noProof/>
        </w:rPr>
        <w:t>[9]</w:t>
      </w:r>
      <w:r w:rsidR="00327654">
        <w:fldChar w:fldCharType="end"/>
      </w:r>
      <w:r w:rsidR="00327654">
        <w:t>.</w:t>
      </w:r>
      <w:r w:rsidR="0007048F" w:rsidRPr="0007048F">
        <w:t xml:space="preserve"> To address this weakness, Chen et al. (2012) introduced the generalized </w:t>
      </w:r>
      <w:proofErr w:type="spellStart"/>
      <w:r w:rsidR="0007048F" w:rsidRPr="0007048F">
        <w:t>UniFrac</w:t>
      </w:r>
      <w:proofErr w:type="spellEnd"/>
      <w:r w:rsidR="0007048F" w:rsidRPr="0007048F">
        <w:t xml:space="preserve"> distance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R</m:t>
            </m:r>
          </m:sup>
        </m:sSup>
      </m:oMath>
      <w:r w:rsidR="0007048F" w:rsidRPr="0007048F">
        <w:t xml:space="preserve">), in which the impact of abundant lineages can be mitigated by decreasing the parameter </w:t>
      </w:r>
      <m:oMath>
        <m:r>
          <w:rPr>
            <w:rFonts w:ascii="Cambria Math" w:hAnsi="Cambria Math"/>
          </w:rPr>
          <m:t>α</m:t>
        </m:r>
      </m:oMath>
      <w:r w:rsidR="0007048F" w:rsidRPr="0007048F">
        <w:t>:</w:t>
      </w:r>
    </w:p>
    <w:p w14:paraId="2210D8E1" w14:textId="77777777" w:rsidR="0007048F" w:rsidRPr="0007048F" w:rsidRDefault="0007048F" w:rsidP="0007048F">
      <m:oMathPara>
        <m:oMathParaPr>
          <m:jc m:val="center"/>
        </m:oMathParaP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R</m:t>
              </m:r>
            </m:sup>
          </m:s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e>
                  </m:d>
                </m:e>
                <m:sup>
                  <m:r>
                    <w:rPr>
                      <w:rFonts w:ascii="Cambria Math" w:hAnsi="Cambria Math"/>
                    </w:rPr>
                    <m:t>α</m:t>
                  </m:r>
                </m:sup>
              </m:sSup>
              <m:d>
                <m:dPr>
                  <m:begChr m:val="|"/>
                  <m:endChr m:val="|"/>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num>
                    <m:den>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den>
                  </m:f>
                </m:e>
              </m:d>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e>
                  </m:d>
                </m:e>
                <m:sup>
                  <m:r>
                    <w:rPr>
                      <w:rFonts w:ascii="Cambria Math" w:hAnsi="Cambria Math"/>
                    </w:rPr>
                    <m:t>α</m:t>
                  </m:r>
                </m:sup>
              </m:sSup>
            </m:den>
          </m:f>
        </m:oMath>
      </m:oMathPara>
    </w:p>
    <w:p w14:paraId="7B5D041B" w14:textId="1AA1E69C" w:rsidR="0007048F" w:rsidRPr="0007048F" w:rsidRDefault="0007048F" w:rsidP="0007048F">
      <w:r w:rsidRPr="0007048F">
        <w:t xml:space="preserve">where </w:t>
      </w:r>
      <m:oMath>
        <m:r>
          <w:rPr>
            <w:rFonts w:ascii="Cambria Math" w:hAnsi="Cambria Math"/>
          </w:rPr>
          <m:t>α</m:t>
        </m:r>
      </m:oMath>
      <w:r w:rsidRPr="0007048F">
        <w:t xml:space="preserve"> ranges from 0 (close to </w:t>
      </w:r>
      <w:r w:rsidR="00327654">
        <w:t>U</w:t>
      </w:r>
      <w:r w:rsidRPr="0007048F">
        <w:t xml:space="preserve">nweighted </w:t>
      </w:r>
      <w:proofErr w:type="spellStart"/>
      <w:r w:rsidRPr="0007048F">
        <w:t>UniFrac</w:t>
      </w:r>
      <w:proofErr w:type="spellEnd"/>
      <w:r w:rsidRPr="0007048F">
        <w:t xml:space="preserve">) up to 1 (identical to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above). However, if one wishes to use absolute abundances, both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and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can be derived without normalizing to proportions:</w:t>
      </w:r>
    </w:p>
    <w:p w14:paraId="3A7384E2" w14:textId="77777777" w:rsidR="0007048F" w:rsidRPr="0007048F" w:rsidRDefault="00000000" w:rsidP="0007048F">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p>
                  <m:sSupPr>
                    <m:ctrlPr>
                      <w:rPr>
                        <w:rFonts w:ascii="Cambria Math" w:hAnsi="Cambria Math"/>
                      </w:rPr>
                    </m:ctrlPr>
                  </m:sSupPr>
                  <m:e>
                    <m:r>
                      <w:rPr>
                        <w:rFonts w:ascii="Cambria Math" w:hAnsi="Cambria Math"/>
                      </w:rPr>
                      <m:t>U</m:t>
                    </m:r>
                  </m:e>
                  <m:sup>
                    <m:r>
                      <w:rPr>
                        <w:rFonts w:ascii="Cambria Math" w:hAnsi="Cambria Math"/>
                      </w:rPr>
                      <m:t>A</m:t>
                    </m:r>
                  </m:sup>
                </m:s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e>
                    </m:d>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e>
                    </m:d>
                  </m:den>
                </m:f>
                <m:r>
                  <w:rPr>
                    <w:rFonts w:ascii="Cambria Math" w:hAnsi="Cambria Math"/>
                  </w:rPr>
                  <m:t>  </m:t>
                </m:r>
              </m:e>
              <m:e/>
              <m:e>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e>
                        </m:d>
                      </m:e>
                      <m:sup>
                        <m:r>
                          <w:rPr>
                            <w:rFonts w:ascii="Cambria Math" w:hAnsi="Cambria Math"/>
                          </w:rPr>
                          <m:t>α</m:t>
                        </m:r>
                      </m:sup>
                    </m:sSup>
                    <m:d>
                      <m:dPr>
                        <m:begChr m:val="|"/>
                        <m:endChr m:val="|"/>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num>
                          <m:den>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den>
                        </m:f>
                      </m:e>
                    </m:d>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e>
                        </m:d>
                      </m:e>
                      <m:sup>
                        <m:r>
                          <w:rPr>
                            <w:rFonts w:ascii="Cambria Math" w:hAnsi="Cambria Math"/>
                          </w:rPr>
                          <m:t>α</m:t>
                        </m:r>
                      </m:sup>
                    </m:sSup>
                  </m:den>
                </m:f>
              </m:e>
            </m:mr>
          </m:m>
        </m:oMath>
      </m:oMathPara>
    </w:p>
    <w:p w14:paraId="7CBD9C5A" w14:textId="04CED795" w:rsidR="0007048F" w:rsidRPr="0007048F" w:rsidRDefault="0007048F" w:rsidP="000F0D90">
      <w:r w:rsidRPr="0007048F">
        <w:t xml:space="preserve">Where </w:t>
      </w:r>
      <m:oMath>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oMath>
      <w:r w:rsidRPr="0007048F">
        <w:t xml:space="preserve"> and </w:t>
      </w:r>
      <m:oMath>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oMath>
      <w:r w:rsidRPr="0007048F">
        <w:t xml:space="preserve"> stands for the absolute counts of species descended from branch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Pr="0007048F">
        <w:t xml:space="preserve"> in community </w:t>
      </w:r>
      <m:oMath>
        <m:r>
          <w:rPr>
            <w:rFonts w:ascii="Cambria Math" w:hAnsi="Cambria Math"/>
          </w:rPr>
          <m:t>a</m:t>
        </m:r>
      </m:oMath>
      <w:r w:rsidRPr="0007048F">
        <w:t xml:space="preserve"> and </w:t>
      </w:r>
      <m:oMath>
        <m:r>
          <w:rPr>
            <w:rFonts w:ascii="Cambria Math" w:hAnsi="Cambria Math"/>
          </w:rPr>
          <m:t>b</m:t>
        </m:r>
      </m:oMath>
      <w:r w:rsidRPr="0007048F">
        <w:t xml:space="preserve">, respectively. We refer to these distances as </w:t>
      </w:r>
      <w:r w:rsidRPr="0007048F">
        <w:rPr>
          <w:i/>
          <w:iCs/>
        </w:rPr>
        <w:t xml:space="preserve">Absolute </w:t>
      </w:r>
      <w:proofErr w:type="spellStart"/>
      <w:r w:rsidRPr="0007048F">
        <w:rPr>
          <w:i/>
          <w:iCs/>
        </w:rPr>
        <w:t>Unifrac</w:t>
      </w:r>
      <w:proofErr w:type="spellEnd"/>
      <w:r w:rsidRPr="0007048F">
        <w:t xml:space="preserve"> </w:t>
      </w:r>
      <w:ins w:id="207" w:author="Marian Louise Schmidt" w:date="2025-10-21T14:29:00Z" w16du:dateUtc="2025-10-21T18:29:00Z">
        <w:r w:rsidR="000A3BD5">
          <w:t>(</w:t>
        </w:r>
      </w:ins>
      <w:moveTo w:id="208" w:author="Marian Louise Schmidt" w:date="2025-10-21T14:29:00Z" w16du:dateUtc="2025-10-21T18:29:00Z">
        <w:moveToRangeStart w:id="209" w:author="Marian Louise Schmidt" w:date="2025-10-21T14:29:00Z" w:name="move211949382"/>
        <m:oMath>
          <m:sSup>
            <m:sSupPr>
              <m:ctrlPr>
                <w:rPr>
                  <w:rFonts w:ascii="Cambria Math" w:hAnsi="Cambria Math"/>
                </w:rPr>
              </m:ctrlPr>
            </m:sSupPr>
            <m:e>
              <w:moveTo w:id="210" w:author="Marian Louise Schmidt" w:date="2025-10-21T14:29:00Z" w16du:dateUtc="2025-10-21T18:29:00Z">
                <m:r>
                  <w:rPr>
                    <w:rFonts w:ascii="Cambria Math" w:hAnsi="Cambria Math"/>
                  </w:rPr>
                  <m:t>U</m:t>
                </m:r>
              </w:moveTo>
            </m:e>
            <m:sup>
              <w:moveTo w:id="211" w:author="Marian Louise Schmidt" w:date="2025-10-21T14:29:00Z" w16du:dateUtc="2025-10-21T18:29:00Z">
                <m:r>
                  <w:rPr>
                    <w:rFonts w:ascii="Cambria Math" w:hAnsi="Cambria Math"/>
                  </w:rPr>
                  <m:t>A</m:t>
                </m:r>
              </w:moveTo>
            </m:sup>
          </m:sSup>
        </m:oMath>
        <w:moveToRangeEnd w:id="209"/>
        <w:ins w:id="212" w:author="Marian Louise Schmidt" w:date="2025-10-21T14:29:00Z" w16du:dateUtc="2025-10-21T18:29:00Z">
          <w:r w:rsidR="000A3BD5">
            <w:t xml:space="preserve">) </w:t>
          </w:r>
        </w:ins>
        <w:r w:rsidRPr="0007048F">
          <w:t xml:space="preserve">and </w:t>
        </w:r>
        <w:r w:rsidRPr="0007048F">
          <w:rPr>
            <w:i/>
            <w:iCs/>
          </w:rPr>
          <w:t xml:space="preserve">Generalized Absolute </w:t>
        </w:r>
        <w:proofErr w:type="spellStart"/>
        <w:r w:rsidRPr="0007048F">
          <w:rPr>
            <w:i/>
            <w:iCs/>
          </w:rPr>
          <w:t>Unifrac</w:t>
        </w:r>
        <w:proofErr w:type="spellEnd"/>
        <w:r w:rsidRPr="0007048F">
          <w:t xml:space="preserve"> (</w:t>
        </w:r>
        <w:moveFromRangeStart w:id="213" w:author="Marian Louise Schmidt" w:date="2025-10-21T14:29:00Z" w:name="move211949382"/>
        <m:oMath>
          <m:sSup>
            <m:sSupPr>
              <m:ctrlPr>
                <w:rPr>
                  <w:rFonts w:ascii="Cambria Math" w:hAnsi="Cambria Math"/>
                </w:rPr>
              </m:ctrlPr>
            </m:sSupPr>
            <m:e>
              <m:r>
                <w:rPr>
                  <w:rFonts w:ascii="Cambria Math" w:hAnsi="Cambria Math"/>
                </w:rPr>
                <m:t>U</m:t>
              </m:r>
            </m:e>
            <m:sup>
              <m:r>
                <w:rPr>
                  <w:rFonts w:ascii="Cambria Math" w:hAnsi="Cambria Math"/>
                </w:rPr>
                <m:t>A</m:t>
              </m:r>
            </m:sup>
          </m:sSup>
        </m:oMath>
        <w:moveFrom w:id="214" w:author="Marian Louise Schmidt" w:date="2025-10-21T14:29:00Z" w16du:dateUtc="2025-10-21T18:29:00Z">
          <w:r w:rsidRPr="0007048F" w:rsidDel="000A3BD5">
            <w:t xml:space="preserve"> </w:t>
          </w:r>
          <w:moveFromRangeEnd w:id="213"/>
          <m:oMath>
            <m:r>
              <w:del w:id="215" w:author="Marian Louise Schmidt" w:date="2025-10-21T14:29:00Z" w16du:dateUtc="2025-10-21T18:29:00Z">
                <m:rPr>
                  <m:sty m:val="p"/>
                </m:rPr>
                <w:rPr>
                  <w:rFonts w:ascii="Cambria Math" w:hAnsi="Cambria Math"/>
                </w:rPr>
                <m:t xml:space="preserve">and </m:t>
              </w:del>
            </m:r>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w:t>
          </w:r>
          <w:ins w:id="216" w:author="Augustus Raymond Pendleton" w:date="2025-09-25T13:53:00Z" w16du:dateUtc="2025-09-25T17:53:00Z">
            <w:r w:rsidR="00686055">
              <w:t xml:space="preserve"> </w:t>
            </w:r>
            <w:del w:id="217" w:author="Marian Louise Schmidt" w:date="2025-10-21T14:30:00Z" w16du:dateUtc="2025-10-21T18:30:00Z">
              <w:r w:rsidR="00686055" w:rsidDel="000A3BD5">
                <w:delText xml:space="preserve">As </w:delText>
              </w:r>
            </w:del>
            <w:del w:id="218" w:author="Marian Louise Schmidt" w:date="2025-10-07T10:16:00Z" w16du:dateUtc="2025-10-07T14:16:00Z">
              <w:r w:rsidR="00686055" w:rsidDel="0027752C">
                <w:delText>can be seen</w:delText>
              </w:r>
            </w:del>
            <w:del w:id="219" w:author="Marian Louise Schmidt" w:date="2025-10-21T14:30:00Z" w16du:dateUtc="2025-10-21T18:30:00Z">
              <w:r w:rsidR="00686055" w:rsidDel="000A3BD5">
                <w:delText>,</w:delText>
              </w:r>
            </w:del>
          </w:ins>
          <w:ins w:id="220" w:author="Marian Louise Schmidt" w:date="2025-10-21T14:30:00Z" w16du:dateUtc="2025-10-21T18:30:00Z">
            <w:r w:rsidR="000A3BD5">
              <w:t>Although</w:t>
            </w:r>
          </w:ins>
          <w:ins w:id="221" w:author="Augustus Raymond Pendleton" w:date="2025-09-25T13:53:00Z" w16du:dateUtc="2025-09-25T17:53:00Z">
            <w:r w:rsidR="00686055">
              <w:t xml:space="preserve"> this </w:t>
            </w:r>
            <w:del w:id="222" w:author="Marian Louise Schmidt" w:date="2025-10-21T14:30:00Z" w16du:dateUtc="2025-10-21T18:30:00Z">
              <w:r w:rsidR="00686055" w:rsidDel="000A3BD5">
                <w:delText>replacement</w:delText>
              </w:r>
            </w:del>
          </w:ins>
          <w:ins w:id="223" w:author="Marian Louise Schmidt" w:date="2025-10-21T14:30:00Z" w16du:dateUtc="2025-10-21T18:30:00Z">
            <w:r w:rsidR="000A3BD5">
              <w:t>substitution of absolute for relative abundances</w:t>
            </w:r>
          </w:ins>
          <w:ins w:id="224" w:author="Augustus Raymond Pendleton" w:date="2025-09-25T13:53:00Z" w16du:dateUtc="2025-09-25T17:53:00Z">
            <w:r w:rsidR="00686055">
              <w:t xml:space="preserve"> is mathematically </w:t>
            </w:r>
          </w:ins>
          <w:ins w:id="225" w:author="Augustus Raymond Pendleton" w:date="2025-09-25T13:54:00Z" w16du:dateUtc="2025-09-25T17:54:00Z">
            <w:del w:id="226" w:author="Marian Louise Schmidt" w:date="2025-10-07T10:16:00Z" w16du:dateUtc="2025-10-07T14:16:00Z">
              <w:r w:rsidR="00686055" w:rsidDel="0027752C">
                <w:delText>trivial</w:delText>
              </w:r>
            </w:del>
          </w:ins>
          <w:ins w:id="227" w:author="Marian Louise Schmidt" w:date="2025-10-07T10:16:00Z" w16du:dateUtc="2025-10-07T14:16:00Z">
            <w:r w:rsidR="0027752C">
              <w:t>straightforward</w:t>
            </w:r>
          </w:ins>
          <w:ins w:id="228" w:author="Augustus Raymond Pendleton" w:date="2025-09-25T13:54:00Z" w16du:dateUtc="2025-09-25T17:54:00Z">
            <w:r w:rsidR="00686055">
              <w:t>,</w:t>
            </w:r>
          </w:ins>
          <w:ins w:id="229" w:author="Marian Louise Schmidt" w:date="2025-10-07T10:16:00Z" w16du:dateUtc="2025-10-07T14:16:00Z">
            <w:r w:rsidR="0027752C">
              <w:t xml:space="preserve"> </w:t>
            </w:r>
          </w:ins>
          <w:ins w:id="230" w:author="Augustus Raymond Pendleton" w:date="2025-09-25T13:54:00Z" w16du:dateUtc="2025-09-25T17:54:00Z">
            <w:del w:id="231" w:author="Marian Louise Schmidt" w:date="2025-10-07T10:16:00Z" w16du:dateUtc="2025-10-07T14:16:00Z">
              <w:r w:rsidR="00686055" w:rsidDel="0027752C">
                <w:delText xml:space="preserve"> but</w:delText>
              </w:r>
            </w:del>
            <w:del w:id="232" w:author="Marian Louise Schmidt" w:date="2025-10-21T14:30:00Z" w16du:dateUtc="2025-10-21T18:30:00Z">
              <w:r w:rsidR="00686055" w:rsidDel="000A3BD5">
                <w:delText xml:space="preserve"> </w:delText>
              </w:r>
            </w:del>
            <w:r w:rsidR="00686055">
              <w:t xml:space="preserve">we </w:t>
            </w:r>
            <w:del w:id="233" w:author="Marian Louise Schmidt" w:date="2025-10-07T10:16:00Z" w16du:dateUtc="2025-10-07T14:16:00Z">
              <w:r w:rsidR="00686055" w:rsidDel="0027752C">
                <w:delText>were unable to find</w:delText>
              </w:r>
            </w:del>
          </w:ins>
          <w:ins w:id="234" w:author="Marian Louise Schmidt" w:date="2025-10-07T10:16:00Z" w16du:dateUtc="2025-10-07T14:16:00Z">
            <w:r w:rsidR="0027752C">
              <w:t>found no</w:t>
            </w:r>
          </w:ins>
          <w:ins w:id="235" w:author="Augustus Raymond Pendleton" w:date="2025-09-25T13:54:00Z" w16du:dateUtc="2025-09-25T17:54:00Z">
            <w:del w:id="236" w:author="Marian Louise Schmidt" w:date="2025-10-07T10:16:00Z" w16du:dateUtc="2025-10-07T14:16:00Z">
              <w:r w:rsidR="00686055" w:rsidDel="0027752C">
                <w:delText xml:space="preserve"> any</w:delText>
              </w:r>
            </w:del>
            <w:r w:rsidR="00686055">
              <w:t xml:space="preserve"> </w:t>
            </w:r>
            <w:del w:id="237" w:author="Marian Louise Schmidt" w:date="2025-10-21T14:31:00Z" w16du:dateUtc="2025-10-21T18:31:00Z">
              <w:r w:rsidR="00686055" w:rsidDel="000A3BD5">
                <w:delText>examples in the literature</w:delText>
              </w:r>
            </w:del>
          </w:ins>
          <w:ins w:id="238" w:author="Marian Louise Schmidt" w:date="2025-10-21T14:31:00Z" w16du:dateUtc="2025-10-21T18:31:00Z">
            <w:r w:rsidR="000A3BD5">
              <w:t xml:space="preserve">prior work that examines </w:t>
            </w:r>
            <w:proofErr w:type="spellStart"/>
            <w:r w:rsidR="000A3BD5">
              <w:t>UniFrac</w:t>
            </w:r>
          </w:ins>
          <w:proofErr w:type="spellEnd"/>
          <w:ins w:id="239" w:author="Augustus Raymond Pendleton" w:date="2025-09-25T13:54:00Z" w16du:dateUtc="2025-09-25T17:54:00Z">
            <w:r w:rsidR="00686055">
              <w:t xml:space="preserve"> </w:t>
            </w:r>
          </w:ins>
          <w:ins w:id="240" w:author="Marian Louise Schmidt" w:date="2025-10-21T14:31:00Z" w16du:dateUtc="2025-10-21T18:31:00Z">
            <w:r w:rsidR="000A3BD5">
              <w:t xml:space="preserve">in the context of </w:t>
            </w:r>
          </w:ins>
          <w:ins w:id="241" w:author="Augustus Raymond Pendleton" w:date="2025-09-25T13:54:00Z" w16du:dateUtc="2025-09-25T17:54:00Z">
            <w:del w:id="242" w:author="Marian Louise Schmidt" w:date="2025-10-07T10:17:00Z" w16du:dateUtc="2025-10-07T14:17:00Z">
              <w:r w:rsidR="00686055" w:rsidDel="0027752C">
                <w:delText>where</w:delText>
              </w:r>
            </w:del>
            <w:r w:rsidR="00686055">
              <w:t xml:space="preserve"> absolute abundances</w:t>
            </w:r>
            <w:del w:id="243" w:author="Marian Louise Schmidt" w:date="2025-10-21T14:31:00Z" w16du:dateUtc="2025-10-21T18:31:00Z">
              <w:r w:rsidR="00686055" w:rsidDel="000A3BD5">
                <w:delText xml:space="preserve"> </w:delText>
              </w:r>
            </w:del>
            <w:del w:id="244" w:author="Marian Louise Schmidt" w:date="2025-10-07T10:17:00Z" w16du:dateUtc="2025-10-07T14:17:00Z">
              <w:r w:rsidR="00686055" w:rsidDel="0027752C">
                <w:delText xml:space="preserve">are discussed </w:delText>
              </w:r>
            </w:del>
            <w:del w:id="245" w:author="Marian Louise Schmidt" w:date="2025-10-21T14:31:00Z" w16du:dateUtc="2025-10-21T18:31:00Z">
              <w:r w:rsidR="00686055" w:rsidDel="000A3BD5">
                <w:delText>in relation to Uni</w:delText>
              </w:r>
            </w:del>
            <w:del w:id="246" w:author="Marian Louise Schmidt" w:date="2025-10-21T14:29:00Z" w16du:dateUtc="2025-10-21T18:29:00Z">
              <w:r w:rsidR="00686055" w:rsidDel="000A3BD5">
                <w:delText>f</w:delText>
              </w:r>
            </w:del>
            <w:del w:id="247" w:author="Marian Louise Schmidt" w:date="2025-10-21T14:31:00Z" w16du:dateUtc="2025-10-21T18:31:00Z">
              <w:r w:rsidR="00686055" w:rsidDel="000A3BD5">
                <w:delText>rac distances</w:delText>
              </w:r>
            </w:del>
            <w:r w:rsidR="00686055">
              <w:t xml:space="preserve">, either conceptually or in </w:t>
            </w:r>
            <w:del w:id="248" w:author="Marian Louise Schmidt" w:date="2025-10-21T14:32:00Z" w16du:dateUtc="2025-10-21T18:32:00Z">
              <w:r w:rsidR="00686055" w:rsidDel="000A3BD5">
                <w:delText>application</w:delText>
              </w:r>
            </w:del>
          </w:ins>
          <w:ins w:id="249" w:author="Marian Louise Schmidt" w:date="2025-10-21T14:32:00Z" w16du:dateUtc="2025-10-21T18:32:00Z">
            <w:r w:rsidR="000A3BD5">
              <w:t>practice</w:t>
            </w:r>
          </w:ins>
          <w:ins w:id="250" w:author="Augustus Raymond Pendleton" w:date="2025-09-25T13:54:00Z" w16du:dateUtc="2025-09-25T17:54:00Z">
            <w:r w:rsidR="00686055">
              <w:t>.</w:t>
            </w:r>
          </w:ins>
          <w:ins w:id="251" w:author="Augustus Raymond Pendleton" w:date="2025-09-25T13:56:00Z" w16du:dateUtc="2025-09-25T17:56:00Z">
            <w:r w:rsidR="00686055">
              <w:t xml:space="preserve"> </w:t>
            </w:r>
          </w:ins>
          <w:ins w:id="252" w:author="Marian Louise Schmidt" w:date="2025-10-21T14:49:00Z" w16du:dateUtc="2025-10-21T18:49:00Z">
            <w:r w:rsidR="00BE52A2">
              <w:t>Incorporating</w:t>
            </w:r>
          </w:ins>
          <w:ins w:id="253" w:author="Marian Louise Schmidt" w:date="2025-10-07T10:17:00Z" w16du:dateUtc="2025-10-07T14:17:00Z">
            <w:r w:rsidR="0027752C">
              <w:t xml:space="preserve"> a</w:t>
            </w:r>
          </w:ins>
          <w:ins w:id="254" w:author="Augustus Raymond Pendleton" w:date="2025-09-25T13:56:00Z" w16du:dateUtc="2025-09-25T17:56:00Z">
            <w:del w:id="255" w:author="Marian Louise Schmidt" w:date="2025-10-07T10:17:00Z" w16du:dateUtc="2025-10-07T14:17:00Z">
              <w:r w:rsidR="00686055" w:rsidDel="0027752C">
                <w:delText>A</w:delText>
              </w:r>
            </w:del>
            <w:r w:rsidR="00686055">
              <w:t xml:space="preserve">bsolute abundances </w:t>
            </w:r>
            <w:del w:id="256" w:author="Marian Louise Schmidt" w:date="2025-10-07T10:17:00Z" w16du:dateUtc="2025-10-07T14:17:00Z">
              <w:r w:rsidR="00686055" w:rsidDel="0027752C">
                <w:delText>add</w:delText>
              </w:r>
            </w:del>
          </w:ins>
          <w:ins w:id="257" w:author="Marian Louise Schmidt" w:date="2025-10-21T14:32:00Z" w16du:dateUtc="2025-10-21T18:32:00Z">
            <w:r w:rsidR="000A3BD5">
              <w:t>adds a</w:t>
            </w:r>
          </w:ins>
          <w:ins w:id="258" w:author="Marian Louise Schmidt" w:date="2025-10-21T14:50:00Z" w16du:dateUtc="2025-10-21T18:50:00Z">
            <w:r w:rsidR="00BE52A2">
              <w:t xml:space="preserve">nother </w:t>
            </w:r>
          </w:ins>
          <w:ins w:id="259" w:author="Augustus Raymond Pendleton" w:date="2025-09-25T13:57:00Z" w16du:dateUtc="2025-09-25T17:57:00Z">
            <w:del w:id="260" w:author="Marian Louise Schmidt" w:date="2025-10-21T14:32:00Z" w16du:dateUtc="2025-10-21T18:32:00Z">
              <w:r w:rsidR="00686055" w:rsidDel="000A3BD5">
                <w:delText xml:space="preserve"> another</w:delText>
              </w:r>
            </w:del>
            <w:del w:id="261" w:author="Marian Louise Schmidt" w:date="2025-10-21T14:50:00Z" w16du:dateUtc="2025-10-21T18:50:00Z">
              <w:r w:rsidR="00686055" w:rsidDel="00BE52A2">
                <w:delText xml:space="preserve"> </w:delText>
              </w:r>
            </w:del>
            <w:r w:rsidR="00686055">
              <w:t>axis</w:t>
            </w:r>
          </w:ins>
          <w:ins w:id="262" w:author="Marian Louise Schmidt" w:date="2025-10-07T10:17:00Z" w16du:dateUtc="2025-10-07T14:17:00Z">
            <w:r w:rsidR="0027752C">
              <w:t xml:space="preserve"> of variation</w:t>
            </w:r>
          </w:ins>
          <w:ins w:id="263" w:author="Marian Louise Schmidt" w:date="2025-10-21T14:32:00Z" w16du:dateUtc="2025-10-21T18:32:00Z">
            <w:r w:rsidR="000A3BD5">
              <w:t>:</w:t>
            </w:r>
          </w:ins>
          <w:ins w:id="264" w:author="Marian Louise Schmidt" w:date="2025-10-21T14:51:00Z" w16du:dateUtc="2025-10-21T18:51:00Z">
            <w:r w:rsidR="00BE52A2">
              <w:t xml:space="preserve"> beyond differences in community composition and phylogenetic turnover, </w:t>
            </w:r>
          </w:ins>
          <w:ins w:id="265" w:author="Augustus Raymond Pendleton" w:date="2025-09-25T13:57:00Z" w16du:dateUtc="2025-09-25T17:57:00Z">
            <w:del w:id="266" w:author="Marian Louise Schmidt" w:date="2025-10-21T14:32:00Z" w16du:dateUtc="2025-10-21T18:32:00Z">
              <w:r w:rsidR="00686055" w:rsidDel="000A3BD5">
                <w:delText xml:space="preserve"> </w:delText>
              </w:r>
            </w:del>
          </w:ins>
          <w:ins w:id="267" w:author="Marian Louise Schmidt" w:date="2025-10-21T14:32:00Z" w16du:dateUtc="2025-10-21T18:32:00Z">
            <w:r w:rsidR="000A3BD5">
              <w:t xml:space="preserve"> </w:t>
            </w:r>
          </w:ins>
          <w:ins w:id="268" w:author="Augustus Raymond Pendleton" w:date="2025-09-25T13:57:00Z" w16du:dateUtc="2025-09-25T17:57:00Z">
            <w:del w:id="269" w:author="Marian Louise Schmidt" w:date="2025-10-07T10:17:00Z" w16du:dateUtc="2025-10-07T14:17:00Z">
              <w:r w:rsidR="00686055" w:rsidDel="0027752C">
                <w:delText xml:space="preserve">along which </w:delText>
              </w:r>
            </w:del>
          </w:ins>
          <m:oMath>
            <m:sSup>
              <m:sSupPr>
                <m:ctrlPr>
                  <w:ins w:id="270" w:author="Augustus Raymond Pendleton" w:date="2025-09-25T13:57:00Z" w16du:dateUtc="2025-09-25T17:57:00Z">
                    <w:del w:id="271" w:author="Marian Louise Schmidt" w:date="2025-10-07T10:17:00Z" w16du:dateUtc="2025-10-07T14:17:00Z">
                      <w:rPr>
                        <w:rFonts w:ascii="Cambria Math" w:hAnsi="Cambria Math"/>
                      </w:rPr>
                    </w:del>
                  </w:ins>
                </m:ctrlPr>
              </m:sSupPr>
              <m:e>
                <m:r>
                  <w:ins w:id="272" w:author="Augustus Raymond Pendleton" w:date="2025-09-25T13:57:00Z" w16du:dateUtc="2025-09-25T17:57:00Z">
                    <w:del w:id="273" w:author="Marian Louise Schmidt" w:date="2025-10-07T10:17:00Z" w16du:dateUtc="2025-10-07T14:17:00Z">
                      <w:rPr>
                        <w:rFonts w:ascii="Cambria Math" w:hAnsi="Cambria Math"/>
                      </w:rPr>
                      <m:t>U</m:t>
                    </w:del>
                  </w:ins>
                </m:r>
              </m:e>
              <m:sup>
                <m:r>
                  <w:ins w:id="274" w:author="Augustus Raymond Pendleton" w:date="2025-09-25T13:57:00Z" w16du:dateUtc="2025-09-25T17:57:00Z">
                    <w:del w:id="275" w:author="Marian Louise Schmidt" w:date="2025-10-07T10:17:00Z" w16du:dateUtc="2025-10-07T14:17:00Z">
                      <w:rPr>
                        <w:rFonts w:ascii="Cambria Math" w:hAnsi="Cambria Math"/>
                      </w:rPr>
                      <m:t>A</m:t>
                    </w:del>
                  </w:ins>
                </m:r>
              </m:sup>
            </m:sSup>
          </m:oMath>
          <w:ins w:id="276" w:author="Augustus Raymond Pendleton" w:date="2025-09-25T13:57:00Z" w16du:dateUtc="2025-09-25T17:57:00Z">
            <w:del w:id="277" w:author="Marian Louise Schmidt" w:date="2025-10-07T10:17:00Z" w16du:dateUtc="2025-10-07T14:17:00Z">
              <w:r w:rsidR="00686055" w:rsidRPr="0007048F" w:rsidDel="0027752C">
                <w:delText xml:space="preserve"> </w:delText>
              </w:r>
              <w:r w:rsidR="00686055" w:rsidDel="0027752C">
                <w:delText>can vary; besides</w:delText>
              </w:r>
            </w:del>
            <w:del w:id="278" w:author="Marian Louise Schmidt" w:date="2025-10-21T14:37:00Z" w16du:dateUtc="2025-10-21T18:37:00Z">
              <w:r w:rsidR="00686055" w:rsidDel="001C589D">
                <w:delText xml:space="preserve"> </w:delText>
              </w:r>
            </w:del>
            <w:del w:id="279" w:author="Marian Louise Schmidt" w:date="2025-10-21T14:32:00Z" w16du:dateUtc="2025-10-21T18:32:00Z">
              <w:r w:rsidR="00686055" w:rsidDel="000A3BD5">
                <w:delText>dif</w:delText>
              </w:r>
            </w:del>
          </w:ins>
          <w:ins w:id="280" w:author="Augustus Raymond Pendleton" w:date="2025-09-25T13:58:00Z" w16du:dateUtc="2025-09-25T17:58:00Z">
            <w:del w:id="281" w:author="Marian Louise Schmidt" w:date="2025-10-21T14:32:00Z" w16du:dateUtc="2025-10-21T18:32:00Z">
              <w:r w:rsidR="00686055" w:rsidDel="000A3BD5">
                <w:delText>ferences</w:delText>
              </w:r>
            </w:del>
            <w:del w:id="282" w:author="Marian Louise Schmidt" w:date="2025-10-21T14:37:00Z" w16du:dateUtc="2025-10-21T18:37:00Z">
              <w:r w:rsidR="00686055" w:rsidDel="001C589D">
                <w:delText xml:space="preserve"> in community </w:delText>
              </w:r>
            </w:del>
            <w:del w:id="283" w:author="Marian Louise Schmidt" w:date="2025-10-21T14:33:00Z" w16du:dateUtc="2025-10-21T18:33:00Z">
              <w:r w:rsidR="00686055" w:rsidDel="000A3BD5">
                <w:delText>composition and phylogenetic similarity</w:delText>
              </w:r>
            </w:del>
            <w:del w:id="284" w:author="Marian Louise Schmidt" w:date="2025-10-21T14:37:00Z" w16du:dateUtc="2025-10-21T18:37:00Z">
              <w:r w:rsidR="00686055" w:rsidDel="001C589D">
                <w:delText xml:space="preserve">, </w:delText>
              </w:r>
            </w:del>
          </w:ins>
          <m:oMath>
            <m:sSup>
              <m:sSupPr>
                <m:ctrlPr>
                  <w:ins w:id="285" w:author="Augustus Raymond Pendleton" w:date="2025-09-25T13:58:00Z" w16du:dateUtc="2025-09-25T17:58:00Z">
                    <w:rPr>
                      <w:rFonts w:ascii="Cambria Math" w:hAnsi="Cambria Math"/>
                    </w:rPr>
                  </w:ins>
                </m:ctrlPr>
              </m:sSupPr>
              <m:e>
                <m:r>
                  <w:ins w:id="286" w:author="Augustus Raymond Pendleton" w:date="2025-09-25T13:58:00Z" w16du:dateUtc="2025-09-25T17:58:00Z">
                    <w:rPr>
                      <w:rFonts w:ascii="Cambria Math" w:hAnsi="Cambria Math"/>
                    </w:rPr>
                    <m:t>U</m:t>
                  </w:ins>
                </m:r>
              </m:e>
              <m:sup>
                <m:r>
                  <w:ins w:id="287" w:author="Augustus Raymond Pendleton" w:date="2025-09-25T13:58:00Z" w16du:dateUtc="2025-09-25T17:58:00Z">
                    <w:rPr>
                      <w:rFonts w:ascii="Cambria Math" w:hAnsi="Cambria Math"/>
                    </w:rPr>
                    <m:t>A</m:t>
                  </w:ins>
                </m:r>
              </m:sup>
            </m:sSup>
          </m:oMath>
          <w:ins w:id="288" w:author="Augustus Raymond Pendleton" w:date="2025-09-25T13:58:00Z" w16du:dateUtc="2025-09-25T17:58:00Z">
            <w:r w:rsidR="00686055" w:rsidRPr="0007048F">
              <w:t xml:space="preserve"> </w:t>
            </w:r>
            <w:r w:rsidR="00686055">
              <w:t xml:space="preserve"> </w:t>
            </w:r>
          </w:ins>
          <w:ins w:id="289" w:author="Marian Louise Schmidt" w:date="2025-10-21T14:51:00Z" w16du:dateUtc="2025-10-21T18:51:00Z">
            <w:r w:rsidR="00BE52A2">
              <w:t xml:space="preserve">also </w:t>
            </w:r>
          </w:ins>
          <w:ins w:id="290" w:author="Augustus Raymond Pendleton" w:date="2025-09-25T13:58:00Z" w16du:dateUtc="2025-09-25T17:58:00Z">
            <w:del w:id="291" w:author="Marian Louise Schmidt" w:date="2025-10-21T14:37:00Z" w16du:dateUtc="2025-10-21T18:37:00Z">
              <w:r w:rsidR="00686055" w:rsidDel="001C589D">
                <w:delText xml:space="preserve">also </w:delText>
              </w:r>
            </w:del>
            <w:del w:id="292" w:author="Marian Louise Schmidt" w:date="2025-10-07T10:18:00Z" w16du:dateUtc="2025-10-07T14:18:00Z">
              <w:r w:rsidR="00686055" w:rsidDel="0027752C">
                <w:delText>considers</w:delText>
              </w:r>
            </w:del>
          </w:ins>
          <w:ins w:id="293" w:author="Marian Louise Schmidt" w:date="2025-10-21T14:37:00Z" w16du:dateUtc="2025-10-21T18:37:00Z">
            <w:r w:rsidR="001C589D">
              <w:t xml:space="preserve">captures </w:t>
            </w:r>
          </w:ins>
          <w:ins w:id="294" w:author="Marian Louise Schmidt" w:date="2025-10-21T14:49:00Z" w16du:dateUtc="2025-10-21T18:49:00Z">
            <w:r w:rsidR="00BE52A2">
              <w:t>how differences</w:t>
            </w:r>
          </w:ins>
          <w:ins w:id="295" w:author="Marian Louise Schmidt" w:date="2025-10-21T14:37:00Z" w16du:dateUtc="2025-10-21T18:37:00Z">
            <w:r w:rsidR="001C589D">
              <w:t xml:space="preserve"> in microbial load </w:t>
            </w:r>
          </w:ins>
          <w:ins w:id="296" w:author="Marian Louise Schmidt" w:date="2025-10-21T14:49:00Z" w16du:dateUtc="2025-10-21T18:49:00Z">
            <w:r w:rsidR="00BE52A2">
              <w:t xml:space="preserve">shape </w:t>
            </w:r>
          </w:ins>
          <w:ins w:id="297" w:author="Marian Louise Schmidt" w:date="2025-10-21T14:37:00Z" w16du:dateUtc="2025-10-21T18:37:00Z">
            <w:r w:rsidR="001C589D">
              <w:t>ecological impact</w:t>
            </w:r>
          </w:ins>
          <w:ins w:id="298" w:author="Augustus Raymond Pendleton" w:date="2025-09-25T13:58:00Z" w16du:dateUtc="2025-09-25T17:58:00Z">
            <w:del w:id="299" w:author="Marian Louise Schmidt" w:date="2025-10-21T14:33:00Z" w16du:dateUtc="2025-10-21T18:33:00Z">
              <w:r w:rsidR="00686055" w:rsidDel="000A3BD5">
                <w:delText xml:space="preserve"> absolute differences</w:delText>
              </w:r>
            </w:del>
            <w:r w:rsidR="00686055">
              <w:t xml:space="preserve">. </w:t>
            </w:r>
          </w:ins>
        </w:moveFrom>
      </w:moveTo>
    </w:p>
    <w:p w14:paraId="11242920" w14:textId="34C5E761" w:rsidR="0007048F" w:rsidRPr="0007048F" w:rsidRDefault="0027752C">
      <w:pPr>
        <w:ind w:firstLine="720"/>
        <w:pPrChange w:id="300" w:author="Augustus Raymond Pendleton" w:date="2025-09-29T12:09:00Z" w16du:dateUtc="2025-09-29T16:09:00Z">
          <w:pPr/>
        </w:pPrChange>
      </w:pPr>
      <w:ins w:id="301" w:author="Marian Louise Schmidt" w:date="2025-10-07T10:18:00Z" w16du:dateUtc="2025-10-07T14:18:00Z">
        <w:r>
          <w:t xml:space="preserve">Consequently, </w:t>
        </w:r>
      </w:ins>
      <w:ins w:id="302" w:author="Marian Louise Schmidt" w:date="2025-10-21T14:53:00Z" w16du:dateUtc="2025-10-21T18:53:00Z">
        <w:r w:rsidR="00BE52A2">
          <w:t>interpreting the behavior of</w:t>
        </w:r>
      </w:ins>
      <w:ins w:id="303" w:author="Augustus Raymond Pendleton" w:date="2025-09-29T12:09:00Z" w16du:dateUtc="2025-09-29T16:09:00Z">
        <w:del w:id="304" w:author="Marian Louise Schmidt" w:date="2025-10-07T10:18:00Z" w16du:dateUtc="2025-10-07T14:18:00Z">
          <w:r w:rsidR="000F0D90" w:rsidDel="0027752C">
            <w:delText xml:space="preserve">It is a nontrivial task to consider </w:delText>
          </w:r>
        </w:del>
        <w:del w:id="305" w:author="Marian Louise Schmidt" w:date="2025-10-21T14:53:00Z" w16du:dateUtc="2025-10-21T18:53:00Z">
          <w:r w:rsidR="000F0D90" w:rsidDel="00BE52A2">
            <w:delText>how</w:delText>
          </w:r>
        </w:del>
        <w:r w:rsidR="000F0D90">
          <w:t xml:space="preserve"> </w:t>
        </w:r>
      </w:ins>
      <m:oMath>
        <m:sSup>
          <m:sSupPr>
            <m:ctrlPr>
              <w:ins w:id="306" w:author="Augustus Raymond Pendleton" w:date="2025-09-29T12:09:00Z" w16du:dateUtc="2025-09-29T16:09:00Z">
                <w:rPr>
                  <w:rFonts w:ascii="Cambria Math" w:hAnsi="Cambria Math"/>
                </w:rPr>
              </w:ins>
            </m:ctrlPr>
          </m:sSupPr>
          <m:e>
            <m:r>
              <w:ins w:id="307" w:author="Augustus Raymond Pendleton" w:date="2025-09-29T12:09:00Z" w16du:dateUtc="2025-09-29T16:09:00Z">
                <w:rPr>
                  <w:rFonts w:ascii="Cambria Math" w:hAnsi="Cambria Math"/>
                </w:rPr>
                <m:t>U</m:t>
              </w:ins>
            </m:r>
          </m:e>
          <m:sup>
            <m:r>
              <w:ins w:id="308" w:author="Augustus Raymond Pendleton" w:date="2025-09-29T12:09:00Z" w16du:dateUtc="2025-09-29T16:09:00Z">
                <w:rPr>
                  <w:rFonts w:ascii="Cambria Math" w:hAnsi="Cambria Math"/>
                </w:rPr>
                <m:t>A</m:t>
              </w:ins>
            </m:r>
          </m:sup>
        </m:sSup>
      </m:oMath>
      <w:ins w:id="309" w:author="Augustus Raymond Pendleton" w:date="2025-09-29T12:09:00Z" w16du:dateUtc="2025-09-29T16:09:00Z">
        <w:r w:rsidR="000F0D90" w:rsidRPr="0007048F">
          <w:t xml:space="preserve"> </w:t>
        </w:r>
        <w:del w:id="310" w:author="Marian Louise Schmidt" w:date="2025-10-21T14:54:00Z" w16du:dateUtc="2025-10-21T18:54:00Z">
          <w:r w:rsidR="000F0D90" w:rsidDel="00BE52A2">
            <w:delText xml:space="preserve">behaves </w:delText>
          </w:r>
        </w:del>
        <w:r w:rsidR="000F0D90">
          <w:t xml:space="preserve">in comparison to other </w:t>
        </w:r>
        <w:del w:id="311" w:author="Marian Louise Schmidt" w:date="2025-10-21T14:53:00Z" w16du:dateUtc="2025-10-21T18:53:00Z">
          <w:r w:rsidR="000F0D90" w:rsidDel="00BE52A2">
            <w:delText xml:space="preserve">metrics of </w:delText>
          </w:r>
        </w:del>
        <w:del w:id="312" w:author="Marian Louise Schmidt" w:date="2025-10-21T14:34:00Z" w16du:dateUtc="2025-10-21T18:34:00Z">
          <w:r w:rsidR="000F0D90" w:rsidRPr="0007048F" w:rsidDel="000A3BD5">
            <w:delText xml:space="preserve">using </w:delText>
          </w:r>
        </w:del>
      </w:ins>
      <m:oMath>
        <m:r>
          <w:ins w:id="313" w:author="Augustus Raymond Pendleton" w:date="2025-09-29T12:09:00Z" w16du:dateUtc="2025-09-29T16:09:00Z">
            <w:rPr>
              <w:rFonts w:ascii="Cambria Math" w:hAnsi="Cambria Math"/>
            </w:rPr>
            <m:t>β</m:t>
          </w:ins>
        </m:r>
      </m:oMath>
      <w:ins w:id="314" w:author="Augustus Raymond Pendleton" w:date="2025-09-29T12:09:00Z" w16du:dateUtc="2025-09-29T16:09:00Z">
        <w:r w:rsidR="000F0D90" w:rsidRPr="0007048F">
          <w:t>-diversity</w:t>
        </w:r>
      </w:ins>
      <w:ins w:id="315" w:author="Marian Louise Schmidt" w:date="2025-10-07T10:18:00Z" w16du:dateUtc="2025-10-07T14:18:00Z">
        <w:r>
          <w:t xml:space="preserve"> </w:t>
        </w:r>
      </w:ins>
      <w:ins w:id="316" w:author="Marian Louise Schmidt" w:date="2025-10-21T14:53:00Z" w16du:dateUtc="2025-10-21T18:53:00Z">
        <w:r w:rsidR="00BE52A2">
          <w:t xml:space="preserve">metrics </w:t>
        </w:r>
      </w:ins>
      <w:ins w:id="317" w:author="Marian Louise Schmidt" w:date="2025-10-21T14:54:00Z" w16du:dateUtc="2025-10-21T18:54:00Z">
        <w:r w:rsidR="00BE52A2">
          <w:t>becomes</w:t>
        </w:r>
      </w:ins>
      <w:ins w:id="318" w:author="Marian Louise Schmidt" w:date="2025-10-07T10:18:00Z" w16du:dateUtc="2025-10-07T14:18:00Z">
        <w:r>
          <w:t xml:space="preserve"> nontrivial</w:t>
        </w:r>
      </w:ins>
      <w:ins w:id="319" w:author="Augustus Raymond Pendleton" w:date="2025-09-29T12:09:00Z" w16du:dateUtc="2025-09-29T16:09:00Z">
        <w:r w:rsidR="000F0D90">
          <w:t xml:space="preserve">, especially in complex microbiomes with many samples. </w:t>
        </w:r>
      </w:ins>
      <w:del w:id="320" w:author="Augustus Raymond Pendleton" w:date="2025-09-29T11:37:00Z" w16du:dateUtc="2025-09-29T15:37:00Z">
        <w:r w:rsidR="0007048F" w:rsidRPr="0007048F" w:rsidDel="00FF313F">
          <w:delText>    </w:delText>
        </w:r>
      </w:del>
      <w:r w:rsidR="0007048F" w:rsidRPr="0007048F">
        <w:t xml:space="preserve">To </w:t>
      </w:r>
      <w:ins w:id="321" w:author="Augustus Raymond Pendleton" w:date="2025-09-29T12:10:00Z" w16du:dateUtc="2025-09-29T16:10:00Z">
        <w:del w:id="322" w:author="Marian Louise Schmidt" w:date="2025-10-21T14:55:00Z" w16du:dateUtc="2025-10-21T18:55:00Z">
          <w:r w:rsidR="000F0D90" w:rsidDel="00BE52A2">
            <w:delText>first see</w:delText>
          </w:r>
        </w:del>
      </w:ins>
      <w:ins w:id="323" w:author="Marian Louise Schmidt" w:date="2025-10-21T14:55:00Z" w16du:dateUtc="2025-10-21T18:55:00Z">
        <w:r w:rsidR="00BE52A2">
          <w:t>illustrate</w:t>
        </w:r>
      </w:ins>
      <w:ins w:id="324" w:author="Augustus Raymond Pendleton" w:date="2025-09-29T12:10:00Z" w16du:dateUtc="2025-09-29T16:10:00Z">
        <w:r w:rsidR="000F0D90">
          <w:t xml:space="preserve"> </w:t>
        </w:r>
      </w:ins>
      <w:del w:id="325" w:author="Augustus Raymond Pendleton" w:date="2025-09-29T12:09:00Z" w16du:dateUtc="2025-09-29T16:09:00Z">
        <w:r w:rsidR="0007048F" w:rsidRPr="0007048F" w:rsidDel="000F0D90">
          <w:delText xml:space="preserve">illustrate </w:delText>
        </w:r>
      </w:del>
      <w:r w:rsidR="0007048F" w:rsidRPr="0007048F">
        <w:t xml:space="preserve">how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0007048F" w:rsidRPr="0007048F">
        <w:t xml:space="preserve"> </w:t>
      </w:r>
      <w:ins w:id="326" w:author="Augustus Raymond Pendleton" w:date="2025-09-29T12:10:00Z" w16du:dateUtc="2025-09-29T16:10:00Z">
        <w:r w:rsidR="000F0D90">
          <w:t>compares to other metrics</w:t>
        </w:r>
      </w:ins>
      <w:del w:id="327" w:author="Augustus Raymond Pendleton" w:date="2025-09-29T12:09:00Z" w16du:dateUtc="2025-09-29T16:09:00Z">
        <w:r w:rsidR="0007048F" w:rsidRPr="0007048F" w:rsidDel="000F0D90">
          <w:delText>behaves</w:delText>
        </w:r>
      </w:del>
      <w:r w:rsidR="0007048F" w:rsidRPr="0007048F">
        <w:t xml:space="preserve">, we </w:t>
      </w:r>
      <w:ins w:id="328" w:author="Marian Louise Schmidt" w:date="2025-10-21T14:55:00Z" w16du:dateUtc="2025-10-21T18:55:00Z">
        <w:r w:rsidR="00BE52A2">
          <w:t xml:space="preserve">first </w:t>
        </w:r>
      </w:ins>
      <w:r w:rsidR="0007048F" w:rsidRPr="0007048F">
        <w:t xml:space="preserve">constructed a </w:t>
      </w:r>
      <w:ins w:id="329" w:author="Augustus Raymond Pendleton" w:date="2025-09-29T12:10:00Z" w16du:dateUtc="2025-09-29T16:10:00Z">
        <w:r w:rsidR="000F0D90">
          <w:t xml:space="preserve">simple example: a </w:t>
        </w:r>
      </w:ins>
      <w:r w:rsidR="0007048F" w:rsidRPr="0007048F">
        <w:t>simulated community of four ASVs arranged in a simple phylogeny (Fig. 1A). By varying the absolute abundance of each ASV (1, 10, or 100), we generated 81 samples and 3,240 pairwise comparisons. For each pair, we computed four dissimilarity metrics: Bray-Curtis with relative abundance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R</m:t>
            </m:r>
          </m:sup>
        </m:sSup>
      </m:oMath>
      <w:r w:rsidR="0007048F" w:rsidRPr="0007048F">
        <w:t>), Bray-Curtis with absolute abundance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0007048F" w:rsidRPr="0007048F">
        <w:t>), Weighted UniFrac with relative abundance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0007048F" w:rsidRPr="0007048F">
        <w:t>), and Weighted UniFrac with absolute abundance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0007048F" w:rsidRPr="0007048F">
        <w:t>).</w:t>
      </w:r>
    </w:p>
    <w:p w14:paraId="334A70D7" w14:textId="3381F985" w:rsidR="0007048F" w:rsidRPr="0007048F" w:rsidRDefault="0007048F">
      <w:pPr>
        <w:ind w:firstLine="720"/>
        <w:pPrChange w:id="330" w:author="Augustus Raymond Pendleton" w:date="2025-09-29T11:37:00Z" w16du:dateUtc="2025-09-29T15:37:00Z">
          <w:pPr/>
        </w:pPrChange>
      </w:pPr>
      <w:del w:id="331" w:author="Augustus Raymond Pendleton" w:date="2025-09-29T11:37:00Z" w16du:dateUtc="2025-09-29T15:37:00Z">
        <w:r w:rsidRPr="0007048F" w:rsidDel="00FF313F">
          <w:delText>    </w:delText>
        </w:r>
      </w:del>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does not consistently yield higher or lower distances but instead varies depending on how abundance and phylogeny intersect (Fig. 1B). In the improbable scenario that all branch lengths are equal,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is always less than or equal to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(Fig. S1). </w:t>
      </w:r>
      <w:commentRangeStart w:id="332"/>
      <w:r w:rsidRPr="0007048F">
        <w:t xml:space="preserve">These comparisons emphasize that </w:t>
      </w:r>
      <w:ins w:id="333" w:author="Marian Louise Schmidt" w:date="2025-10-21T15:04:00Z" w16du:dateUtc="2025-10-21T19:04:00Z">
        <w:r w:rsidR="00FA12B5">
          <w:t xml:space="preserve">once branch lengths differ, </w:t>
        </w:r>
      </w:ins>
      <w:r w:rsidRPr="0007048F">
        <w:t xml:space="preserve">incorporating phylogeny and absolute abundance </w:t>
      </w:r>
      <w:ins w:id="334" w:author="Marian Louise Schmidt" w:date="2025-10-21T14:58:00Z" w16du:dateUtc="2025-10-21T18:58:00Z">
        <w:r w:rsidR="00FA12B5">
          <w:t>alters the structure of the dis</w:t>
        </w:r>
      </w:ins>
      <w:ins w:id="335" w:author="Marian Louise Schmidt" w:date="2025-10-21T14:59:00Z" w16du:dateUtc="2025-10-21T18:59:00Z">
        <w:r w:rsidR="00FA12B5">
          <w:t>tance space</w:t>
        </w:r>
      </w:ins>
      <w:ins w:id="336" w:author="Marian Louise Schmidt" w:date="2025-10-21T15:00:00Z" w16du:dateUtc="2025-10-21T19:00:00Z">
        <w:r w:rsidR="00FA12B5">
          <w:t xml:space="preserve">. The direction and magnitude of </w:t>
        </w:r>
      </w:ins>
      <w:ins w:id="337" w:author="Marian Louise Schmidt" w:date="2025-10-21T15:07:00Z" w16du:dateUtc="2025-10-21T19:07:00Z">
        <w:r w:rsidR="00142C07">
          <w:t xml:space="preserve">that </w:t>
        </w:r>
      </w:ins>
      <w:ins w:id="338" w:author="Marian Louise Schmidt" w:date="2025-10-21T15:00:00Z" w16du:dateUtc="2025-10-21T19:00:00Z">
        <w:r w:rsidR="00FA12B5">
          <w:t>change</w:t>
        </w:r>
      </w:ins>
      <w:ins w:id="339" w:author="Marian Louise Schmidt" w:date="2025-10-21T15:01:00Z" w16du:dateUtc="2025-10-21T19:01:00Z">
        <w:r w:rsidR="00FA12B5">
          <w:t xml:space="preserve"> </w:t>
        </w:r>
      </w:ins>
      <w:ins w:id="340" w:author="Marian Louise Schmidt" w:date="2025-10-21T14:59:00Z" w16du:dateUtc="2025-10-21T18:59:00Z">
        <w:r w:rsidR="00FA12B5">
          <w:t xml:space="preserve">depend on </w:t>
        </w:r>
      </w:ins>
      <w:ins w:id="341" w:author="Marian Louise Schmidt" w:date="2025-10-21T15:00:00Z" w16du:dateUtc="2025-10-21T19:00:00Z">
        <w:r w:rsidR="00FA12B5">
          <w:t>which branch</w:t>
        </w:r>
      </w:ins>
      <w:ins w:id="342" w:author="Marian Louise Schmidt" w:date="2025-10-21T15:06:00Z" w16du:dateUtc="2025-10-21T19:06:00Z">
        <w:r w:rsidR="00142C07">
          <w:t>es</w:t>
        </w:r>
      </w:ins>
      <w:ins w:id="343" w:author="Marian Louise Schmidt" w:date="2025-10-21T15:04:00Z" w16du:dateUtc="2025-10-21T19:04:00Z">
        <w:r w:rsidR="00FA12B5">
          <w:t xml:space="preserve"> </w:t>
        </w:r>
      </w:ins>
      <w:ins w:id="344" w:author="Marian Louise Schmidt" w:date="2025-10-21T15:00:00Z" w16du:dateUtc="2025-10-21T19:00:00Z">
        <w:r w:rsidR="00FA12B5">
          <w:t>carr</w:t>
        </w:r>
      </w:ins>
      <w:ins w:id="345" w:author="Marian Louise Schmidt" w:date="2025-10-21T15:06:00Z" w16du:dateUtc="2025-10-21T19:06:00Z">
        <w:r w:rsidR="00142C07">
          <w:t>y</w:t>
        </w:r>
      </w:ins>
      <w:ins w:id="346" w:author="Marian Louise Schmidt" w:date="2025-10-21T15:00:00Z" w16du:dateUtc="2025-10-21T19:00:00Z">
        <w:r w:rsidR="00FA12B5">
          <w:t xml:space="preserve"> the </w:t>
        </w:r>
      </w:ins>
      <w:ins w:id="347" w:author="Marian Louise Schmidt" w:date="2025-10-21T15:07:00Z" w16du:dateUtc="2025-10-21T19:07:00Z">
        <w:r w:rsidR="00142C07">
          <w:t>abundance shifts</w:t>
        </w:r>
      </w:ins>
      <w:ins w:id="348" w:author="Marian Louise Schmidt" w:date="2025-10-21T14:59:00Z" w16du:dateUtc="2025-10-21T18:59:00Z">
        <w:r w:rsidR="00FA12B5">
          <w:t xml:space="preserve">. </w:t>
        </w:r>
      </w:ins>
      <w:commentRangeEnd w:id="332"/>
      <w:ins w:id="349" w:author="Marian Louise Schmidt" w:date="2025-10-21T15:07:00Z" w16du:dateUtc="2025-10-21T19:07:00Z">
        <w:r w:rsidR="00142C07">
          <w:rPr>
            <w:rStyle w:val="CommentReference"/>
          </w:rPr>
          <w:commentReference w:id="332"/>
        </w:r>
      </w:ins>
      <w:del w:id="350" w:author="Marian Louise Schmidt" w:date="2025-10-21T15:04:00Z" w16du:dateUtc="2025-10-21T19:04:00Z">
        <w:r w:rsidRPr="0007048F" w:rsidDel="00FA12B5">
          <w:delText>reshapes distance estimates in nontrivial ways.</w:delText>
        </w:r>
      </w:del>
    </w:p>
    <w:p w14:paraId="49D7B522" w14:textId="5723032A" w:rsidR="0007048F" w:rsidDel="00EF1BA1" w:rsidRDefault="0007048F">
      <w:pPr>
        <w:ind w:firstLine="720"/>
        <w:rPr>
          <w:del w:id="351" w:author="Augustus Raymond Pendleton" w:date="2025-09-29T09:20:00Z" w16du:dateUtc="2025-09-29T13:20:00Z"/>
        </w:rPr>
        <w:pPrChange w:id="352" w:author="Augustus Raymond Pendleton" w:date="2025-09-29T11:36:00Z" w16du:dateUtc="2025-09-29T15:36:00Z">
          <w:pPr/>
        </w:pPrChange>
      </w:pPr>
      <w:del w:id="353" w:author="Augustus Raymond Pendleton" w:date="2025-09-29T11:36:00Z" w16du:dateUtc="2025-09-29T15:36:00Z">
        <w:r w:rsidRPr="0007048F" w:rsidDel="00FF313F">
          <w:lastRenderedPageBreak/>
          <w:delText>    </w:delText>
        </w:r>
      </w:del>
      <w:r w:rsidRPr="0007048F">
        <w:t xml:space="preserve">To better understand how these metrics diverge, we examined individual sample pairs (Fig. 1C). Scenario 1 (gold star) illustrates the classic advantage of </w:t>
      </w:r>
      <w:proofErr w:type="spellStart"/>
      <w:r w:rsidRPr="0007048F">
        <w:t>UniFrac</w:t>
      </w:r>
      <w:proofErr w:type="spellEnd"/>
      <w:r w:rsidRPr="0007048F">
        <w:t xml:space="preserve">: ASV_1 and ASV_2 are phylogenetically close, so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and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discern greater similarity between samples than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R</m:t>
            </m:r>
          </m:sup>
        </m:sSup>
      </m:oMath>
      <w:r w:rsidRPr="0007048F">
        <w:t xml:space="preserve"> and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which ignore phylogenetic structure. Scenario 2 (red star) highlights a limitation of relative metrics: two samples with identical relative composition but a 100-fold difference in biomass appear identical to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R</m:t>
            </m:r>
          </m:sup>
        </m:sSup>
      </m:oMath>
      <w:r w:rsidRPr="0007048F">
        <w:t xml:space="preserve"> and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but not to their absolute counterparts. In Scenario 3 (green star), incorporating absolute abundance decreases dissimilarity.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and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are lower than their relative counterparts because half the community is identical in absolute </w:t>
      </w:r>
      <w:del w:id="354" w:author="Marian Louise Schmidt" w:date="2025-10-21T16:16:00Z" w16du:dateUtc="2025-10-21T20:16:00Z">
        <w:r w:rsidRPr="0007048F" w:rsidDel="00883574">
          <w:delText>terms</w:delText>
        </w:r>
      </w:del>
      <w:ins w:id="355" w:author="Marian Louise Schmidt" w:date="2025-10-21T16:16:00Z" w16du:dateUtc="2025-10-21T20:16:00Z">
        <w:r w:rsidR="00883574">
          <w:t>abundance</w:t>
        </w:r>
      </w:ins>
      <w:r w:rsidRPr="0007048F">
        <w:t>,</w:t>
      </w:r>
      <w:ins w:id="356" w:author="Marian Louise Schmidt" w:date="2025-10-21T16:16:00Z" w16du:dateUtc="2025-10-21T20:16:00Z">
        <w:r w:rsidR="00883574">
          <w:t xml:space="preserve"> even though their</w:t>
        </w:r>
      </w:ins>
      <w:del w:id="357" w:author="Marian Louise Schmidt" w:date="2025-10-21T16:16:00Z" w16du:dateUtc="2025-10-21T20:16:00Z">
        <w:r w:rsidRPr="0007048F" w:rsidDel="00883574">
          <w:delText xml:space="preserve"> despite</w:delText>
        </w:r>
      </w:del>
      <w:r w:rsidRPr="0007048F">
        <w:t xml:space="preserve"> proportion</w:t>
      </w:r>
      <w:ins w:id="358" w:author="Marian Louise Schmidt" w:date="2025-10-21T16:16:00Z" w16du:dateUtc="2025-10-21T20:16:00Z">
        <w:r w:rsidR="00883574">
          <w:t>s</w:t>
        </w:r>
      </w:ins>
      <w:del w:id="359" w:author="Marian Louise Schmidt" w:date="2025-10-21T16:16:00Z" w16du:dateUtc="2025-10-21T20:16:00Z">
        <w:r w:rsidRPr="0007048F" w:rsidDel="00883574">
          <w:delText>al</w:delText>
        </w:r>
      </w:del>
      <w:r w:rsidRPr="0007048F">
        <w:t xml:space="preserve"> differ</w:t>
      </w:r>
      <w:del w:id="360" w:author="Marian Louise Schmidt" w:date="2025-10-21T16:16:00Z" w16du:dateUtc="2025-10-21T20:16:00Z">
        <w:r w:rsidRPr="0007048F" w:rsidDel="00883574">
          <w:delText>ences</w:delText>
        </w:r>
      </w:del>
      <w:r w:rsidRPr="0007048F">
        <w:t xml:space="preserve">. In contrast, Scenario 4 (blue star) shows that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can </w:t>
      </w:r>
      <w:del w:id="361" w:author="Marian Louise Schmidt" w:date="2025-10-21T16:17:00Z" w16du:dateUtc="2025-10-21T20:17:00Z">
        <w:r w:rsidRPr="0007048F" w:rsidDel="00883574">
          <w:delText xml:space="preserve">increase </w:delText>
        </w:r>
      </w:del>
      <w:ins w:id="362" w:author="Marian Louise Schmidt" w:date="2025-10-21T16:17:00Z" w16du:dateUtc="2025-10-21T20:17:00Z">
        <w:r w:rsidR="00883574">
          <w:t>exceed</w:t>
        </w:r>
      </w:ins>
      <w:del w:id="363" w:author="Marian Louise Schmidt" w:date="2025-10-21T16:17:00Z" w16du:dateUtc="2025-10-21T20:17:00Z">
        <w:r w:rsidRPr="0007048F" w:rsidDel="00883574">
          <w:delText>dissimilarity relative to</w:delText>
        </w:r>
      </w:del>
      <w:r w:rsidRPr="0007048F">
        <w:t xml:space="preserve">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when abundance differences </w:t>
      </w:r>
      <w:del w:id="364" w:author="Marian Louise Schmidt" w:date="2025-10-21T16:18:00Z" w16du:dateUtc="2025-10-21T20:18:00Z">
        <w:r w:rsidRPr="0007048F" w:rsidDel="00883574">
          <w:delText xml:space="preserve">occur </w:delText>
        </w:r>
      </w:del>
      <w:ins w:id="365" w:author="Marian Louise Schmidt" w:date="2025-10-21T16:18:00Z" w16du:dateUtc="2025-10-21T20:18:00Z">
        <w:r w:rsidR="00883574">
          <w:t>fall</w:t>
        </w:r>
        <w:r w:rsidR="00883574" w:rsidRPr="0007048F">
          <w:t xml:space="preserve"> </w:t>
        </w:r>
      </w:ins>
      <w:r w:rsidRPr="0007048F">
        <w:t xml:space="preserve">on long branches, </w:t>
      </w:r>
      <w:ins w:id="366" w:author="Marian Louise Schmidt" w:date="2025-10-21T16:19:00Z" w16du:dateUtc="2025-10-21T20:19:00Z">
        <w:r w:rsidR="00883574">
          <w:t xml:space="preserve">magnifying evolutionary distance </w:t>
        </w:r>
      </w:ins>
      <w:ins w:id="367" w:author="Marian Louise Schmidt" w:date="2025-10-21T16:20:00Z" w16du:dateUtc="2025-10-21T20:20:00Z">
        <w:r w:rsidR="00883574">
          <w:t>and</w:t>
        </w:r>
      </w:ins>
      <w:ins w:id="368" w:author="Marian Louise Schmidt" w:date="2025-10-21T16:19:00Z" w16du:dateUtc="2025-10-21T20:19:00Z">
        <w:r w:rsidR="00883574">
          <w:t xml:space="preserve"> </w:t>
        </w:r>
      </w:ins>
      <w:r w:rsidRPr="0007048F">
        <w:t>amplifying phylogenetic dissimilarity.</w:t>
      </w:r>
      <w:r w:rsidR="00AE18EA">
        <w:t xml:space="preserve"> </w:t>
      </w:r>
    </w:p>
    <w:p w14:paraId="42D7F41D" w14:textId="77777777" w:rsidR="00AE18EA" w:rsidDel="00EF1BA1" w:rsidRDefault="00AE18EA">
      <w:pPr>
        <w:ind w:firstLine="720"/>
        <w:rPr>
          <w:del w:id="369" w:author="Augustus Raymond Pendleton" w:date="2025-09-29T09:20:00Z" w16du:dateUtc="2025-09-29T13:20:00Z"/>
        </w:rPr>
        <w:pPrChange w:id="370" w:author="Augustus Raymond Pendleton" w:date="2025-09-29T11:36:00Z" w16du:dateUtc="2025-09-29T15:36:00Z">
          <w:pPr/>
        </w:pPrChange>
      </w:pPr>
    </w:p>
    <w:p w14:paraId="36028C7A" w14:textId="77777777" w:rsidR="00AE18EA" w:rsidRDefault="00AE18EA">
      <w:pPr>
        <w:ind w:firstLine="720"/>
        <w:pPrChange w:id="371" w:author="Augustus Raymond Pendleton" w:date="2025-09-29T11:36:00Z" w16du:dateUtc="2025-09-29T15:36:00Z">
          <w:pPr/>
        </w:pPrChange>
      </w:pPr>
    </w:p>
    <w:p w14:paraId="26A4AD24" w14:textId="151C33FB" w:rsidR="00AE18EA" w:rsidRPr="00AE18EA" w:rsidRDefault="00AE18EA" w:rsidP="0007048F">
      <w:pPr>
        <w:rPr>
          <w:sz w:val="20"/>
          <w:szCs w:val="20"/>
        </w:rPr>
      </w:pPr>
      <w:commentRangeStart w:id="372"/>
      <w:r>
        <w:rPr>
          <w:noProof/>
        </w:rPr>
        <w:drawing>
          <wp:anchor distT="0" distB="0" distL="114300" distR="114300" simplePos="0" relativeHeight="251658240" behindDoc="0" locked="0" layoutInCell="1" allowOverlap="1" wp14:anchorId="746AB1CC" wp14:editId="5EEE20FA">
            <wp:simplePos x="0" y="0"/>
            <wp:positionH relativeFrom="column">
              <wp:posOffset>-155575</wp:posOffset>
            </wp:positionH>
            <wp:positionV relativeFrom="paragraph">
              <wp:posOffset>406</wp:posOffset>
            </wp:positionV>
            <wp:extent cx="6111240" cy="3355975"/>
            <wp:effectExtent l="0" t="0" r="0" b="0"/>
            <wp:wrapSquare wrapText="bothSides"/>
            <wp:docPr id="523309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09400" name="Picture 52330940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1240" cy="3355975"/>
                    </a:xfrm>
                    <a:prstGeom prst="rect">
                      <a:avLst/>
                    </a:prstGeom>
                  </pic:spPr>
                </pic:pic>
              </a:graphicData>
            </a:graphic>
            <wp14:sizeRelH relativeFrom="page">
              <wp14:pctWidth>0</wp14:pctWidth>
            </wp14:sizeRelH>
            <wp14:sizeRelV relativeFrom="page">
              <wp14:pctHeight>0</wp14:pctHeight>
            </wp14:sizeRelV>
          </wp:anchor>
        </w:drawing>
      </w:r>
      <w:commentRangeEnd w:id="372"/>
      <w:r w:rsidR="0027752C">
        <w:rPr>
          <w:rStyle w:val="CommentReference"/>
        </w:rPr>
        <w:commentReference w:id="372"/>
      </w:r>
      <w:r w:rsidRPr="00AE18EA">
        <w:rPr>
          <w:i/>
          <w:iCs/>
          <w:sz w:val="20"/>
          <w:szCs w:val="20"/>
        </w:rPr>
        <w:t>Figure 1. Simulated communities reveal how absolute abundance affects phylogenetic and non-phylogenetic β-diversity measures.</w:t>
      </w:r>
      <w:r w:rsidRPr="00AE18EA">
        <w:rPr>
          <w:sz w:val="20"/>
          <w:szCs w:val="20"/>
        </w:rPr>
        <w:t xml:space="preserve"> (A) We constructed a simple four-ASV community with a known phylogeny and generated all permutations of each ASV having an absolute abundance of 1, 10, or 100, resulting in 81 unique communities and 3,240 pairwise comparisons. (B) Distributions of pairwise differences between weighted </w:t>
      </w:r>
      <w:proofErr w:type="spellStart"/>
      <w:r w:rsidRPr="00AE18EA">
        <w:rPr>
          <w:sz w:val="20"/>
          <w:szCs w:val="20"/>
        </w:rPr>
        <w:t>UniFrac</w:t>
      </w:r>
      <w:proofErr w:type="spellEnd"/>
      <w:r w:rsidRPr="00AE18EA">
        <w:rPr>
          <w:sz w:val="20"/>
          <w:szCs w:val="20"/>
        </w:rPr>
        <w:t xml:space="preserve"> using absolute abundance (</w:t>
      </w:r>
      <m:oMath>
        <m:sSup>
          <m:sSupPr>
            <m:ctrlPr>
              <w:rPr>
                <w:rFonts w:ascii="Cambria Math" w:hAnsi="Cambria Math"/>
                <w:sz w:val="20"/>
                <w:szCs w:val="20"/>
              </w:rPr>
            </m:ctrlPr>
          </m:sSupPr>
          <m:e>
            <m:r>
              <w:rPr>
                <w:rFonts w:ascii="Cambria Math" w:hAnsi="Cambria Math"/>
                <w:sz w:val="20"/>
                <w:szCs w:val="20"/>
              </w:rPr>
              <m:t>U</m:t>
            </m:r>
          </m:e>
          <m:sup>
            <m:r>
              <w:rPr>
                <w:rFonts w:ascii="Cambria Math" w:hAnsi="Cambria Math"/>
                <w:sz w:val="20"/>
                <w:szCs w:val="20"/>
              </w:rPr>
              <m:t>A</m:t>
            </m:r>
          </m:sup>
        </m:sSup>
      </m:oMath>
      <w:r w:rsidRPr="00AE18EA">
        <w:rPr>
          <w:sz w:val="20"/>
          <w:szCs w:val="20"/>
        </w:rPr>
        <w:t>) and three other metrics: Bray-Curtis using relative abundance (</w:t>
      </w:r>
      <m:oMath>
        <m:r>
          <w:rPr>
            <w:rFonts w:ascii="Cambria Math" w:hAnsi="Cambria Math"/>
            <w:sz w:val="20"/>
            <w:szCs w:val="20"/>
          </w:rPr>
          <m:t>B</m:t>
        </m:r>
        <m:sSup>
          <m:sSupPr>
            <m:ctrlPr>
              <w:rPr>
                <w:rFonts w:ascii="Cambria Math" w:hAnsi="Cambria Math"/>
                <w:sz w:val="20"/>
                <w:szCs w:val="20"/>
              </w:rPr>
            </m:ctrlPr>
          </m:sSupPr>
          <m:e>
            <m:r>
              <w:rPr>
                <w:rFonts w:ascii="Cambria Math" w:hAnsi="Cambria Math"/>
                <w:sz w:val="20"/>
                <w:szCs w:val="20"/>
              </w:rPr>
              <m:t>C</m:t>
            </m:r>
          </m:e>
          <m:sup>
            <m:r>
              <w:rPr>
                <w:rFonts w:ascii="Cambria Math" w:hAnsi="Cambria Math"/>
                <w:sz w:val="20"/>
                <w:szCs w:val="20"/>
              </w:rPr>
              <m:t>R</m:t>
            </m:r>
          </m:sup>
        </m:sSup>
      </m:oMath>
      <w:r w:rsidRPr="00AE18EA">
        <w:rPr>
          <w:sz w:val="20"/>
          <w:szCs w:val="20"/>
        </w:rPr>
        <w:t>), weighted UniFrac using relative abundance (</w:t>
      </w:r>
      <m:oMath>
        <m:sSup>
          <m:sSupPr>
            <m:ctrlPr>
              <w:rPr>
                <w:rFonts w:ascii="Cambria Math" w:hAnsi="Cambria Math"/>
                <w:sz w:val="20"/>
                <w:szCs w:val="20"/>
              </w:rPr>
            </m:ctrlPr>
          </m:sSupPr>
          <m:e>
            <m:r>
              <w:rPr>
                <w:rFonts w:ascii="Cambria Math" w:hAnsi="Cambria Math"/>
                <w:sz w:val="20"/>
                <w:szCs w:val="20"/>
              </w:rPr>
              <m:t>U</m:t>
            </m:r>
          </m:e>
          <m:sup>
            <m:r>
              <w:rPr>
                <w:rFonts w:ascii="Cambria Math" w:hAnsi="Cambria Math"/>
                <w:sz w:val="20"/>
                <w:szCs w:val="20"/>
              </w:rPr>
              <m:t>R</m:t>
            </m:r>
          </m:sup>
        </m:sSup>
      </m:oMath>
      <w:r w:rsidRPr="00AE18EA">
        <w:rPr>
          <w:sz w:val="20"/>
          <w:szCs w:val="20"/>
        </w:rPr>
        <w:t>), and Bray-Curtis using absolute abundance (</w:t>
      </w:r>
      <m:oMath>
        <m:r>
          <w:rPr>
            <w:rFonts w:ascii="Cambria Math" w:hAnsi="Cambria Math"/>
            <w:sz w:val="20"/>
            <w:szCs w:val="20"/>
          </w:rPr>
          <m:t>B</m:t>
        </m:r>
        <m:sSup>
          <m:sSupPr>
            <m:ctrlPr>
              <w:rPr>
                <w:rFonts w:ascii="Cambria Math" w:hAnsi="Cambria Math"/>
                <w:sz w:val="20"/>
                <w:szCs w:val="20"/>
              </w:rPr>
            </m:ctrlPr>
          </m:sSupPr>
          <m:e>
            <m:r>
              <w:rPr>
                <w:rFonts w:ascii="Cambria Math" w:hAnsi="Cambria Math"/>
                <w:sz w:val="20"/>
                <w:szCs w:val="20"/>
              </w:rPr>
              <m:t>C</m:t>
            </m:r>
          </m:e>
          <m:sup>
            <m:r>
              <w:rPr>
                <w:rFonts w:ascii="Cambria Math" w:hAnsi="Cambria Math"/>
                <w:sz w:val="20"/>
                <w:szCs w:val="20"/>
              </w:rPr>
              <m:t>A</m:t>
            </m:r>
          </m:sup>
        </m:sSup>
      </m:oMath>
      <w:r w:rsidRPr="00AE18EA">
        <w:rPr>
          <w:sz w:val="20"/>
          <w:szCs w:val="20"/>
        </w:rPr>
        <w:t xml:space="preserve">). (C) </w:t>
      </w:r>
      <w:del w:id="373" w:author="Marian Louise Schmidt" w:date="2025-10-21T16:21:00Z" w16du:dateUtc="2025-10-21T20:21:00Z">
        <w:r w:rsidRPr="00AE18EA" w:rsidDel="00883574">
          <w:rPr>
            <w:sz w:val="20"/>
            <w:szCs w:val="20"/>
          </w:rPr>
          <w:delText>Exampl</w:delText>
        </w:r>
      </w:del>
      <w:ins w:id="374" w:author="Augustus Raymond Pendleton" w:date="2025-09-25T14:15:00Z" w16du:dateUtc="2025-09-25T18:15:00Z">
        <w:del w:id="375" w:author="Marian Louise Schmidt" w:date="2025-10-21T16:21:00Z" w16du:dateUtc="2025-10-21T20:21:00Z">
          <w:r w:rsidR="003E5D44" w:rsidDel="00883574">
            <w:rPr>
              <w:sz w:val="20"/>
              <w:szCs w:val="20"/>
            </w:rPr>
            <w:delText>es of</w:delText>
          </w:r>
        </w:del>
      </w:ins>
      <w:del w:id="376" w:author="Augustus Raymond Pendleton" w:date="2025-09-25T14:14:00Z" w16du:dateUtc="2025-09-25T18:14:00Z">
        <w:r w:rsidRPr="00AE18EA" w:rsidDel="003E5D44">
          <w:rPr>
            <w:sz w:val="20"/>
            <w:szCs w:val="20"/>
          </w:rPr>
          <w:delText>e comparisons</w:delText>
        </w:r>
      </w:del>
      <w:del w:id="377" w:author="Marian Louise Schmidt" w:date="2025-10-21T16:21:00Z" w16du:dateUtc="2025-10-21T20:21:00Z">
        <w:r w:rsidRPr="00AE18EA" w:rsidDel="00883574">
          <w:rPr>
            <w:sz w:val="20"/>
            <w:szCs w:val="20"/>
          </w:rPr>
          <w:delText xml:space="preserve"> i</w:delText>
        </w:r>
      </w:del>
      <w:ins w:id="378" w:author="Marian Louise Schmidt" w:date="2025-10-21T16:21:00Z" w16du:dateUtc="2025-10-21T20:21:00Z">
        <w:r w:rsidR="00883574">
          <w:rPr>
            <w:sz w:val="20"/>
            <w:szCs w:val="20"/>
          </w:rPr>
          <w:t>I</w:t>
        </w:r>
      </w:ins>
      <w:r w:rsidRPr="00AE18EA">
        <w:rPr>
          <w:sz w:val="20"/>
          <w:szCs w:val="20"/>
        </w:rPr>
        <w:t>llustrati</w:t>
      </w:r>
      <w:ins w:id="379" w:author="Augustus Raymond Pendleton" w:date="2025-09-25T14:15:00Z" w16du:dateUtc="2025-09-25T18:15:00Z">
        <w:r w:rsidR="003E5D44">
          <w:rPr>
            <w:sz w:val="20"/>
            <w:szCs w:val="20"/>
          </w:rPr>
          <w:t xml:space="preserve">ve </w:t>
        </w:r>
      </w:ins>
      <w:ins w:id="380" w:author="Marian Louise Schmidt" w:date="2025-10-21T16:21:00Z" w16du:dateUtc="2025-10-21T20:21:00Z">
        <w:r w:rsidR="00883574">
          <w:rPr>
            <w:sz w:val="20"/>
            <w:szCs w:val="20"/>
          </w:rPr>
          <w:t>sample pairs</w:t>
        </w:r>
      </w:ins>
      <w:ins w:id="381" w:author="Marian Louise Schmidt" w:date="2025-10-21T16:22:00Z" w16du:dateUtc="2025-10-21T20:22:00Z">
        <w:r w:rsidR="00883574">
          <w:rPr>
            <w:sz w:val="20"/>
            <w:szCs w:val="20"/>
          </w:rPr>
          <w:t xml:space="preserve"> demonstrate </w:t>
        </w:r>
      </w:ins>
      <w:ins w:id="382" w:author="Augustus Raymond Pendleton" w:date="2025-09-25T14:15:00Z" w16du:dateUtc="2025-09-25T18:15:00Z">
        <w:del w:id="383" w:author="Marian Louise Schmidt" w:date="2025-10-21T16:22:00Z" w16du:dateUtc="2025-10-21T20:22:00Z">
          <w:r w:rsidR="003E5D44" w:rsidDel="00883574">
            <w:rPr>
              <w:sz w:val="20"/>
              <w:szCs w:val="20"/>
            </w:rPr>
            <w:delText>comparisons</w:delText>
          </w:r>
        </w:del>
      </w:ins>
      <w:del w:id="384" w:author="Augustus Raymond Pendleton" w:date="2025-09-25T14:15:00Z" w16du:dateUtc="2025-09-25T18:15:00Z">
        <w:r w:rsidRPr="00AE18EA" w:rsidDel="003E5D44">
          <w:rPr>
            <w:sz w:val="20"/>
            <w:szCs w:val="20"/>
          </w:rPr>
          <w:delText>ng</w:delText>
        </w:r>
      </w:del>
      <w:del w:id="385" w:author="Augustus Raymond Pendleton" w:date="2025-09-25T14:13:00Z" w16du:dateUtc="2025-09-25T18:13:00Z">
        <w:r w:rsidRPr="00AE18EA" w:rsidDel="003E5D44">
          <w:rPr>
            <w:sz w:val="20"/>
            <w:szCs w:val="20"/>
          </w:rPr>
          <w:delText xml:space="preserve"> specific</w:delText>
        </w:r>
      </w:del>
      <w:del w:id="386" w:author="Marian Louise Schmidt" w:date="2025-10-21T16:22:00Z" w16du:dateUtc="2025-10-21T20:22:00Z">
        <w:r w:rsidRPr="00AE18EA" w:rsidDel="00883574">
          <w:rPr>
            <w:sz w:val="20"/>
            <w:szCs w:val="20"/>
          </w:rPr>
          <w:delText xml:space="preserve"> </w:delText>
        </w:r>
      </w:del>
      <w:del w:id="387" w:author="Augustus Raymond Pendleton" w:date="2025-09-25T14:15:00Z" w16du:dateUtc="2025-09-25T18:15:00Z">
        <w:r w:rsidRPr="00AE18EA" w:rsidDel="003E5D44">
          <w:rPr>
            <w:sz w:val="20"/>
            <w:szCs w:val="20"/>
          </w:rPr>
          <w:delText xml:space="preserve">scenarios </w:delText>
        </w:r>
      </w:del>
      <w:ins w:id="388" w:author="Augustus Raymond Pendleton" w:date="2025-09-25T14:16:00Z" w16du:dateUtc="2025-09-25T18:16:00Z">
        <w:del w:id="389" w:author="Marian Louise Schmidt" w:date="2025-10-21T16:22:00Z" w16du:dateUtc="2025-10-21T20:22:00Z">
          <w:r w:rsidR="003E5D44" w:rsidDel="00883574">
            <w:rPr>
              <w:sz w:val="20"/>
              <w:szCs w:val="20"/>
            </w:rPr>
            <w:delText>which reflect</w:delText>
          </w:r>
        </w:del>
        <w:r w:rsidR="003E5D44">
          <w:rPr>
            <w:sz w:val="20"/>
            <w:szCs w:val="20"/>
          </w:rPr>
          <w:t xml:space="preserve"> how absolute abundances and phylogenetic </w:t>
        </w:r>
        <w:del w:id="390" w:author="Marian Louise Schmidt" w:date="2025-10-21T16:22:00Z" w16du:dateUtc="2025-10-21T20:22:00Z">
          <w:r w:rsidR="003E5D44" w:rsidDel="00883574">
            <w:rPr>
              <w:sz w:val="20"/>
              <w:szCs w:val="20"/>
            </w:rPr>
            <w:delText>similarity</w:delText>
          </w:r>
        </w:del>
      </w:ins>
      <w:ins w:id="391" w:author="Marian Louise Schmidt" w:date="2025-10-21T16:22:00Z" w16du:dateUtc="2025-10-21T20:22:00Z">
        <w:r w:rsidR="00883574">
          <w:rPr>
            <w:sz w:val="20"/>
            <w:szCs w:val="20"/>
          </w:rPr>
          <w:t xml:space="preserve">structure interact to increase or decrease </w:t>
        </w:r>
      </w:ins>
      <w:ins w:id="392" w:author="Augustus Raymond Pendleton" w:date="2025-09-25T14:16:00Z" w16du:dateUtc="2025-09-25T18:16:00Z">
        <w:del w:id="393" w:author="Marian Louise Schmidt" w:date="2025-10-21T16:22:00Z" w16du:dateUtc="2025-10-21T20:22:00Z">
          <w:r w:rsidR="003E5D44" w:rsidDel="00883574">
            <w:rPr>
              <w:sz w:val="20"/>
              <w:szCs w:val="20"/>
            </w:rPr>
            <w:delText xml:space="preserve"> can drive differences across </w:delText>
          </w:r>
        </w:del>
        <w:r w:rsidR="003E5D44">
          <w:rPr>
            <w:sz w:val="20"/>
            <w:szCs w:val="20"/>
          </w:rPr>
          <w:t xml:space="preserve">dissimilarity </w:t>
        </w:r>
      </w:ins>
      <w:ins w:id="394" w:author="Marian Louise Schmidt" w:date="2025-10-21T16:22:00Z" w16du:dateUtc="2025-10-21T20:22:00Z">
        <w:r w:rsidR="00883574">
          <w:rPr>
            <w:sz w:val="20"/>
            <w:szCs w:val="20"/>
          </w:rPr>
          <w:t xml:space="preserve">across </w:t>
        </w:r>
      </w:ins>
      <w:ins w:id="395" w:author="Augustus Raymond Pendleton" w:date="2025-09-25T14:16:00Z" w16du:dateUtc="2025-09-25T18:16:00Z">
        <w:r w:rsidR="003E5D44">
          <w:rPr>
            <w:sz w:val="20"/>
            <w:szCs w:val="20"/>
          </w:rPr>
          <w:t>metrics</w:t>
        </w:r>
      </w:ins>
      <w:del w:id="396" w:author="Augustus Raymond Pendleton" w:date="2025-09-25T14:16:00Z" w16du:dateUtc="2025-09-25T18:16:00Z">
        <w:r w:rsidRPr="00AE18EA" w:rsidDel="003E5D44">
          <w:rPr>
            <w:sz w:val="20"/>
            <w:szCs w:val="20"/>
          </w:rPr>
          <w:delText xml:space="preserve">where </w:delText>
        </w:r>
      </w:del>
      <m:oMath>
        <m:sSup>
          <m:sSupPr>
            <m:ctrlPr>
              <w:del w:id="397" w:author="Augustus Raymond Pendleton" w:date="2025-09-25T14:16:00Z" w16du:dateUtc="2025-09-25T18:16:00Z">
                <w:rPr>
                  <w:rFonts w:ascii="Cambria Math" w:hAnsi="Cambria Math"/>
                  <w:sz w:val="20"/>
                  <w:szCs w:val="20"/>
                </w:rPr>
              </w:del>
            </m:ctrlPr>
          </m:sSupPr>
          <m:e>
            <m:r>
              <w:del w:id="398" w:author="Augustus Raymond Pendleton" w:date="2025-09-25T14:16:00Z" w16du:dateUtc="2025-09-25T18:16:00Z">
                <w:rPr>
                  <w:rFonts w:ascii="Cambria Math" w:hAnsi="Cambria Math"/>
                  <w:sz w:val="20"/>
                  <w:szCs w:val="20"/>
                </w:rPr>
                <m:t>U</m:t>
              </w:del>
            </m:r>
          </m:e>
          <m:sup>
            <m:r>
              <w:del w:id="399" w:author="Augustus Raymond Pendleton" w:date="2025-09-25T14:16:00Z" w16du:dateUtc="2025-09-25T18:16:00Z">
                <w:rPr>
                  <w:rFonts w:ascii="Cambria Math" w:hAnsi="Cambria Math"/>
                  <w:sz w:val="20"/>
                  <w:szCs w:val="20"/>
                </w:rPr>
                <m:t>A</m:t>
              </w:del>
            </m:r>
          </m:sup>
        </m:sSup>
      </m:oMath>
      <w:del w:id="400" w:author="Augustus Raymond Pendleton" w:date="2025-09-25T14:16:00Z" w16du:dateUtc="2025-09-25T18:16:00Z">
        <w:r w:rsidRPr="00AE18EA" w:rsidDel="003E5D44">
          <w:rPr>
            <w:sz w:val="20"/>
            <w:szCs w:val="20"/>
          </w:rPr>
          <w:delText xml:space="preserve"> yields greater or smaller dissimilarity than other metrics</w:delText>
        </w:r>
      </w:del>
      <w:r w:rsidRPr="00AE18EA">
        <w:rPr>
          <w:sz w:val="20"/>
          <w:szCs w:val="20"/>
        </w:rPr>
        <w:t>. Colored stars indicate where each scenario falls within the distributions shown in panel B. Actual values for each metric are displayed beneath each scenario.</w:t>
      </w:r>
    </w:p>
    <w:p w14:paraId="4FAF448F" w14:textId="2D457B53" w:rsidR="00D73FD0" w:rsidRDefault="0007048F">
      <w:pPr>
        <w:ind w:firstLine="720"/>
        <w:rPr>
          <w:ins w:id="401" w:author="Augustus Raymond Pendleton" w:date="2025-09-28T21:28:00Z" w16du:dateUtc="2025-09-29T01:28:00Z"/>
        </w:rPr>
        <w:pPrChange w:id="402" w:author="Augustus Raymond Pendleton" w:date="2025-09-29T11:36:00Z" w16du:dateUtc="2025-09-29T15:36:00Z">
          <w:pPr/>
        </w:pPrChange>
      </w:pPr>
      <w:del w:id="403" w:author="Augustus Raymond Pendleton" w:date="2025-09-29T11:36:00Z" w16du:dateUtc="2025-09-29T15:36:00Z">
        <w:r w:rsidRPr="0007048F" w:rsidDel="00FF313F">
          <w:delText>    </w:delText>
        </w:r>
      </w:del>
      <w:r w:rsidRPr="0007048F">
        <w:t xml:space="preserve">Across all 3,240 pairwise comparisons,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is usually smaller than </w:t>
      </w:r>
      <w:ins w:id="404" w:author="Augustus Raymond Pendleton" w:date="2025-09-29T12:11:00Z" w16du:dateUtc="2025-09-29T16:11:00Z">
        <w:r w:rsidR="00BB7799">
          <w:rPr>
            <w:i/>
            <w:iCs/>
          </w:rPr>
          <w:t>BC</w:t>
        </w:r>
        <w:r w:rsidR="00BB7799">
          <w:rPr>
            <w:i/>
            <w:iCs/>
            <w:vertAlign w:val="superscript"/>
          </w:rPr>
          <w:t>A</w:t>
        </w:r>
        <w:r w:rsidR="00BB7799">
          <w:rPr>
            <w:i/>
            <w:iCs/>
          </w:rPr>
          <w:t xml:space="preserve"> </w:t>
        </w:r>
      </w:ins>
      <w:r w:rsidRPr="0007048F">
        <w:t xml:space="preserve">and </w:t>
      </w:r>
      <w:ins w:id="405" w:author="Marian Louise Schmidt" w:date="2025-10-21T16:24:00Z" w16du:dateUtc="2025-10-21T20:24:00Z">
        <w:r w:rsidR="00883574">
          <w:t xml:space="preserve">is </w:t>
        </w:r>
      </w:ins>
      <w:ins w:id="406" w:author="Augustus Raymond Pendleton" w:date="2025-09-29T09:21:00Z" w16du:dateUtc="2025-09-29T13:21:00Z">
        <w:r w:rsidR="00EF1BA1">
          <w:t xml:space="preserve">more </w:t>
        </w:r>
      </w:ins>
      <w:r w:rsidRPr="0007048F">
        <w:t xml:space="preserve">strongly correlated with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(Pearsons </w:t>
      </w:r>
      <m:oMath>
        <m:r>
          <w:rPr>
            <w:rFonts w:ascii="Cambria Math" w:hAnsi="Cambria Math"/>
          </w:rPr>
          <m:t>r</m:t>
        </m:r>
      </m:oMath>
      <w:r w:rsidRPr="0007048F">
        <w:t xml:space="preserve"> = 0.82, </w:t>
      </w:r>
      <m:oMath>
        <m:r>
          <w:rPr>
            <w:rFonts w:ascii="Cambria Math" w:hAnsi="Cambria Math"/>
          </w:rPr>
          <m:t>p</m:t>
        </m:r>
      </m:oMath>
      <w:r w:rsidRPr="0007048F">
        <w:t xml:space="preserve"> &lt; 0.0001) than with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R</m:t>
            </m:r>
          </m:sup>
        </m:sSup>
      </m:oMath>
      <w:r w:rsidRPr="0007048F">
        <w:t xml:space="preserve"> (</w:t>
      </w:r>
      <m:oMath>
        <m:r>
          <w:rPr>
            <w:rFonts w:ascii="Cambria Math" w:hAnsi="Cambria Math"/>
          </w:rPr>
          <m:t>r</m:t>
        </m:r>
      </m:oMath>
      <w:r w:rsidRPr="0007048F">
        <w:t xml:space="preserve"> = 0.41) and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w:t>
      </w:r>
      <m:oMath>
        <m:r>
          <w:rPr>
            <w:rFonts w:ascii="Cambria Math" w:hAnsi="Cambria Math"/>
          </w:rPr>
          <m:t>r</m:t>
        </m:r>
      </m:oMath>
      <w:r w:rsidRPr="0007048F">
        <w:t xml:space="preserve"> = 0.55), reflecting the effect illustrated in Scenario 1. However, exceptions like Scenario 4 show that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can also </w:t>
      </w:r>
      <w:del w:id="407" w:author="Marian Louise Schmidt" w:date="2025-10-21T16:24:00Z" w16du:dateUtc="2025-10-21T20:24:00Z">
        <w:r w:rsidRPr="0007048F" w:rsidDel="00883574">
          <w:delText xml:space="preserve">yield </w:delText>
        </w:r>
      </w:del>
      <w:ins w:id="408" w:author="Marian Louise Schmidt" w:date="2025-10-21T16:24:00Z" w16du:dateUtc="2025-10-21T20:24:00Z">
        <w:r w:rsidR="00883574">
          <w:t>exceed</w:t>
        </w:r>
      </w:ins>
      <w:del w:id="409" w:author="Marian Louise Schmidt" w:date="2025-10-21T16:24:00Z" w16du:dateUtc="2025-10-21T20:24:00Z">
        <w:r w:rsidRPr="0007048F" w:rsidDel="00883574">
          <w:delText>larger distances than</w:delText>
        </w:r>
      </w:del>
      <w:r w:rsidRPr="0007048F">
        <w:t xml:space="preserve">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when abundance differences occur on long branches. These </w:t>
      </w:r>
      <w:r w:rsidRPr="0007048F">
        <w:lastRenderedPageBreak/>
        <w:t xml:space="preserve">scenarios demonstrate that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w:t>
      </w:r>
      <w:ins w:id="410" w:author="Augustus Raymond Pendleton" w:date="2025-09-26T09:28:00Z" w16du:dateUtc="2025-09-26T13:28:00Z">
        <w:del w:id="411" w:author="Marian Louise Schmidt" w:date="2025-10-21T16:25:00Z" w16du:dateUtc="2025-10-21T20:25:00Z">
          <w:r w:rsidR="00CC3C53" w:rsidDel="00883574">
            <w:delText xml:space="preserve">can </w:delText>
          </w:r>
        </w:del>
        <w:r w:rsidR="00CC3C53">
          <w:t>integrate</w:t>
        </w:r>
      </w:ins>
      <w:ins w:id="412" w:author="Marian Louise Schmidt" w:date="2025-10-21T16:25:00Z" w16du:dateUtc="2025-10-21T20:25:00Z">
        <w:r w:rsidR="00883574">
          <w:t>s</w:t>
        </w:r>
      </w:ins>
      <w:ins w:id="413" w:author="Augustus Raymond Pendleton" w:date="2025-09-26T09:28:00Z" w16du:dateUtc="2025-09-26T13:28:00Z">
        <w:del w:id="414" w:author="Marian Louise Schmidt" w:date="2025-10-21T16:25:00Z" w16du:dateUtc="2025-10-21T20:25:00Z">
          <w:r w:rsidR="00CC3C53" w:rsidDel="00883574">
            <w:delText xml:space="preserve"> changes along </w:delText>
          </w:r>
        </w:del>
      </w:ins>
      <w:ins w:id="415" w:author="Marian Louise Schmidt" w:date="2025-10-21T16:25:00Z" w16du:dateUtc="2025-10-21T20:25:00Z">
        <w:r w:rsidR="00883574">
          <w:t xml:space="preserve"> </w:t>
        </w:r>
      </w:ins>
      <w:ins w:id="416" w:author="Marian Louise Schmidt" w:date="2025-10-21T16:30:00Z" w16du:dateUtc="2025-10-21T20:30:00Z">
        <w:r w:rsidR="00A00D0F">
          <w:t xml:space="preserve">variation along </w:t>
        </w:r>
      </w:ins>
      <w:ins w:id="417" w:author="Augustus Raymond Pendleton" w:date="2025-09-26T09:28:00Z" w16du:dateUtc="2025-09-26T13:28:00Z">
        <w:del w:id="418" w:author="Marian Louise Schmidt" w:date="2025-10-21T16:28:00Z" w16du:dateUtc="2025-10-21T20:28:00Z">
          <w:r w:rsidR="00CC3C53" w:rsidDel="00A00D0F">
            <w:delText>multiple</w:delText>
          </w:r>
        </w:del>
      </w:ins>
      <w:ins w:id="419" w:author="Marian Louise Schmidt" w:date="2025-10-21T16:28:00Z" w16du:dateUtc="2025-10-21T20:28:00Z">
        <w:r w:rsidR="00A00D0F">
          <w:t>three</w:t>
        </w:r>
      </w:ins>
      <w:ins w:id="420" w:author="Marian Louise Schmidt" w:date="2025-10-21T16:25:00Z" w16du:dateUtc="2025-10-21T20:25:00Z">
        <w:r w:rsidR="00883574">
          <w:t xml:space="preserve"> </w:t>
        </w:r>
      </w:ins>
      <w:ins w:id="421" w:author="Marian Louise Schmidt" w:date="2025-10-21T16:29:00Z" w16du:dateUtc="2025-10-21T20:29:00Z">
        <w:r w:rsidR="00A00D0F">
          <w:t xml:space="preserve">ecologically relevant </w:t>
        </w:r>
      </w:ins>
      <w:ins w:id="422" w:author="Augustus Raymond Pendleton" w:date="2025-09-26T09:28:00Z" w16du:dateUtc="2025-09-26T13:28:00Z">
        <w:del w:id="423" w:author="Marian Louise Schmidt" w:date="2025-10-21T16:25:00Z" w16du:dateUtc="2025-10-21T20:25:00Z">
          <w:r w:rsidR="00CC3C53" w:rsidDel="00883574">
            <w:delText xml:space="preserve">, ecologically relevant </w:delText>
          </w:r>
        </w:del>
        <w:r w:rsidR="00CC3C53">
          <w:t>axes</w:t>
        </w:r>
      </w:ins>
      <w:ins w:id="424" w:author="Marian Louise Schmidt" w:date="2025-10-21T16:30:00Z" w16du:dateUtc="2025-10-21T20:30:00Z">
        <w:r w:rsidR="00A00D0F">
          <w:t>:</w:t>
        </w:r>
      </w:ins>
      <w:ins w:id="425" w:author="Marian Louise Schmidt" w:date="2025-10-21T16:29:00Z" w16du:dateUtc="2025-10-21T20:29:00Z">
        <w:r w:rsidR="00A00D0F">
          <w:t xml:space="preserve"> </w:t>
        </w:r>
      </w:ins>
      <w:ins w:id="426" w:author="Augustus Raymond Pendleton" w:date="2025-09-26T09:28:00Z" w16du:dateUtc="2025-09-26T13:28:00Z">
        <w:del w:id="427" w:author="Marian Louise Schmidt" w:date="2025-10-07T10:21:00Z" w16du:dateUtc="2025-10-07T14:21:00Z">
          <w:r w:rsidR="00CC3C53" w:rsidDel="0027752C">
            <w:delText xml:space="preserve"> (</w:delText>
          </w:r>
        </w:del>
        <w:del w:id="428" w:author="Marian Louise Schmidt" w:date="2025-10-21T16:29:00Z" w16du:dateUtc="2025-10-21T20:29:00Z">
          <w:r w:rsidR="00CC3C53" w:rsidDel="00A00D0F">
            <w:delText xml:space="preserve">including </w:delText>
          </w:r>
        </w:del>
        <w:del w:id="429" w:author="Marian Louise Schmidt" w:date="2025-10-21T16:25:00Z" w16du:dateUtc="2025-10-21T20:25:00Z">
          <w:r w:rsidR="00CC3C53" w:rsidDel="00883574">
            <w:delText xml:space="preserve">differences in </w:delText>
          </w:r>
        </w:del>
        <w:r w:rsidR="00CC3C53">
          <w:t xml:space="preserve">composition, phylogenetic </w:t>
        </w:r>
        <w:del w:id="430" w:author="Marian Louise Schmidt" w:date="2025-10-21T16:25:00Z" w16du:dateUtc="2025-10-21T20:25:00Z">
          <w:r w:rsidR="00CC3C53" w:rsidDel="00883574">
            <w:delText>similarity</w:delText>
          </w:r>
        </w:del>
      </w:ins>
      <w:ins w:id="431" w:author="Marian Louise Schmidt" w:date="2025-10-21T16:25:00Z" w16du:dateUtc="2025-10-21T20:25:00Z">
        <w:r w:rsidR="00883574">
          <w:t>relatedness</w:t>
        </w:r>
      </w:ins>
      <w:ins w:id="432" w:author="Augustus Raymond Pendleton" w:date="2025-09-26T09:28:00Z" w16du:dateUtc="2025-09-26T13:28:00Z">
        <w:r w:rsidR="00CC3C53">
          <w:t xml:space="preserve">, and </w:t>
        </w:r>
      </w:ins>
      <w:ins w:id="433" w:author="Augustus Raymond Pendleton" w:date="2025-09-26T09:29:00Z" w16du:dateUtc="2025-09-26T13:29:00Z">
        <w:r w:rsidR="00CC3C53">
          <w:t>microbial load</w:t>
        </w:r>
      </w:ins>
      <w:ins w:id="434" w:author="Marian Louise Schmidt" w:date="2025-10-21T16:26:00Z" w16du:dateUtc="2025-10-21T20:26:00Z">
        <w:r w:rsidR="00883574">
          <w:t>, rather than isolating any single dimension</w:t>
        </w:r>
      </w:ins>
      <w:ins w:id="435" w:author="Augustus Raymond Pendleton" w:date="2025-09-26T09:29:00Z" w16du:dateUtc="2025-09-26T13:29:00Z">
        <w:del w:id="436" w:author="Marian Louise Schmidt" w:date="2025-10-07T10:21:00Z" w16du:dateUtc="2025-10-07T14:21:00Z">
          <w:r w:rsidR="00CC3C53" w:rsidDel="0027752C">
            <w:delText>)</w:delText>
          </w:r>
        </w:del>
        <w:r w:rsidR="00CC3C53">
          <w:t>.</w:t>
        </w:r>
      </w:ins>
      <w:ins w:id="437" w:author="Marian Louise Schmidt" w:date="2025-10-21T16:26:00Z" w16du:dateUtc="2025-10-21T20:26:00Z">
        <w:r w:rsidR="00A00D0F">
          <w:t xml:space="preserve"> </w:t>
        </w:r>
      </w:ins>
      <w:ins w:id="438" w:author="Augustus Raymond Pendleton" w:date="2025-09-26T09:29:00Z" w16du:dateUtc="2025-09-26T13:29:00Z">
        <w:del w:id="439" w:author="Marian Louise Schmidt" w:date="2025-10-21T16:26:00Z" w16du:dateUtc="2025-10-21T20:26:00Z">
          <w:r w:rsidR="00CC3C53" w:rsidDel="00A00D0F">
            <w:delText xml:space="preserve"> However, b</w:delText>
          </w:r>
        </w:del>
      </w:ins>
      <w:ins w:id="440" w:author="Marian Louise Schmidt" w:date="2025-10-21T16:26:00Z" w16du:dateUtc="2025-10-21T20:26:00Z">
        <w:r w:rsidR="00A00D0F">
          <w:t>B</w:t>
        </w:r>
      </w:ins>
      <w:ins w:id="441" w:author="Augustus Raymond Pendleton" w:date="2025-09-26T09:29:00Z" w16du:dateUtc="2025-09-26T13:29:00Z">
        <w:r w:rsidR="00CC3C53">
          <w:t xml:space="preserve">ecause </w:t>
        </w:r>
      </w:ins>
      <w:ins w:id="442" w:author="Marian Louise Schmidt" w:date="2025-10-21T16:30:00Z" w16du:dateUtc="2025-10-21T20:30:00Z">
        <w:r w:rsidR="00A00D0F">
          <w:t xml:space="preserve">a </w:t>
        </w:r>
      </w:ins>
      <w:ins w:id="443" w:author="Augustus Raymond Pendleton" w:date="2025-09-26T09:29:00Z" w16du:dateUtc="2025-09-26T13:29:00Z">
        <w:del w:id="444" w:author="Marian Louise Schmidt" w:date="2025-10-21T16:26:00Z" w16du:dateUtc="2025-10-21T20:26:00Z">
          <w:r w:rsidR="00CC3C53" w:rsidDel="00A00D0F">
            <w:delText>a</w:delText>
          </w:r>
        </w:del>
        <w:del w:id="445" w:author="Marian Louise Schmidt" w:date="2025-10-21T16:30:00Z" w16du:dateUtc="2025-10-21T20:30:00Z">
          <w:r w:rsidR="00CC3C53" w:rsidDel="00A00D0F">
            <w:delText xml:space="preserve"> </w:delText>
          </w:r>
        </w:del>
        <w:r w:rsidR="00CC3C53">
          <w:t xml:space="preserve">given </w:t>
        </w:r>
      </w:ins>
      <m:oMath>
        <m:sSup>
          <m:sSupPr>
            <m:ctrlPr>
              <w:ins w:id="446" w:author="Augustus Raymond Pendleton" w:date="2025-09-26T09:33:00Z" w16du:dateUtc="2025-09-26T13:33:00Z">
                <w:rPr>
                  <w:rFonts w:ascii="Cambria Math" w:hAnsi="Cambria Math"/>
                </w:rPr>
              </w:ins>
            </m:ctrlPr>
          </m:sSupPr>
          <m:e>
            <m:r>
              <w:ins w:id="447" w:author="Augustus Raymond Pendleton" w:date="2025-09-26T09:33:00Z" w16du:dateUtc="2025-09-26T13:33:00Z">
                <w:rPr>
                  <w:rFonts w:ascii="Cambria Math" w:hAnsi="Cambria Math"/>
                </w:rPr>
                <m:t>U</m:t>
              </w:ins>
            </m:r>
          </m:e>
          <m:sup>
            <m:r>
              <w:ins w:id="448" w:author="Augustus Raymond Pendleton" w:date="2025-09-26T09:33:00Z" w16du:dateUtc="2025-09-26T13:33:00Z">
                <w:rPr>
                  <w:rFonts w:ascii="Cambria Math" w:hAnsi="Cambria Math"/>
                </w:rPr>
                <m:t>A</m:t>
              </w:ins>
            </m:r>
          </m:sup>
        </m:sSup>
      </m:oMath>
      <w:ins w:id="449" w:author="Augustus Raymond Pendleton" w:date="2025-09-26T09:29:00Z" w16du:dateUtc="2025-09-26T13:29:00Z">
        <w:r w:rsidR="00CC3C53">
          <w:t xml:space="preserve"> </w:t>
        </w:r>
        <w:del w:id="450" w:author="Marian Louise Schmidt" w:date="2025-10-21T16:30:00Z" w16du:dateUtc="2025-10-21T20:30:00Z">
          <w:r w:rsidR="00CC3C53" w:rsidDel="00A00D0F">
            <w:delText>distance</w:delText>
          </w:r>
        </w:del>
      </w:ins>
      <w:ins w:id="451" w:author="Augustus Raymond Pendleton" w:date="2025-09-26T09:35:00Z" w16du:dateUtc="2025-09-26T13:35:00Z">
        <w:del w:id="452" w:author="Marian Louise Schmidt" w:date="2025-10-21T16:26:00Z" w16du:dateUtc="2025-10-21T20:26:00Z">
          <w:r w:rsidR="00CC3C53" w:rsidDel="00A00D0F">
            <w:delText xml:space="preserve"> </w:delText>
          </w:r>
        </w:del>
        <w:del w:id="453" w:author="Marian Louise Schmidt" w:date="2025-10-07T10:22:00Z" w16du:dateUtc="2025-10-07T14:22:00Z">
          <w:r w:rsidR="00CC3C53" w:rsidDel="0027752C">
            <w:delText>is the result of</w:delText>
          </w:r>
        </w:del>
        <w:del w:id="454" w:author="Marian Louise Schmidt" w:date="2025-10-21T16:26:00Z" w16du:dateUtc="2025-10-21T20:26:00Z">
          <w:r w:rsidR="00CC3C53" w:rsidDel="00A00D0F">
            <w:delText xml:space="preserve"> multiple drivers of variation between communities,</w:delText>
          </w:r>
        </w:del>
      </w:ins>
      <w:ins w:id="455" w:author="Augustus Raymond Pendleton" w:date="2025-09-26T09:30:00Z" w16du:dateUtc="2025-09-26T13:30:00Z">
        <w:del w:id="456" w:author="Marian Louise Schmidt" w:date="2025-10-21T16:26:00Z" w16du:dateUtc="2025-10-21T20:26:00Z">
          <w:r w:rsidR="00CC3C53" w:rsidDel="00A00D0F">
            <w:delText xml:space="preserve"> its interpretation</w:delText>
          </w:r>
        </w:del>
        <w:del w:id="457" w:author="Marian Louise Schmidt" w:date="2025-10-21T16:30:00Z" w16du:dateUtc="2025-10-21T20:30:00Z">
          <w:r w:rsidR="00CC3C53" w:rsidDel="00A00D0F">
            <w:delText xml:space="preserve"> </w:delText>
          </w:r>
        </w:del>
      </w:ins>
      <w:ins w:id="458" w:author="Marian Louise Schmidt" w:date="2025-10-21T16:30:00Z" w16du:dateUtc="2025-10-21T20:30:00Z">
        <w:r w:rsidR="00A00D0F">
          <w:t xml:space="preserve">value can reflect multiple drivers of community change, interpreting it </w:t>
        </w:r>
      </w:ins>
      <w:ins w:id="459" w:author="Augustus Raymond Pendleton" w:date="2025-09-26T09:31:00Z" w16du:dateUtc="2025-09-26T13:31:00Z">
        <w:del w:id="460" w:author="Marian Louise Schmidt" w:date="2025-10-07T10:22:00Z" w16du:dateUtc="2025-10-07T14:22:00Z">
          <w:r w:rsidR="00CC3C53" w:rsidDel="0027752C">
            <w:delText>likely</w:delText>
          </w:r>
        </w:del>
      </w:ins>
      <w:ins w:id="461" w:author="Augustus Raymond Pendleton" w:date="2025-09-26T09:30:00Z" w16du:dateUtc="2025-09-26T13:30:00Z">
        <w:del w:id="462" w:author="Marian Louise Schmidt" w:date="2025-10-07T10:22:00Z" w16du:dateUtc="2025-10-07T14:22:00Z">
          <w:r w:rsidR="00CC3C53" w:rsidDel="0027752C">
            <w:delText xml:space="preserve"> </w:delText>
          </w:r>
        </w:del>
        <w:r w:rsidR="00CC3C53">
          <w:t>require</w:t>
        </w:r>
      </w:ins>
      <w:ins w:id="463" w:author="Augustus Raymond Pendleton" w:date="2025-09-26T09:31:00Z" w16du:dateUtc="2025-09-26T13:31:00Z">
        <w:r w:rsidR="00CC3C53">
          <w:t>s</w:t>
        </w:r>
      </w:ins>
      <w:ins w:id="464" w:author="Augustus Raymond Pendleton" w:date="2025-09-26T09:30:00Z" w16du:dateUtc="2025-09-26T13:30:00Z">
        <w:r w:rsidR="00CC3C53">
          <w:t xml:space="preserve"> </w:t>
        </w:r>
      </w:ins>
      <w:ins w:id="465" w:author="Augustus Raymond Pendleton" w:date="2025-09-26T09:31:00Z" w16du:dateUtc="2025-09-26T13:31:00Z">
        <w:del w:id="466" w:author="Marian Louise Schmidt" w:date="2025-10-21T16:27:00Z" w16du:dateUtc="2025-10-21T20:27:00Z">
          <w:r w:rsidR="00CC3C53" w:rsidDel="00A00D0F">
            <w:delText>additional</w:delText>
          </w:r>
        </w:del>
      </w:ins>
      <w:ins w:id="467" w:author="Marian Louise Schmidt" w:date="2025-10-21T16:27:00Z" w16du:dateUtc="2025-10-21T20:27:00Z">
        <w:r w:rsidR="00A00D0F">
          <w:t>downstream</w:t>
        </w:r>
      </w:ins>
      <w:ins w:id="468" w:author="Augustus Raymond Pendleton" w:date="2025-09-26T09:31:00Z" w16du:dateUtc="2025-09-26T13:31:00Z">
        <w:del w:id="469" w:author="Marian Louise Schmidt" w:date="2025-10-21T16:27:00Z" w16du:dateUtc="2025-10-21T20:27:00Z">
          <w:r w:rsidR="00CC3C53" w:rsidDel="00A00D0F">
            <w:delText xml:space="preserve"> data</w:delText>
          </w:r>
        </w:del>
        <w:r w:rsidR="00CC3C53">
          <w:t xml:space="preserve"> analyses</w:t>
        </w:r>
      </w:ins>
      <w:ins w:id="470" w:author="Marian Louise Schmidt" w:date="2025-10-07T10:22:00Z" w16du:dateUtc="2025-10-07T14:22:00Z">
        <w:r w:rsidR="0027752C">
          <w:t xml:space="preserve"> to dise</w:t>
        </w:r>
      </w:ins>
      <w:ins w:id="471" w:author="Marian Louise Schmidt" w:date="2025-10-07T10:23:00Z" w16du:dateUtc="2025-10-07T14:23:00Z">
        <w:r w:rsidR="0027752C">
          <w:t xml:space="preserve">ntangle the relative contributions </w:t>
        </w:r>
      </w:ins>
      <w:ins w:id="472" w:author="Marian Louise Schmidt" w:date="2025-10-21T16:31:00Z" w16du:dateUtc="2025-10-21T20:31:00Z">
        <w:r w:rsidR="00A00D0F">
          <w:t>abundance, phylogeny, and composition</w:t>
        </w:r>
      </w:ins>
      <w:ins w:id="473" w:author="Marian Louise Schmidt" w:date="2025-10-07T10:23:00Z" w16du:dateUtc="2025-10-07T14:23:00Z">
        <w:r w:rsidR="0027752C">
          <w:t xml:space="preserve">. To </w:t>
        </w:r>
      </w:ins>
      <w:ins w:id="474" w:author="Marian Louise Schmidt" w:date="2025-10-21T16:28:00Z" w16du:dateUtc="2025-10-21T20:28:00Z">
        <w:r w:rsidR="00A00D0F">
          <w:t xml:space="preserve">evaluate how this plays out in real systems, we next </w:t>
        </w:r>
      </w:ins>
      <w:ins w:id="475" w:author="Augustus Raymond Pendleton" w:date="2025-09-26T09:30:00Z" w16du:dateUtc="2025-09-26T13:30:00Z">
        <w:del w:id="476" w:author="Marian Louise Schmidt" w:date="2025-10-21T16:28:00Z" w16du:dateUtc="2025-10-21T20:28:00Z">
          <w:r w:rsidR="00CC3C53" w:rsidDel="00A00D0F">
            <w:delText xml:space="preserve"> </w:delText>
          </w:r>
        </w:del>
      </w:ins>
      <w:ins w:id="477" w:author="Marian Louise Schmidt" w:date="2025-10-07T10:23:00Z" w16du:dateUtc="2025-10-07T14:23:00Z">
        <w:r w:rsidR="0027752C">
          <w:t xml:space="preserve">re-analyzed four previously published datasets spanning diverse microbial </w:t>
        </w:r>
      </w:ins>
      <w:ins w:id="478" w:author="Marian Louise Schmidt" w:date="2025-10-21T16:28:00Z" w16du:dateUtc="2025-10-21T20:28:00Z">
        <w:r w:rsidR="00A00D0F">
          <w:t>environments</w:t>
        </w:r>
      </w:ins>
      <w:ins w:id="479" w:author="Marian Louise Schmidt" w:date="2025-10-07T10:23:00Z" w16du:dateUtc="2025-10-07T14:23:00Z">
        <w:r w:rsidR="0027752C">
          <w:t xml:space="preserve">. </w:t>
        </w:r>
      </w:ins>
      <w:ins w:id="480" w:author="Augustus Raymond Pendleton" w:date="2025-09-26T09:30:00Z" w16du:dateUtc="2025-09-26T13:30:00Z">
        <w:del w:id="481" w:author="Marian Louise Schmidt" w:date="2025-10-07T10:23:00Z" w16du:dateUtc="2025-10-07T14:23:00Z">
          <w:r w:rsidR="00CC3C53" w:rsidDel="0027752C">
            <w:delText>– are differences being driven primarily by changes in absolute abundance, or composition?</w:delText>
          </w:r>
        </w:del>
      </w:ins>
      <w:ins w:id="482" w:author="Augustus Raymond Pendleton" w:date="2025-09-26T09:31:00Z" w16du:dateUtc="2025-09-26T13:31:00Z">
        <w:del w:id="483" w:author="Marian Louise Schmidt" w:date="2025-10-07T10:23:00Z" w16du:dateUtc="2025-10-07T14:23:00Z">
          <w:r w:rsidR="00CC3C53" w:rsidDel="0027752C">
            <w:delText xml:space="preserve"> </w:delText>
          </w:r>
        </w:del>
      </w:ins>
    </w:p>
    <w:p w14:paraId="1F3E04CB" w14:textId="5D33B76A" w:rsidR="00D73FD0" w:rsidRPr="003641B9" w:rsidRDefault="00D73FD0">
      <w:pPr>
        <w:rPr>
          <w:ins w:id="484" w:author="Augustus Raymond Pendleton" w:date="2025-09-28T21:27:00Z" w16du:dateUtc="2025-09-29T01:27:00Z"/>
          <w:sz w:val="20"/>
          <w:szCs w:val="20"/>
          <w:rPrChange w:id="485" w:author="Augustus Raymond Pendleton" w:date="2025-09-28T21:42:00Z" w16du:dateUtc="2025-09-29T01:42:00Z">
            <w:rPr>
              <w:ins w:id="486" w:author="Augustus Raymond Pendleton" w:date="2025-09-28T21:27:00Z" w16du:dateUtc="2025-09-29T01:27:00Z"/>
            </w:rPr>
          </w:rPrChange>
        </w:rPr>
        <w:pPrChange w:id="487" w:author="Augustus Raymond Pendleton" w:date="2025-09-28T21:28:00Z" w16du:dateUtc="2025-09-29T01:28:00Z">
          <w:pPr>
            <w:ind w:firstLine="720"/>
          </w:pPr>
        </w:pPrChange>
      </w:pPr>
      <w:commentRangeStart w:id="488"/>
      <w:ins w:id="489" w:author="Augustus Raymond Pendleton" w:date="2025-09-28T21:28:00Z" w16du:dateUtc="2025-09-29T01:28:00Z">
        <w:r w:rsidRPr="003641B9">
          <w:rPr>
            <w:noProof/>
            <w:sz w:val="20"/>
            <w:szCs w:val="20"/>
            <w:rPrChange w:id="490" w:author="Augustus Raymond Pendleton" w:date="2025-09-28T21:42:00Z" w16du:dateUtc="2025-09-29T01:42:00Z">
              <w:rPr>
                <w:noProof/>
              </w:rPr>
            </w:rPrChange>
          </w:rPr>
          <w:drawing>
            <wp:anchor distT="0" distB="0" distL="114300" distR="114300" simplePos="0" relativeHeight="251659264" behindDoc="0" locked="0" layoutInCell="1" allowOverlap="1" wp14:anchorId="73DB701C" wp14:editId="400A1C58">
              <wp:simplePos x="0" y="0"/>
              <wp:positionH relativeFrom="margin">
                <wp:align>center</wp:align>
              </wp:positionH>
              <wp:positionV relativeFrom="margin">
                <wp:align>top</wp:align>
              </wp:positionV>
              <wp:extent cx="5943600" cy="5723255"/>
              <wp:effectExtent l="0" t="0" r="0" b="4445"/>
              <wp:wrapSquare wrapText="bothSides"/>
              <wp:docPr id="1906658992" name="Picture 1" descr="A graph of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58992" name="Picture 1" descr="A graph of different types of data&#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723255"/>
                      </a:xfrm>
                      <a:prstGeom prst="rect">
                        <a:avLst/>
                      </a:prstGeom>
                    </pic:spPr>
                  </pic:pic>
                </a:graphicData>
              </a:graphic>
              <wp14:sizeRelH relativeFrom="page">
                <wp14:pctWidth>0</wp14:pctWidth>
              </wp14:sizeRelH>
              <wp14:sizeRelV relativeFrom="page">
                <wp14:pctHeight>0</wp14:pctHeight>
              </wp14:sizeRelV>
            </wp:anchor>
          </w:drawing>
        </w:r>
        <w:r w:rsidRPr="003641B9">
          <w:rPr>
            <w:i/>
            <w:iCs/>
            <w:sz w:val="20"/>
            <w:szCs w:val="20"/>
            <w:rPrChange w:id="491" w:author="Augustus Raymond Pendleton" w:date="2025-09-28T21:42:00Z" w16du:dateUtc="2025-09-29T01:42:00Z">
              <w:rPr>
                <w:i/>
                <w:iCs/>
              </w:rPr>
            </w:rPrChange>
          </w:rPr>
          <w:t>Figure 2</w:t>
        </w:r>
      </w:ins>
      <w:commentRangeEnd w:id="488"/>
      <w:r w:rsidR="004F2D6D">
        <w:rPr>
          <w:rStyle w:val="CommentReference"/>
        </w:rPr>
        <w:commentReference w:id="488"/>
      </w:r>
      <w:ins w:id="492" w:author="Augustus Raymond Pendleton" w:date="2025-09-28T21:28:00Z" w16du:dateUtc="2025-09-29T01:28:00Z">
        <w:r w:rsidRPr="003641B9">
          <w:rPr>
            <w:i/>
            <w:iCs/>
            <w:sz w:val="20"/>
            <w:szCs w:val="20"/>
            <w:rPrChange w:id="493" w:author="Augustus Raymond Pendleton" w:date="2025-09-28T21:42:00Z" w16du:dateUtc="2025-09-29T01:42:00Z">
              <w:rPr>
                <w:i/>
                <w:iCs/>
              </w:rPr>
            </w:rPrChange>
          </w:rPr>
          <w:t xml:space="preserve">. </w:t>
        </w:r>
      </w:ins>
      <w:ins w:id="494" w:author="Augustus Raymond Pendleton" w:date="2025-09-28T21:34:00Z" w16du:dateUtc="2025-09-29T01:34:00Z">
        <w:del w:id="495" w:author="Marian Louise Schmidt" w:date="2025-10-21T16:56:00Z" w16du:dateUtc="2025-10-21T20:56:00Z">
          <w:r w:rsidR="002D2CA2" w:rsidRPr="003641B9" w:rsidDel="00387BC5">
            <w:rPr>
              <w:i/>
              <w:iCs/>
              <w:sz w:val="20"/>
              <w:szCs w:val="20"/>
              <w:rPrChange w:id="496" w:author="Augustus Raymond Pendleton" w:date="2025-09-28T21:42:00Z" w16du:dateUtc="2025-09-29T01:42:00Z">
                <w:rPr>
                  <w:i/>
                  <w:iCs/>
                </w:rPr>
              </w:rPrChange>
            </w:rPr>
            <w:delText>Differences between</w:delText>
          </w:r>
        </w:del>
      </w:ins>
      <w:ins w:id="497" w:author="Marian Louise Schmidt" w:date="2025-10-21T16:56:00Z" w16du:dateUtc="2025-10-21T20:56:00Z">
        <w:r w:rsidR="00387BC5">
          <w:rPr>
            <w:i/>
            <w:iCs/>
            <w:sz w:val="20"/>
            <w:szCs w:val="20"/>
          </w:rPr>
          <w:t xml:space="preserve">Absolute </w:t>
        </w:r>
        <w:proofErr w:type="spellStart"/>
        <w:r w:rsidR="00387BC5">
          <w:rPr>
            <w:i/>
            <w:iCs/>
            <w:sz w:val="20"/>
            <w:szCs w:val="20"/>
          </w:rPr>
          <w:t>UniFrac</w:t>
        </w:r>
      </w:ins>
      <w:proofErr w:type="spellEnd"/>
      <w:ins w:id="498" w:author="Augustus Raymond Pendleton" w:date="2025-09-28T21:34:00Z" w16du:dateUtc="2025-09-29T01:34:00Z">
        <w:r w:rsidR="002D2CA2" w:rsidRPr="003641B9">
          <w:rPr>
            <w:i/>
            <w:iCs/>
            <w:sz w:val="20"/>
            <w:szCs w:val="20"/>
            <w:rPrChange w:id="499" w:author="Augustus Raymond Pendleton" w:date="2025-09-28T21:42:00Z" w16du:dateUtc="2025-09-29T01:42:00Z">
              <w:rPr>
                <w:i/>
                <w:iCs/>
              </w:rPr>
            </w:rPrChange>
          </w:rPr>
          <w:t xml:space="preserve"> </w:t>
        </w:r>
      </w:ins>
      <w:ins w:id="500" w:author="Marian Louise Schmidt" w:date="2025-10-21T16:56:00Z" w16du:dateUtc="2025-10-21T20:56:00Z">
        <w:r w:rsidR="00387BC5">
          <w:rPr>
            <w:i/>
            <w:iCs/>
            <w:sz w:val="20"/>
            <w:szCs w:val="20"/>
          </w:rPr>
          <w:t>(</w:t>
        </w:r>
      </w:ins>
      <w:ins w:id="501" w:author="Augustus Raymond Pendleton" w:date="2025-09-28T21:34:00Z" w16du:dateUtc="2025-09-29T01:34:00Z">
        <w:r w:rsidR="002D2CA2" w:rsidRPr="003641B9">
          <w:rPr>
            <w:i/>
            <w:iCs/>
            <w:sz w:val="20"/>
            <w:szCs w:val="20"/>
            <w:rPrChange w:id="502" w:author="Augustus Raymond Pendleton" w:date="2025-09-28T21:42:00Z" w16du:dateUtc="2025-09-29T01:42:00Z">
              <w:rPr>
                <w:i/>
                <w:iCs/>
              </w:rPr>
            </w:rPrChange>
          </w:rPr>
          <w:t>U</w:t>
        </w:r>
        <w:r w:rsidR="002D2CA2" w:rsidRPr="003641B9">
          <w:rPr>
            <w:i/>
            <w:iCs/>
            <w:sz w:val="20"/>
            <w:szCs w:val="20"/>
            <w:vertAlign w:val="superscript"/>
            <w:rPrChange w:id="503" w:author="Augustus Raymond Pendleton" w:date="2025-09-28T21:42:00Z" w16du:dateUtc="2025-09-29T01:42:00Z">
              <w:rPr>
                <w:i/>
                <w:iCs/>
                <w:vertAlign w:val="superscript"/>
              </w:rPr>
            </w:rPrChange>
          </w:rPr>
          <w:t>A</w:t>
        </w:r>
        <w:del w:id="504" w:author="Marian Louise Schmidt" w:date="2025-10-21T16:56:00Z" w16du:dateUtc="2025-10-21T20:56:00Z">
          <w:r w:rsidR="002D2CA2" w:rsidRPr="003641B9" w:rsidDel="00387BC5">
            <w:rPr>
              <w:i/>
              <w:iCs/>
              <w:sz w:val="20"/>
              <w:szCs w:val="20"/>
              <w:rPrChange w:id="505" w:author="Augustus Raymond Pendleton" w:date="2025-09-28T21:42:00Z" w16du:dateUtc="2025-09-29T01:42:00Z">
                <w:rPr>
                  <w:i/>
                  <w:iCs/>
                </w:rPr>
              </w:rPrChange>
            </w:rPr>
            <w:delText xml:space="preserve"> </w:delText>
          </w:r>
        </w:del>
      </w:ins>
      <w:ins w:id="506" w:author="Marian Louise Schmidt" w:date="2025-10-21T16:56:00Z" w16du:dateUtc="2025-10-21T20:56:00Z">
        <w:r w:rsidR="00387BC5">
          <w:rPr>
            <w:i/>
            <w:iCs/>
            <w:sz w:val="20"/>
            <w:szCs w:val="20"/>
          </w:rPr>
          <w:t xml:space="preserve">) compared with </w:t>
        </w:r>
      </w:ins>
      <w:ins w:id="507" w:author="Augustus Raymond Pendleton" w:date="2025-09-28T21:34:00Z" w16du:dateUtc="2025-09-29T01:34:00Z">
        <w:del w:id="508" w:author="Marian Louise Schmidt" w:date="2025-10-21T16:56:00Z" w16du:dateUtc="2025-10-21T20:56:00Z">
          <w:r w:rsidR="002D2CA2" w:rsidRPr="003641B9" w:rsidDel="00387BC5">
            <w:rPr>
              <w:i/>
              <w:iCs/>
              <w:sz w:val="20"/>
              <w:szCs w:val="20"/>
              <w:rPrChange w:id="509" w:author="Augustus Raymond Pendleton" w:date="2025-09-28T21:42:00Z" w16du:dateUtc="2025-09-29T01:42:00Z">
                <w:rPr>
                  <w:i/>
                  <w:iCs/>
                </w:rPr>
              </w:rPrChange>
            </w:rPr>
            <w:delText xml:space="preserve">and </w:delText>
          </w:r>
        </w:del>
        <w:r w:rsidR="002D2CA2" w:rsidRPr="003641B9">
          <w:rPr>
            <w:i/>
            <w:iCs/>
            <w:sz w:val="20"/>
            <w:szCs w:val="20"/>
            <w:rPrChange w:id="510" w:author="Augustus Raymond Pendleton" w:date="2025-09-28T21:42:00Z" w16du:dateUtc="2025-09-29T01:42:00Z">
              <w:rPr>
                <w:i/>
                <w:iCs/>
              </w:rPr>
            </w:rPrChange>
          </w:rPr>
          <w:t xml:space="preserve">other </w:t>
        </w:r>
      </w:ins>
      <w:ins w:id="511" w:author="Marian Louise Schmidt" w:date="2025-10-21T16:57:00Z" w16du:dateUtc="2025-10-21T20:57:00Z">
        <w:r w:rsidR="00387BC5">
          <w:rPr>
            <w:i/>
            <w:iCs/>
            <w:sz w:val="20"/>
            <w:szCs w:val="20"/>
          </w:rPr>
          <w:sym w:font="Symbol" w:char="F062"/>
        </w:r>
        <w:r w:rsidR="00387BC5">
          <w:rPr>
            <w:i/>
            <w:iCs/>
            <w:sz w:val="20"/>
            <w:szCs w:val="20"/>
          </w:rPr>
          <w:t xml:space="preserve">-diversity </w:t>
        </w:r>
      </w:ins>
      <w:ins w:id="512" w:author="Augustus Raymond Pendleton" w:date="2025-09-28T21:34:00Z" w16du:dateUtc="2025-09-29T01:34:00Z">
        <w:r w:rsidR="002D2CA2" w:rsidRPr="003641B9">
          <w:rPr>
            <w:i/>
            <w:iCs/>
            <w:sz w:val="20"/>
            <w:szCs w:val="20"/>
            <w:rPrChange w:id="513" w:author="Augustus Raymond Pendleton" w:date="2025-09-28T21:42:00Z" w16du:dateUtc="2025-09-29T01:42:00Z">
              <w:rPr>
                <w:i/>
                <w:iCs/>
              </w:rPr>
            </w:rPrChange>
          </w:rPr>
          <w:t xml:space="preserve">metrics across </w:t>
        </w:r>
      </w:ins>
      <w:ins w:id="514" w:author="Marian Louise Schmidt" w:date="2025-10-21T16:57:00Z" w16du:dateUtc="2025-10-21T20:57:00Z">
        <w:r w:rsidR="00387BC5">
          <w:rPr>
            <w:i/>
            <w:iCs/>
            <w:sz w:val="20"/>
            <w:szCs w:val="20"/>
          </w:rPr>
          <w:t xml:space="preserve">four </w:t>
        </w:r>
      </w:ins>
      <w:proofErr w:type="gramStart"/>
      <w:ins w:id="515" w:author="Augustus Raymond Pendleton" w:date="2025-09-28T21:34:00Z" w16du:dateUtc="2025-09-29T01:34:00Z">
        <w:r w:rsidR="002D2CA2" w:rsidRPr="003641B9">
          <w:rPr>
            <w:i/>
            <w:iCs/>
            <w:sz w:val="20"/>
            <w:szCs w:val="20"/>
            <w:rPrChange w:id="516" w:author="Augustus Raymond Pendleton" w:date="2025-09-28T21:42:00Z" w16du:dateUtc="2025-09-29T01:42:00Z">
              <w:rPr>
                <w:i/>
                <w:iCs/>
              </w:rPr>
            </w:rPrChange>
          </w:rPr>
          <w:t>real</w:t>
        </w:r>
        <w:proofErr w:type="gramEnd"/>
        <w:r w:rsidR="002D2CA2" w:rsidRPr="003641B9">
          <w:rPr>
            <w:i/>
            <w:iCs/>
            <w:sz w:val="20"/>
            <w:szCs w:val="20"/>
            <w:rPrChange w:id="517" w:author="Augustus Raymond Pendleton" w:date="2025-09-28T21:42:00Z" w16du:dateUtc="2025-09-29T01:42:00Z">
              <w:rPr>
                <w:i/>
                <w:iCs/>
              </w:rPr>
            </w:rPrChange>
          </w:rPr>
          <w:t xml:space="preserve"> microbial </w:t>
        </w:r>
        <w:del w:id="518" w:author="Marian Louise Schmidt" w:date="2025-10-21T16:57:00Z" w16du:dateUtc="2025-10-21T20:57:00Z">
          <w:r w:rsidR="002D2CA2" w:rsidRPr="003641B9" w:rsidDel="00387BC5">
            <w:rPr>
              <w:i/>
              <w:iCs/>
              <w:sz w:val="20"/>
              <w:szCs w:val="20"/>
              <w:rPrChange w:id="519" w:author="Augustus Raymond Pendleton" w:date="2025-09-28T21:42:00Z" w16du:dateUtc="2025-09-29T01:42:00Z">
                <w:rPr>
                  <w:i/>
                  <w:iCs/>
                </w:rPr>
              </w:rPrChange>
            </w:rPr>
            <w:delText>communities</w:delText>
          </w:r>
        </w:del>
      </w:ins>
      <w:ins w:id="520" w:author="Marian Louise Schmidt" w:date="2025-10-21T16:57:00Z" w16du:dateUtc="2025-10-21T20:57:00Z">
        <w:r w:rsidR="00387BC5">
          <w:rPr>
            <w:i/>
            <w:iCs/>
            <w:sz w:val="20"/>
            <w:szCs w:val="20"/>
          </w:rPr>
          <w:t>datasets</w:t>
        </w:r>
      </w:ins>
      <w:ins w:id="521" w:author="Augustus Raymond Pendleton" w:date="2025-09-28T21:34:00Z" w16du:dateUtc="2025-09-29T01:34:00Z">
        <w:r w:rsidR="002D2CA2" w:rsidRPr="003641B9">
          <w:rPr>
            <w:i/>
            <w:iCs/>
            <w:sz w:val="20"/>
            <w:szCs w:val="20"/>
            <w:rPrChange w:id="522" w:author="Augustus Raymond Pendleton" w:date="2025-09-28T21:42:00Z" w16du:dateUtc="2025-09-29T01:42:00Z">
              <w:rPr>
                <w:i/>
                <w:iCs/>
              </w:rPr>
            </w:rPrChange>
          </w:rPr>
          <w:t xml:space="preserve">. </w:t>
        </w:r>
      </w:ins>
      <w:ins w:id="523" w:author="Marian Louise Schmidt" w:date="2025-10-21T16:57:00Z" w16du:dateUtc="2025-10-21T20:57:00Z">
        <w:r w:rsidR="00387BC5">
          <w:rPr>
            <w:sz w:val="20"/>
            <w:szCs w:val="20"/>
          </w:rPr>
          <w:t xml:space="preserve">Each panel shows pairwise sample distances for </w:t>
        </w:r>
      </w:ins>
      <w:ins w:id="524" w:author="Augustus Raymond Pendleton" w:date="2025-09-28T21:34:00Z" w16du:dateUtc="2025-09-29T01:34:00Z">
        <w:del w:id="525" w:author="Marian Louise Schmidt" w:date="2025-10-21T16:58:00Z" w16du:dateUtc="2025-10-21T20:58:00Z">
          <w:r w:rsidR="002D2CA2" w:rsidRPr="003641B9" w:rsidDel="00387BC5">
            <w:rPr>
              <w:sz w:val="20"/>
              <w:szCs w:val="20"/>
              <w:rPrChange w:id="526" w:author="Augustus Raymond Pendleton" w:date="2025-09-28T21:42:00Z" w16du:dateUtc="2025-09-29T01:42:00Z">
                <w:rPr>
                  <w:i/>
                  <w:iCs/>
                </w:rPr>
              </w:rPrChange>
            </w:rPr>
            <w:delText xml:space="preserve">Four 16S datasets with </w:delText>
          </w:r>
        </w:del>
      </w:ins>
      <w:ins w:id="527" w:author="Augustus Raymond Pendleton" w:date="2025-09-28T21:35:00Z" w16du:dateUtc="2025-09-29T01:35:00Z">
        <w:del w:id="528" w:author="Marian Louise Schmidt" w:date="2025-10-21T16:58:00Z" w16du:dateUtc="2025-10-21T20:58:00Z">
          <w:r w:rsidR="002D2CA2" w:rsidRPr="003641B9" w:rsidDel="00387BC5">
            <w:rPr>
              <w:sz w:val="20"/>
              <w:szCs w:val="20"/>
              <w:rPrChange w:id="529" w:author="Augustus Raymond Pendleton" w:date="2025-09-28T21:42:00Z" w16du:dateUtc="2025-09-29T01:42:00Z">
                <w:rPr>
                  <w:i/>
                  <w:iCs/>
                </w:rPr>
              </w:rPrChange>
            </w:rPr>
            <w:delText xml:space="preserve">absolute abundance quantification were reanalyzed </w:delText>
          </w:r>
        </w:del>
      </w:ins>
      <w:ins w:id="530" w:author="Augustus Raymond Pendleton" w:date="2025-09-29T12:12:00Z" w16du:dateUtc="2025-09-29T16:12:00Z">
        <w:del w:id="531" w:author="Marian Louise Schmidt" w:date="2025-10-21T16:58:00Z" w16du:dateUtc="2025-10-21T20:58:00Z">
          <w:r w:rsidR="00BB7799" w:rsidDel="00387BC5">
            <w:rPr>
              <w:sz w:val="20"/>
              <w:szCs w:val="20"/>
            </w:rPr>
            <w:delText xml:space="preserve">to produce ASVs </w:delText>
          </w:r>
        </w:del>
      </w:ins>
      <w:ins w:id="532" w:author="Augustus Raymond Pendleton" w:date="2025-09-28T21:35:00Z" w16du:dateUtc="2025-09-29T01:35:00Z">
        <w:del w:id="533" w:author="Marian Louise Schmidt" w:date="2025-10-21T16:58:00Z" w16du:dateUtc="2025-10-21T20:58:00Z">
          <w:r w:rsidR="002D2CA2" w:rsidRPr="003641B9" w:rsidDel="00387BC5">
            <w:rPr>
              <w:sz w:val="20"/>
              <w:szCs w:val="20"/>
              <w:rPrChange w:id="534" w:author="Augustus Raymond Pendleton" w:date="2025-09-28T21:42:00Z" w16du:dateUtc="2025-09-29T01:42:00Z">
                <w:rPr>
                  <w:i/>
                  <w:iCs/>
                </w:rPr>
              </w:rPrChange>
            </w:rPr>
            <w:delText>and four dissimilarity metrics were calculated</w:delText>
          </w:r>
        </w:del>
      </w:ins>
      <w:ins w:id="535" w:author="Augustus Raymond Pendleton" w:date="2025-09-28T21:37:00Z" w16du:dateUtc="2025-09-29T01:37:00Z">
        <w:del w:id="536" w:author="Marian Louise Schmidt" w:date="2025-10-21T16:58:00Z" w16du:dateUtc="2025-10-21T20:58:00Z">
          <w:r w:rsidR="002D2CA2" w:rsidRPr="003641B9" w:rsidDel="00387BC5">
            <w:rPr>
              <w:sz w:val="20"/>
              <w:szCs w:val="20"/>
              <w:rPrChange w:id="537" w:author="Augustus Raymond Pendleton" w:date="2025-09-28T21:42:00Z" w16du:dateUtc="2025-09-29T01:42:00Z">
                <w:rPr>
                  <w:i/>
                  <w:iCs/>
                </w:rPr>
              </w:rPrChange>
            </w:rPr>
            <w:delText xml:space="preserve">. </w:delText>
          </w:r>
        </w:del>
      </w:ins>
      <w:ins w:id="538" w:author="Augustus Raymond Pendleton" w:date="2025-09-28T21:38:00Z" w16du:dateUtc="2025-09-29T01:38:00Z">
        <w:r w:rsidR="002D2CA2" w:rsidRPr="003641B9">
          <w:rPr>
            <w:i/>
            <w:iCs/>
            <w:sz w:val="20"/>
            <w:szCs w:val="20"/>
            <w:rPrChange w:id="539" w:author="Augustus Raymond Pendleton" w:date="2025-09-28T21:42:00Z" w16du:dateUtc="2025-09-29T01:42:00Z">
              <w:rPr>
                <w:i/>
                <w:iCs/>
              </w:rPr>
            </w:rPrChange>
          </w:rPr>
          <w:t>U</w:t>
        </w:r>
        <w:r w:rsidR="002D2CA2" w:rsidRPr="003641B9">
          <w:rPr>
            <w:i/>
            <w:iCs/>
            <w:sz w:val="20"/>
            <w:szCs w:val="20"/>
            <w:vertAlign w:val="superscript"/>
            <w:rPrChange w:id="540" w:author="Augustus Raymond Pendleton" w:date="2025-09-28T21:42:00Z" w16du:dateUtc="2025-09-29T01:42:00Z">
              <w:rPr>
                <w:i/>
                <w:iCs/>
                <w:vertAlign w:val="superscript"/>
              </w:rPr>
            </w:rPrChange>
          </w:rPr>
          <w:t>A</w:t>
        </w:r>
        <w:r w:rsidR="002D2CA2" w:rsidRPr="003641B9">
          <w:rPr>
            <w:sz w:val="20"/>
            <w:szCs w:val="20"/>
            <w:rPrChange w:id="541" w:author="Augustus Raymond Pendleton" w:date="2025-09-28T21:42:00Z" w16du:dateUtc="2025-09-29T01:42:00Z">
              <w:rPr>
                <w:i/>
                <w:iCs/>
              </w:rPr>
            </w:rPrChange>
          </w:rPr>
          <w:t xml:space="preserve"> </w:t>
        </w:r>
      </w:ins>
      <w:ins w:id="542" w:author="Marian Louise Schmidt" w:date="2025-10-21T16:58:00Z" w16du:dateUtc="2025-10-21T20:58:00Z">
        <w:r w:rsidR="00387BC5">
          <w:rPr>
            <w:sz w:val="20"/>
            <w:szCs w:val="20"/>
          </w:rPr>
          <w:t xml:space="preserve">(x-axis) against </w:t>
        </w:r>
      </w:ins>
      <w:ins w:id="543" w:author="Augustus Raymond Pendleton" w:date="2025-09-28T21:38:00Z" w16du:dateUtc="2025-09-29T01:38:00Z">
        <w:del w:id="544" w:author="Marian Louise Schmidt" w:date="2025-10-21T16:58:00Z" w16du:dateUtc="2025-10-21T20:58:00Z">
          <w:r w:rsidR="002D2CA2" w:rsidRPr="003641B9" w:rsidDel="00387BC5">
            <w:rPr>
              <w:sz w:val="20"/>
              <w:szCs w:val="20"/>
              <w:rPrChange w:id="545" w:author="Augustus Raymond Pendleton" w:date="2025-09-28T21:42:00Z" w16du:dateUtc="2025-09-29T01:42:00Z">
                <w:rPr>
                  <w:i/>
                  <w:iCs/>
                </w:rPr>
              </w:rPrChange>
            </w:rPr>
            <w:delText xml:space="preserve">is always on the x-axis, while </w:delText>
          </w:r>
        </w:del>
        <w:r w:rsidR="002D2CA2" w:rsidRPr="003641B9">
          <w:rPr>
            <w:sz w:val="20"/>
            <w:szCs w:val="20"/>
            <w:rPrChange w:id="546" w:author="Augustus Raymond Pendleton" w:date="2025-09-28T21:42:00Z" w16du:dateUtc="2025-09-29T01:42:00Z">
              <w:rPr>
                <w:i/>
                <w:iCs/>
              </w:rPr>
            </w:rPrChange>
          </w:rPr>
          <w:t xml:space="preserve">another metric </w:t>
        </w:r>
        <w:del w:id="547" w:author="Marian Louise Schmidt" w:date="2025-10-21T16:58:00Z" w16du:dateUtc="2025-10-21T20:58:00Z">
          <w:r w:rsidR="002D2CA2" w:rsidRPr="003641B9" w:rsidDel="00387BC5">
            <w:rPr>
              <w:sz w:val="20"/>
              <w:szCs w:val="20"/>
              <w:rPrChange w:id="548" w:author="Augustus Raymond Pendleton" w:date="2025-09-28T21:42:00Z" w16du:dateUtc="2025-09-29T01:42:00Z">
                <w:rPr>
                  <w:i/>
                  <w:iCs/>
                </w:rPr>
              </w:rPrChange>
            </w:rPr>
            <w:delText xml:space="preserve">is on the </w:delText>
          </w:r>
        </w:del>
      </w:ins>
      <w:ins w:id="549" w:author="Marian Louise Schmidt" w:date="2025-10-21T16:58:00Z" w16du:dateUtc="2025-10-21T20:58:00Z">
        <w:r w:rsidR="00387BC5">
          <w:rPr>
            <w:sz w:val="20"/>
            <w:szCs w:val="20"/>
          </w:rPr>
          <w:t>(</w:t>
        </w:r>
      </w:ins>
      <w:ins w:id="550" w:author="Augustus Raymond Pendleton" w:date="2025-09-28T21:38:00Z" w16du:dateUtc="2025-09-29T01:38:00Z">
        <w:r w:rsidR="002D2CA2" w:rsidRPr="003641B9">
          <w:rPr>
            <w:sz w:val="20"/>
            <w:szCs w:val="20"/>
            <w:rPrChange w:id="551" w:author="Augustus Raymond Pendleton" w:date="2025-09-28T21:42:00Z" w16du:dateUtc="2025-09-29T01:42:00Z">
              <w:rPr>
                <w:i/>
                <w:iCs/>
              </w:rPr>
            </w:rPrChange>
          </w:rPr>
          <w:t>y</w:t>
        </w:r>
      </w:ins>
      <w:ins w:id="552" w:author="Augustus Raymond Pendleton" w:date="2025-09-28T21:42:00Z" w16du:dateUtc="2025-09-29T01:42:00Z">
        <w:r w:rsidR="003641B9" w:rsidRPr="003641B9">
          <w:rPr>
            <w:sz w:val="20"/>
            <w:szCs w:val="20"/>
            <w:rPrChange w:id="553" w:author="Augustus Raymond Pendleton" w:date="2025-09-28T21:42:00Z" w16du:dateUtc="2025-09-29T01:42:00Z">
              <w:rPr/>
            </w:rPrChange>
          </w:rPr>
          <w:t>-axis</w:t>
        </w:r>
      </w:ins>
      <w:ins w:id="554" w:author="Marian Louise Schmidt" w:date="2025-10-21T16:58:00Z" w16du:dateUtc="2025-10-21T20:58:00Z">
        <w:r w:rsidR="00387BC5">
          <w:rPr>
            <w:sz w:val="20"/>
            <w:szCs w:val="20"/>
          </w:rPr>
          <w:t>)</w:t>
        </w:r>
      </w:ins>
      <w:ins w:id="555" w:author="Augustus Raymond Pendleton" w:date="2025-09-28T21:38:00Z" w16du:dateUtc="2025-09-29T01:38:00Z">
        <w:r w:rsidR="002D2CA2" w:rsidRPr="003641B9">
          <w:rPr>
            <w:sz w:val="20"/>
            <w:szCs w:val="20"/>
            <w:rPrChange w:id="556" w:author="Augustus Raymond Pendleton" w:date="2025-09-28T21:42:00Z" w16du:dateUtc="2025-09-29T01:42:00Z">
              <w:rPr>
                <w:i/>
                <w:iCs/>
              </w:rPr>
            </w:rPrChange>
          </w:rPr>
          <w:t xml:space="preserve">: </w:t>
        </w:r>
      </w:ins>
      <w:ins w:id="557" w:author="Marian Louise Schmidt" w:date="2025-10-21T16:58:00Z" w16du:dateUtc="2025-10-21T20:58:00Z">
        <w:r w:rsidR="00387BC5">
          <w:rPr>
            <w:sz w:val="20"/>
            <w:szCs w:val="20"/>
          </w:rPr>
          <w:t>Bray-Curtis using re</w:t>
        </w:r>
      </w:ins>
      <w:ins w:id="558" w:author="Marian Louise Schmidt" w:date="2025-10-21T16:59:00Z" w16du:dateUtc="2025-10-21T20:59:00Z">
        <w:r w:rsidR="00387BC5">
          <w:rPr>
            <w:sz w:val="20"/>
            <w:szCs w:val="20"/>
          </w:rPr>
          <w:t>lative abundance (</w:t>
        </w:r>
      </w:ins>
      <w:ins w:id="559" w:author="Augustus Raymond Pendleton" w:date="2025-09-28T21:38:00Z" w16du:dateUtc="2025-09-29T01:38:00Z">
        <w:r w:rsidR="002D2CA2" w:rsidRPr="003641B9">
          <w:rPr>
            <w:i/>
            <w:iCs/>
            <w:sz w:val="20"/>
            <w:szCs w:val="20"/>
            <w:rPrChange w:id="560" w:author="Augustus Raymond Pendleton" w:date="2025-09-28T21:42:00Z" w16du:dateUtc="2025-09-29T01:42:00Z">
              <w:rPr>
                <w:i/>
                <w:iCs/>
              </w:rPr>
            </w:rPrChange>
          </w:rPr>
          <w:t>BC</w:t>
        </w:r>
        <w:r w:rsidR="002D2CA2" w:rsidRPr="003641B9">
          <w:rPr>
            <w:i/>
            <w:iCs/>
            <w:sz w:val="20"/>
            <w:szCs w:val="20"/>
            <w:vertAlign w:val="superscript"/>
            <w:rPrChange w:id="561" w:author="Augustus Raymond Pendleton" w:date="2025-09-28T21:42:00Z" w16du:dateUtc="2025-09-29T01:42:00Z">
              <w:rPr>
                <w:i/>
                <w:iCs/>
                <w:vertAlign w:val="superscript"/>
              </w:rPr>
            </w:rPrChange>
          </w:rPr>
          <w:t>R</w:t>
        </w:r>
        <w:del w:id="562" w:author="Marian Louise Schmidt" w:date="2025-10-21T16:59:00Z" w16du:dateUtc="2025-10-21T20:59:00Z">
          <w:r w:rsidR="002D2CA2" w:rsidRPr="003641B9" w:rsidDel="00387BC5">
            <w:rPr>
              <w:sz w:val="20"/>
              <w:szCs w:val="20"/>
              <w:rPrChange w:id="563" w:author="Augustus Raymond Pendleton" w:date="2025-09-28T21:42:00Z" w16du:dateUtc="2025-09-29T01:42:00Z">
                <w:rPr>
                  <w:i/>
                  <w:iCs/>
                </w:rPr>
              </w:rPrChange>
            </w:rPr>
            <w:delText xml:space="preserve"> </w:delText>
          </w:r>
        </w:del>
      </w:ins>
      <w:ins w:id="564" w:author="Marian Louise Schmidt" w:date="2025-10-21T16:59:00Z" w16du:dateUtc="2025-10-21T20:59:00Z">
        <w:r w:rsidR="00387BC5">
          <w:rPr>
            <w:sz w:val="20"/>
            <w:szCs w:val="20"/>
          </w:rPr>
          <w:t xml:space="preserve">, </w:t>
        </w:r>
      </w:ins>
      <w:ins w:id="565" w:author="Augustus Raymond Pendleton" w:date="2025-09-28T21:38:00Z" w16du:dateUtc="2025-09-29T01:38:00Z">
        <w:del w:id="566" w:author="Marian Louise Schmidt" w:date="2025-10-21T16:59:00Z" w16du:dateUtc="2025-10-21T20:59:00Z">
          <w:r w:rsidR="002D2CA2" w:rsidRPr="003641B9" w:rsidDel="00387BC5">
            <w:rPr>
              <w:sz w:val="20"/>
              <w:szCs w:val="20"/>
              <w:rPrChange w:id="567" w:author="Augustus Raymond Pendleton" w:date="2025-09-28T21:42:00Z" w16du:dateUtc="2025-09-29T01:42:00Z">
                <w:rPr>
                  <w:i/>
                  <w:iCs/>
                </w:rPr>
              </w:rPrChange>
            </w:rPr>
            <w:delText xml:space="preserve">on the </w:delText>
          </w:r>
        </w:del>
        <w:r w:rsidR="002D2CA2" w:rsidRPr="003641B9">
          <w:rPr>
            <w:sz w:val="20"/>
            <w:szCs w:val="20"/>
            <w:rPrChange w:id="568" w:author="Augustus Raymond Pendleton" w:date="2025-09-28T21:42:00Z" w16du:dateUtc="2025-09-29T01:42:00Z">
              <w:rPr>
                <w:i/>
                <w:iCs/>
              </w:rPr>
            </w:rPrChange>
          </w:rPr>
          <w:t>first column</w:t>
        </w:r>
      </w:ins>
      <w:ins w:id="569" w:author="Marian Louise Schmidt" w:date="2025-10-21T16:59:00Z" w16du:dateUtc="2025-10-21T20:59:00Z">
        <w:r w:rsidR="00387BC5">
          <w:rPr>
            <w:sz w:val="20"/>
            <w:szCs w:val="20"/>
          </w:rPr>
          <w:t>)</w:t>
        </w:r>
      </w:ins>
      <w:ins w:id="570" w:author="Augustus Raymond Pendleton" w:date="2025-09-28T21:38:00Z" w16du:dateUtc="2025-09-29T01:38:00Z">
        <w:r w:rsidR="002D2CA2" w:rsidRPr="003641B9">
          <w:rPr>
            <w:sz w:val="20"/>
            <w:szCs w:val="20"/>
            <w:rPrChange w:id="571" w:author="Augustus Raymond Pendleton" w:date="2025-09-28T21:42:00Z" w16du:dateUtc="2025-09-29T01:42:00Z">
              <w:rPr>
                <w:i/>
                <w:iCs/>
              </w:rPr>
            </w:rPrChange>
          </w:rPr>
          <w:t>,</w:t>
        </w:r>
      </w:ins>
      <w:ins w:id="572" w:author="Marian Louise Schmidt" w:date="2025-10-21T16:59:00Z" w16du:dateUtc="2025-10-21T20:59:00Z">
        <w:r w:rsidR="00387BC5">
          <w:rPr>
            <w:sz w:val="20"/>
            <w:szCs w:val="20"/>
          </w:rPr>
          <w:t xml:space="preserve"> weighted </w:t>
        </w:r>
        <w:proofErr w:type="spellStart"/>
        <w:r w:rsidR="00387BC5">
          <w:rPr>
            <w:sz w:val="20"/>
            <w:szCs w:val="20"/>
          </w:rPr>
          <w:t>UniFrac</w:t>
        </w:r>
        <w:proofErr w:type="spellEnd"/>
        <w:r w:rsidR="00387BC5">
          <w:rPr>
            <w:sz w:val="20"/>
            <w:szCs w:val="20"/>
          </w:rPr>
          <w:t xml:space="preserve"> using relative abundances (</w:t>
        </w:r>
      </w:ins>
      <w:ins w:id="573" w:author="Augustus Raymond Pendleton" w:date="2025-09-28T21:38:00Z" w16du:dateUtc="2025-09-29T01:38:00Z">
        <w:del w:id="574" w:author="Marian Louise Schmidt" w:date="2025-10-21T16:59:00Z" w16du:dateUtc="2025-10-21T20:59:00Z">
          <w:r w:rsidR="002D2CA2" w:rsidRPr="003641B9" w:rsidDel="00387BC5">
            <w:rPr>
              <w:sz w:val="20"/>
              <w:szCs w:val="20"/>
              <w:rPrChange w:id="575" w:author="Augustus Raymond Pendleton" w:date="2025-09-28T21:42:00Z" w16du:dateUtc="2025-09-29T01:42:00Z">
                <w:rPr>
                  <w:i/>
                  <w:iCs/>
                </w:rPr>
              </w:rPrChange>
            </w:rPr>
            <w:delText xml:space="preserve"> </w:delText>
          </w:r>
        </w:del>
        <w:r w:rsidR="002D2CA2" w:rsidRPr="003641B9">
          <w:rPr>
            <w:i/>
            <w:iCs/>
            <w:sz w:val="20"/>
            <w:szCs w:val="20"/>
            <w:rPrChange w:id="576" w:author="Augustus Raymond Pendleton" w:date="2025-09-28T21:42:00Z" w16du:dateUtc="2025-09-29T01:42:00Z">
              <w:rPr>
                <w:i/>
                <w:iCs/>
              </w:rPr>
            </w:rPrChange>
          </w:rPr>
          <w:t>U</w:t>
        </w:r>
      </w:ins>
      <w:ins w:id="577" w:author="Augustus Raymond Pendleton" w:date="2025-09-28T21:39:00Z" w16du:dateUtc="2025-09-29T01:39:00Z">
        <w:r w:rsidR="002D2CA2" w:rsidRPr="003641B9">
          <w:rPr>
            <w:i/>
            <w:iCs/>
            <w:sz w:val="20"/>
            <w:szCs w:val="20"/>
            <w:vertAlign w:val="superscript"/>
            <w:rPrChange w:id="578" w:author="Augustus Raymond Pendleton" w:date="2025-09-28T21:42:00Z" w16du:dateUtc="2025-09-29T01:42:00Z">
              <w:rPr>
                <w:i/>
                <w:iCs/>
                <w:vertAlign w:val="superscript"/>
              </w:rPr>
            </w:rPrChange>
          </w:rPr>
          <w:t>R</w:t>
        </w:r>
        <w:del w:id="579" w:author="Marian Louise Schmidt" w:date="2025-10-21T16:59:00Z" w16du:dateUtc="2025-10-21T20:59:00Z">
          <w:r w:rsidR="002D2CA2" w:rsidRPr="003641B9" w:rsidDel="00387BC5">
            <w:rPr>
              <w:sz w:val="20"/>
              <w:szCs w:val="20"/>
              <w:rPrChange w:id="580" w:author="Augustus Raymond Pendleton" w:date="2025-09-28T21:42:00Z" w16du:dateUtc="2025-09-29T01:42:00Z">
                <w:rPr>
                  <w:i/>
                  <w:iCs/>
                </w:rPr>
              </w:rPrChange>
            </w:rPr>
            <w:delText xml:space="preserve"> </w:delText>
          </w:r>
        </w:del>
      </w:ins>
      <w:ins w:id="581" w:author="Marian Louise Schmidt" w:date="2025-10-21T16:59:00Z" w16du:dateUtc="2025-10-21T20:59:00Z">
        <w:r w:rsidR="00387BC5">
          <w:rPr>
            <w:sz w:val="20"/>
            <w:szCs w:val="20"/>
          </w:rPr>
          <w:t xml:space="preserve">, </w:t>
        </w:r>
      </w:ins>
      <w:ins w:id="582" w:author="Augustus Raymond Pendleton" w:date="2025-09-28T21:39:00Z" w16du:dateUtc="2025-09-29T01:39:00Z">
        <w:del w:id="583" w:author="Marian Louise Schmidt" w:date="2025-10-21T16:59:00Z" w16du:dateUtc="2025-10-21T20:59:00Z">
          <w:r w:rsidR="002D2CA2" w:rsidRPr="003641B9" w:rsidDel="00387BC5">
            <w:rPr>
              <w:sz w:val="20"/>
              <w:szCs w:val="20"/>
              <w:rPrChange w:id="584" w:author="Augustus Raymond Pendleton" w:date="2025-09-28T21:42:00Z" w16du:dateUtc="2025-09-29T01:42:00Z">
                <w:rPr>
                  <w:i/>
                  <w:iCs/>
                </w:rPr>
              </w:rPrChange>
            </w:rPr>
            <w:delText xml:space="preserve">in the </w:delText>
          </w:r>
        </w:del>
        <w:r w:rsidR="002D2CA2" w:rsidRPr="003641B9">
          <w:rPr>
            <w:sz w:val="20"/>
            <w:szCs w:val="20"/>
            <w:rPrChange w:id="585" w:author="Augustus Raymond Pendleton" w:date="2025-09-28T21:42:00Z" w16du:dateUtc="2025-09-29T01:42:00Z">
              <w:rPr>
                <w:i/>
                <w:iCs/>
              </w:rPr>
            </w:rPrChange>
          </w:rPr>
          <w:t>second</w:t>
        </w:r>
      </w:ins>
      <w:ins w:id="586" w:author="Marian Louise Schmidt" w:date="2025-10-21T16:59:00Z" w16du:dateUtc="2025-10-21T20:59:00Z">
        <w:r w:rsidR="00387BC5">
          <w:rPr>
            <w:sz w:val="20"/>
            <w:szCs w:val="20"/>
          </w:rPr>
          <w:t xml:space="preserve"> column)</w:t>
        </w:r>
      </w:ins>
      <w:ins w:id="587" w:author="Augustus Raymond Pendleton" w:date="2025-09-28T21:39:00Z" w16du:dateUtc="2025-09-29T01:39:00Z">
        <w:r w:rsidR="002D2CA2" w:rsidRPr="003641B9">
          <w:rPr>
            <w:sz w:val="20"/>
            <w:szCs w:val="20"/>
            <w:rPrChange w:id="588" w:author="Augustus Raymond Pendleton" w:date="2025-09-28T21:42:00Z" w16du:dateUtc="2025-09-29T01:42:00Z">
              <w:rPr>
                <w:i/>
                <w:iCs/>
              </w:rPr>
            </w:rPrChange>
          </w:rPr>
          <w:t>, and</w:t>
        </w:r>
      </w:ins>
      <w:ins w:id="589" w:author="Marian Louise Schmidt" w:date="2025-10-21T16:59:00Z" w16du:dateUtc="2025-10-21T20:59:00Z">
        <w:r w:rsidR="00387BC5">
          <w:rPr>
            <w:sz w:val="20"/>
            <w:szCs w:val="20"/>
          </w:rPr>
          <w:t xml:space="preserve"> Bray-</w:t>
        </w:r>
        <w:proofErr w:type="spellStart"/>
        <w:r w:rsidR="00387BC5">
          <w:rPr>
            <w:sz w:val="20"/>
            <w:szCs w:val="20"/>
          </w:rPr>
          <w:t>curtis</w:t>
        </w:r>
        <w:proofErr w:type="spellEnd"/>
        <w:r w:rsidR="00387BC5">
          <w:rPr>
            <w:sz w:val="20"/>
            <w:szCs w:val="20"/>
          </w:rPr>
          <w:t xml:space="preserve"> using absolute abundances (</w:t>
        </w:r>
      </w:ins>
      <w:ins w:id="590" w:author="Augustus Raymond Pendleton" w:date="2025-09-28T21:39:00Z" w16du:dateUtc="2025-09-29T01:39:00Z">
        <w:del w:id="591" w:author="Marian Louise Schmidt" w:date="2025-10-21T16:59:00Z" w16du:dateUtc="2025-10-21T20:59:00Z">
          <w:r w:rsidR="002D2CA2" w:rsidRPr="003641B9" w:rsidDel="00387BC5">
            <w:rPr>
              <w:sz w:val="20"/>
              <w:szCs w:val="20"/>
              <w:rPrChange w:id="592" w:author="Augustus Raymond Pendleton" w:date="2025-09-28T21:42:00Z" w16du:dateUtc="2025-09-29T01:42:00Z">
                <w:rPr>
                  <w:i/>
                  <w:iCs/>
                </w:rPr>
              </w:rPrChange>
            </w:rPr>
            <w:delText xml:space="preserve"> </w:delText>
          </w:r>
        </w:del>
        <w:r w:rsidR="002D2CA2" w:rsidRPr="003641B9">
          <w:rPr>
            <w:i/>
            <w:iCs/>
            <w:sz w:val="20"/>
            <w:szCs w:val="20"/>
            <w:rPrChange w:id="593" w:author="Augustus Raymond Pendleton" w:date="2025-09-28T21:42:00Z" w16du:dateUtc="2025-09-29T01:42:00Z">
              <w:rPr>
                <w:i/>
                <w:iCs/>
              </w:rPr>
            </w:rPrChange>
          </w:rPr>
          <w:t>BC</w:t>
        </w:r>
        <w:r w:rsidR="002D2CA2" w:rsidRPr="003641B9">
          <w:rPr>
            <w:i/>
            <w:iCs/>
            <w:sz w:val="20"/>
            <w:szCs w:val="20"/>
            <w:vertAlign w:val="superscript"/>
            <w:rPrChange w:id="594" w:author="Augustus Raymond Pendleton" w:date="2025-09-28T21:42:00Z" w16du:dateUtc="2025-09-29T01:42:00Z">
              <w:rPr>
                <w:i/>
                <w:iCs/>
                <w:vertAlign w:val="superscript"/>
              </w:rPr>
            </w:rPrChange>
          </w:rPr>
          <w:t>A</w:t>
        </w:r>
        <w:del w:id="595" w:author="Marian Louise Schmidt" w:date="2025-10-21T16:59:00Z" w16du:dateUtc="2025-10-21T20:59:00Z">
          <w:r w:rsidR="002D2CA2" w:rsidRPr="003641B9" w:rsidDel="00387BC5">
            <w:rPr>
              <w:sz w:val="20"/>
              <w:szCs w:val="20"/>
              <w:rPrChange w:id="596" w:author="Augustus Raymond Pendleton" w:date="2025-09-28T21:42:00Z" w16du:dateUtc="2025-09-29T01:42:00Z">
                <w:rPr>
                  <w:i/>
                  <w:iCs/>
                </w:rPr>
              </w:rPrChange>
            </w:rPr>
            <w:delText xml:space="preserve"> </w:delText>
          </w:r>
        </w:del>
      </w:ins>
      <w:ins w:id="597" w:author="Marian Louise Schmidt" w:date="2025-10-21T16:59:00Z" w16du:dateUtc="2025-10-21T20:59:00Z">
        <w:r w:rsidR="00387BC5">
          <w:rPr>
            <w:sz w:val="20"/>
            <w:szCs w:val="20"/>
          </w:rPr>
          <w:t>,</w:t>
        </w:r>
      </w:ins>
      <w:ins w:id="598" w:author="Augustus Raymond Pendleton" w:date="2025-09-28T21:39:00Z" w16du:dateUtc="2025-09-29T01:39:00Z">
        <w:del w:id="599" w:author="Marian Louise Schmidt" w:date="2025-10-21T16:59:00Z" w16du:dateUtc="2025-10-21T20:59:00Z">
          <w:r w:rsidR="002D2CA2" w:rsidRPr="003641B9" w:rsidDel="00387BC5">
            <w:rPr>
              <w:sz w:val="20"/>
              <w:szCs w:val="20"/>
              <w:rPrChange w:id="600" w:author="Augustus Raymond Pendleton" w:date="2025-09-28T21:42:00Z" w16du:dateUtc="2025-09-29T01:42:00Z">
                <w:rPr>
                  <w:i/>
                  <w:iCs/>
                </w:rPr>
              </w:rPrChange>
            </w:rPr>
            <w:delText>i</w:delText>
          </w:r>
        </w:del>
        <w:del w:id="601" w:author="Marian Louise Schmidt" w:date="2025-10-21T17:00:00Z" w16du:dateUtc="2025-10-21T21:00:00Z">
          <w:r w:rsidR="002D2CA2" w:rsidRPr="003641B9" w:rsidDel="00387BC5">
            <w:rPr>
              <w:sz w:val="20"/>
              <w:szCs w:val="20"/>
              <w:rPrChange w:id="602" w:author="Augustus Raymond Pendleton" w:date="2025-09-28T21:42:00Z" w16du:dateUtc="2025-09-29T01:42:00Z">
                <w:rPr>
                  <w:i/>
                  <w:iCs/>
                </w:rPr>
              </w:rPrChange>
            </w:rPr>
            <w:delText xml:space="preserve">n the </w:delText>
          </w:r>
        </w:del>
      </w:ins>
      <w:ins w:id="603" w:author="Marian Louise Schmidt" w:date="2025-10-21T17:00:00Z" w16du:dateUtc="2025-10-21T21:00:00Z">
        <w:r w:rsidR="00387BC5">
          <w:rPr>
            <w:sz w:val="20"/>
            <w:szCs w:val="20"/>
          </w:rPr>
          <w:t xml:space="preserve"> </w:t>
        </w:r>
      </w:ins>
      <w:ins w:id="604" w:author="Augustus Raymond Pendleton" w:date="2025-09-28T21:39:00Z" w16du:dateUtc="2025-09-29T01:39:00Z">
        <w:r w:rsidR="002D2CA2" w:rsidRPr="003641B9">
          <w:rPr>
            <w:sz w:val="20"/>
            <w:szCs w:val="20"/>
            <w:rPrChange w:id="605" w:author="Augustus Raymond Pendleton" w:date="2025-09-28T21:42:00Z" w16du:dateUtc="2025-09-29T01:42:00Z">
              <w:rPr>
                <w:i/>
                <w:iCs/>
              </w:rPr>
            </w:rPrChange>
          </w:rPr>
          <w:t>third</w:t>
        </w:r>
      </w:ins>
      <w:ins w:id="606" w:author="Marian Louise Schmidt" w:date="2025-10-21T17:00:00Z" w16du:dateUtc="2025-10-21T21:00:00Z">
        <w:r w:rsidR="00387BC5">
          <w:rPr>
            <w:sz w:val="20"/>
            <w:szCs w:val="20"/>
          </w:rPr>
          <w:t xml:space="preserve"> column)</w:t>
        </w:r>
      </w:ins>
      <w:ins w:id="607" w:author="Augustus Raymond Pendleton" w:date="2025-09-28T21:39:00Z" w16du:dateUtc="2025-09-29T01:39:00Z">
        <w:r w:rsidR="002D2CA2" w:rsidRPr="003641B9">
          <w:rPr>
            <w:sz w:val="20"/>
            <w:szCs w:val="20"/>
            <w:rPrChange w:id="608" w:author="Augustus Raymond Pendleton" w:date="2025-09-28T21:42:00Z" w16du:dateUtc="2025-09-29T01:42:00Z">
              <w:rPr>
                <w:i/>
                <w:iCs/>
              </w:rPr>
            </w:rPrChange>
          </w:rPr>
          <w:t>.</w:t>
        </w:r>
      </w:ins>
      <w:ins w:id="609" w:author="Augustus Raymond Pendleton" w:date="2025-09-28T21:35:00Z" w16du:dateUtc="2025-09-29T01:35:00Z">
        <w:r w:rsidR="002D2CA2" w:rsidRPr="003641B9">
          <w:rPr>
            <w:sz w:val="20"/>
            <w:szCs w:val="20"/>
            <w:rPrChange w:id="610" w:author="Augustus Raymond Pendleton" w:date="2025-09-28T21:42:00Z" w16du:dateUtc="2025-09-29T01:42:00Z">
              <w:rPr>
                <w:i/>
                <w:iCs/>
              </w:rPr>
            </w:rPrChange>
          </w:rPr>
          <w:t xml:space="preserve"> </w:t>
        </w:r>
      </w:ins>
      <w:ins w:id="611" w:author="Augustus Raymond Pendleton" w:date="2025-09-28T21:36:00Z" w16du:dateUtc="2025-09-29T01:36:00Z">
        <w:r w:rsidR="002D2CA2" w:rsidRPr="003641B9">
          <w:rPr>
            <w:sz w:val="20"/>
            <w:szCs w:val="20"/>
            <w:rPrChange w:id="612" w:author="Augustus Raymond Pendleton" w:date="2025-09-28T21:42:00Z" w16du:dateUtc="2025-09-29T01:42:00Z">
              <w:rPr>
                <w:i/>
                <w:iCs/>
              </w:rPr>
            </w:rPrChange>
          </w:rPr>
          <w:t>Contours in</w:t>
        </w:r>
      </w:ins>
      <w:ins w:id="613" w:author="Marian Louise Schmidt" w:date="2025-10-21T17:00:00Z" w16du:dateUtc="2025-10-21T21:00:00Z">
        <w:r w:rsidR="00387BC5">
          <w:rPr>
            <w:sz w:val="20"/>
            <w:szCs w:val="20"/>
          </w:rPr>
          <w:t xml:space="preserve">dicate </w:t>
        </w:r>
      </w:ins>
      <w:ins w:id="614" w:author="Augustus Raymond Pendleton" w:date="2025-09-28T21:36:00Z" w16du:dateUtc="2025-09-29T01:36:00Z">
        <w:del w:id="615" w:author="Marian Louise Schmidt" w:date="2025-10-21T17:00:00Z" w16du:dateUtc="2025-10-21T21:00:00Z">
          <w:r w:rsidR="002D2CA2" w:rsidRPr="003641B9" w:rsidDel="00387BC5">
            <w:rPr>
              <w:sz w:val="20"/>
              <w:szCs w:val="20"/>
              <w:rPrChange w:id="616" w:author="Augustus Raymond Pendleton" w:date="2025-09-28T21:42:00Z" w16du:dateUtc="2025-09-29T01:42:00Z">
                <w:rPr>
                  <w:i/>
                  <w:iCs/>
                </w:rPr>
              </w:rPrChange>
            </w:rPr>
            <w:delText xml:space="preserve"> each panel reflect </w:delText>
          </w:r>
        </w:del>
        <w:r w:rsidR="002D2CA2" w:rsidRPr="003641B9">
          <w:rPr>
            <w:sz w:val="20"/>
            <w:szCs w:val="20"/>
            <w:rPrChange w:id="617" w:author="Augustus Raymond Pendleton" w:date="2025-09-28T21:42:00Z" w16du:dateUtc="2025-09-29T01:42:00Z">
              <w:rPr>
                <w:i/>
                <w:iCs/>
              </w:rPr>
            </w:rPrChange>
          </w:rPr>
          <w:t xml:space="preserve">the density of </w:t>
        </w:r>
      </w:ins>
      <w:ins w:id="618" w:author="Marian Louise Schmidt" w:date="2025-10-21T17:00:00Z" w16du:dateUtc="2025-10-21T21:00:00Z">
        <w:r w:rsidR="00387BC5">
          <w:rPr>
            <w:sz w:val="20"/>
            <w:szCs w:val="20"/>
          </w:rPr>
          <w:t>pairwise comparisons (</w:t>
        </w:r>
      </w:ins>
      <w:ins w:id="619" w:author="Augustus Raymond Pendleton" w:date="2025-09-28T21:36:00Z" w16du:dateUtc="2025-09-29T01:36:00Z">
        <w:del w:id="620" w:author="Marian Louise Schmidt" w:date="2025-10-21T17:00:00Z" w16du:dateUtc="2025-10-21T21:00:00Z">
          <w:r w:rsidR="002D2CA2" w:rsidRPr="003641B9" w:rsidDel="00387BC5">
            <w:rPr>
              <w:sz w:val="20"/>
              <w:szCs w:val="20"/>
              <w:rPrChange w:id="621" w:author="Augustus Raymond Pendleton" w:date="2025-09-28T21:42:00Z" w16du:dateUtc="2025-09-29T01:42:00Z">
                <w:rPr>
                  <w:i/>
                  <w:iCs/>
                </w:rPr>
              </w:rPrChange>
            </w:rPr>
            <w:delText xml:space="preserve">points </w:delText>
          </w:r>
        </w:del>
      </w:ins>
      <w:ins w:id="622" w:author="Augustus Raymond Pendleton" w:date="2025-09-28T21:37:00Z" w16du:dateUtc="2025-09-29T01:37:00Z">
        <w:del w:id="623" w:author="Marian Louise Schmidt" w:date="2025-10-21T17:00:00Z" w16du:dateUtc="2025-10-21T21:00:00Z">
          <w:r w:rsidR="002D2CA2" w:rsidRPr="003641B9" w:rsidDel="00387BC5">
            <w:rPr>
              <w:sz w:val="20"/>
              <w:szCs w:val="20"/>
              <w:rPrChange w:id="624" w:author="Augustus Raymond Pendleton" w:date="2025-09-28T21:42:00Z" w16du:dateUtc="2025-09-29T01:42:00Z">
                <w:rPr>
                  <w:i/>
                  <w:iCs/>
                </w:rPr>
              </w:rPrChange>
            </w:rPr>
            <w:delText>within that space</w:delText>
          </w:r>
        </w:del>
      </w:ins>
      <w:ins w:id="625" w:author="Augustus Raymond Pendleton" w:date="2025-09-28T21:41:00Z" w16du:dateUtc="2025-09-29T01:41:00Z">
        <w:del w:id="626" w:author="Marian Louise Schmidt" w:date="2025-10-21T17:00:00Z" w16du:dateUtc="2025-10-21T21:00:00Z">
          <w:r w:rsidR="003641B9" w:rsidRPr="003641B9" w:rsidDel="00387BC5">
            <w:rPr>
              <w:sz w:val="20"/>
              <w:szCs w:val="20"/>
              <w:rPrChange w:id="627" w:author="Augustus Raymond Pendleton" w:date="2025-09-28T21:42:00Z" w16du:dateUtc="2025-09-29T01:42:00Z">
                <w:rPr>
                  <w:i/>
                  <w:iCs/>
                </w:rPr>
              </w:rPrChange>
            </w:rPr>
            <w:delText xml:space="preserve"> (total </w:delText>
          </w:r>
        </w:del>
        <w:r w:rsidR="003641B9" w:rsidRPr="003641B9">
          <w:rPr>
            <w:sz w:val="20"/>
            <w:szCs w:val="20"/>
            <w:rPrChange w:id="628" w:author="Augustus Raymond Pendleton" w:date="2025-09-28T21:42:00Z" w16du:dateUtc="2025-09-29T01:42:00Z">
              <w:rPr>
                <w:i/>
                <w:iCs/>
              </w:rPr>
            </w:rPrChange>
          </w:rPr>
          <w:t xml:space="preserve">n </w:t>
        </w:r>
      </w:ins>
      <w:ins w:id="629" w:author="Marian Louise Schmidt" w:date="2025-10-21T17:01:00Z" w16du:dateUtc="2025-10-21T21:01:00Z">
        <w:r w:rsidR="00387BC5">
          <w:rPr>
            <w:sz w:val="20"/>
            <w:szCs w:val="20"/>
          </w:rPr>
          <w:t xml:space="preserve">shown for </w:t>
        </w:r>
      </w:ins>
      <w:ins w:id="630" w:author="Augustus Raymond Pendleton" w:date="2025-09-28T21:41:00Z" w16du:dateUtc="2025-09-29T01:41:00Z">
        <w:del w:id="631" w:author="Marian Louise Schmidt" w:date="2025-10-21T17:01:00Z" w16du:dateUtc="2025-10-21T21:01:00Z">
          <w:r w:rsidR="003641B9" w:rsidRPr="003641B9" w:rsidDel="00387BC5">
            <w:rPr>
              <w:sz w:val="20"/>
              <w:szCs w:val="20"/>
              <w:rPrChange w:id="632" w:author="Augustus Raymond Pendleton" w:date="2025-09-28T21:42:00Z" w16du:dateUtc="2025-09-29T01:42:00Z">
                <w:rPr>
                  <w:i/>
                  <w:iCs/>
                </w:rPr>
              </w:rPrChange>
            </w:rPr>
            <w:delText xml:space="preserve">given below </w:delText>
          </w:r>
        </w:del>
        <w:r w:rsidR="003641B9" w:rsidRPr="003641B9">
          <w:rPr>
            <w:sz w:val="20"/>
            <w:szCs w:val="20"/>
            <w:rPrChange w:id="633" w:author="Augustus Raymond Pendleton" w:date="2025-09-28T21:42:00Z" w16du:dateUtc="2025-09-29T01:42:00Z">
              <w:rPr>
                <w:i/>
                <w:iCs/>
              </w:rPr>
            </w:rPrChange>
          </w:rPr>
          <w:t>each dataset</w:t>
        </w:r>
      </w:ins>
      <w:ins w:id="634" w:author="Marian Louise Schmidt" w:date="2025-10-21T17:01:00Z" w16du:dateUtc="2025-10-21T21:01:00Z">
        <w:r w:rsidR="00387BC5">
          <w:rPr>
            <w:sz w:val="20"/>
            <w:szCs w:val="20"/>
          </w:rPr>
          <w:t>, left</w:t>
        </w:r>
      </w:ins>
      <w:ins w:id="635" w:author="Augustus Raymond Pendleton" w:date="2025-09-28T21:41:00Z" w16du:dateUtc="2025-09-29T01:41:00Z">
        <w:del w:id="636" w:author="Marian Louise Schmidt" w:date="2025-10-21T17:01:00Z" w16du:dateUtc="2025-10-21T21:01:00Z">
          <w:r w:rsidR="003641B9" w:rsidRPr="003641B9" w:rsidDel="00387BC5">
            <w:rPr>
              <w:sz w:val="20"/>
              <w:szCs w:val="20"/>
              <w:rPrChange w:id="637" w:author="Augustus Raymond Pendleton" w:date="2025-09-28T21:42:00Z" w16du:dateUtc="2025-09-29T01:42:00Z">
                <w:rPr>
                  <w:i/>
                  <w:iCs/>
                </w:rPr>
              </w:rPrChange>
            </w:rPr>
            <w:delText xml:space="preserve"> name</w:delText>
          </w:r>
        </w:del>
        <w:r w:rsidR="003641B9" w:rsidRPr="003641B9">
          <w:rPr>
            <w:sz w:val="20"/>
            <w:szCs w:val="20"/>
            <w:rPrChange w:id="638" w:author="Augustus Raymond Pendleton" w:date="2025-09-28T21:42:00Z" w16du:dateUtc="2025-09-29T01:42:00Z">
              <w:rPr>
                <w:i/>
                <w:iCs/>
              </w:rPr>
            </w:rPrChange>
          </w:rPr>
          <w:t>)</w:t>
        </w:r>
      </w:ins>
      <w:ins w:id="639" w:author="Augustus Raymond Pendleton" w:date="2025-09-28T21:37:00Z" w16du:dateUtc="2025-09-29T01:37:00Z">
        <w:r w:rsidR="002D2CA2" w:rsidRPr="003641B9">
          <w:rPr>
            <w:sz w:val="20"/>
            <w:szCs w:val="20"/>
            <w:rPrChange w:id="640" w:author="Augustus Raymond Pendleton" w:date="2025-09-28T21:42:00Z" w16du:dateUtc="2025-09-29T01:42:00Z">
              <w:rPr>
                <w:i/>
                <w:iCs/>
              </w:rPr>
            </w:rPrChange>
          </w:rPr>
          <w:t xml:space="preserve">, with darker </w:t>
        </w:r>
        <w:del w:id="641" w:author="Marian Louise Schmidt" w:date="2025-10-21T17:01:00Z" w16du:dateUtc="2025-10-21T21:01:00Z">
          <w:r w:rsidR="002D2CA2" w:rsidRPr="003641B9" w:rsidDel="00387BC5">
            <w:rPr>
              <w:sz w:val="20"/>
              <w:szCs w:val="20"/>
              <w:rPrChange w:id="642" w:author="Augustus Raymond Pendleton" w:date="2025-09-28T21:42:00Z" w16du:dateUtc="2025-09-29T01:42:00Z">
                <w:rPr>
                  <w:i/>
                  <w:iCs/>
                </w:rPr>
              </w:rPrChange>
            </w:rPr>
            <w:delText>colors</w:delText>
          </w:r>
        </w:del>
      </w:ins>
      <w:ins w:id="643" w:author="Marian Louise Schmidt" w:date="2025-10-21T17:01:00Z" w16du:dateUtc="2025-10-21T21:01:00Z">
        <w:r w:rsidR="00387BC5">
          <w:rPr>
            <w:sz w:val="20"/>
            <w:szCs w:val="20"/>
          </w:rPr>
          <w:t>shading</w:t>
        </w:r>
      </w:ins>
      <w:ins w:id="644" w:author="Augustus Raymond Pendleton" w:date="2025-09-28T21:37:00Z" w16du:dateUtc="2025-09-29T01:37:00Z">
        <w:r w:rsidR="002D2CA2" w:rsidRPr="003641B9">
          <w:rPr>
            <w:sz w:val="20"/>
            <w:szCs w:val="20"/>
            <w:rPrChange w:id="645" w:author="Augustus Raymond Pendleton" w:date="2025-09-28T21:42:00Z" w16du:dateUtc="2025-09-29T01:42:00Z">
              <w:rPr>
                <w:i/>
                <w:iCs/>
              </w:rPr>
            </w:rPrChange>
          </w:rPr>
          <w:t xml:space="preserve"> corresponding to more observations</w:t>
        </w:r>
        <w:del w:id="646" w:author="Marian Louise Schmidt" w:date="2025-10-21T17:01:00Z" w16du:dateUtc="2025-10-21T21:01:00Z">
          <w:r w:rsidR="002D2CA2" w:rsidRPr="003641B9" w:rsidDel="00387BC5">
            <w:rPr>
              <w:sz w:val="20"/>
              <w:szCs w:val="20"/>
              <w:rPrChange w:id="647" w:author="Augustus Raymond Pendleton" w:date="2025-09-28T21:42:00Z" w16du:dateUtc="2025-09-29T01:42:00Z">
                <w:rPr>
                  <w:i/>
                  <w:iCs/>
                </w:rPr>
              </w:rPrChange>
            </w:rPr>
            <w:delText xml:space="preserve"> within that area</w:delText>
          </w:r>
        </w:del>
        <w:r w:rsidR="002D2CA2" w:rsidRPr="003641B9">
          <w:rPr>
            <w:sz w:val="20"/>
            <w:szCs w:val="20"/>
            <w:rPrChange w:id="648" w:author="Augustus Raymond Pendleton" w:date="2025-09-28T21:42:00Z" w16du:dateUtc="2025-09-29T01:42:00Z">
              <w:rPr>
                <w:i/>
                <w:iCs/>
              </w:rPr>
            </w:rPrChange>
          </w:rPr>
          <w:t>. The</w:t>
        </w:r>
      </w:ins>
      <w:ins w:id="649" w:author="Marian Louise Schmidt" w:date="2025-10-21T17:01:00Z" w16du:dateUtc="2025-10-21T21:01:00Z">
        <w:r w:rsidR="00387BC5">
          <w:rPr>
            <w:sz w:val="20"/>
            <w:szCs w:val="20"/>
          </w:rPr>
          <w:t xml:space="preserve"> da</w:t>
        </w:r>
      </w:ins>
      <w:ins w:id="650" w:author="Marian Louise Schmidt" w:date="2025-10-21T17:02:00Z" w16du:dateUtc="2025-10-21T21:02:00Z">
        <w:r w:rsidR="00387BC5">
          <w:rPr>
            <w:sz w:val="20"/>
            <w:szCs w:val="20"/>
          </w:rPr>
          <w:t xml:space="preserve">shed line marks the </w:t>
        </w:r>
      </w:ins>
      <w:ins w:id="651" w:author="Augustus Raymond Pendleton" w:date="2025-09-28T21:37:00Z" w16du:dateUtc="2025-09-29T01:37:00Z">
        <w:del w:id="652" w:author="Marian Louise Schmidt" w:date="2025-10-21T17:02:00Z" w16du:dateUtc="2025-10-21T21:02:00Z">
          <w:r w:rsidR="002D2CA2" w:rsidRPr="003641B9" w:rsidDel="00387BC5">
            <w:rPr>
              <w:sz w:val="20"/>
              <w:szCs w:val="20"/>
              <w:rPrChange w:id="653" w:author="Augustus Raymond Pendleton" w:date="2025-09-28T21:42:00Z" w16du:dateUtc="2025-09-29T01:42:00Z">
                <w:rPr>
                  <w:i/>
                  <w:iCs/>
                </w:rPr>
              </w:rPrChange>
            </w:rPr>
            <w:delText xml:space="preserve"> </w:delText>
          </w:r>
        </w:del>
        <w:r w:rsidR="002D2CA2" w:rsidRPr="003641B9">
          <w:rPr>
            <w:sz w:val="20"/>
            <w:szCs w:val="20"/>
            <w:rPrChange w:id="654" w:author="Augustus Raymond Pendleton" w:date="2025-09-28T21:42:00Z" w16du:dateUtc="2025-09-29T01:42:00Z">
              <w:rPr>
                <w:i/>
                <w:iCs/>
              </w:rPr>
            </w:rPrChange>
          </w:rPr>
          <w:t xml:space="preserve">1:1 </w:t>
        </w:r>
        <w:del w:id="655" w:author="Marian Louise Schmidt" w:date="2025-10-21T17:02:00Z" w16du:dateUtc="2025-10-21T21:02:00Z">
          <w:r w:rsidR="002D2CA2" w:rsidRPr="003641B9" w:rsidDel="00387BC5">
            <w:rPr>
              <w:sz w:val="20"/>
              <w:szCs w:val="20"/>
              <w:rPrChange w:id="656" w:author="Augustus Raymond Pendleton" w:date="2025-09-28T21:42:00Z" w16du:dateUtc="2025-09-29T01:42:00Z">
                <w:rPr>
                  <w:i/>
                  <w:iCs/>
                </w:rPr>
              </w:rPrChange>
            </w:rPr>
            <w:lastRenderedPageBreak/>
            <w:delText>line</w:delText>
          </w:r>
        </w:del>
      </w:ins>
      <w:ins w:id="657" w:author="Marian Louise Schmidt" w:date="2025-10-21T17:02:00Z" w16du:dateUtc="2025-10-21T21:02:00Z">
        <w:r w:rsidR="00387BC5">
          <w:rPr>
            <w:sz w:val="20"/>
            <w:szCs w:val="20"/>
          </w:rPr>
          <w:t xml:space="preserve">relationship. Points </w:t>
        </w:r>
      </w:ins>
      <w:ins w:id="658" w:author="Augustus Raymond Pendleton" w:date="2025-09-28T21:37:00Z" w16du:dateUtc="2025-09-29T01:37:00Z">
        <w:del w:id="659" w:author="Marian Louise Schmidt" w:date="2025-10-21T17:02:00Z" w16du:dateUtc="2025-10-21T21:02:00Z">
          <w:r w:rsidR="002D2CA2" w:rsidRPr="003641B9" w:rsidDel="00387BC5">
            <w:rPr>
              <w:sz w:val="20"/>
              <w:szCs w:val="20"/>
              <w:rPrChange w:id="660" w:author="Augustus Raymond Pendleton" w:date="2025-09-28T21:42:00Z" w16du:dateUtc="2025-09-29T01:42:00Z">
                <w:rPr>
                  <w:i/>
                  <w:iCs/>
                </w:rPr>
              </w:rPrChange>
            </w:rPr>
            <w:delText xml:space="preserve">, where each </w:delText>
          </w:r>
        </w:del>
      </w:ins>
      <w:ins w:id="661" w:author="Augustus Raymond Pendleton" w:date="2025-09-28T21:39:00Z" w16du:dateUtc="2025-09-29T01:39:00Z">
        <w:del w:id="662" w:author="Marian Louise Schmidt" w:date="2025-10-21T17:02:00Z" w16du:dateUtc="2025-10-21T21:02:00Z">
          <w:r w:rsidR="002D2CA2" w:rsidRPr="003641B9" w:rsidDel="00387BC5">
            <w:rPr>
              <w:sz w:val="20"/>
              <w:szCs w:val="20"/>
              <w:rPrChange w:id="663" w:author="Augustus Raymond Pendleton" w:date="2025-09-28T21:42:00Z" w16du:dateUtc="2025-09-29T01:42:00Z">
                <w:rPr>
                  <w:i/>
                  <w:iCs/>
                </w:rPr>
              </w:rPrChange>
            </w:rPr>
            <w:delText>two metrics were equal, is</w:delText>
          </w:r>
        </w:del>
      </w:ins>
      <w:ins w:id="664" w:author="Augustus Raymond Pendleton" w:date="2025-09-28T21:37:00Z" w16du:dateUtc="2025-09-29T01:37:00Z">
        <w:del w:id="665" w:author="Marian Louise Schmidt" w:date="2025-10-21T17:02:00Z" w16du:dateUtc="2025-10-21T21:02:00Z">
          <w:r w:rsidR="002D2CA2" w:rsidRPr="003641B9" w:rsidDel="00387BC5">
            <w:rPr>
              <w:sz w:val="20"/>
              <w:szCs w:val="20"/>
              <w:rPrChange w:id="666" w:author="Augustus Raymond Pendleton" w:date="2025-09-28T21:42:00Z" w16du:dateUtc="2025-09-29T01:42:00Z">
                <w:rPr>
                  <w:i/>
                  <w:iCs/>
                </w:rPr>
              </w:rPrChange>
            </w:rPr>
            <w:delText xml:space="preserve"> drawn as a dashed line</w:delText>
          </w:r>
        </w:del>
      </w:ins>
      <w:ins w:id="667" w:author="Augustus Raymond Pendleton" w:date="2025-09-28T21:39:00Z" w16du:dateUtc="2025-09-29T01:39:00Z">
        <w:del w:id="668" w:author="Marian Louise Schmidt" w:date="2025-10-21T17:02:00Z" w16du:dateUtc="2025-10-21T21:02:00Z">
          <w:r w:rsidR="002D2CA2" w:rsidRPr="003641B9" w:rsidDel="00387BC5">
            <w:rPr>
              <w:sz w:val="20"/>
              <w:szCs w:val="20"/>
              <w:rPrChange w:id="669" w:author="Augustus Raymond Pendleton" w:date="2025-09-28T21:42:00Z" w16du:dateUtc="2025-09-29T01:42:00Z">
                <w:rPr>
                  <w:i/>
                  <w:iCs/>
                </w:rPr>
              </w:rPrChange>
            </w:rPr>
            <w:delText>.</w:delText>
          </w:r>
        </w:del>
      </w:ins>
      <w:ins w:id="670" w:author="Augustus Raymond Pendleton" w:date="2025-09-28T21:42:00Z" w16du:dateUtc="2025-09-29T01:42:00Z">
        <w:del w:id="671" w:author="Marian Louise Schmidt" w:date="2025-10-21T17:02:00Z" w16du:dateUtc="2025-10-21T21:02:00Z">
          <w:r w:rsidR="003641B9" w:rsidRPr="003641B9" w:rsidDel="00387BC5">
            <w:rPr>
              <w:sz w:val="20"/>
              <w:szCs w:val="20"/>
              <w:rPrChange w:id="672" w:author="Augustus Raymond Pendleton" w:date="2025-09-28T21:42:00Z" w16du:dateUtc="2025-09-29T01:42:00Z">
                <w:rPr/>
              </w:rPrChange>
            </w:rPr>
            <w:delText xml:space="preserve"> </w:delText>
          </w:r>
        </w:del>
      </w:ins>
      <w:ins w:id="673" w:author="Augustus Raymond Pendleton" w:date="2025-09-28T21:39:00Z" w16du:dateUtc="2025-09-29T01:39:00Z">
        <w:del w:id="674" w:author="Marian Louise Schmidt" w:date="2025-10-21T17:02:00Z" w16du:dateUtc="2025-10-21T21:02:00Z">
          <w:r w:rsidR="002D2CA2" w:rsidRPr="003641B9" w:rsidDel="00387BC5">
            <w:rPr>
              <w:sz w:val="20"/>
              <w:szCs w:val="20"/>
              <w:rPrChange w:id="675" w:author="Augustus Raymond Pendleton" w:date="2025-09-28T21:42:00Z" w16du:dateUtc="2025-09-29T01:42:00Z">
                <w:rPr>
                  <w:i/>
                  <w:iCs/>
                </w:rPr>
              </w:rPrChange>
            </w:rPr>
            <w:delText xml:space="preserve">When density falls </w:delText>
          </w:r>
        </w:del>
        <w:r w:rsidR="002D2CA2" w:rsidRPr="003641B9">
          <w:rPr>
            <w:sz w:val="20"/>
            <w:szCs w:val="20"/>
            <w:rPrChange w:id="676" w:author="Augustus Raymond Pendleton" w:date="2025-09-28T21:42:00Z" w16du:dateUtc="2025-09-29T01:42:00Z">
              <w:rPr>
                <w:i/>
                <w:iCs/>
              </w:rPr>
            </w:rPrChange>
          </w:rPr>
          <w:t>above the</w:t>
        </w:r>
        <w:del w:id="677" w:author="Marian Louise Schmidt" w:date="2025-10-21T17:02:00Z" w16du:dateUtc="2025-10-21T21:02:00Z">
          <w:r w:rsidR="002D2CA2" w:rsidRPr="003641B9" w:rsidDel="00387BC5">
            <w:rPr>
              <w:sz w:val="20"/>
              <w:szCs w:val="20"/>
              <w:rPrChange w:id="678" w:author="Augustus Raymond Pendleton" w:date="2025-09-28T21:42:00Z" w16du:dateUtc="2025-09-29T01:42:00Z">
                <w:rPr>
                  <w:i/>
                  <w:iCs/>
                </w:rPr>
              </w:rPrChange>
            </w:rPr>
            <w:delText xml:space="preserve"> 1:1</w:delText>
          </w:r>
        </w:del>
        <w:r w:rsidR="002D2CA2" w:rsidRPr="003641B9">
          <w:rPr>
            <w:sz w:val="20"/>
            <w:szCs w:val="20"/>
            <w:rPrChange w:id="679" w:author="Augustus Raymond Pendleton" w:date="2025-09-28T21:42:00Z" w16du:dateUtc="2025-09-29T01:42:00Z">
              <w:rPr>
                <w:i/>
                <w:iCs/>
              </w:rPr>
            </w:rPrChange>
          </w:rPr>
          <w:t xml:space="preserve"> line</w:t>
        </w:r>
      </w:ins>
      <w:ins w:id="680" w:author="Marian Louise Schmidt" w:date="2025-10-21T17:02:00Z" w16du:dateUtc="2025-10-21T21:02:00Z">
        <w:r w:rsidR="00387BC5">
          <w:rPr>
            <w:sz w:val="20"/>
            <w:szCs w:val="20"/>
          </w:rPr>
          <w:t xml:space="preserve"> indicate cases where</w:t>
        </w:r>
      </w:ins>
      <w:ins w:id="681" w:author="Augustus Raymond Pendleton" w:date="2025-09-28T21:39:00Z" w16du:dateUtc="2025-09-29T01:39:00Z">
        <w:del w:id="682" w:author="Marian Louise Schmidt" w:date="2025-10-21T17:02:00Z" w16du:dateUtc="2025-10-21T21:02:00Z">
          <w:r w:rsidR="002D2CA2" w:rsidRPr="003641B9" w:rsidDel="00387BC5">
            <w:rPr>
              <w:sz w:val="20"/>
              <w:szCs w:val="20"/>
              <w:rPrChange w:id="683" w:author="Augustus Raymond Pendleton" w:date="2025-09-28T21:42:00Z" w16du:dateUtc="2025-09-29T01:42:00Z">
                <w:rPr>
                  <w:i/>
                  <w:iCs/>
                </w:rPr>
              </w:rPrChange>
            </w:rPr>
            <w:delText>,</w:delText>
          </w:r>
        </w:del>
        <w:r w:rsidR="002D2CA2" w:rsidRPr="003641B9">
          <w:rPr>
            <w:sz w:val="20"/>
            <w:szCs w:val="20"/>
            <w:rPrChange w:id="684" w:author="Augustus Raymond Pendleton" w:date="2025-09-28T21:42:00Z" w16du:dateUtc="2025-09-29T01:42:00Z">
              <w:rPr>
                <w:i/>
                <w:iCs/>
              </w:rPr>
            </w:rPrChange>
          </w:rPr>
          <w:t xml:space="preserve"> </w:t>
        </w:r>
        <w:r w:rsidR="002D2CA2" w:rsidRPr="003641B9">
          <w:rPr>
            <w:i/>
            <w:iCs/>
            <w:sz w:val="20"/>
            <w:szCs w:val="20"/>
            <w:rPrChange w:id="685" w:author="Augustus Raymond Pendleton" w:date="2025-09-28T21:42:00Z" w16du:dateUtc="2025-09-29T01:42:00Z">
              <w:rPr>
                <w:i/>
                <w:iCs/>
              </w:rPr>
            </w:rPrChange>
          </w:rPr>
          <w:t>U</w:t>
        </w:r>
      </w:ins>
      <w:ins w:id="686" w:author="Augustus Raymond Pendleton" w:date="2025-09-28T21:40:00Z" w16du:dateUtc="2025-09-29T01:40:00Z">
        <w:r w:rsidR="002D2CA2" w:rsidRPr="003641B9">
          <w:rPr>
            <w:i/>
            <w:iCs/>
            <w:sz w:val="20"/>
            <w:szCs w:val="20"/>
            <w:vertAlign w:val="superscript"/>
            <w:rPrChange w:id="687" w:author="Augustus Raymond Pendleton" w:date="2025-09-28T21:42:00Z" w16du:dateUtc="2025-09-29T01:42:00Z">
              <w:rPr>
                <w:i/>
                <w:iCs/>
                <w:vertAlign w:val="superscript"/>
              </w:rPr>
            </w:rPrChange>
          </w:rPr>
          <w:t>A</w:t>
        </w:r>
        <w:r w:rsidR="002D2CA2" w:rsidRPr="003641B9">
          <w:rPr>
            <w:sz w:val="20"/>
            <w:szCs w:val="20"/>
            <w:rPrChange w:id="688" w:author="Augustus Raymond Pendleton" w:date="2025-09-28T21:42:00Z" w16du:dateUtc="2025-09-29T01:42:00Z">
              <w:rPr>
                <w:i/>
                <w:iCs/>
              </w:rPr>
            </w:rPrChange>
          </w:rPr>
          <w:t xml:space="preserve"> </w:t>
        </w:r>
        <w:del w:id="689" w:author="Marian Louise Schmidt" w:date="2025-10-21T17:02:00Z" w16du:dateUtc="2025-10-21T21:02:00Z">
          <w:r w:rsidR="002D2CA2" w:rsidRPr="003641B9" w:rsidDel="00387BC5">
            <w:rPr>
              <w:sz w:val="20"/>
              <w:szCs w:val="20"/>
              <w:rPrChange w:id="690" w:author="Augustus Raymond Pendleton" w:date="2025-09-28T21:42:00Z" w16du:dateUtc="2025-09-29T01:42:00Z">
                <w:rPr>
                  <w:i/>
                  <w:iCs/>
                </w:rPr>
              </w:rPrChange>
            </w:rPr>
            <w:delText>tended</w:delText>
          </w:r>
        </w:del>
      </w:ins>
      <w:ins w:id="691" w:author="Marian Louise Schmidt" w:date="2025-10-21T17:02:00Z" w16du:dateUtc="2025-10-21T21:02:00Z">
        <w:r w:rsidR="00387BC5">
          <w:rPr>
            <w:sz w:val="20"/>
            <w:szCs w:val="20"/>
          </w:rPr>
          <w:t>is smaller than the comparator metric, while points b</w:t>
        </w:r>
      </w:ins>
      <w:ins w:id="692" w:author="Marian Louise Schmidt" w:date="2025-10-21T17:03:00Z" w16du:dateUtc="2025-10-21T21:03:00Z">
        <w:r w:rsidR="00387BC5">
          <w:rPr>
            <w:sz w:val="20"/>
            <w:szCs w:val="20"/>
          </w:rPr>
          <w:t xml:space="preserve">elow the line indicate cases where </w:t>
        </w:r>
        <w:r w:rsidR="00387BC5" w:rsidRPr="00B926F8">
          <w:rPr>
            <w:i/>
            <w:iCs/>
            <w:sz w:val="20"/>
            <w:szCs w:val="20"/>
          </w:rPr>
          <w:t>U</w:t>
        </w:r>
        <w:r w:rsidR="00387BC5" w:rsidRPr="00B926F8">
          <w:rPr>
            <w:i/>
            <w:iCs/>
            <w:sz w:val="20"/>
            <w:szCs w:val="20"/>
            <w:vertAlign w:val="superscript"/>
          </w:rPr>
          <w:t>A</w:t>
        </w:r>
        <w:r w:rsidR="00387BC5" w:rsidRPr="00B926F8">
          <w:rPr>
            <w:sz w:val="20"/>
            <w:szCs w:val="20"/>
          </w:rPr>
          <w:t xml:space="preserve"> </w:t>
        </w:r>
        <w:r w:rsidR="00387BC5">
          <w:rPr>
            <w:sz w:val="20"/>
            <w:szCs w:val="20"/>
          </w:rPr>
          <w:t xml:space="preserve">is </w:t>
        </w:r>
        <w:r w:rsidR="00387BC5">
          <w:rPr>
            <w:sz w:val="20"/>
            <w:szCs w:val="20"/>
          </w:rPr>
          <w:t>larger.</w:t>
        </w:r>
      </w:ins>
      <w:ins w:id="693" w:author="Augustus Raymond Pendleton" w:date="2025-09-28T21:40:00Z" w16du:dateUtc="2025-09-29T01:40:00Z">
        <w:del w:id="694" w:author="Marian Louise Schmidt" w:date="2025-10-21T17:03:00Z" w16du:dateUtc="2025-10-21T21:03:00Z">
          <w:r w:rsidR="002D2CA2" w:rsidRPr="003641B9" w:rsidDel="00387BC5">
            <w:rPr>
              <w:sz w:val="20"/>
              <w:szCs w:val="20"/>
              <w:rPrChange w:id="695" w:author="Augustus Raymond Pendleton" w:date="2025-09-28T21:42:00Z" w16du:dateUtc="2025-09-29T01:42:00Z">
                <w:rPr>
                  <w:i/>
                  <w:iCs/>
                </w:rPr>
              </w:rPrChange>
            </w:rPr>
            <w:delText xml:space="preserve"> to lower dissimilarity than the other metric.</w:delText>
          </w:r>
        </w:del>
      </w:ins>
    </w:p>
    <w:p w14:paraId="5EF0C294" w14:textId="3F17F539" w:rsidR="0007048F" w:rsidDel="008729F6" w:rsidRDefault="00CC3C53" w:rsidP="008729F6">
      <w:pPr>
        <w:ind w:firstLine="720"/>
        <w:rPr>
          <w:del w:id="696" w:author="Augustus Raymond Pendleton" w:date="2025-09-26T09:33:00Z" w16du:dateUtc="2025-09-26T13:33:00Z"/>
        </w:rPr>
      </w:pPr>
      <w:ins w:id="697" w:author="Augustus Raymond Pendleton" w:date="2025-09-26T09:31:00Z" w16du:dateUtc="2025-09-26T13:31:00Z">
        <w:r>
          <w:t>To</w:t>
        </w:r>
      </w:ins>
      <w:ins w:id="698" w:author="Augustus Raymond Pendleton" w:date="2025-09-26T09:32:00Z" w16du:dateUtc="2025-09-26T13:32:00Z">
        <w:r>
          <w:t xml:space="preserve"> illustrate the sensitivity of </w:t>
        </w:r>
      </w:ins>
      <m:oMath>
        <m:sSup>
          <m:sSupPr>
            <m:ctrlPr>
              <w:ins w:id="699" w:author="Augustus Raymond Pendleton" w:date="2025-09-26T09:33:00Z" w16du:dateUtc="2025-09-26T13:33:00Z">
                <w:rPr>
                  <w:rFonts w:ascii="Cambria Math" w:hAnsi="Cambria Math"/>
                </w:rPr>
              </w:ins>
            </m:ctrlPr>
          </m:sSupPr>
          <m:e>
            <m:r>
              <w:ins w:id="700" w:author="Augustus Raymond Pendleton" w:date="2025-09-26T09:33:00Z" w16du:dateUtc="2025-09-26T13:33:00Z">
                <w:rPr>
                  <w:rFonts w:ascii="Cambria Math" w:hAnsi="Cambria Math"/>
                </w:rPr>
                <m:t>U</m:t>
              </w:ins>
            </m:r>
          </m:e>
          <m:sup>
            <m:r>
              <w:ins w:id="701" w:author="Augustus Raymond Pendleton" w:date="2025-09-26T09:33:00Z" w16du:dateUtc="2025-09-26T13:33:00Z">
                <w:rPr>
                  <w:rFonts w:ascii="Cambria Math" w:hAnsi="Cambria Math"/>
                </w:rPr>
                <m:t>A</m:t>
              </w:ins>
            </m:r>
          </m:sup>
        </m:sSup>
        <m:r>
          <w:ins w:id="702" w:author="Augustus Raymond Pendleton" w:date="2025-09-26T09:34:00Z" w16du:dateUtc="2025-09-26T13:34:00Z">
            <w:rPr>
              <w:rFonts w:ascii="Cambria Math" w:hAnsi="Cambria Math"/>
            </w:rPr>
            <m:t xml:space="preserve"> </m:t>
          </w:ins>
        </m:r>
      </m:oMath>
      <w:ins w:id="703" w:author="Augustus Raymond Pendleton" w:date="2025-09-26T09:32:00Z" w16du:dateUtc="2025-09-26T13:32:00Z">
        <w:r>
          <w:t xml:space="preserve">to variation in composition and absolute abundance, we </w:t>
        </w:r>
      </w:ins>
      <w:ins w:id="704" w:author="Augustus Raymond Pendleton" w:date="2025-09-26T09:33:00Z" w16du:dateUtc="2025-09-26T13:33:00Z">
        <w:r>
          <w:t>re-analy</w:t>
        </w:r>
      </w:ins>
      <w:ins w:id="705" w:author="Augustus Raymond Pendleton" w:date="2025-09-29T09:22:00Z" w16du:dateUtc="2025-09-29T13:22:00Z">
        <w:r w:rsidR="008729F6">
          <w:t>z</w:t>
        </w:r>
      </w:ins>
      <w:ins w:id="706" w:author="Augustus Raymond Pendleton" w:date="2025-09-26T09:33:00Z" w16du:dateUtc="2025-09-26T13:33:00Z">
        <w:r>
          <w:t>ed four previously published datasets from diverse microbial systems.</w:t>
        </w:r>
      </w:ins>
      <w:ins w:id="707" w:author="Augustus Raymond Pendleton" w:date="2025-09-26T09:30:00Z" w16du:dateUtc="2025-09-26T13:30:00Z">
        <w:r>
          <w:t xml:space="preserve"> </w:t>
        </w:r>
      </w:ins>
      <w:ins w:id="708" w:author="Augustus Raymond Pendleton" w:date="2025-09-29T09:23:00Z" w16du:dateUtc="2025-09-29T13:23:00Z">
        <w:r w:rsidR="008729F6">
          <w:t>These datasets included: nuclear reactor cooling water across three reactor cycle phases</w:t>
        </w:r>
      </w:ins>
      <w:ins w:id="709" w:author="Augustus Raymond Pendleton" w:date="2025-09-29T09:28:00Z" w16du:dateUtc="2025-09-29T13:28:00Z">
        <w:r w:rsidR="008729F6">
          <w:t xml:space="preserve"> </w:t>
        </w:r>
      </w:ins>
      <w:r w:rsidR="008729F6">
        <w:fldChar w:fldCharType="begin"/>
      </w:r>
      <w:r w:rsidR="008729F6">
        <w:instrText xml:space="preserve"> ADDIN ZOTERO_ITEM CSL_CITATION {"citationID":"YXhePQcW","properties":{"formattedCitation":"[4]","plainCitation":"[4]","noteIndex":0},"citationItems":[{"id":1451,"uris":["http://zotero.org/groups/5077571/items/JAZBIWBQ"],"itemData":{"id":1451,"type":"article-journal","abstract":"High-throughput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schema":"https://github.com/citation-style-language/schema/raw/master/csl-citation.json"} </w:instrText>
      </w:r>
      <w:r w:rsidR="008729F6">
        <w:fldChar w:fldCharType="separate"/>
      </w:r>
      <w:r w:rsidR="008729F6">
        <w:rPr>
          <w:noProof/>
        </w:rPr>
        <w:t>[4]</w:t>
      </w:r>
      <w:r w:rsidR="008729F6">
        <w:fldChar w:fldCharType="end"/>
      </w:r>
      <w:ins w:id="710" w:author="Augustus Raymond Pendleton" w:date="2025-09-29T09:24:00Z" w16du:dateUtc="2025-09-29T13:24:00Z">
        <w:r w:rsidR="008729F6">
          <w:t>; mouse gut samples across multiple intestinal locations</w:t>
        </w:r>
      </w:ins>
      <w:ins w:id="711" w:author="Augustus Raymond Pendleton" w:date="2025-09-29T12:13:00Z" w16du:dateUtc="2025-09-29T16:13:00Z">
        <w:r w:rsidR="00BB7799">
          <w:t xml:space="preserve"> and</w:t>
        </w:r>
      </w:ins>
      <w:ins w:id="712" w:author="Augustus Raymond Pendleton" w:date="2025-09-29T09:24:00Z" w16du:dateUtc="2025-09-29T13:24:00Z">
        <w:r w:rsidR="008729F6">
          <w:t xml:space="preserve"> between two diets</w:t>
        </w:r>
      </w:ins>
      <w:ins w:id="713" w:author="Augustus Raymond Pendleton" w:date="2025-09-29T09:28:00Z" w16du:dateUtc="2025-09-29T13:28:00Z">
        <w:r w:rsidR="008729F6">
          <w:t xml:space="preserve"> </w:t>
        </w:r>
      </w:ins>
      <w:r w:rsidR="008729F6">
        <w:fldChar w:fldCharType="begin"/>
      </w:r>
      <w:r w:rsidR="008729F6">
        <w:instrText xml:space="preserve"> ADDIN ZOTERO_ITEM CSL_CITATION {"citationID":"n4RMJQYI","properties":{"formattedCitation":"[3]","plainCitation":"[3]","noteIndex":0},"citationItems":[{"id":2078,"uris":["http://zotero.org/groups/5077571/items/9FC6PKRB"],"itemData":{"id":2078,"type":"article-journal","abstract":"A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F."}],"issued":{"date-parts":[["2020",5,22]]},"citation-key":"barlowQuantitativeSequencingFramework2020"}}],"schema":"https://github.com/citation-style-language/schema/raw/master/csl-citation.json"} </w:instrText>
      </w:r>
      <w:r w:rsidR="008729F6">
        <w:fldChar w:fldCharType="separate"/>
      </w:r>
      <w:r w:rsidR="008729F6">
        <w:rPr>
          <w:noProof/>
        </w:rPr>
        <w:t>[3]</w:t>
      </w:r>
      <w:r w:rsidR="008729F6">
        <w:fldChar w:fldCharType="end"/>
      </w:r>
      <w:ins w:id="714" w:author="Augustus Raymond Pendleton" w:date="2025-09-29T09:25:00Z" w16du:dateUtc="2025-09-29T13:25:00Z">
        <w:r w:rsidR="008729F6">
          <w:t>; freshwater samples from Lake Ontario taken at two months and multiple depths</w:t>
        </w:r>
      </w:ins>
      <w:ins w:id="715" w:author="Augustus Raymond Pendleton" w:date="2025-09-29T09:29:00Z" w16du:dateUtc="2025-09-29T13:29:00Z">
        <w:r w:rsidR="008729F6">
          <w:t xml:space="preserve"> </w:t>
        </w:r>
      </w:ins>
      <w:r w:rsidR="008729F6">
        <w:fldChar w:fldCharType="begin"/>
      </w:r>
      <w:r w:rsidR="008729F6">
        <w:instrText xml:space="preserve"> ADDIN ZOTERO_ITEM CSL_CITATION {"citationID":"Ar3tFVi0","properties":{"formattedCitation":"[10]","plainCitation":"[10]","noteIndex":0},"citationItems":[{"id":2063,"uris":["http://zotero.org/groups/5077571/items/XECMGR9Y"],"itemData":{"id":2063,"type":"article","abstract":"The Laurentian Great Lakes hold 21% of the world’s surface freshwater and supply drinking water to nearly 40 million people. Here we provide the first evidence that winddriven upwelling fundamentally restructures microbial communities in Lake Ontario, with its effects extended and redistributed by an internal Kelvin wave propagating along the shoreline. While thermal stratification is known to organize microbial communities by depth and season, we show that this vertical structure arises from contrasting mechanisms: homogenizing selection in surface waters and dispersal limitation with drift in the hypolimnion. Kelvin wave-driven upwelling disrupts this scaffold, displacing rare taxa into the surface and creating novel coastal communities enriched in methane oxidation and sulfur metabolism genes—functional traits absent elsewhere in the lake. We observed a Kelvin wave lasting over two weeks and propagating eastward at </w:instrText>
      </w:r>
      <w:r w:rsidR="008729F6">
        <w:rPr>
          <w:rFonts w:ascii="Cambria Math" w:hAnsi="Cambria Math" w:cs="Cambria Math"/>
        </w:rPr>
        <w:instrText>∼</w:instrText>
      </w:r>
      <w:r w:rsidR="008729F6">
        <w:instrText xml:space="preserve">60 km day ¹. Given the </w:instrText>
      </w:r>
      <w:r w:rsidR="008729F6">
        <w:rPr>
          <w:rFonts w:ascii="Cambria Math" w:hAnsi="Cambria Math" w:cs="Cambria Math"/>
        </w:rPr>
        <w:instrText>∼</w:instrText>
      </w:r>
      <w:r w:rsidR="008729F6">
        <w:instrText xml:space="preserve">10–12 day recurrence of wind events (1), at any time, at least one segment of Lake Ontario’s coastline is typically experiencing upwelling—producing pulses frequent and sustained enough to remodel microbial communities on ecologically relevant timescales. Recurrent upwellings, sustained and redistributed by Kelvin waves, act as a biological disturbance that overrides stratification, mobilizes rare functional potential, and assembles novel coastal microbial communities. As climate change lengthens stratified periods and reshapes large-lake circulation, understanding how physical forcing governs microbial assembly is essential for forecasting the biogeochemical future of Earth’s great lakes—especially in shoreline zones where ecological shifts directly affect human communities.\nSignificance Statement The Laurentian Great Lakes hold 21% of the world’s surface freshwater and nearly 85% of North America’s—supplying drinking water to over 40 million people. Yet the microbial life that underpins their ecological function remains poorly understood. We show that wind-driven upwelling, followed by internal Kelvin waves that redistribute and sustain upwelling, acts as a recurring physical disturbance that overrides thermal stratification, redistributing rare microbes and assembling novel shoreline communities. These shifts bring unexpected functional changes, including enrichment of methane oxidation and sulfur metabolism genes, where people most interact with lake water. As climate change reshapes large lake circulation and intensifies thermal layering, understanding how microbial ecosystems respond is essential for forecasting transformations in water quality, ecosystem function, and biogeochemical resilience.","DOI":"10.1101/2025.01.17.633667","language":"en","license":"© 2025, Posted by Cold Spring Harbor Laboratory. This pre-print is available under a Creative Commons License (Attribution-NonCommercial-NoDerivs 4.0 International), CC BY-NC-ND 4.0, as described at http://creativecommons.org/licenses/by-nc-nd/4.0/","note":"ISSN: 2692-8205, 2692-8205\npage: 2025.01.17.633667\nsection: New Results","publisher":"bioRxiv","source":"bioRxiv","title":"Upwelling periodically disturbs the ecological assembly of microbial communities in the Laurentian Great Lakes","URL":"https://www.biorxiv.org/content/10.1101/2025.01.17.633667v2","author":[{"family":"Pendleton","given":"Augustus"},{"family":"Wells","given":"Mathew"},{"family":"Schmidt","given":"Marian L."}],"accessed":{"date-parts":[["2025",7,8]]},"issued":{"date-parts":[["2025",7,3]]},"citation-key":"pendletonUpwellingPeriodicallyDisturbs2025"}}],"schema":"https://github.com/citation-style-language/schema/raw/master/csl-citation.json"} </w:instrText>
      </w:r>
      <w:r w:rsidR="008729F6">
        <w:fldChar w:fldCharType="separate"/>
      </w:r>
      <w:r w:rsidR="008729F6">
        <w:rPr>
          <w:noProof/>
        </w:rPr>
        <w:t>[10]</w:t>
      </w:r>
      <w:r w:rsidR="008729F6">
        <w:fldChar w:fldCharType="end"/>
      </w:r>
      <w:ins w:id="716" w:author="Augustus Raymond Pendleton" w:date="2025-09-29T09:25:00Z" w16du:dateUtc="2025-09-29T13:25:00Z">
        <w:r w:rsidR="008729F6">
          <w:t xml:space="preserve">; and peanut </w:t>
        </w:r>
        <w:proofErr w:type="spellStart"/>
        <w:r w:rsidR="008729F6">
          <w:t>rhizophere</w:t>
        </w:r>
        <w:proofErr w:type="spellEnd"/>
        <w:r w:rsidR="008729F6">
          <w:t xml:space="preserve"> samples </w:t>
        </w:r>
      </w:ins>
      <w:ins w:id="717" w:author="Augustus Raymond Pendleton" w:date="2025-09-29T09:26:00Z" w16du:dateUtc="2025-09-29T13:26:00Z">
        <w:r w:rsidR="008729F6">
          <w:t xml:space="preserve">between two crop </w:t>
        </w:r>
      </w:ins>
      <w:ins w:id="718" w:author="Augustus Raymond Pendleton" w:date="2025-09-29T09:28:00Z" w16du:dateUtc="2025-09-29T13:28:00Z">
        <w:r w:rsidR="008729F6">
          <w:t>rotation schemes (conventional rotation (CR) vs. sod-based rotation (SBR)</w:t>
        </w:r>
      </w:ins>
      <w:ins w:id="719" w:author="Augustus Raymond Pendleton" w:date="2025-09-29T12:13:00Z" w16du:dateUtc="2025-09-29T16:13:00Z">
        <w:r w:rsidR="00BB7799">
          <w:t>, plant maturities, and irrigation schemes</w:t>
        </w:r>
      </w:ins>
      <w:ins w:id="720" w:author="Augustus Raymond Pendleton" w:date="2025-09-29T09:29:00Z" w16du:dateUtc="2025-09-29T13:29:00Z">
        <w:r w:rsidR="008729F6">
          <w:t xml:space="preserve"> </w:t>
        </w:r>
      </w:ins>
      <w:r w:rsidR="008729F6">
        <w:fldChar w:fldCharType="begin"/>
      </w:r>
      <w:r w:rsidR="008729F6">
        <w:instrText xml:space="preserve"> ADDIN ZOTERO_ITEM CSL_CITATION {"citationID":"q9iaTt58","properties":{"formattedCitation":"[11]","plainCitation":"[11]","noteIndex":0},"citationItems":[{"id":2082,"uris":["http://zotero.org/groups/5077571/items/7DSKNWDW"],"itemData":{"id":2082,"type":"article-journal","abstract":"High-throughput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schema":"https://github.com/citation-style-language/schema/raw/master/csl-citation.json"} </w:instrText>
      </w:r>
      <w:r w:rsidR="008729F6">
        <w:fldChar w:fldCharType="separate"/>
      </w:r>
      <w:r w:rsidR="008729F6">
        <w:rPr>
          <w:noProof/>
        </w:rPr>
        <w:t>[11]</w:t>
      </w:r>
      <w:r w:rsidR="008729F6">
        <w:fldChar w:fldCharType="end"/>
      </w:r>
      <w:ins w:id="721" w:author="Augustus Raymond Pendleton" w:date="2025-09-29T09:28:00Z" w16du:dateUtc="2025-09-29T13:28:00Z">
        <w:r w:rsidR="008729F6">
          <w:t xml:space="preserve">. </w:t>
        </w:r>
      </w:ins>
      <w:ins w:id="722" w:author="Augustus Raymond Pendleton" w:date="2025-09-29T09:29:00Z" w16du:dateUtc="2025-09-29T13:29:00Z">
        <w:r w:rsidR="008729F6">
          <w:t xml:space="preserve">In the </w:t>
        </w:r>
      </w:ins>
      <w:ins w:id="723" w:author="Augustus Raymond Pendleton" w:date="2025-09-29T09:30:00Z" w16du:dateUtc="2025-09-29T13:30:00Z">
        <w:r w:rsidR="008729F6">
          <w:t xml:space="preserve">cooling water and freshwater datasets, absolute abundance was calculated via flow cytometry; in the mouse gut via droplet </w:t>
        </w:r>
        <w:proofErr w:type="spellStart"/>
        <w:r w:rsidR="008729F6">
          <w:t>dPCR</w:t>
        </w:r>
        <w:proofErr w:type="spellEnd"/>
        <w:r w:rsidR="008729F6">
          <w:t>; and in the soil datasets, qPCR.</w:t>
        </w:r>
      </w:ins>
      <w:ins w:id="724" w:author="Augustus Raymond Pendleton" w:date="2025-09-29T09:34:00Z" w16du:dateUtc="2025-09-29T13:34:00Z">
        <w:r w:rsidR="00CE2ACD">
          <w:t xml:space="preserve"> These datasets also represent a wide range of richness</w:t>
        </w:r>
      </w:ins>
      <w:ins w:id="725" w:author="Augustus Raymond Pendleton" w:date="2025-09-29T09:35:00Z" w16du:dateUtc="2025-09-29T13:35:00Z">
        <w:r w:rsidR="00CE2ACD">
          <w:t>–</w:t>
        </w:r>
      </w:ins>
      <w:ins w:id="726" w:author="Augustus Raymond Pendleton" w:date="2025-09-29T09:34:00Z" w16du:dateUtc="2025-09-29T13:34:00Z">
        <w:r w:rsidR="00CE2ACD">
          <w:t>r</w:t>
        </w:r>
      </w:ins>
      <w:ins w:id="727" w:author="Augustus Raymond Pendleton" w:date="2025-09-29T09:35:00Z" w16du:dateUtc="2025-09-29T13:35:00Z">
        <w:r w:rsidR="00CE2ACD">
          <w:t>anging from</w:t>
        </w:r>
      </w:ins>
      <w:ins w:id="728" w:author="Augustus Raymond Pendleton" w:date="2025-09-29T12:15:00Z" w16du:dateUtc="2025-09-29T16:15:00Z">
        <w:r w:rsidR="00BB7799">
          <w:t xml:space="preserve"> 215 </w:t>
        </w:r>
      </w:ins>
      <w:ins w:id="729" w:author="Augustus Raymond Pendleton" w:date="2025-09-29T12:16:00Z" w16du:dateUtc="2025-09-29T16:16:00Z">
        <w:r w:rsidR="00BB7799">
          <w:t>total ASVs</w:t>
        </w:r>
      </w:ins>
      <w:ins w:id="730" w:author="Augustus Raymond Pendleton" w:date="2025-09-29T09:35:00Z" w16du:dateUtc="2025-09-29T13:35:00Z">
        <w:r w:rsidR="00CE2ACD">
          <w:t xml:space="preserve"> in the cooling water to </w:t>
        </w:r>
      </w:ins>
      <w:ins w:id="731" w:author="Augustus Raymond Pendleton" w:date="2025-09-29T12:15:00Z" w16du:dateUtc="2025-09-29T16:15:00Z">
        <w:r w:rsidR="00BB7799">
          <w:t>24,000 total ASVs</w:t>
        </w:r>
      </w:ins>
      <w:ins w:id="732" w:author="Augustus Raymond Pendleton" w:date="2025-09-29T09:35:00Z" w16du:dateUtc="2025-09-29T13:35:00Z">
        <w:r w:rsidR="00CE2ACD">
          <w:t xml:space="preserve"> in the soil</w:t>
        </w:r>
      </w:ins>
      <w:ins w:id="733" w:author="Augustus Raymond Pendleton" w:date="2025-09-29T09:36:00Z" w16du:dateUtc="2025-09-29T13:36:00Z">
        <w:r w:rsidR="00CE2ACD">
          <w:t>–</w:t>
        </w:r>
      </w:ins>
      <w:ins w:id="734" w:author="Augustus Raymond Pendleton" w:date="2025-09-29T09:35:00Z" w16du:dateUtc="2025-09-29T13:35:00Z">
        <w:r w:rsidR="00CE2ACD">
          <w:t xml:space="preserve">and microbial load–from as low as </w:t>
        </w:r>
      </w:ins>
      <w:ins w:id="735" w:author="Augustus Raymond Pendleton" w:date="2025-09-29T12:17:00Z" w16du:dateUtc="2025-09-29T16:17:00Z">
        <w:r w:rsidR="00BB7799">
          <w:t xml:space="preserve">399,120 </w:t>
        </w:r>
      </w:ins>
      <w:ins w:id="736" w:author="Augustus Raymond Pendleton" w:date="2025-09-29T12:18:00Z" w16du:dateUtc="2025-09-29T16:18:00Z">
        <w:r w:rsidR="00BB7799">
          <w:t>cells/ml (cooling water) up to 2</w:t>
        </w:r>
      </w:ins>
      <w:ins w:id="737" w:author="Augustus Raymond Pendleton" w:date="2025-09-29T12:19:00Z" w16du:dateUtc="2025-09-29T16:19:00Z">
        <w:r w:rsidR="00BB7799">
          <w:t>x10</w:t>
        </w:r>
        <w:r w:rsidR="00BB7799">
          <w:rPr>
            <w:vertAlign w:val="superscript"/>
          </w:rPr>
          <w:t>12</w:t>
        </w:r>
        <w:r w:rsidR="00BB7799">
          <w:t xml:space="preserve"> 16S copies/gram </w:t>
        </w:r>
      </w:ins>
      <w:ins w:id="738" w:author="Augustus Raymond Pendleton" w:date="2025-09-29T12:21:00Z" w16du:dateUtc="2025-09-29T16:21:00Z">
        <w:r w:rsidR="00BB7799">
          <w:t xml:space="preserve">(mouse gut). </w:t>
        </w:r>
      </w:ins>
      <w:ins w:id="739" w:author="Augustus Raymond Pendleton" w:date="2025-09-29T09:32:00Z" w16du:dateUtc="2025-09-29T13:32:00Z">
        <w:r w:rsidR="008729F6">
          <w:t>Additional details of the re-analysis</w:t>
        </w:r>
      </w:ins>
      <w:ins w:id="740" w:author="Augustus Raymond Pendleton" w:date="2025-09-29T12:21:00Z" w16du:dateUtc="2025-09-29T16:21:00Z">
        <w:r w:rsidR="006B42C1">
          <w:t>, including ASV generation and phylogenetics,</w:t>
        </w:r>
      </w:ins>
      <w:ins w:id="741" w:author="Augustus Raymond Pendleton" w:date="2025-09-29T09:32:00Z" w16du:dateUtc="2025-09-29T13:32:00Z">
        <w:r w:rsidR="008729F6">
          <w:t xml:space="preserve"> can be found in the Supp</w:t>
        </w:r>
      </w:ins>
      <w:ins w:id="742" w:author="Augustus Raymond Pendleton" w:date="2025-09-29T11:56:00Z" w16du:dateUtc="2025-09-29T15:56:00Z">
        <w:r w:rsidR="008830B0">
          <w:t>orting</w:t>
        </w:r>
      </w:ins>
      <w:ins w:id="743" w:author="Augustus Raymond Pendleton" w:date="2025-09-29T09:32:00Z" w16du:dateUtc="2025-09-29T13:32:00Z">
        <w:r w:rsidR="008729F6">
          <w:t xml:space="preserve"> Methods. </w:t>
        </w:r>
      </w:ins>
      <w:del w:id="744" w:author="Augustus Raymond Pendleton" w:date="2025-09-26T09:33:00Z" w16du:dateUtc="2025-09-26T13:33:00Z">
        <w:r w:rsidR="0007048F" w:rsidRPr="0007048F" w:rsidDel="00CC3C53">
          <w:delText>integrates ecological realism by capturing differences in both lineage identity and total biomass.</w:delText>
        </w:r>
      </w:del>
    </w:p>
    <w:p w14:paraId="74691CEE" w14:textId="77777777" w:rsidR="008729F6" w:rsidRPr="0007048F" w:rsidRDefault="008729F6">
      <w:pPr>
        <w:ind w:firstLine="720"/>
        <w:rPr>
          <w:ins w:id="745" w:author="Augustus Raymond Pendleton" w:date="2025-09-29T09:31:00Z" w16du:dateUtc="2025-09-29T13:31:00Z"/>
        </w:rPr>
        <w:pPrChange w:id="746" w:author="Augustus Raymond Pendleton" w:date="2025-09-29T09:25:00Z" w16du:dateUtc="2025-09-29T13:25:00Z">
          <w:pPr/>
        </w:pPrChange>
      </w:pPr>
    </w:p>
    <w:p w14:paraId="3252272C" w14:textId="644FBDB2" w:rsidR="0007048F" w:rsidDel="00CE2ACD" w:rsidRDefault="008729F6" w:rsidP="00693D9A">
      <w:pPr>
        <w:ind w:firstLine="720"/>
        <w:rPr>
          <w:del w:id="747" w:author="Augustus Raymond Pendleton" w:date="2025-09-29T09:30:00Z" w16du:dateUtc="2025-09-29T13:30:00Z"/>
        </w:rPr>
      </w:pPr>
      <w:ins w:id="748" w:author="Augustus Raymond Pendleton" w:date="2025-09-29T09:31:00Z" w16du:dateUtc="2025-09-29T13:31:00Z">
        <w:r>
          <w:t>We first calculated four</w:t>
        </w:r>
      </w:ins>
      <w:ins w:id="749" w:author="Augustus Raymond Pendleton" w:date="2025-09-29T09:32:00Z">
        <w:r w:rsidRPr="008729F6">
          <w:rPr>
            <w:rPrChange w:id="750" w:author="Augustus Raymond Pendleton" w:date="2025-09-29T09:32:00Z" w16du:dateUtc="2025-09-29T13:32:00Z">
              <w:rPr>
                <w:i/>
                <w:iCs/>
              </w:rPr>
            </w:rPrChange>
          </w:rPr>
          <w:t xml:space="preserve"> β-diversity</w:t>
        </w:r>
      </w:ins>
      <w:ins w:id="751" w:author="Augustus Raymond Pendleton" w:date="2025-09-29T09:32:00Z" w16du:dateUtc="2025-09-29T13:32:00Z">
        <w:r>
          <w:t xml:space="preserve"> metrics for all sample pairs </w:t>
        </w:r>
      </w:ins>
      <w:ins w:id="752" w:author="Augustus Raymond Pendleton" w:date="2025-09-29T09:33:00Z" w16du:dateUtc="2025-09-29T13:33:00Z">
        <w:r w:rsidR="00CE2ACD">
          <w:t xml:space="preserve">in each dataset and compared them to </w:t>
        </w:r>
        <w:r w:rsidR="00CE2ACD">
          <w:rPr>
            <w:i/>
            <w:iCs/>
          </w:rPr>
          <w:t>U</w:t>
        </w:r>
        <w:r w:rsidR="00CE2ACD">
          <w:rPr>
            <w:i/>
            <w:iCs/>
            <w:vertAlign w:val="superscript"/>
          </w:rPr>
          <w:t>A</w:t>
        </w:r>
        <w:r w:rsidR="00CE2ACD">
          <w:t xml:space="preserve"> (Fig. 2). </w:t>
        </w:r>
        <w:r w:rsidR="00CE2ACD" w:rsidRPr="006B42C1">
          <w:t xml:space="preserve">Agreement between a given metric and </w:t>
        </w:r>
      </w:ins>
      <w:ins w:id="753" w:author="Augustus Raymond Pendleton" w:date="2025-09-29T09:34:00Z" w16du:dateUtc="2025-09-29T13:34:00Z">
        <w:r w:rsidR="00CE2ACD" w:rsidRPr="006B42C1">
          <w:rPr>
            <w:rPrChange w:id="754" w:author="Augustus Raymond Pendleton" w:date="2025-09-29T12:22:00Z" w16du:dateUtc="2025-09-29T16:22:00Z">
              <w:rPr>
                <w:i/>
                <w:iCs/>
              </w:rPr>
            </w:rPrChange>
          </w:rPr>
          <w:t>U</w:t>
        </w:r>
        <w:r w:rsidR="00CE2ACD" w:rsidRPr="006B42C1">
          <w:rPr>
            <w:vertAlign w:val="superscript"/>
            <w:rPrChange w:id="755" w:author="Augustus Raymond Pendleton" w:date="2025-09-29T12:22:00Z" w16du:dateUtc="2025-09-29T16:22:00Z">
              <w:rPr>
                <w:i/>
                <w:iCs/>
                <w:vertAlign w:val="superscript"/>
              </w:rPr>
            </w:rPrChange>
          </w:rPr>
          <w:t xml:space="preserve">A </w:t>
        </w:r>
        <w:r w:rsidR="00CE2ACD" w:rsidRPr="006B42C1">
          <w:t>is highly context dependent</w:t>
        </w:r>
        <w:r w:rsidR="00CE2ACD" w:rsidRPr="001B5344">
          <w:rPr>
            <w:i/>
            <w:iCs/>
            <w:rPrChange w:id="756" w:author="Augustus Raymond Pendleton" w:date="2025-09-29T09:45:00Z" w16du:dateUtc="2025-09-29T13:45:00Z">
              <w:rPr/>
            </w:rPrChange>
          </w:rPr>
          <w:t xml:space="preserve">. </w:t>
        </w:r>
        <w:r w:rsidR="00CE2ACD">
          <w:t xml:space="preserve">In the </w:t>
        </w:r>
      </w:ins>
      <w:ins w:id="757" w:author="Augustus Raymond Pendleton" w:date="2025-09-29T09:36:00Z" w16du:dateUtc="2025-09-29T13:36:00Z">
        <w:r w:rsidR="00CE2ACD">
          <w:t xml:space="preserve">cooling water, </w:t>
        </w:r>
        <w:r w:rsidR="00CE2ACD">
          <w:rPr>
            <w:i/>
            <w:iCs/>
          </w:rPr>
          <w:t>U</w:t>
        </w:r>
        <w:r w:rsidR="00CE2ACD">
          <w:rPr>
            <w:i/>
            <w:iCs/>
            <w:vertAlign w:val="superscript"/>
          </w:rPr>
          <w:t>A</w:t>
        </w:r>
        <w:r w:rsidR="00CE2ACD">
          <w:rPr>
            <w:i/>
            <w:iCs/>
          </w:rPr>
          <w:t xml:space="preserve"> </w:t>
        </w:r>
        <w:r w:rsidR="00CE2ACD">
          <w:t>was in close agreement with all three other metrics, while it deviated broadly in other datasets.</w:t>
        </w:r>
      </w:ins>
      <w:ins w:id="758" w:author="Augustus Raymond Pendleton" w:date="2025-09-29T09:37:00Z" w16du:dateUtc="2025-09-29T13:37:00Z">
        <w:r w:rsidR="00CE2ACD">
          <w:t xml:space="preserve"> </w:t>
        </w:r>
        <w:r w:rsidR="00CE2ACD">
          <w:rPr>
            <w:i/>
            <w:iCs/>
          </w:rPr>
          <w:t>U</w:t>
        </w:r>
        <w:r w:rsidR="00CE2ACD">
          <w:rPr>
            <w:i/>
            <w:iCs/>
            <w:vertAlign w:val="superscript"/>
          </w:rPr>
          <w:t>A</w:t>
        </w:r>
        <w:r w:rsidR="00CE2ACD">
          <w:t xml:space="preserve"> </w:t>
        </w:r>
      </w:ins>
      <w:ins w:id="759" w:author="Augustus Raymond Pendleton" w:date="2025-09-29T09:40:00Z" w16du:dateUtc="2025-09-29T13:40:00Z">
        <w:r w:rsidR="00CE2ACD">
          <w:t xml:space="preserve">also </w:t>
        </w:r>
      </w:ins>
      <w:ins w:id="760" w:author="Augustus Raymond Pendleton" w:date="2025-09-29T09:37:00Z" w16du:dateUtc="2025-09-29T13:37:00Z">
        <w:r w:rsidR="00CE2ACD">
          <w:t xml:space="preserve">measured distance values across a </w:t>
        </w:r>
      </w:ins>
      <w:ins w:id="761" w:author="Augustus Raymond Pendleton" w:date="2025-09-29T09:40:00Z" w16du:dateUtc="2025-09-29T13:40:00Z">
        <w:r w:rsidR="00CE2ACD">
          <w:t xml:space="preserve">similar or </w:t>
        </w:r>
      </w:ins>
      <w:ins w:id="762" w:author="Augustus Raymond Pendleton" w:date="2025-09-29T09:37:00Z" w16du:dateUtc="2025-09-29T13:37:00Z">
        <w:r w:rsidR="00CE2ACD">
          <w:t xml:space="preserve">wider </w:t>
        </w:r>
      </w:ins>
      <w:ins w:id="763" w:author="Augustus Raymond Pendleton" w:date="2025-09-29T09:38:00Z" w16du:dateUtc="2025-09-29T13:38:00Z">
        <w:r w:rsidR="00CE2ACD">
          <w:t xml:space="preserve">range compared to other metrics; for example, notice how in the soil dataset, </w:t>
        </w:r>
        <w:r w:rsidR="00CE2ACD">
          <w:rPr>
            <w:i/>
            <w:iCs/>
          </w:rPr>
          <w:t>BC</w:t>
        </w:r>
        <w:r w:rsidR="00CE2ACD">
          <w:rPr>
            <w:i/>
            <w:iCs/>
            <w:vertAlign w:val="superscript"/>
          </w:rPr>
          <w:t>R</w:t>
        </w:r>
        <w:r w:rsidR="00CE2ACD">
          <w:rPr>
            <w:i/>
            <w:iCs/>
          </w:rPr>
          <w:t xml:space="preserve"> </w:t>
        </w:r>
        <w:r w:rsidR="00CE2ACD">
          <w:t xml:space="preserve">and </w:t>
        </w:r>
        <w:r w:rsidR="00CE2ACD">
          <w:rPr>
            <w:i/>
            <w:iCs/>
          </w:rPr>
          <w:t>U</w:t>
        </w:r>
        <w:r w:rsidR="00CE2ACD">
          <w:rPr>
            <w:i/>
            <w:iCs/>
            <w:vertAlign w:val="superscript"/>
          </w:rPr>
          <w:t>R</w:t>
        </w:r>
        <w:r w:rsidR="00CE2ACD">
          <w:t xml:space="preserve"> have narrow ra</w:t>
        </w:r>
      </w:ins>
      <w:ins w:id="764" w:author="Augustus Raymond Pendleton" w:date="2025-09-29T09:39:00Z" w16du:dateUtc="2025-09-29T13:39:00Z">
        <w:r w:rsidR="00CE2ACD">
          <w:t xml:space="preserve">nges compared to the broad range of </w:t>
        </w:r>
        <w:r w:rsidR="00CE2ACD">
          <w:rPr>
            <w:i/>
            <w:iCs/>
          </w:rPr>
          <w:t>U</w:t>
        </w:r>
        <w:r w:rsidR="00CE2ACD">
          <w:rPr>
            <w:i/>
            <w:iCs/>
            <w:vertAlign w:val="superscript"/>
          </w:rPr>
          <w:t>A</w:t>
        </w:r>
        <w:r w:rsidR="00CE2ACD">
          <w:rPr>
            <w:i/>
            <w:iCs/>
          </w:rPr>
          <w:t>.</w:t>
        </w:r>
      </w:ins>
      <w:del w:id="765" w:author="Augustus Raymond Pendleton" w:date="2025-09-26T09:33:00Z" w16du:dateUtc="2025-09-26T13:33:00Z">
        <w:r w:rsidR="0007048F" w:rsidRPr="0007048F" w:rsidDel="00CC3C53">
          <w:delText xml:space="preserve">    We next evaluated how </w:delText>
        </w:r>
      </w:del>
      <m:oMath>
        <m:sSup>
          <m:sSupPr>
            <m:ctrlPr>
              <w:del w:id="766" w:author="Augustus Raymond Pendleton" w:date="2025-09-26T09:33:00Z" w16du:dateUtc="2025-09-26T13:33:00Z">
                <w:rPr>
                  <w:rFonts w:ascii="Cambria Math" w:hAnsi="Cambria Math"/>
                </w:rPr>
              </w:del>
            </m:ctrlPr>
          </m:sSupPr>
          <m:e>
            <m:r>
              <w:del w:id="767" w:author="Augustus Raymond Pendleton" w:date="2025-09-26T09:33:00Z" w16du:dateUtc="2025-09-26T13:33:00Z">
                <w:rPr>
                  <w:rFonts w:ascii="Cambria Math" w:hAnsi="Cambria Math"/>
                </w:rPr>
                <m:t>U</m:t>
              </w:del>
            </m:r>
          </m:e>
          <m:sup>
            <m:r>
              <w:del w:id="768" w:author="Augustus Raymond Pendleton" w:date="2025-09-26T09:33:00Z" w16du:dateUtc="2025-09-26T13:33:00Z">
                <w:rPr>
                  <w:rFonts w:ascii="Cambria Math" w:hAnsi="Cambria Math"/>
                </w:rPr>
                <m:t>A</m:t>
              </w:del>
            </m:r>
          </m:sup>
        </m:sSup>
      </m:oMath>
      <w:del w:id="769" w:author="Augustus Raymond Pendleton" w:date="2025-09-26T09:33:00Z" w16du:dateUtc="2025-09-26T13:33:00Z">
        <w:r w:rsidR="0007048F" w:rsidRPr="0007048F" w:rsidDel="00CC3C53">
          <w:delText xml:space="preserve"> influences group separation in a real-world dataset. </w:delText>
        </w:r>
      </w:del>
      <w:del w:id="770" w:author="Augustus Raymond Pendleton" w:date="2025-09-29T09:22:00Z" w16du:dateUtc="2025-09-29T13:22:00Z">
        <w:r w:rsidR="0007048F" w:rsidRPr="0007048F" w:rsidDel="008729F6">
          <w:delText xml:space="preserve">Using a previously published 16S rRNA gene dataset from Lake Ontario, we analyzed 66 samples and &gt;7,000 ASVs. Samples clustered into three groups defined by depth and month, reflecting shifts in both taxonomic composition and microbial load (Fig. S2, </w:delText>
        </w:r>
        <w:r w:rsidR="00327654" w:rsidDel="008729F6">
          <w:fldChar w:fldCharType="begin"/>
        </w:r>
        <w:r w:rsidR="00327654" w:rsidDel="008729F6">
          <w:delInstrText xml:space="preserve"> ADDIN ZOTERO_ITEM CSL_CITATION {"citationID":"PtFoGuuV","properties":{"formattedCitation":"[10]","plainCitation":"[10]","noteIndex":0},"citationItems":[{"id":2063,"uris":["http://zotero.org/groups/5077571/items/XECMGR9Y"],"itemData":{"id":2063,"type":"article","abstract":"The Laurentian Great Lakes hold 21% of the world’s surface freshwater and supply drinking water to nearly 40 million people. Here we provide the first evidence that winddriven upwelling fundamentally restructures microbial communities in Lake Ontario, with its effects extended and redistributed by an internal Kelvin wave propagating along the shoreline. While thermal stratification is known to organize microbial communities by depth and season, we show that this vertical structure arises from contrasting mechanisms: homogenizing selection in surface waters and dispersal limitation with drift in the hypolimnion. Kelvin wave-driven upwelling disrupts this scaffold, displacing rare taxa into the surface and creating novel coastal communities enriched in methane oxidation and sulfur metabolism genes—functional traits absent elsewhere in the lake. We observed a Kelvin wave lasting over two weeks and propagating eastward at </w:delInstrText>
        </w:r>
        <w:r w:rsidR="00327654" w:rsidDel="008729F6">
          <w:rPr>
            <w:rFonts w:ascii="Cambria Math" w:hAnsi="Cambria Math" w:cs="Cambria Math"/>
          </w:rPr>
          <w:delInstrText>∼</w:delInstrText>
        </w:r>
        <w:r w:rsidR="00327654" w:rsidDel="008729F6">
          <w:delInstrText xml:space="preserve">60 km day ¹. Given the </w:delInstrText>
        </w:r>
        <w:r w:rsidR="00327654" w:rsidDel="008729F6">
          <w:rPr>
            <w:rFonts w:ascii="Cambria Math" w:hAnsi="Cambria Math" w:cs="Cambria Math"/>
          </w:rPr>
          <w:delInstrText>∼</w:delInstrText>
        </w:r>
        <w:r w:rsidR="00327654" w:rsidDel="008729F6">
          <w:delInstrText xml:space="preserve">10–12 day recurrence of wind events (1), at any time, at least one segment of Lake Ontario’s coastline is typically experiencing upwelling—producing pulses frequent and sustained enough to remodel microbial communities on ecologically relevant timescales. Recurrent upwellings, sustained and redistributed by Kelvin waves, act as a biological disturbance that overrides stratification, mobilizes rare functional potential, and assembles novel coastal microbial communities. As climate change lengthens stratified periods and reshapes large-lake circulation, understanding how physical forcing governs microbial assembly is essential for forecasting the biogeochemical future of Earth’s great lakes—especially in shoreline zones where ecological shifts directly affect human communities.\nSignificance Statement The Laurentian Great Lakes hold 21% of the world’s surface freshwater and nearly 85% of North America’s—supplying drinking water to over 40 million people. Yet the microbial life that underpins their ecological function remains poorly understood. We show that wind-driven upwelling, followed by internal Kelvin waves that redistribute and sustain upwelling, acts as a recurring physical disturbance that overrides thermal stratification, redistributing rare microbes and assembling novel shoreline communities. These shifts bring unexpected functional changes, including enrichment of methane oxidation and sulfur metabolism genes, where people most interact with lake water. As climate change reshapes large lake circulation and intensifies thermal layering, understanding how microbial ecosystems respond is essential for forecasting transformations in water quality, ecosystem function, and biogeochemical resilience.","DOI":"10.1101/2025.01.17.633667","language":"en","license":"© 2025, Posted by Cold Spring Harbor Laboratory. This pre-print is available under a Creative Commons License (Attribution-NonCommercial-NoDerivs 4.0 International), CC BY-NC-ND 4.0, as described at http://creativecommons.org/licenses/by-nc-nd/4.0/","note":"ISSN: 2692-8205, 2692-8205\npage: 2025.01.17.633667\nsection: New Results","publisher":"bioRxiv","source":"bioRxiv","title":"Upwelling periodically disturbs the ecological assembly of microbial communities in the Laurentian Great Lakes","URL":"https://www.biorxiv.org/content/10.1101/2025.01.17.633667v2","author":[{"family":"Pendleton","given":"Augustus"},{"family":"Wells","given":"Mathew"},{"family":"Schmidt","given":"Marian L."}],"accessed":{"date-parts":[["2025",7,8]]},"issued":{"date-parts":[["2025",7,3]]},"citation-key":"pendletonUpwellingPeriodicallyDisturbs2025"}}],"schema":"https://github.com/citation-style-language/schema/raw/master/csl-citation.json"} </w:delInstrText>
        </w:r>
        <w:r w:rsidR="00327654" w:rsidDel="008729F6">
          <w:fldChar w:fldCharType="separate"/>
        </w:r>
        <w:r w:rsidR="00327654" w:rsidDel="008729F6">
          <w:rPr>
            <w:noProof/>
          </w:rPr>
          <w:delText>[10]</w:delText>
        </w:r>
        <w:r w:rsidR="00327654" w:rsidDel="008729F6">
          <w:fldChar w:fldCharType="end"/>
        </w:r>
        <w:r w:rsidR="0007048F" w:rsidRPr="0007048F" w:rsidDel="008729F6">
          <w:delText xml:space="preserve">). </w:delText>
        </w:r>
      </w:del>
      <w:del w:id="771" w:author="Augustus Raymond Pendleton" w:date="2025-09-29T09:25:00Z" w16du:dateUtc="2025-09-29T13:25:00Z">
        <w:r w:rsidR="0007048F" w:rsidRPr="0007048F" w:rsidDel="008729F6">
          <w:delText xml:space="preserve">Our </w:delText>
        </w:r>
      </w:del>
      <w:del w:id="772" w:author="Augustus Raymond Pendleton" w:date="2025-09-29T09:30:00Z" w16du:dateUtc="2025-09-29T13:30:00Z">
        <w:r w:rsidR="0007048F" w:rsidRPr="0007048F" w:rsidDel="008729F6">
          <w:delText>goal was to determine whether weighting phylogenetic distances by absolute abundance enhances interpretability and statistical power to distinguish sample groups.</w:delText>
        </w:r>
      </w:del>
    </w:p>
    <w:p w14:paraId="0F905BFD" w14:textId="77777777" w:rsidR="00CE2ACD" w:rsidRDefault="00CE2ACD">
      <w:pPr>
        <w:ind w:firstLine="720"/>
        <w:rPr>
          <w:ins w:id="773" w:author="Augustus Raymond Pendleton" w:date="2025-09-29T09:39:00Z" w16du:dateUtc="2025-09-29T13:39:00Z"/>
        </w:rPr>
        <w:pPrChange w:id="774" w:author="Augustus Raymond Pendleton" w:date="2025-09-29T09:45:00Z" w16du:dateUtc="2025-09-29T13:45:00Z">
          <w:pPr/>
        </w:pPrChange>
      </w:pPr>
    </w:p>
    <w:p w14:paraId="576FC2B7" w14:textId="185107F8" w:rsidR="008729F6" w:rsidRDefault="00CE2ACD" w:rsidP="008729F6">
      <w:pPr>
        <w:ind w:firstLine="720"/>
        <w:rPr>
          <w:ins w:id="775" w:author="Augustus Raymond Pendleton" w:date="2025-09-29T09:46:00Z" w16du:dateUtc="2025-09-29T13:46:00Z"/>
        </w:rPr>
      </w:pPr>
      <w:ins w:id="776" w:author="Augustus Raymond Pendleton" w:date="2025-09-29T09:40:00Z" w16du:dateUtc="2025-09-29T13:40:00Z">
        <w:r>
          <w:rPr>
            <w:i/>
            <w:iCs/>
          </w:rPr>
          <w:t>U</w:t>
        </w:r>
        <w:r>
          <w:rPr>
            <w:i/>
            <w:iCs/>
            <w:vertAlign w:val="superscript"/>
          </w:rPr>
          <w:t>A</w:t>
        </w:r>
        <w:r>
          <w:rPr>
            <w:i/>
            <w:iCs/>
          </w:rPr>
          <w:t xml:space="preserve"> </w:t>
        </w:r>
      </w:ins>
      <w:ins w:id="777" w:author="Augustus Raymond Pendleton" w:date="2025-09-29T09:41:00Z" w16du:dateUtc="2025-09-29T13:41:00Z">
        <w:r>
          <w:t xml:space="preserve">measured either similar or greater distance than </w:t>
        </w:r>
        <w:r>
          <w:rPr>
            <w:i/>
            <w:iCs/>
          </w:rPr>
          <w:t>U</w:t>
        </w:r>
        <w:r>
          <w:rPr>
            <w:i/>
            <w:iCs/>
            <w:vertAlign w:val="superscript"/>
          </w:rPr>
          <w:t>R</w:t>
        </w:r>
        <w:r>
          <w:rPr>
            <w:i/>
            <w:iCs/>
          </w:rPr>
          <w:t xml:space="preserve">, </w:t>
        </w:r>
      </w:ins>
      <w:ins w:id="778" w:author="Augustus Raymond Pendleton" w:date="2025-09-29T09:42:00Z" w16du:dateUtc="2025-09-29T13:42:00Z">
        <w:r>
          <w:t xml:space="preserve">in accordance with the simulations shown in Fig. 1B. We attribute this to the ability of </w:t>
        </w:r>
        <w:r>
          <w:rPr>
            <w:i/>
            <w:iCs/>
          </w:rPr>
          <w:t>U</w:t>
        </w:r>
        <w:r>
          <w:rPr>
            <w:i/>
            <w:iCs/>
            <w:vertAlign w:val="superscript"/>
          </w:rPr>
          <w:t>A</w:t>
        </w:r>
        <w:r>
          <w:rPr>
            <w:i/>
            <w:iCs/>
          </w:rPr>
          <w:t xml:space="preserve"> </w:t>
        </w:r>
        <w:r>
          <w:t xml:space="preserve">to </w:t>
        </w:r>
      </w:ins>
      <w:ins w:id="779" w:author="Augustus Raymond Pendleton" w:date="2025-09-29T09:43:00Z" w16du:dateUtc="2025-09-29T13:43:00Z">
        <w:r w:rsidR="001B5344">
          <w:t xml:space="preserve">discern differences due to differences in microbial load, even when community composition is similar. In contrast, </w:t>
        </w:r>
        <w:r w:rsidR="001B5344">
          <w:rPr>
            <w:i/>
            <w:iCs/>
          </w:rPr>
          <w:t>U</w:t>
        </w:r>
        <w:r w:rsidR="001B5344">
          <w:rPr>
            <w:i/>
            <w:iCs/>
            <w:vertAlign w:val="superscript"/>
          </w:rPr>
          <w:t>A</w:t>
        </w:r>
        <w:r w:rsidR="001B5344">
          <w:rPr>
            <w:i/>
            <w:iCs/>
          </w:rPr>
          <w:t xml:space="preserve"> </w:t>
        </w:r>
        <w:r w:rsidR="001B5344">
          <w:t xml:space="preserve">measured either similar or less distance than </w:t>
        </w:r>
        <w:r w:rsidR="001B5344">
          <w:rPr>
            <w:i/>
            <w:iCs/>
          </w:rPr>
          <w:t>BC</w:t>
        </w:r>
        <w:r w:rsidR="001B5344">
          <w:rPr>
            <w:i/>
            <w:iCs/>
            <w:vertAlign w:val="superscript"/>
          </w:rPr>
          <w:t>A</w:t>
        </w:r>
        <w:r w:rsidR="001B5344">
          <w:rPr>
            <w:i/>
            <w:iCs/>
          </w:rPr>
          <w:t xml:space="preserve">, </w:t>
        </w:r>
        <w:r w:rsidR="001B5344">
          <w:t>again in agr</w:t>
        </w:r>
      </w:ins>
      <w:ins w:id="780" w:author="Augustus Raymond Pendleton" w:date="2025-09-29T09:44:00Z" w16du:dateUtc="2025-09-29T13:44:00Z">
        <w:r w:rsidR="001B5344">
          <w:t xml:space="preserve">eement with simulations shown in Fig 1B. </w:t>
        </w:r>
      </w:ins>
      <w:ins w:id="781" w:author="Augustus Raymond Pendleton" w:date="2025-09-29T09:45:00Z" w16du:dateUtc="2025-09-29T13:45:00Z">
        <w:r w:rsidR="001B5344">
          <w:t xml:space="preserve">Here, phylogenetic similarity between abundant, </w:t>
        </w:r>
        <w:proofErr w:type="gramStart"/>
        <w:r w:rsidR="001B5344">
          <w:t>closely-related</w:t>
        </w:r>
        <w:proofErr w:type="gramEnd"/>
        <w:r w:rsidR="001B5344">
          <w:t xml:space="preserve"> ASVs may allow </w:t>
        </w:r>
        <w:r w:rsidR="001B5344">
          <w:rPr>
            <w:i/>
            <w:iCs/>
          </w:rPr>
          <w:t>U</w:t>
        </w:r>
        <w:r w:rsidR="001B5344">
          <w:rPr>
            <w:i/>
            <w:iCs/>
            <w:vertAlign w:val="superscript"/>
          </w:rPr>
          <w:t>A</w:t>
        </w:r>
        <w:r w:rsidR="001B5344">
          <w:t xml:space="preserve"> to perceive greater similarity than </w:t>
        </w:r>
        <w:r w:rsidR="001B5344">
          <w:rPr>
            <w:i/>
            <w:iCs/>
          </w:rPr>
          <w:t>BC</w:t>
        </w:r>
        <w:r w:rsidR="001B5344">
          <w:rPr>
            <w:i/>
            <w:iCs/>
            <w:vertAlign w:val="superscript"/>
          </w:rPr>
          <w:t>A</w:t>
        </w:r>
        <w:r w:rsidR="001B5344">
          <w:rPr>
            <w:i/>
            <w:iCs/>
          </w:rPr>
          <w:t>.</w:t>
        </w:r>
      </w:ins>
    </w:p>
    <w:p w14:paraId="0F4F00C0" w14:textId="7AA7B216" w:rsidR="001B5344" w:rsidRDefault="001B5344" w:rsidP="008729F6">
      <w:pPr>
        <w:ind w:firstLine="720"/>
        <w:rPr>
          <w:ins w:id="782" w:author="Augustus Raymond Pendleton" w:date="2025-09-29T09:52:00Z" w16du:dateUtc="2025-09-29T13:52:00Z"/>
          <w:rFonts w:eastAsiaTheme="minorEastAsia"/>
        </w:rPr>
      </w:pPr>
      <w:ins w:id="783" w:author="Augustus Raymond Pendleton" w:date="2025-09-29T09:46:00Z" w16du:dateUtc="2025-09-29T13:46:00Z">
        <w:r>
          <w:t xml:space="preserve">Given the broad differences in </w:t>
        </w:r>
        <w:r w:rsidRPr="00057D48">
          <w:t>β-diversity</w:t>
        </w:r>
        <w:r>
          <w:t xml:space="preserve"> measures within a giv</w:t>
        </w:r>
      </w:ins>
      <w:ins w:id="784" w:author="Augustus Raymond Pendleton" w:date="2025-09-29T09:47:00Z" w16du:dateUtc="2025-09-29T13:47:00Z">
        <w:r>
          <w:t xml:space="preserve">en dataset, we next sought to quantify the ability of a given metric to </w:t>
        </w:r>
      </w:ins>
      <w:ins w:id="785" w:author="Augustus Raymond Pendleton" w:date="2025-09-29T09:48:00Z" w16du:dateUtc="2025-09-29T13:48:00Z">
        <w:r>
          <w:t xml:space="preserve">separate microbial samples across treatments or categorical groups. We ran PERMANOVAs to assess the amount of variance and statistical power a given metric could discern between groups which </w:t>
        </w:r>
      </w:ins>
      <w:ins w:id="786" w:author="Augustus Raymond Pendleton" w:date="2025-09-29T09:49:00Z" w16du:dateUtc="2025-09-29T13:49:00Z">
        <w:r>
          <w:t xml:space="preserve">were determined to be significantly different in their original publications. To assess the overall importance of </w:t>
        </w:r>
      </w:ins>
      <w:ins w:id="787" w:author="Augustus Raymond Pendleton" w:date="2025-09-29T09:50:00Z" w16du:dateUtc="2025-09-29T13:50:00Z">
        <w:r>
          <w:t xml:space="preserve">absolute abundance in driving this discrimination, we also calculated </w:t>
        </w:r>
        <w:r>
          <w:rPr>
            <w:i/>
            <w:iCs/>
          </w:rPr>
          <w:t>GU</w:t>
        </w:r>
        <w:r>
          <w:rPr>
            <w:i/>
            <w:iCs/>
            <w:vertAlign w:val="superscript"/>
          </w:rPr>
          <w:t>A</w:t>
        </w:r>
        <w:r>
          <w:rPr>
            <w:i/>
            <w:iCs/>
          </w:rPr>
          <w:t xml:space="preserve"> </w:t>
        </w:r>
        <w:r>
          <w:t xml:space="preserve">across a range of </w:t>
        </w:r>
      </w:ins>
      <m:oMath>
        <m:r>
          <w:ins w:id="788" w:author="Augustus Raymond Pendleton" w:date="2025-09-29T09:50:00Z" w16du:dateUtc="2025-09-29T13:50:00Z">
            <w:rPr>
              <w:rFonts w:ascii="Cambria Math" w:hAnsi="Cambria Math"/>
            </w:rPr>
            <m:t>α</m:t>
          </w:ins>
        </m:r>
      </m:oMath>
      <w:ins w:id="789" w:author="Augustus Raymond Pendleton" w:date="2025-09-29T09:50:00Z" w16du:dateUtc="2025-09-29T13:50:00Z">
        <w:r>
          <w:rPr>
            <w:rFonts w:eastAsiaTheme="minorEastAsia"/>
          </w:rPr>
          <w:t xml:space="preserve"> values</w:t>
        </w:r>
      </w:ins>
      <w:ins w:id="790" w:author="Augustus Raymond Pendleton" w:date="2025-09-29T09:57:00Z" w16du:dateUtc="2025-09-29T13:57:00Z">
        <w:r w:rsidR="00B54AFC">
          <w:rPr>
            <w:rFonts w:eastAsiaTheme="minorEastAsia"/>
          </w:rPr>
          <w:t xml:space="preserve"> The amount of variance (</w:t>
        </w:r>
        <w:r w:rsidR="00B54AFC">
          <w:rPr>
            <w:rFonts w:eastAsiaTheme="minorEastAsia"/>
            <w:i/>
            <w:iCs/>
          </w:rPr>
          <w:t>R</w:t>
        </w:r>
        <w:r w:rsidR="00B54AFC">
          <w:rPr>
            <w:rFonts w:eastAsiaTheme="minorEastAsia"/>
            <w:i/>
            <w:iCs/>
            <w:vertAlign w:val="superscript"/>
          </w:rPr>
          <w:t>2</w:t>
        </w:r>
        <w:r w:rsidR="00B54AFC">
          <w:rPr>
            <w:rFonts w:eastAsiaTheme="minorEastAsia"/>
          </w:rPr>
          <w:t xml:space="preserve">) from these PERMANOVA tests is displayed in </w:t>
        </w:r>
      </w:ins>
      <w:ins w:id="791" w:author="Augustus Raymond Pendleton" w:date="2025-09-29T09:58:00Z" w16du:dateUtc="2025-09-29T13:58:00Z">
        <w:r w:rsidR="00B54AFC">
          <w:rPr>
            <w:rFonts w:eastAsiaTheme="minorEastAsia"/>
          </w:rPr>
          <w:t xml:space="preserve">Fig. 3A, while the </w:t>
        </w:r>
        <w:r w:rsidR="00B54AFC">
          <w:rPr>
            <w:rFonts w:eastAsiaTheme="minorEastAsia"/>
            <w:i/>
            <w:iCs/>
          </w:rPr>
          <w:t xml:space="preserve">pseudo-F </w:t>
        </w:r>
        <w:r w:rsidR="00B54AFC">
          <w:rPr>
            <w:rFonts w:eastAsiaTheme="minorEastAsia"/>
          </w:rPr>
          <w:t xml:space="preserve">statistic and </w:t>
        </w:r>
        <w:r w:rsidR="00B54AFC">
          <w:rPr>
            <w:rFonts w:eastAsiaTheme="minorEastAsia"/>
            <w:i/>
            <w:iCs/>
          </w:rPr>
          <w:t>p</w:t>
        </w:r>
        <w:r w:rsidR="00B54AFC">
          <w:rPr>
            <w:rFonts w:eastAsiaTheme="minorEastAsia"/>
          </w:rPr>
          <w:t>-values are provided in Fig. S</w:t>
        </w:r>
      </w:ins>
      <w:ins w:id="792" w:author="Augustus Raymond Pendleton" w:date="2025-09-29T09:59:00Z" w16du:dateUtc="2025-09-29T13:59:00Z">
        <w:r w:rsidR="00B54AFC">
          <w:rPr>
            <w:rFonts w:eastAsiaTheme="minorEastAsia"/>
          </w:rPr>
          <w:t>2</w:t>
        </w:r>
      </w:ins>
      <w:ins w:id="793" w:author="Augustus Raymond Pendleton" w:date="2025-09-29T09:52:00Z" w16du:dateUtc="2025-09-29T13:52:00Z">
        <w:r>
          <w:rPr>
            <w:rFonts w:eastAsiaTheme="minorEastAsia"/>
          </w:rPr>
          <w:t xml:space="preserve">. </w:t>
        </w:r>
      </w:ins>
    </w:p>
    <w:p w14:paraId="7D21AF60" w14:textId="5423F9EB" w:rsidR="00F86279" w:rsidRDefault="001B5344" w:rsidP="00F86279">
      <w:pPr>
        <w:ind w:firstLine="720"/>
        <w:rPr>
          <w:ins w:id="794" w:author="Augustus Raymond Pendleton" w:date="2025-09-29T10:18:00Z" w16du:dateUtc="2025-09-29T14:18:00Z"/>
          <w:rFonts w:eastAsiaTheme="minorEastAsia"/>
        </w:rPr>
      </w:pPr>
      <w:ins w:id="795" w:author="Augustus Raymond Pendleton" w:date="2025-09-29T09:52:00Z" w16du:dateUtc="2025-09-29T13:52:00Z">
        <w:r>
          <w:rPr>
            <w:rFonts w:eastAsiaTheme="minorEastAsia"/>
          </w:rPr>
          <w:t>As in Fig. 2, the performance of a given metric is highly context dependent (Fig. 3</w:t>
        </w:r>
      </w:ins>
      <w:ins w:id="796" w:author="Augustus Raymond Pendleton" w:date="2025-09-29T09:53:00Z" w16du:dateUtc="2025-09-29T13:53:00Z">
        <w:r w:rsidR="00B54AFC">
          <w:rPr>
            <w:rFonts w:eastAsiaTheme="minorEastAsia"/>
          </w:rPr>
          <w:t>A</w:t>
        </w:r>
      </w:ins>
      <w:ins w:id="797" w:author="Augustus Raymond Pendleton" w:date="2025-09-29T09:52:00Z" w16du:dateUtc="2025-09-29T13:52:00Z">
        <w:r>
          <w:rPr>
            <w:rFonts w:eastAsiaTheme="minorEastAsia"/>
          </w:rPr>
          <w:t xml:space="preserve">). </w:t>
        </w:r>
      </w:ins>
      <w:ins w:id="798" w:author="Augustus Raymond Pendleton" w:date="2025-09-29T09:53:00Z" w16du:dateUtc="2025-09-29T13:53:00Z">
        <w:r w:rsidR="00B54AFC">
          <w:rPr>
            <w:rFonts w:eastAsiaTheme="minorEastAsia"/>
          </w:rPr>
          <w:t xml:space="preserve">In the mouse gut and freshwater datasets, </w:t>
        </w:r>
      </w:ins>
      <w:ins w:id="799" w:author="Augustus Raymond Pendleton" w:date="2025-09-29T09:55:00Z" w16du:dateUtc="2025-09-29T13:55:00Z">
        <w:r w:rsidR="00B54AFC">
          <w:rPr>
            <w:rFonts w:eastAsiaTheme="minorEastAsia"/>
          </w:rPr>
          <w:t xml:space="preserve">absolute measures like </w:t>
        </w:r>
        <w:r w:rsidR="00B54AFC">
          <w:rPr>
            <w:rFonts w:eastAsiaTheme="minorEastAsia"/>
            <w:i/>
            <w:iCs/>
          </w:rPr>
          <w:t>BC</w:t>
        </w:r>
        <w:r w:rsidR="00B54AFC">
          <w:rPr>
            <w:rFonts w:eastAsiaTheme="minorEastAsia"/>
            <w:i/>
            <w:iCs/>
            <w:vertAlign w:val="superscript"/>
          </w:rPr>
          <w:t>A</w:t>
        </w:r>
        <w:r w:rsidR="00B54AFC">
          <w:rPr>
            <w:rFonts w:eastAsiaTheme="minorEastAsia"/>
            <w:i/>
            <w:iCs/>
          </w:rPr>
          <w:t xml:space="preserve"> </w:t>
        </w:r>
        <w:r w:rsidR="00B54AFC">
          <w:rPr>
            <w:rFonts w:eastAsiaTheme="minorEastAsia"/>
          </w:rPr>
          <w:t>and</w:t>
        </w:r>
        <w:r w:rsidR="00B54AFC">
          <w:rPr>
            <w:rFonts w:eastAsiaTheme="minorEastAsia"/>
            <w:i/>
            <w:iCs/>
          </w:rPr>
          <w:t xml:space="preserve"> </w:t>
        </w:r>
      </w:ins>
      <w:ins w:id="800" w:author="Augustus Raymond Pendleton" w:date="2025-09-29T09:53:00Z" w16du:dateUtc="2025-09-29T13:53:00Z">
        <w:r w:rsidR="00B54AFC">
          <w:rPr>
            <w:rFonts w:eastAsiaTheme="minorEastAsia"/>
            <w:i/>
            <w:iCs/>
          </w:rPr>
          <w:t>GU</w:t>
        </w:r>
        <w:r w:rsidR="00B54AFC">
          <w:rPr>
            <w:rFonts w:eastAsiaTheme="minorEastAsia"/>
            <w:i/>
            <w:iCs/>
            <w:vertAlign w:val="superscript"/>
          </w:rPr>
          <w:t>A</w:t>
        </w:r>
      </w:ins>
      <w:ins w:id="801" w:author="Augustus Raymond Pendleton" w:date="2025-09-29T09:54:00Z" w16du:dateUtc="2025-09-29T13:54:00Z">
        <w:r w:rsidR="00B54AFC">
          <w:rPr>
            <w:rFonts w:eastAsiaTheme="minorEastAsia"/>
          </w:rPr>
          <w:t xml:space="preserve"> w</w:t>
        </w:r>
      </w:ins>
      <w:ins w:id="802" w:author="Augustus Raymond Pendleton" w:date="2025-09-29T09:56:00Z" w16du:dateUtc="2025-09-29T13:56:00Z">
        <w:r w:rsidR="00B54AFC">
          <w:rPr>
            <w:rFonts w:eastAsiaTheme="minorEastAsia"/>
          </w:rPr>
          <w:t>ere</w:t>
        </w:r>
      </w:ins>
      <w:ins w:id="803" w:author="Augustus Raymond Pendleton" w:date="2025-09-29T09:54:00Z" w16du:dateUtc="2025-09-29T13:54:00Z">
        <w:r w:rsidR="00B54AFC">
          <w:rPr>
            <w:rFonts w:eastAsiaTheme="minorEastAsia"/>
          </w:rPr>
          <w:t xml:space="preserve"> able to explain the greatest amount of variance (</w:t>
        </w:r>
        <w:r w:rsidR="00B54AFC">
          <w:rPr>
            <w:rFonts w:eastAsiaTheme="minorEastAsia"/>
            <w:i/>
            <w:iCs/>
          </w:rPr>
          <w:t>R</w:t>
        </w:r>
        <w:r w:rsidR="00B54AFC">
          <w:rPr>
            <w:rFonts w:eastAsiaTheme="minorEastAsia"/>
            <w:i/>
            <w:iCs/>
            <w:vertAlign w:val="superscript"/>
          </w:rPr>
          <w:t>2</w:t>
        </w:r>
        <w:r w:rsidR="00B54AFC">
          <w:rPr>
            <w:rFonts w:eastAsiaTheme="minorEastAsia"/>
            <w:iCs/>
          </w:rPr>
          <w:t xml:space="preserve">); </w:t>
        </w:r>
        <w:r w:rsidR="00B54AFC">
          <w:rPr>
            <w:rFonts w:eastAsiaTheme="minorEastAsia"/>
            <w:i/>
            <w:iCs/>
          </w:rPr>
          <w:t>R</w:t>
        </w:r>
        <w:r w:rsidR="00B54AFC">
          <w:rPr>
            <w:rFonts w:eastAsiaTheme="minorEastAsia"/>
            <w:i/>
            <w:iCs/>
            <w:vertAlign w:val="superscript"/>
          </w:rPr>
          <w:t>2</w:t>
        </w:r>
      </w:ins>
      <w:ins w:id="804" w:author="Augustus Raymond Pendleton" w:date="2025-09-29T09:55:00Z" w16du:dateUtc="2025-09-29T13:55:00Z">
        <w:r w:rsidR="00B54AFC">
          <w:rPr>
            <w:rFonts w:eastAsiaTheme="minorEastAsia"/>
            <w:i/>
            <w:iCs/>
            <w:vertAlign w:val="superscript"/>
          </w:rPr>
          <w:t xml:space="preserve"> </w:t>
        </w:r>
        <w:r w:rsidR="00B54AFC">
          <w:rPr>
            <w:rFonts w:eastAsiaTheme="minorEastAsia"/>
          </w:rPr>
          <w:t xml:space="preserve">also increased as </w:t>
        </w:r>
      </w:ins>
      <m:oMath>
        <m:r>
          <w:ins w:id="805" w:author="Augustus Raymond Pendleton" w:date="2025-09-29T09:55:00Z" w16du:dateUtc="2025-09-29T13:55:00Z">
            <w:rPr>
              <w:rFonts w:ascii="Cambria Math" w:hAnsi="Cambria Math"/>
            </w:rPr>
            <m:t>α</m:t>
          </w:ins>
        </m:r>
      </m:oMath>
      <w:ins w:id="806" w:author="Augustus Raymond Pendleton" w:date="2025-09-29T09:55:00Z" w16du:dateUtc="2025-09-29T13:55:00Z">
        <w:r w:rsidR="00B54AFC">
          <w:rPr>
            <w:rFonts w:eastAsiaTheme="minorEastAsia"/>
          </w:rPr>
          <w:t xml:space="preserve"> increased. </w:t>
        </w:r>
      </w:ins>
      <w:ins w:id="807" w:author="Augustus Raymond Pendleton" w:date="2025-09-29T09:56:00Z" w16du:dateUtc="2025-09-29T13:56:00Z">
        <w:r w:rsidR="00B54AFC">
          <w:rPr>
            <w:rFonts w:eastAsiaTheme="minorEastAsia"/>
          </w:rPr>
          <w:t xml:space="preserve">In contrast, relative </w:t>
        </w:r>
        <w:r w:rsidR="00B54AFC">
          <w:rPr>
            <w:rFonts w:eastAsiaTheme="minorEastAsia"/>
          </w:rPr>
          <w:lastRenderedPageBreak/>
          <w:t>measures captured greater variance in the cooling water dataset</w:t>
        </w:r>
      </w:ins>
      <w:ins w:id="808" w:author="Augustus Raymond Pendleton" w:date="2025-09-29T10:17:00Z" w16du:dateUtc="2025-09-29T14:17:00Z">
        <w:r w:rsidR="00F86279">
          <w:rPr>
            <w:rFonts w:eastAsiaTheme="minorEastAsia"/>
          </w:rPr>
          <w:t xml:space="preserve"> (though again at higher </w:t>
        </w:r>
      </w:ins>
      <m:oMath>
        <m:r>
          <w:ins w:id="809" w:author="Augustus Raymond Pendleton" w:date="2025-09-29T10:17:00Z" w16du:dateUtc="2025-09-29T14:17:00Z">
            <w:rPr>
              <w:rFonts w:ascii="Cambria Math" w:hAnsi="Cambria Math"/>
            </w:rPr>
            <m:t>α)</m:t>
          </w:ins>
        </m:r>
      </m:oMath>
      <w:ins w:id="810" w:author="Augustus Raymond Pendleton" w:date="2025-09-29T09:56:00Z" w16du:dateUtc="2025-09-29T13:56:00Z">
        <w:r w:rsidR="00B54AFC">
          <w:rPr>
            <w:rFonts w:eastAsiaTheme="minorEastAsia"/>
          </w:rPr>
          <w:t xml:space="preserve">, and all metrics captured a similar (and low) amount of variance in the soil dataset. </w:t>
        </w:r>
      </w:ins>
      <w:ins w:id="811" w:author="Augustus Raymond Pendleton" w:date="2025-09-29T10:17:00Z" w16du:dateUtc="2025-09-29T14:17:00Z">
        <w:r w:rsidR="00F86279">
          <w:rPr>
            <w:rFonts w:eastAsiaTheme="minorEastAsia"/>
          </w:rPr>
          <w:t xml:space="preserve">This would initially lead to the conclusion that higher </w:t>
        </w:r>
      </w:ins>
      <m:oMath>
        <m:r>
          <w:ins w:id="812" w:author="Augustus Raymond Pendleton" w:date="2025-09-29T10:18:00Z" w16du:dateUtc="2025-09-29T14:18:00Z">
            <w:rPr>
              <w:rFonts w:ascii="Cambria Math" w:hAnsi="Cambria Math"/>
            </w:rPr>
            <m:t>α</m:t>
          </w:ins>
        </m:r>
      </m:oMath>
      <w:ins w:id="813" w:author="Augustus Raymond Pendleton" w:date="2025-09-29T10:18:00Z" w16du:dateUtc="2025-09-29T14:18:00Z">
        <w:r w:rsidR="00F86279">
          <w:rPr>
            <w:rFonts w:eastAsiaTheme="minorEastAsia"/>
          </w:rPr>
          <w:t xml:space="preserve"> values are always better at differentiating groups. </w:t>
        </w:r>
      </w:ins>
    </w:p>
    <w:p w14:paraId="34B3119A" w14:textId="411ED7F5" w:rsidR="00F86279" w:rsidRPr="0007048F" w:rsidDel="00F86279" w:rsidRDefault="00F86279">
      <w:pPr>
        <w:ind w:firstLine="720"/>
        <w:rPr>
          <w:del w:id="814" w:author="Augustus Raymond Pendleton" w:date="2025-09-29T10:19:00Z" w16du:dateUtc="2025-09-29T14:19:00Z"/>
          <w:moveTo w:id="815" w:author="Augustus Raymond Pendleton" w:date="2025-09-29T10:18:00Z" w16du:dateUtc="2025-09-29T14:18:00Z"/>
        </w:rPr>
        <w:pPrChange w:id="816" w:author="Augustus Raymond Pendleton" w:date="2025-09-29T11:36:00Z" w16du:dateUtc="2025-09-29T15:36:00Z">
          <w:pPr/>
        </w:pPrChange>
      </w:pPr>
      <w:ins w:id="817" w:author="Augustus Raymond Pendleton" w:date="2025-09-29T10:18:00Z" w16du:dateUtc="2025-09-29T14:18:00Z">
        <w:r>
          <w:rPr>
            <w:rFonts w:eastAsiaTheme="minorEastAsia"/>
          </w:rPr>
          <w:t xml:space="preserve">However, this recommendation comes with a major caveat: </w:t>
        </w:r>
      </w:ins>
      <w:moveToRangeStart w:id="818" w:author="Augustus Raymond Pendleton" w:date="2025-09-29T10:18:00Z" w:name="move210033553"/>
      <w:moveTo w:id="819" w:author="Augustus Raymond Pendleton" w:date="2025-09-29T10:18:00Z" w16du:dateUtc="2025-09-29T14:18:00Z">
        <w:r w:rsidRPr="0007048F">
          <w:t xml:space="preserve">at high </w:t>
        </w:r>
        <m:oMath>
          <m:r>
            <w:rPr>
              <w:rFonts w:ascii="Cambria Math" w:hAnsi="Cambria Math"/>
            </w:rPr>
            <m:t>α</m:t>
          </m:r>
        </m:oMath>
        <w:moveTo w:id="820" w:author="Augustus Raymond Pendleton" w:date="2025-09-29T10:18:00Z" w16du:dateUtc="2025-09-29T14:18:00Z">
          <w:r w:rsidRPr="0007048F">
            <w:t xml:space="preserve"> values,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oMath>
          <w:moveTo w:id="821" w:author="Augustus Raymond Pendleton" w:date="2025-09-29T10:18:00Z" w16du:dateUtc="2025-09-29T14:18:00Z">
            <w:r w:rsidRPr="0007048F">
              <w:t xml:space="preserve"> became strongly correlated with total cell count alone (Fig. 2</w:t>
            </w:r>
          </w:moveTo>
          <w:ins w:id="822" w:author="Augustus Raymond Pendleton" w:date="2025-09-29T10:19:00Z" w16du:dateUtc="2025-09-29T14:19:00Z">
            <w:r>
              <w:t>B</w:t>
            </w:r>
          </w:ins>
          <w:moveTo w:id="823" w:author="Augustus Raymond Pendleton" w:date="2025-09-29T10:18:00Z" w16du:dateUtc="2025-09-29T14:18:00Z">
            <w:del w:id="824" w:author="Augustus Raymond Pendleton" w:date="2025-09-29T10:19:00Z" w16du:dateUtc="2025-09-29T14:19:00Z">
              <w:r w:rsidRPr="0007048F" w:rsidDel="00F86279">
                <w:delText>D</w:delText>
              </w:r>
            </w:del>
            <w:r w:rsidRPr="0007048F">
              <w:t xml:space="preserve">). Mantel tests showed that absolute distance metrics are much more sensitive to differences in cell counts than their relative counterparts. This is intuitive, and to a degree, intentional: these metrics aim to detect changes in biomass even when composition remains constant. Yet at </w:t>
            </w:r>
            <m:oMath>
              <m:r>
                <w:rPr>
                  <w:rFonts w:ascii="Cambria Math" w:hAnsi="Cambria Math"/>
                </w:rPr>
                <m:t>α</m:t>
              </m:r>
            </m:oMath>
            <w:moveTo w:id="825" w:author="Augustus Raymond Pendleton" w:date="2025-09-29T10:18:00Z" w16du:dateUtc="2025-09-29T14:18:00Z">
              <w:r w:rsidRPr="0007048F">
                <w:t xml:space="preserve"> = 1, </w:t>
              </w:r>
              <m:oMath>
                <m:sSup>
                  <m:sSupPr>
                    <m:ctrlPr>
                      <w:rPr>
                        <w:rFonts w:ascii="Cambria Math" w:hAnsi="Cambria Math"/>
                      </w:rPr>
                    </m:ctrlPr>
                  </m:sSupPr>
                  <m:e>
                    <m:r>
                      <w:rPr>
                        <w:rFonts w:ascii="Cambria Math" w:hAnsi="Cambria Math"/>
                      </w:rPr>
                      <m:t>U</m:t>
                    </m:r>
                  </m:e>
                  <m:sup>
                    <m:r>
                      <w:rPr>
                        <w:rFonts w:ascii="Cambria Math" w:hAnsi="Cambria Math"/>
                      </w:rPr>
                      <m:t>A</m:t>
                    </m:r>
                  </m:sup>
                </m:sSup>
              </m:oMath>
              <w:moveTo w:id="826" w:author="Augustus Raymond Pendleton" w:date="2025-09-29T10:18:00Z" w16du:dateUtc="2025-09-29T14:18:00Z">
                <w:r w:rsidRPr="0007048F">
                  <w:t xml:space="preserve"> is nearly a proxy for sample biomass. In ordination space</w:t>
                </w:r>
              </w:moveTo>
              <w:ins w:id="827" w:author="Augustus Raymond Pendleton" w:date="2025-09-29T10:20:00Z" w16du:dateUtc="2025-09-29T14:20:00Z">
                <w:r>
                  <w:t xml:space="preserve"> (Fig. S3)</w:t>
                </w:r>
              </w:ins>
              <w:moveTo w:id="828" w:author="Augustus Raymond Pendleton" w:date="2025-09-29T10:18:00Z" w16du:dateUtc="2025-09-29T14:18:00Z">
                <w:r w:rsidRPr="0007048F">
                  <w:t xml:space="preserve">, this </w:t>
                </w:r>
              </w:moveTo>
              <w:ins w:id="829" w:author="Augustus Raymond Pendleton" w:date="2025-09-29T10:19:00Z" w16du:dateUtc="2025-09-29T14:19:00Z">
                <w:r>
                  <w:t xml:space="preserve">can </w:t>
                </w:r>
              </w:ins>
              <w:moveTo w:id="830" w:author="Augustus Raymond Pendleton" w:date="2025-09-29T10:18:00Z" w16du:dateUtc="2025-09-29T14:18:00Z">
                <w:r w:rsidRPr="0007048F">
                  <w:t>manifest</w:t>
                </w:r>
                <w:del w:id="831" w:author="Augustus Raymond Pendleton" w:date="2025-09-29T10:19:00Z" w16du:dateUtc="2025-09-29T14:19:00Z">
                  <w:r w:rsidRPr="0007048F" w:rsidDel="00F86279">
                    <w:delText>s</w:delText>
                  </w:r>
                </w:del>
                <w:r w:rsidRPr="0007048F">
                  <w:t xml:space="preserve"> as Axis 1 </w:t>
                </w:r>
              </w:moveTo>
              <w:ins w:id="832" w:author="Augustus Raymond Pendleton" w:date="2025-09-29T10:20:00Z" w16du:dateUtc="2025-09-29T14:20:00Z">
                <w:r>
                  <w:t>being</w:t>
                </w:r>
              </w:ins>
              <w:moveTo w:id="833" w:author="Augustus Raymond Pendleton" w:date="2025-09-29T10:18:00Z" w16du:dateUtc="2025-09-29T14:18:00Z">
                <w:del w:id="834" w:author="Augustus Raymond Pendleton" w:date="2025-09-29T10:20:00Z" w16du:dateUtc="2025-09-29T14:20:00Z">
                  <w:r w:rsidRPr="0007048F" w:rsidDel="00F86279">
                    <w:delText>being almost perfectly</w:delText>
                  </w:r>
                </w:del>
                <w:r w:rsidRPr="0007048F">
                  <w:t xml:space="preserve"> correlated with absolute abundance</w:t>
                </w:r>
              </w:moveTo>
              <w:ins w:id="835" w:author="Augustus Raymond Pendleton" w:date="2025-09-29T10:20:00Z" w16du:dateUtc="2025-09-29T14:20:00Z">
                <w:r>
                  <w:t xml:space="preserve"> and in some cases (in the freshwater and soil datasets) exhibiting strong h</w:t>
                </w:r>
              </w:ins>
              <w:ins w:id="836" w:author="Augustus Raymond Pendleton" w:date="2025-09-29T10:21:00Z" w16du:dateUtc="2025-09-29T14:21:00Z">
                <w:r>
                  <w:t xml:space="preserve">orseshoe </w:t>
                </w:r>
              </w:ins>
              <w:ins w:id="837" w:author="Augustus Raymond Pendleton" w:date="2025-09-28T21:44:00Z" w16du:dateUtc="2025-09-29T01:44:00Z">
                <w:r w:rsidR="006B42C1">
                  <w:rPr>
                    <w:noProof/>
                  </w:rPr>
                  <w:drawing>
                    <wp:anchor distT="0" distB="0" distL="114300" distR="114300" simplePos="0" relativeHeight="251660288" behindDoc="0" locked="0" layoutInCell="1" allowOverlap="1" wp14:anchorId="0079D173" wp14:editId="755103C2">
                      <wp:simplePos x="0" y="0"/>
                      <wp:positionH relativeFrom="column">
                        <wp:posOffset>-87630</wp:posOffset>
                      </wp:positionH>
                      <wp:positionV relativeFrom="paragraph">
                        <wp:posOffset>680126</wp:posOffset>
                      </wp:positionV>
                      <wp:extent cx="5943600" cy="2492375"/>
                      <wp:effectExtent l="0" t="0" r="0" b="0"/>
                      <wp:wrapSquare wrapText="bothSides"/>
                      <wp:docPr id="14303456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45689"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92375"/>
                              </a:xfrm>
                              <a:prstGeom prst="rect">
                                <a:avLst/>
                              </a:prstGeom>
                            </pic:spPr>
                          </pic:pic>
                        </a:graphicData>
                      </a:graphic>
                      <wp14:sizeRelH relativeFrom="page">
                        <wp14:pctWidth>0</wp14:pctWidth>
                      </wp14:sizeRelH>
                      <wp14:sizeRelV relativeFrom="page">
                        <wp14:pctHeight>0</wp14:pctHeight>
                      </wp14:sizeRelV>
                    </wp:anchor>
                  </w:drawing>
                </w:r>
              </w:ins>
              <w:ins w:id="838" w:author="Augustus Raymond Pendleton" w:date="2025-09-29T10:21:00Z" w16du:dateUtc="2025-09-29T14:21:00Z">
                <w:r>
                  <w:t xml:space="preserve">effects </w:t>
                </w:r>
              </w:ins>
              <w:moveTo w:id="839" w:author="Augustus Raymond Pendleton" w:date="2025-09-29T10:18:00Z" w16du:dateUtc="2025-09-29T14:18:00Z">
                <w:del w:id="840" w:author="Augustus Raymond Pendleton" w:date="2025-09-29T10:21:00Z" w16du:dateUtc="2025-09-29T14:21:00Z">
                  <w:r w:rsidRPr="0007048F" w:rsidDel="00F86279">
                    <w:delText xml:space="preserve"> (Spearman’s </w:delText>
                  </w:r>
                </w:del>
                <m:oMath>
                  <m:r>
                    <w:del w:id="841" w:author="Augustus Raymond Pendleton" w:date="2025-09-29T10:21:00Z" w16du:dateUtc="2025-09-29T14:21:00Z">
                      <w:rPr>
                        <w:rFonts w:ascii="Cambria Math" w:hAnsi="Cambria Math"/>
                      </w:rPr>
                      <m:t>ρ</m:t>
                    </w:del>
                  </m:r>
                </m:oMath>
                <w:moveTo w:id="842" w:author="Augustus Raymond Pendleton" w:date="2025-09-29T10:18:00Z" w16du:dateUtc="2025-09-29T14:18:00Z">
                  <w:del w:id="843" w:author="Augustus Raymond Pendleton" w:date="2025-09-29T10:21:00Z" w16du:dateUtc="2025-09-29T14:21:00Z">
                    <w:r w:rsidRPr="0007048F" w:rsidDel="00F86279">
                      <w:delText xml:space="preserve"> = -1.0), whereas at </w:delText>
                    </w:r>
                  </w:del>
                  <m:oMath>
                    <m:r>
                      <w:del w:id="844" w:author="Augustus Raymond Pendleton" w:date="2025-09-29T10:21:00Z" w16du:dateUtc="2025-09-29T14:21:00Z">
                        <w:rPr>
                          <w:rFonts w:ascii="Cambria Math" w:hAnsi="Cambria Math"/>
                        </w:rPr>
                        <m:t>α</m:t>
                      </w:del>
                    </m:r>
                  </m:oMath>
                  <w:moveTo w:id="845" w:author="Augustus Raymond Pendleton" w:date="2025-09-29T10:18:00Z" w16du:dateUtc="2025-09-29T14:18:00Z">
                    <w:del w:id="846" w:author="Augustus Raymond Pendleton" w:date="2025-09-29T10:21:00Z" w16du:dateUtc="2025-09-29T14:21:00Z">
                      <w:r w:rsidRPr="0007048F" w:rsidDel="00F86279">
                        <w:delText xml:space="preserve"> = 0.0, the correlation is moderate (</w:delText>
                      </w:r>
                    </w:del>
                    <m:oMath>
                      <m:r>
                        <w:del w:id="847" w:author="Augustus Raymond Pendleton" w:date="2025-09-29T10:21:00Z" w16du:dateUtc="2025-09-29T14:21:00Z">
                          <w:rPr>
                            <w:rFonts w:ascii="Cambria Math" w:hAnsi="Cambria Math"/>
                          </w:rPr>
                          <m:t>ρ</m:t>
                        </w:del>
                      </m:r>
                    </m:oMath>
                    <w:moveTo w:id="848" w:author="Augustus Raymond Pendleton" w:date="2025-09-29T10:18:00Z" w16du:dateUtc="2025-09-29T14:18:00Z">
                      <w:del w:id="849" w:author="Augustus Raymond Pendleton" w:date="2025-09-29T10:21:00Z" w16du:dateUtc="2025-09-29T14:21:00Z">
                        <w:r w:rsidRPr="0007048F" w:rsidDel="00F86279">
                          <w:delText xml:space="preserve"> = 0.58). The structure observed in Fig. 2A at </w:delText>
                        </w:r>
                      </w:del>
                      <m:oMath>
                        <m:r>
                          <w:del w:id="850" w:author="Augustus Raymond Pendleton" w:date="2025-09-29T10:21:00Z" w16du:dateUtc="2025-09-29T14:21:00Z">
                            <w:rPr>
                              <w:rFonts w:ascii="Cambria Math" w:hAnsi="Cambria Math"/>
                            </w:rPr>
                            <m:t>α</m:t>
                          </w:del>
                        </m:r>
                      </m:oMath>
                      <w:moveTo w:id="851" w:author="Augustus Raymond Pendleton" w:date="2025-09-29T10:18:00Z" w16du:dateUtc="2025-09-29T14:18:00Z">
                        <w:del w:id="852" w:author="Augustus Raymond Pendleton" w:date="2025-09-29T10:21:00Z" w16du:dateUtc="2025-09-29T14:21:00Z">
                          <w:r w:rsidRPr="0007048F" w:rsidDel="00F86279">
                            <w:delText xml:space="preserve"> = 1 may largely reflect a horseshoe effect</w:delText>
                          </w:r>
                          <w:r w:rsidDel="00F86279">
                            <w:delText xml:space="preserve"> </w:delText>
                          </w:r>
                        </w:del>
                        <w:r>
                          <w:fldChar w:fldCharType="begin"/>
                        </w:r>
                        <w:r>
                          <w:instrText xml:space="preserve"> ADDIN ZOTERO_ITEM CSL_CITATION {"citationID":"tSFyirQ6","properties":{"formattedCitation":"[12]","plainCitation":"[12]","noteIndex":0},"citationItems":[{"id":2064,"uris":["http://zotero.org/groups/5077571/items/93267LKJ"],"itemData":{"id":2064,"type":"article-journal","abstract":"The horseshoe effect is a phenomenon that has long intrigued ecologists. The effect was commonly thought to be an artifact of dimensionality reduction, and multiple techniques were developed to unravel this phenomenon and simplify interpretation. Here, we provide evidence that horseshoes arise as a consequence of distance metrics that saturate—a familiar concept in other fields but new to microbial ecology. This saturation property loses information about community dissimilarity, simply because it cannot discriminate between samples that do not share any common features. The phenomenon illuminates niche differentiation in microbial communities and indicates species turnover along environmental gradients. Here we propose a rationale for the observed horseshoe effect from multiple dimensionality reduction techniques applied to simulations, soil samples, and samples from postmortem mice. An in-depth understanding of this phenomenon allows targeting of niche differentiation patterns from high-level ordination plots, which can guide conventional statistical tools to pinpoint microbial niches along environmental gradients.IMPORTANCE The horseshoe effect is often considered an artifact of dimensionality reduction. We show that this is not true in the case for microbiome data and that, in fact, horseshoes can help analysts discover microbial niches across environments.","container-title":"mSystems","DOI":"10.1128/msystems.00166-16","issue":"1","note":"publisher: American Society for Microbiology","page":"10.1128/msystems.00166-16","source":"journals.asm.org (Atypon)","title":"Uncovering the Horseshoe Effect in Microbial Analyses","volume":"2","author":[{"family":"Morton","given":"James T."},{"family":"Toran","given":"Liam"},{"family":"Edlund","given":"Anna"},{"family":"Metcalf","given":"Jessica L."},{"family":"Lauber","given":"Christian"},{"family":"Knight","given":"Rob"}],"issued":{"date-parts":[["2017",2,21]]},"citation-key":"mortonUncoveringHorseshoeEffect2017"}}],"schema":"https://github.com/citation-style-language/schema/raw/master/csl-citation.json"} </w:instrText>
                        </w:r>
                        <w:r>
                          <w:fldChar w:fldCharType="separate"/>
                        </w:r>
                        <w:r>
                          <w:rPr>
                            <w:noProof/>
                          </w:rPr>
                          <w:t>[12]</w:t>
                        </w:r>
                        <w:r>
                          <w:fldChar w:fldCharType="end"/>
                        </w:r>
                      </w:moveTo>
                      <w:ins w:id="853" w:author="Augustus Raymond Pendleton" w:date="2025-09-29T10:21:00Z" w16du:dateUtc="2025-09-29T14:21:00Z">
                        <w:r>
                          <w:t xml:space="preserve">, </w:t>
                        </w:r>
                      </w:ins>
                      <w:moveTo w:id="854" w:author="Augustus Raymond Pendleton" w:date="2025-09-29T10:18:00Z" w16du:dateUtc="2025-09-29T14:18:00Z">
                        <w:del w:id="855" w:author="Augustus Raymond Pendleton" w:date="2025-09-29T10:21:00Z" w16du:dateUtc="2025-09-29T14:21:00Z">
                          <w:r w:rsidRPr="0007048F" w:rsidDel="00F86279">
                            <w:delText xml:space="preserve">, where a strong gradient (here, cell counts) becomes curved in ordination space, </w:delText>
                          </w:r>
                        </w:del>
                        <w:r w:rsidRPr="0007048F">
                          <w:t>potentially distorting ecological interpretation</w:t>
                        </w:r>
                      </w:moveTo>
                      <w:ins w:id="856" w:author="Augustus Raymond Pendleton" w:date="2025-09-29T10:19:00Z" w16du:dateUtc="2025-09-29T14:19:00Z">
                        <w:r>
                          <w:rPr>
                            <w:rFonts w:eastAsiaTheme="minorEastAsia"/>
                          </w:rPr>
                          <w:t>.</w:t>
                        </w:r>
                      </w:ins>
                      <w:moveTo w:id="857" w:author="Augustus Raymond Pendleton" w:date="2025-09-29T10:18:00Z" w16du:dateUtc="2025-09-29T14:18:00Z">
                        <w:del w:id="858" w:author="Augustus Raymond Pendleton" w:date="2025-09-29T10:19:00Z" w16du:dateUtc="2025-09-29T14:19:00Z">
                          <w:r w:rsidRPr="0007048F" w:rsidDel="00F86279">
                            <w:delText>.</w:delText>
                          </w:r>
                        </w:del>
                      </w:moveTo>
                    </w:moveTo>
                  </w:moveTo>
                </w:moveTo>
              </w:moveTo>
            </w:moveTo>
          </w:moveTo>
        </w:moveTo>
      </w:moveTo>
    </w:p>
    <w:moveToRangeEnd w:id="818"/>
    <w:p w14:paraId="14B5890C" w14:textId="240E02E5" w:rsidR="0007048F" w:rsidRDefault="0007048F">
      <w:pPr>
        <w:ind w:firstLine="720"/>
        <w:rPr>
          <w:ins w:id="859" w:author="Augustus Raymond Pendleton" w:date="2025-09-28T21:43:00Z" w16du:dateUtc="2025-09-29T01:43:00Z"/>
        </w:rPr>
        <w:pPrChange w:id="860" w:author="Augustus Raymond Pendleton" w:date="2025-09-29T11:36:00Z" w16du:dateUtc="2025-09-29T15:36:00Z">
          <w:pPr/>
        </w:pPrChange>
      </w:pPr>
      <w:del w:id="861" w:author="Augustus Raymond Pendleton" w:date="2025-09-29T09:30:00Z" w16du:dateUtc="2025-09-29T13:30:00Z">
        <w:r w:rsidRPr="0007048F" w:rsidDel="008729F6">
          <w:delText> </w:delText>
        </w:r>
      </w:del>
      <w:del w:id="862" w:author="Augustus Raymond Pendleton" w:date="2025-09-29T10:21:00Z" w16du:dateUtc="2025-09-29T14:21:00Z">
        <w:r w:rsidRPr="0007048F" w:rsidDel="00F86279">
          <w:delText> </w:delText>
        </w:r>
      </w:del>
      <w:del w:id="863" w:author="Augustus Raymond Pendleton" w:date="2025-09-29T09:57:00Z" w16du:dateUtc="2025-09-29T13:57:00Z">
        <w:r w:rsidRPr="0007048F" w:rsidDel="00B54AFC">
          <w:delText>  W</w:delText>
        </w:r>
      </w:del>
      <w:del w:id="864" w:author="Augustus Raymond Pendleton" w:date="2025-09-29T09:56:00Z" w16du:dateUtc="2025-09-29T13:56:00Z">
        <w:r w:rsidRPr="0007048F" w:rsidDel="00B54AFC">
          <w:delText>e calculated generalized absolute UniFrac (</w:delText>
        </w:r>
      </w:del>
      <m:oMath>
        <m:r>
          <w:del w:id="865" w:author="Augustus Raymond Pendleton" w:date="2025-09-29T09:56:00Z" w16du:dateUtc="2025-09-29T13:56:00Z">
            <w:rPr>
              <w:rFonts w:ascii="Cambria Math" w:hAnsi="Cambria Math"/>
            </w:rPr>
            <m:t>G</m:t>
          </w:del>
        </m:r>
        <m:sSup>
          <m:sSupPr>
            <m:ctrlPr>
              <w:del w:id="866" w:author="Augustus Raymond Pendleton" w:date="2025-09-29T09:56:00Z" w16du:dateUtc="2025-09-29T13:56:00Z">
                <w:rPr>
                  <w:rFonts w:ascii="Cambria Math" w:hAnsi="Cambria Math"/>
                </w:rPr>
              </w:del>
            </m:ctrlPr>
          </m:sSupPr>
          <m:e>
            <m:r>
              <w:del w:id="867" w:author="Augustus Raymond Pendleton" w:date="2025-09-29T09:56:00Z" w16du:dateUtc="2025-09-29T13:56:00Z">
                <w:rPr>
                  <w:rFonts w:ascii="Cambria Math" w:hAnsi="Cambria Math"/>
                </w:rPr>
                <m:t>U</m:t>
              </w:del>
            </m:r>
          </m:e>
          <m:sup>
            <m:r>
              <w:del w:id="868" w:author="Augustus Raymond Pendleton" w:date="2025-09-29T09:56:00Z" w16du:dateUtc="2025-09-29T13:56:00Z">
                <w:rPr>
                  <w:rFonts w:ascii="Cambria Math" w:hAnsi="Cambria Math"/>
                </w:rPr>
                <m:t>A</m:t>
              </w:del>
            </m:r>
          </m:sup>
        </m:sSup>
      </m:oMath>
      <w:del w:id="869" w:author="Augustus Raymond Pendleton" w:date="2025-09-29T09:56:00Z" w16du:dateUtc="2025-09-29T13:56:00Z">
        <w:r w:rsidRPr="0007048F" w:rsidDel="00B54AFC">
          <w:delText xml:space="preserve">) across three levels of </w:delText>
        </w:r>
      </w:del>
      <m:oMath>
        <m:r>
          <w:del w:id="870" w:author="Augustus Raymond Pendleton" w:date="2025-09-29T09:56:00Z" w16du:dateUtc="2025-09-29T13:56:00Z">
            <w:rPr>
              <w:rFonts w:ascii="Cambria Math" w:hAnsi="Cambria Math"/>
            </w:rPr>
            <m:t>α</m:t>
          </w:del>
        </m:r>
      </m:oMath>
      <w:del w:id="871" w:author="Augustus Raymond Pendleton" w:date="2025-09-29T09:56:00Z" w16du:dateUtc="2025-09-29T13:56:00Z">
        <w:r w:rsidRPr="0007048F" w:rsidDel="00B54AFC">
          <w:delText xml:space="preserve">: 0.0 (approximating unweighted UniFrac), 0.5, and 1.0 (equivalent to </w:delText>
        </w:r>
      </w:del>
      <m:oMath>
        <m:sSup>
          <m:sSupPr>
            <m:ctrlPr>
              <w:del w:id="872" w:author="Augustus Raymond Pendleton" w:date="2025-09-29T09:56:00Z" w16du:dateUtc="2025-09-29T13:56:00Z">
                <w:rPr>
                  <w:rFonts w:ascii="Cambria Math" w:hAnsi="Cambria Math"/>
                </w:rPr>
              </w:del>
            </m:ctrlPr>
          </m:sSupPr>
          <m:e>
            <m:r>
              <w:del w:id="873" w:author="Augustus Raymond Pendleton" w:date="2025-09-29T09:56:00Z" w16du:dateUtc="2025-09-29T13:56:00Z">
                <w:rPr>
                  <w:rFonts w:ascii="Cambria Math" w:hAnsi="Cambria Math"/>
                </w:rPr>
                <m:t>U</m:t>
              </w:del>
            </m:r>
          </m:e>
          <m:sup>
            <m:r>
              <w:del w:id="874" w:author="Augustus Raymond Pendleton" w:date="2025-09-29T09:56:00Z" w16du:dateUtc="2025-09-29T13:56:00Z">
                <w:rPr>
                  <w:rFonts w:ascii="Cambria Math" w:hAnsi="Cambria Math"/>
                </w:rPr>
                <m:t>A</m:t>
              </w:del>
            </m:r>
          </m:sup>
        </m:sSup>
      </m:oMath>
      <w:del w:id="875" w:author="Augustus Raymond Pendleton" w:date="2025-09-29T09:56:00Z" w16du:dateUtc="2025-09-29T13:56:00Z">
        <w:r w:rsidRPr="0007048F" w:rsidDel="00B54AFC">
          <w:delText xml:space="preserve">). As </w:delText>
        </w:r>
      </w:del>
      <m:oMath>
        <m:r>
          <w:del w:id="876" w:author="Augustus Raymond Pendleton" w:date="2025-09-29T09:56:00Z" w16du:dateUtc="2025-09-29T13:56:00Z">
            <w:rPr>
              <w:rFonts w:ascii="Cambria Math" w:hAnsi="Cambria Math"/>
            </w:rPr>
            <m:t>α</m:t>
          </w:del>
        </m:r>
      </m:oMath>
      <w:del w:id="877" w:author="Augustus Raymond Pendleton" w:date="2025-09-29T09:56:00Z" w16du:dateUtc="2025-09-29T13:56:00Z">
        <w:r w:rsidRPr="0007048F" w:rsidDel="00B54AFC">
          <w:delText xml:space="preserve"> increased, PCoA ordinations revealed stronger similarity between Shallow May and Shallow September samples, reflecting their higher cell counts compared to the Deep samples (Fig. 2A). Notably, the proportion of variation explained by the first PCoA axis increased substantially with </w:delText>
        </w:r>
      </w:del>
      <m:oMath>
        <m:r>
          <w:del w:id="878" w:author="Augustus Raymond Pendleton" w:date="2025-09-29T09:56:00Z" w16du:dateUtc="2025-09-29T13:56:00Z">
            <w:rPr>
              <w:rFonts w:ascii="Cambria Math" w:hAnsi="Cambria Math"/>
            </w:rPr>
            <m:t>α</m:t>
          </w:del>
        </m:r>
      </m:oMath>
      <w:del w:id="879" w:author="Augustus Raymond Pendleton" w:date="2025-09-29T09:56:00Z" w16du:dateUtc="2025-09-29T13:56:00Z">
        <w:r w:rsidRPr="0007048F" w:rsidDel="00B54AFC">
          <w:delText xml:space="preserve">, going from 18.3% at </w:delText>
        </w:r>
      </w:del>
      <m:oMath>
        <m:r>
          <w:del w:id="880" w:author="Augustus Raymond Pendleton" w:date="2025-09-29T09:56:00Z" w16du:dateUtc="2025-09-29T13:56:00Z">
            <w:rPr>
              <w:rFonts w:ascii="Cambria Math" w:hAnsi="Cambria Math"/>
            </w:rPr>
            <m:t>α</m:t>
          </w:del>
        </m:r>
        <m:r>
          <w:del w:id="881" w:author="Augustus Raymond Pendleton" w:date="2025-09-29T09:56:00Z" w16du:dateUtc="2025-09-29T13:56:00Z">
            <m:rPr>
              <m:sty m:val="p"/>
            </m:rPr>
            <w:rPr>
              <w:rFonts w:ascii="Cambria Math" w:hAnsi="Cambria Math"/>
            </w:rPr>
            <m:t>=</m:t>
          </w:del>
        </m:r>
        <m:r>
          <w:del w:id="882" w:author="Augustus Raymond Pendleton" w:date="2025-09-29T09:56:00Z" w16du:dateUtc="2025-09-29T13:56:00Z">
            <w:rPr>
              <w:rFonts w:ascii="Cambria Math" w:hAnsi="Cambria Math"/>
            </w:rPr>
            <m:t>0</m:t>
          </w:del>
        </m:r>
      </m:oMath>
      <w:del w:id="883" w:author="Augustus Raymond Pendleton" w:date="2025-09-29T09:56:00Z" w16du:dateUtc="2025-09-29T13:56:00Z">
        <w:r w:rsidRPr="0007048F" w:rsidDel="00B54AFC">
          <w:delText xml:space="preserve"> up to 76.7% </w:delText>
        </w:r>
      </w:del>
      <m:oMath>
        <m:r>
          <w:del w:id="884" w:author="Augustus Raymond Pendleton" w:date="2025-09-29T09:56:00Z" w16du:dateUtc="2025-09-29T13:56:00Z">
            <w:rPr>
              <w:rFonts w:ascii="Cambria Math" w:hAnsi="Cambria Math"/>
            </w:rPr>
            <m:t>α</m:t>
          </w:del>
        </m:r>
        <m:r>
          <w:del w:id="885" w:author="Augustus Raymond Pendleton" w:date="2025-09-29T09:56:00Z" w16du:dateUtc="2025-09-29T13:56:00Z">
            <m:rPr>
              <m:sty m:val="p"/>
            </m:rPr>
            <w:rPr>
              <w:rFonts w:ascii="Cambria Math" w:hAnsi="Cambria Math"/>
            </w:rPr>
            <m:t>=</m:t>
          </w:del>
        </m:r>
        <m:r>
          <w:del w:id="886" w:author="Augustus Raymond Pendleton" w:date="2025-09-29T09:56:00Z" w16du:dateUtc="2025-09-29T13:56:00Z">
            <w:rPr>
              <w:rFonts w:ascii="Cambria Math" w:hAnsi="Cambria Math"/>
            </w:rPr>
            <m:t>1</m:t>
          </w:del>
        </m:r>
      </m:oMath>
      <w:del w:id="887" w:author="Augustus Raymond Pendleton" w:date="2025-09-29T09:56:00Z" w16du:dateUtc="2025-09-29T13:56:00Z">
        <w:r w:rsidRPr="0007048F" w:rsidDel="00B54AFC">
          <w:delText xml:space="preserve">. This trend was also true for </w:delText>
        </w:r>
      </w:del>
      <m:oMath>
        <m:sSup>
          <m:sSupPr>
            <m:ctrlPr>
              <w:del w:id="888" w:author="Augustus Raymond Pendleton" w:date="2025-09-29T09:56:00Z" w16du:dateUtc="2025-09-29T13:56:00Z">
                <w:rPr>
                  <w:rFonts w:ascii="Cambria Math" w:hAnsi="Cambria Math"/>
                </w:rPr>
              </w:del>
            </m:ctrlPr>
          </m:sSupPr>
          <m:e>
            <m:r>
              <w:del w:id="889" w:author="Augustus Raymond Pendleton" w:date="2025-09-29T09:56:00Z" w16du:dateUtc="2025-09-29T13:56:00Z">
                <w:rPr>
                  <w:rFonts w:ascii="Cambria Math" w:hAnsi="Cambria Math"/>
                </w:rPr>
                <m:t>U</m:t>
              </w:del>
            </m:r>
          </m:e>
          <m:sup>
            <m:r>
              <w:del w:id="890" w:author="Augustus Raymond Pendleton" w:date="2025-09-29T09:56:00Z" w16du:dateUtc="2025-09-29T13:56:00Z">
                <w:rPr>
                  <w:rFonts w:ascii="Cambria Math" w:hAnsi="Cambria Math"/>
                </w:rPr>
                <m:t>R</m:t>
              </w:del>
            </m:r>
          </m:sup>
        </m:sSup>
      </m:oMath>
      <w:del w:id="891" w:author="Augustus Raymond Pendleton" w:date="2025-09-29T09:56:00Z" w16du:dateUtc="2025-09-29T13:56:00Z">
        <w:r w:rsidRPr="0007048F" w:rsidDel="00B54AFC">
          <w:delText xml:space="preserve"> across multiple </w:delText>
        </w:r>
      </w:del>
      <m:oMath>
        <m:r>
          <w:del w:id="892" w:author="Augustus Raymond Pendleton" w:date="2025-09-29T09:56:00Z" w16du:dateUtc="2025-09-29T13:56:00Z">
            <w:rPr>
              <w:rFonts w:ascii="Cambria Math" w:hAnsi="Cambria Math"/>
            </w:rPr>
            <m:t>α</m:t>
          </w:del>
        </m:r>
      </m:oMath>
      <w:del w:id="893" w:author="Augustus Raymond Pendleton" w:date="2025-09-29T09:56:00Z" w16du:dateUtc="2025-09-29T13:56:00Z">
        <w:r w:rsidRPr="0007048F" w:rsidDel="00B54AFC">
          <w:delText>, but to a much weaker degree (Fig. S3).</w:delText>
        </w:r>
      </w:del>
    </w:p>
    <w:p w14:paraId="3C53FBEF" w14:textId="359DAAB0" w:rsidR="00CB1466" w:rsidRPr="00604558" w:rsidDel="00F86279" w:rsidRDefault="00E32F80" w:rsidP="0007048F">
      <w:pPr>
        <w:rPr>
          <w:del w:id="894" w:author="Augustus Raymond Pendleton" w:date="2025-09-29T10:22:00Z" w16du:dateUtc="2025-09-29T14:22:00Z"/>
          <w:sz w:val="20"/>
          <w:szCs w:val="20"/>
          <w:rPrChange w:id="895" w:author="Augustus Raymond Pendleton" w:date="2025-09-29T08:44:00Z" w16du:dateUtc="2025-09-29T12:44:00Z">
            <w:rPr>
              <w:del w:id="896" w:author="Augustus Raymond Pendleton" w:date="2025-09-29T10:22:00Z" w16du:dateUtc="2025-09-29T14:22:00Z"/>
            </w:rPr>
          </w:rPrChange>
        </w:rPr>
      </w:pPr>
      <w:ins w:id="897" w:author="Augustus Raymond Pendleton" w:date="2025-09-29T08:30:00Z" w16du:dateUtc="2025-09-29T12:30:00Z">
        <w:r w:rsidRPr="00604558">
          <w:rPr>
            <w:i/>
            <w:iCs/>
            <w:sz w:val="20"/>
            <w:szCs w:val="20"/>
            <w:rPrChange w:id="898" w:author="Augustus Raymond Pendleton" w:date="2025-09-29T08:44:00Z" w16du:dateUtc="2025-09-29T12:44:00Z">
              <w:rPr>
                <w:i/>
                <w:iCs/>
              </w:rPr>
            </w:rPrChange>
          </w:rPr>
          <w:t xml:space="preserve">Figure 3. </w:t>
        </w:r>
      </w:ins>
      <w:ins w:id="899" w:author="Augustus Raymond Pendleton" w:date="2025-09-29T08:33:00Z" w16du:dateUtc="2025-09-29T12:33:00Z">
        <w:r w:rsidRPr="00604558">
          <w:rPr>
            <w:i/>
            <w:iCs/>
            <w:sz w:val="20"/>
            <w:szCs w:val="20"/>
            <w:rPrChange w:id="900" w:author="Augustus Raymond Pendleton" w:date="2025-09-29T08:44:00Z" w16du:dateUtc="2025-09-29T12:44:00Z">
              <w:rPr>
                <w:i/>
                <w:iCs/>
              </w:rPr>
            </w:rPrChange>
          </w:rPr>
          <w:t>The ability of U</w:t>
        </w:r>
        <w:r w:rsidRPr="00604558">
          <w:rPr>
            <w:i/>
            <w:iCs/>
            <w:sz w:val="20"/>
            <w:szCs w:val="20"/>
            <w:vertAlign w:val="superscript"/>
            <w:rPrChange w:id="901" w:author="Augustus Raymond Pendleton" w:date="2025-09-29T08:44:00Z" w16du:dateUtc="2025-09-29T12:44:00Z">
              <w:rPr>
                <w:i/>
                <w:iCs/>
                <w:vertAlign w:val="superscript"/>
              </w:rPr>
            </w:rPrChange>
          </w:rPr>
          <w:t>A</w:t>
        </w:r>
        <w:r w:rsidRPr="00604558">
          <w:rPr>
            <w:i/>
            <w:iCs/>
            <w:sz w:val="20"/>
            <w:szCs w:val="20"/>
            <w:rPrChange w:id="902" w:author="Augustus Raymond Pendleton" w:date="2025-09-29T08:44:00Z" w16du:dateUtc="2025-09-29T12:44:00Z">
              <w:rPr>
                <w:i/>
                <w:iCs/>
              </w:rPr>
            </w:rPrChange>
          </w:rPr>
          <w:t xml:space="preserve"> to discriminate between groups or treatments. </w:t>
        </w:r>
      </w:ins>
      <w:ins w:id="903" w:author="Augustus Raymond Pendleton" w:date="2025-09-29T08:36:00Z" w16du:dateUtc="2025-09-29T12:36:00Z">
        <w:r w:rsidRPr="00604558">
          <w:rPr>
            <w:sz w:val="20"/>
            <w:szCs w:val="20"/>
            <w:rPrChange w:id="904" w:author="Augustus Raymond Pendleton" w:date="2025-09-29T08:44:00Z" w16du:dateUtc="2025-09-29T12:44:00Z">
              <w:rPr/>
            </w:rPrChange>
          </w:rPr>
          <w:t xml:space="preserve">(A) </w:t>
        </w:r>
      </w:ins>
      <w:ins w:id="905" w:author="Augustus Raymond Pendleton" w:date="2025-09-29T08:35:00Z" w16du:dateUtc="2025-09-29T12:35:00Z">
        <w:r w:rsidRPr="00604558">
          <w:rPr>
            <w:sz w:val="20"/>
            <w:szCs w:val="20"/>
            <w:rPrChange w:id="906" w:author="Augustus Raymond Pendleton" w:date="2025-09-29T08:44:00Z" w16du:dateUtc="2025-09-29T12:44:00Z">
              <w:rPr/>
            </w:rPrChange>
          </w:rPr>
          <w:t>PERMANOVAs were run testing the significance of two-three category groups from each dataset (provided in italics beneath data names)</w:t>
        </w:r>
      </w:ins>
      <w:ins w:id="907" w:author="Augustus Raymond Pendleton" w:date="2025-09-29T08:37:00Z" w16du:dateUtc="2025-09-29T12:37:00Z">
        <w:r w:rsidRPr="00604558">
          <w:rPr>
            <w:sz w:val="20"/>
            <w:szCs w:val="20"/>
            <w:rPrChange w:id="908" w:author="Augustus Raymond Pendleton" w:date="2025-09-29T08:44:00Z" w16du:dateUtc="2025-09-29T12:44:00Z">
              <w:rPr/>
            </w:rPrChange>
          </w:rPr>
          <w:t xml:space="preserve"> with 1,000 iterations</w:t>
        </w:r>
      </w:ins>
      <w:ins w:id="909" w:author="Augustus Raymond Pendleton" w:date="2025-09-29T08:35:00Z" w16du:dateUtc="2025-09-29T12:35:00Z">
        <w:r w:rsidRPr="00604558">
          <w:rPr>
            <w:sz w:val="20"/>
            <w:szCs w:val="20"/>
            <w:rPrChange w:id="910" w:author="Augustus Raymond Pendleton" w:date="2025-09-29T08:44:00Z" w16du:dateUtc="2025-09-29T12:44:00Z">
              <w:rPr/>
            </w:rPrChange>
          </w:rPr>
          <w:t xml:space="preserve">. Results indicate </w:t>
        </w:r>
      </w:ins>
      <w:ins w:id="911" w:author="Augustus Raymond Pendleton" w:date="2025-09-29T08:37:00Z" w16du:dateUtc="2025-09-29T12:37:00Z">
        <w:r w:rsidRPr="00604558">
          <w:rPr>
            <w:sz w:val="20"/>
            <w:szCs w:val="20"/>
            <w:rPrChange w:id="912" w:author="Augustus Raymond Pendleton" w:date="2025-09-29T08:44:00Z" w16du:dateUtc="2025-09-29T12:44:00Z">
              <w:rPr/>
            </w:rPrChange>
          </w:rPr>
          <w:t>the percent variance explained (</w:t>
        </w:r>
        <w:r w:rsidRPr="00604558">
          <w:rPr>
            <w:i/>
            <w:iCs/>
            <w:sz w:val="20"/>
            <w:szCs w:val="20"/>
            <w:rPrChange w:id="913" w:author="Augustus Raymond Pendleton" w:date="2025-09-29T08:44:00Z" w16du:dateUtc="2025-09-29T12:44:00Z">
              <w:rPr>
                <w:i/>
                <w:iCs/>
              </w:rPr>
            </w:rPrChange>
          </w:rPr>
          <w:t>R</w:t>
        </w:r>
        <w:r w:rsidRPr="00604558">
          <w:rPr>
            <w:i/>
            <w:iCs/>
            <w:sz w:val="20"/>
            <w:szCs w:val="20"/>
            <w:vertAlign w:val="superscript"/>
            <w:rPrChange w:id="914" w:author="Augustus Raymond Pendleton" w:date="2025-09-29T08:44:00Z" w16du:dateUtc="2025-09-29T12:44:00Z">
              <w:rPr>
                <w:i/>
                <w:iCs/>
                <w:vertAlign w:val="superscript"/>
              </w:rPr>
            </w:rPrChange>
          </w:rPr>
          <w:t>2</w:t>
        </w:r>
        <w:r w:rsidRPr="00604558">
          <w:rPr>
            <w:sz w:val="20"/>
            <w:szCs w:val="20"/>
            <w:rPrChange w:id="915" w:author="Augustus Raymond Pendleton" w:date="2025-09-29T08:44:00Z" w16du:dateUtc="2025-09-29T12:44:00Z">
              <w:rPr/>
            </w:rPrChange>
          </w:rPr>
          <w:t>) for that variable.</w:t>
        </w:r>
      </w:ins>
      <w:ins w:id="916" w:author="Augustus Raymond Pendleton" w:date="2025-09-29T08:35:00Z" w16du:dateUtc="2025-09-29T12:35:00Z">
        <w:r w:rsidRPr="00604558">
          <w:rPr>
            <w:i/>
            <w:iCs/>
            <w:sz w:val="20"/>
            <w:szCs w:val="20"/>
            <w:rPrChange w:id="917" w:author="Augustus Raymond Pendleton" w:date="2025-09-29T08:44:00Z" w16du:dateUtc="2025-09-29T12:44:00Z">
              <w:rPr>
                <w:i/>
                <w:iCs/>
              </w:rPr>
            </w:rPrChange>
          </w:rPr>
          <w:t xml:space="preserve"> </w:t>
        </w:r>
      </w:ins>
      <w:ins w:id="918" w:author="Augustus Raymond Pendleton" w:date="2025-09-29T08:38:00Z" w16du:dateUtc="2025-09-29T12:38:00Z">
        <w:r w:rsidRPr="00604558">
          <w:rPr>
            <w:sz w:val="20"/>
            <w:szCs w:val="20"/>
            <w:rPrChange w:id="919" w:author="Augustus Raymond Pendleton" w:date="2025-09-29T08:44:00Z" w16du:dateUtc="2025-09-29T12:44:00Z">
              <w:rPr/>
            </w:rPrChange>
          </w:rPr>
          <w:t>We assessed th</w:t>
        </w:r>
      </w:ins>
      <w:ins w:id="920" w:author="Augustus Raymond Pendleton" w:date="2025-09-29T08:39:00Z" w16du:dateUtc="2025-09-29T12:39:00Z">
        <w:r w:rsidRPr="00604558">
          <w:rPr>
            <w:sz w:val="20"/>
            <w:szCs w:val="20"/>
            <w:rPrChange w:id="921" w:author="Augustus Raymond Pendleton" w:date="2025-09-29T08:44:00Z" w16du:dateUtc="2025-09-29T12:44:00Z">
              <w:rPr/>
            </w:rPrChange>
          </w:rPr>
          <w:t>ese</w:t>
        </w:r>
      </w:ins>
      <w:ins w:id="922" w:author="Augustus Raymond Pendleton" w:date="2025-09-29T08:38:00Z" w16du:dateUtc="2025-09-29T12:38:00Z">
        <w:r w:rsidRPr="00604558">
          <w:rPr>
            <w:sz w:val="20"/>
            <w:szCs w:val="20"/>
            <w:rPrChange w:id="923" w:author="Augustus Raymond Pendleton" w:date="2025-09-29T08:44:00Z" w16du:dateUtc="2025-09-29T12:44:00Z">
              <w:rPr/>
            </w:rPrChange>
          </w:rPr>
          <w:t xml:space="preserve"> metric</w:t>
        </w:r>
      </w:ins>
      <w:ins w:id="924" w:author="Augustus Raymond Pendleton" w:date="2025-09-29T08:39:00Z" w16du:dateUtc="2025-09-29T12:39:00Z">
        <w:r w:rsidRPr="00604558">
          <w:rPr>
            <w:sz w:val="20"/>
            <w:szCs w:val="20"/>
            <w:rPrChange w:id="925" w:author="Augustus Raymond Pendleton" w:date="2025-09-29T08:44:00Z" w16du:dateUtc="2025-09-29T12:44:00Z">
              <w:rPr/>
            </w:rPrChange>
          </w:rPr>
          <w:t>s</w:t>
        </w:r>
      </w:ins>
      <w:ins w:id="926" w:author="Augustus Raymond Pendleton" w:date="2025-09-29T08:38:00Z" w16du:dateUtc="2025-09-29T12:38:00Z">
        <w:r w:rsidRPr="00604558">
          <w:rPr>
            <w:sz w:val="20"/>
            <w:szCs w:val="20"/>
            <w:rPrChange w:id="927" w:author="Augustus Raymond Pendleton" w:date="2025-09-29T08:44:00Z" w16du:dateUtc="2025-09-29T12:44:00Z">
              <w:rPr/>
            </w:rPrChange>
          </w:rPr>
          <w:t xml:space="preserve"> across five metrics and, where applicable, across </w:t>
        </w:r>
      </w:ins>
      <w:ins w:id="928" w:author="Augustus Raymond Pendleton" w:date="2025-09-29T08:39:00Z" w16du:dateUtc="2025-09-29T12:39:00Z">
        <w:r w:rsidRPr="00604558">
          <w:rPr>
            <w:sz w:val="20"/>
            <w:szCs w:val="20"/>
            <w:rPrChange w:id="929" w:author="Augustus Raymond Pendleton" w:date="2025-09-29T08:44:00Z" w16du:dateUtc="2025-09-29T12:44:00Z">
              <w:rPr/>
            </w:rPrChange>
          </w:rPr>
          <w:t xml:space="preserve">eleven </w:t>
        </w:r>
      </w:ins>
      <m:oMath>
        <m:r>
          <w:ins w:id="930" w:author="Augustus Raymond Pendleton" w:date="2025-09-29T08:39:00Z" w16du:dateUtc="2025-09-29T12:39:00Z">
            <w:rPr>
              <w:rFonts w:ascii="Cambria Math" w:hAnsi="Cambria Math"/>
              <w:sz w:val="20"/>
              <w:szCs w:val="20"/>
              <w:rPrChange w:id="931" w:author="Augustus Raymond Pendleton" w:date="2025-09-29T08:44:00Z" w16du:dateUtc="2025-09-29T12:44:00Z">
                <w:rPr>
                  <w:rFonts w:ascii="Cambria Math" w:hAnsi="Cambria Math"/>
                </w:rPr>
              </w:rPrChange>
            </w:rPr>
            <m:t>α</m:t>
          </w:ins>
        </m:r>
      </m:oMath>
      <w:ins w:id="932" w:author="Augustus Raymond Pendleton" w:date="2025-09-29T08:39:00Z" w16du:dateUtc="2025-09-29T12:39:00Z">
        <w:r w:rsidRPr="00604558">
          <w:rPr>
            <w:rFonts w:eastAsiaTheme="minorEastAsia"/>
            <w:sz w:val="20"/>
            <w:szCs w:val="20"/>
            <w:rPrChange w:id="933" w:author="Augustus Raymond Pendleton" w:date="2025-09-29T08:44:00Z" w16du:dateUtc="2025-09-29T12:44:00Z">
              <w:rPr>
                <w:rFonts w:eastAsiaTheme="minorEastAsia"/>
              </w:rPr>
            </w:rPrChange>
          </w:rPr>
          <w:t xml:space="preserve"> values (from 0 to 1 in 0.1 steps).</w:t>
        </w:r>
      </w:ins>
      <w:ins w:id="934" w:author="Augustus Raymond Pendleton" w:date="2025-09-29T11:59:00Z" w16du:dateUtc="2025-09-29T15:59:00Z">
        <w:r w:rsidR="008830B0">
          <w:rPr>
            <w:rFonts w:eastAsiaTheme="minorEastAsia"/>
            <w:sz w:val="20"/>
            <w:szCs w:val="20"/>
          </w:rPr>
          <w:t xml:space="preserve"> Note that in the cooling reactor, only samples from Reactor cycle 1 were us</w:t>
        </w:r>
      </w:ins>
      <w:ins w:id="935" w:author="Augustus Raymond Pendleton" w:date="2025-09-29T12:00:00Z" w16du:dateUtc="2025-09-29T16:00:00Z">
        <w:r w:rsidR="008830B0">
          <w:rPr>
            <w:rFonts w:eastAsiaTheme="minorEastAsia"/>
            <w:sz w:val="20"/>
            <w:szCs w:val="20"/>
          </w:rPr>
          <w:t>ed; in the mouse gut, only stool samples were used, and in the soil, only mature samples were used.</w:t>
        </w:r>
      </w:ins>
      <w:ins w:id="936" w:author="Augustus Raymond Pendleton" w:date="2025-09-29T08:39:00Z" w16du:dateUtc="2025-09-29T12:39:00Z">
        <w:r w:rsidRPr="00604558">
          <w:rPr>
            <w:rFonts w:eastAsiaTheme="minorEastAsia"/>
            <w:sz w:val="20"/>
            <w:szCs w:val="20"/>
            <w:rPrChange w:id="937" w:author="Augustus Raymond Pendleton" w:date="2025-09-29T08:44:00Z" w16du:dateUtc="2025-09-29T12:44:00Z">
              <w:rPr>
                <w:rFonts w:eastAsiaTheme="minorEastAsia"/>
              </w:rPr>
            </w:rPrChange>
          </w:rPr>
          <w:t xml:space="preserve"> (B) Correlation between each given distance metric and the absolute difference in cel</w:t>
        </w:r>
      </w:ins>
      <w:ins w:id="938" w:author="Augustus Raymond Pendleton" w:date="2025-09-29T08:40:00Z" w16du:dateUtc="2025-09-29T12:40:00Z">
        <w:r w:rsidRPr="00604558">
          <w:rPr>
            <w:rFonts w:eastAsiaTheme="minorEastAsia"/>
            <w:sz w:val="20"/>
            <w:szCs w:val="20"/>
            <w:rPrChange w:id="939" w:author="Augustus Raymond Pendleton" w:date="2025-09-29T08:44:00Z" w16du:dateUtc="2025-09-29T12:44:00Z">
              <w:rPr>
                <w:rFonts w:eastAsiaTheme="minorEastAsia"/>
              </w:rPr>
            </w:rPrChange>
          </w:rPr>
          <w:t xml:space="preserve">l counts or 16S copy number between samples. </w:t>
        </w:r>
      </w:ins>
    </w:p>
    <w:p w14:paraId="13573E78" w14:textId="3BF6704D" w:rsidR="0007048F" w:rsidRPr="0007048F" w:rsidDel="00F86279" w:rsidRDefault="0007048F" w:rsidP="0007048F">
      <w:pPr>
        <w:rPr>
          <w:del w:id="940" w:author="Augustus Raymond Pendleton" w:date="2025-09-29T10:22:00Z" w16du:dateUtc="2025-09-29T14:22:00Z"/>
        </w:rPr>
      </w:pPr>
      <w:del w:id="941" w:author="Augustus Raymond Pendleton" w:date="2025-09-29T10:22:00Z" w16du:dateUtc="2025-09-29T14:22:00Z">
        <w:r w:rsidRPr="0007048F" w:rsidDel="00F86279">
          <w:delText xml:space="preserve">    To quantify the impact on group differentiation, we performed PERMANOVA across depth-month groupings using </w:delText>
        </w:r>
      </w:del>
      <m:oMath>
        <m:r>
          <w:del w:id="942" w:author="Augustus Raymond Pendleton" w:date="2025-09-29T10:22:00Z" w16du:dateUtc="2025-09-29T14:22:00Z">
            <w:rPr>
              <w:rFonts w:ascii="Cambria Math" w:hAnsi="Cambria Math"/>
            </w:rPr>
            <m:t>G</m:t>
          </w:del>
        </m:r>
        <m:sSup>
          <m:sSupPr>
            <m:ctrlPr>
              <w:del w:id="943" w:author="Augustus Raymond Pendleton" w:date="2025-09-29T10:22:00Z" w16du:dateUtc="2025-09-29T14:22:00Z">
                <w:rPr>
                  <w:rFonts w:ascii="Cambria Math" w:hAnsi="Cambria Math"/>
                </w:rPr>
              </w:del>
            </m:ctrlPr>
          </m:sSupPr>
          <m:e>
            <m:r>
              <w:del w:id="944" w:author="Augustus Raymond Pendleton" w:date="2025-09-29T10:22:00Z" w16du:dateUtc="2025-09-29T14:22:00Z">
                <w:rPr>
                  <w:rFonts w:ascii="Cambria Math" w:hAnsi="Cambria Math"/>
                </w:rPr>
                <m:t>U</m:t>
              </w:del>
            </m:r>
          </m:e>
          <m:sup>
            <m:r>
              <w:del w:id="945" w:author="Augustus Raymond Pendleton" w:date="2025-09-29T10:22:00Z" w16du:dateUtc="2025-09-29T14:22:00Z">
                <w:rPr>
                  <w:rFonts w:ascii="Cambria Math" w:hAnsi="Cambria Math"/>
                </w:rPr>
                <m:t>R</m:t>
              </w:del>
            </m:r>
          </m:sup>
        </m:sSup>
      </m:oMath>
      <w:del w:id="946" w:author="Augustus Raymond Pendleton" w:date="2025-09-29T10:22:00Z" w16du:dateUtc="2025-09-29T14:22:00Z">
        <w:r w:rsidRPr="0007048F" w:rsidDel="00F86279">
          <w:delText xml:space="preserve">, </w:delText>
        </w:r>
      </w:del>
      <m:oMath>
        <m:r>
          <w:del w:id="947" w:author="Augustus Raymond Pendleton" w:date="2025-09-29T10:22:00Z" w16du:dateUtc="2025-09-29T14:22:00Z">
            <w:rPr>
              <w:rFonts w:ascii="Cambria Math" w:hAnsi="Cambria Math"/>
            </w:rPr>
            <m:t>G</m:t>
          </w:del>
        </m:r>
        <m:sSup>
          <m:sSupPr>
            <m:ctrlPr>
              <w:del w:id="948" w:author="Augustus Raymond Pendleton" w:date="2025-09-29T10:22:00Z" w16du:dateUtc="2025-09-29T14:22:00Z">
                <w:rPr>
                  <w:rFonts w:ascii="Cambria Math" w:hAnsi="Cambria Math"/>
                </w:rPr>
              </w:del>
            </m:ctrlPr>
          </m:sSupPr>
          <m:e>
            <m:r>
              <w:del w:id="949" w:author="Augustus Raymond Pendleton" w:date="2025-09-29T10:22:00Z" w16du:dateUtc="2025-09-29T14:22:00Z">
                <w:rPr>
                  <w:rFonts w:ascii="Cambria Math" w:hAnsi="Cambria Math"/>
                </w:rPr>
                <m:t>U</m:t>
              </w:del>
            </m:r>
          </m:e>
          <m:sup>
            <m:r>
              <w:del w:id="950" w:author="Augustus Raymond Pendleton" w:date="2025-09-29T10:22:00Z" w16du:dateUtc="2025-09-29T14:22:00Z">
                <w:rPr>
                  <w:rFonts w:ascii="Cambria Math" w:hAnsi="Cambria Math"/>
                </w:rPr>
                <m:t>A</m:t>
              </w:del>
            </m:r>
          </m:sup>
        </m:sSup>
      </m:oMath>
      <w:del w:id="951" w:author="Augustus Raymond Pendleton" w:date="2025-09-29T10:22:00Z" w16du:dateUtc="2025-09-29T14:22:00Z">
        <w:r w:rsidRPr="0007048F" w:rsidDel="00F86279">
          <w:delText xml:space="preserve">, </w:delText>
        </w:r>
      </w:del>
      <m:oMath>
        <m:r>
          <w:del w:id="952" w:author="Augustus Raymond Pendleton" w:date="2025-09-29T10:22:00Z" w16du:dateUtc="2025-09-29T14:22:00Z">
            <w:rPr>
              <w:rFonts w:ascii="Cambria Math" w:hAnsi="Cambria Math"/>
            </w:rPr>
            <m:t>B</m:t>
          </w:del>
        </m:r>
        <m:sSup>
          <m:sSupPr>
            <m:ctrlPr>
              <w:del w:id="953" w:author="Augustus Raymond Pendleton" w:date="2025-09-29T10:22:00Z" w16du:dateUtc="2025-09-29T14:22:00Z">
                <w:rPr>
                  <w:rFonts w:ascii="Cambria Math" w:hAnsi="Cambria Math"/>
                </w:rPr>
              </w:del>
            </m:ctrlPr>
          </m:sSupPr>
          <m:e>
            <m:r>
              <w:del w:id="954" w:author="Augustus Raymond Pendleton" w:date="2025-09-29T10:22:00Z" w16du:dateUtc="2025-09-29T14:22:00Z">
                <w:rPr>
                  <w:rFonts w:ascii="Cambria Math" w:hAnsi="Cambria Math"/>
                </w:rPr>
                <m:t>C</m:t>
              </w:del>
            </m:r>
          </m:e>
          <m:sup>
            <m:r>
              <w:del w:id="955" w:author="Augustus Raymond Pendleton" w:date="2025-09-29T10:22:00Z" w16du:dateUtc="2025-09-29T14:22:00Z">
                <w:rPr>
                  <w:rFonts w:ascii="Cambria Math" w:hAnsi="Cambria Math"/>
                </w:rPr>
                <m:t>R</m:t>
              </w:del>
            </m:r>
          </m:sup>
        </m:sSup>
      </m:oMath>
      <w:del w:id="956" w:author="Augustus Raymond Pendleton" w:date="2025-09-29T10:22:00Z" w16du:dateUtc="2025-09-29T14:22:00Z">
        <w:r w:rsidRPr="0007048F" w:rsidDel="00F86279">
          <w:delText xml:space="preserve">, and </w:delText>
        </w:r>
      </w:del>
      <m:oMath>
        <m:r>
          <w:del w:id="957" w:author="Augustus Raymond Pendleton" w:date="2025-09-29T10:22:00Z" w16du:dateUtc="2025-09-29T14:22:00Z">
            <w:rPr>
              <w:rFonts w:ascii="Cambria Math" w:hAnsi="Cambria Math"/>
            </w:rPr>
            <m:t>B</m:t>
          </w:del>
        </m:r>
        <m:sSup>
          <m:sSupPr>
            <m:ctrlPr>
              <w:del w:id="958" w:author="Augustus Raymond Pendleton" w:date="2025-09-29T10:22:00Z" w16du:dateUtc="2025-09-29T14:22:00Z">
                <w:rPr>
                  <w:rFonts w:ascii="Cambria Math" w:hAnsi="Cambria Math"/>
                </w:rPr>
              </w:del>
            </m:ctrlPr>
          </m:sSupPr>
          <m:e>
            <m:r>
              <w:del w:id="959" w:author="Augustus Raymond Pendleton" w:date="2025-09-29T10:22:00Z" w16du:dateUtc="2025-09-29T14:22:00Z">
                <w:rPr>
                  <w:rFonts w:ascii="Cambria Math" w:hAnsi="Cambria Math"/>
                </w:rPr>
                <m:t>C</m:t>
              </w:del>
            </m:r>
          </m:e>
          <m:sup>
            <m:r>
              <w:del w:id="960" w:author="Augustus Raymond Pendleton" w:date="2025-09-29T10:22:00Z" w16du:dateUtc="2025-09-29T14:22:00Z">
                <w:rPr>
                  <w:rFonts w:ascii="Cambria Math" w:hAnsi="Cambria Math"/>
                </w:rPr>
                <m:t>A</m:t>
              </w:del>
            </m:r>
          </m:sup>
        </m:sSup>
      </m:oMath>
      <w:del w:id="961" w:author="Augustus Raymond Pendleton" w:date="2025-09-29T10:22:00Z" w16du:dateUtc="2025-09-29T14:22:00Z">
        <w:r w:rsidRPr="0007048F" w:rsidDel="00F86279">
          <w:delText xml:space="preserve"> at varying </w:delText>
        </w:r>
      </w:del>
      <m:oMath>
        <m:r>
          <w:del w:id="962" w:author="Augustus Raymond Pendleton" w:date="2025-09-29T10:22:00Z" w16du:dateUtc="2025-09-29T14:22:00Z">
            <w:rPr>
              <w:rFonts w:ascii="Cambria Math" w:hAnsi="Cambria Math"/>
            </w:rPr>
            <m:t>α</m:t>
          </w:del>
        </m:r>
      </m:oMath>
      <w:del w:id="963" w:author="Augustus Raymond Pendleton" w:date="2025-09-29T10:22:00Z" w16du:dateUtc="2025-09-29T14:22:00Z">
        <w:r w:rsidRPr="0007048F" w:rsidDel="00F86279">
          <w:delText xml:space="preserve"> (Fig. 2B–C). Across all metrics, incorporating absolute abundance increased both the proportion of explained variance (</w:delText>
        </w:r>
      </w:del>
      <m:oMath>
        <m:sSup>
          <m:sSupPr>
            <m:ctrlPr>
              <w:del w:id="964" w:author="Augustus Raymond Pendleton" w:date="2025-09-29T10:22:00Z" w16du:dateUtc="2025-09-29T14:22:00Z">
                <w:rPr>
                  <w:rFonts w:ascii="Cambria Math" w:hAnsi="Cambria Math"/>
                </w:rPr>
              </w:del>
            </m:ctrlPr>
          </m:sSupPr>
          <m:e>
            <m:r>
              <w:del w:id="965" w:author="Augustus Raymond Pendleton" w:date="2025-09-29T10:22:00Z" w16du:dateUtc="2025-09-29T14:22:00Z">
                <w:rPr>
                  <w:rFonts w:ascii="Cambria Math" w:hAnsi="Cambria Math"/>
                </w:rPr>
                <m:t>R</m:t>
              </w:del>
            </m:r>
          </m:e>
          <m:sup>
            <m:r>
              <w:del w:id="966" w:author="Augustus Raymond Pendleton" w:date="2025-09-29T10:22:00Z" w16du:dateUtc="2025-09-29T14:22:00Z">
                <w:rPr>
                  <w:rFonts w:ascii="Cambria Math" w:hAnsi="Cambria Math"/>
                </w:rPr>
                <m:t>2</m:t>
              </w:del>
            </m:r>
          </m:sup>
        </m:sSup>
      </m:oMath>
      <w:del w:id="967" w:author="Augustus Raymond Pendleton" w:date="2025-09-29T10:22:00Z" w16du:dateUtc="2025-09-29T14:22:00Z">
        <w:r w:rsidRPr="0007048F" w:rsidDel="00F86279">
          <w:delText xml:space="preserve">) and the </w:delText>
        </w:r>
      </w:del>
      <m:oMath>
        <m:r>
          <w:del w:id="968" w:author="Augustus Raymond Pendleton" w:date="2025-09-29T10:22:00Z" w16du:dateUtc="2025-09-29T14:22:00Z">
            <w:rPr>
              <w:rFonts w:ascii="Cambria Math" w:hAnsi="Cambria Math"/>
            </w:rPr>
            <m:t>pseudo</m:t>
          </w:del>
        </m:r>
        <m:r>
          <w:del w:id="969" w:author="Augustus Raymond Pendleton" w:date="2025-09-29T10:22:00Z" w16du:dateUtc="2025-09-29T14:22:00Z">
            <m:rPr>
              <m:sty m:val="p"/>
            </m:rPr>
            <w:rPr>
              <w:rFonts w:ascii="Cambria Math" w:hAnsi="Cambria Math"/>
            </w:rPr>
            <m:t>-</m:t>
          </w:del>
        </m:r>
        <m:r>
          <w:del w:id="970" w:author="Augustus Raymond Pendleton" w:date="2025-09-29T10:22:00Z" w16du:dateUtc="2025-09-29T14:22:00Z">
            <w:rPr>
              <w:rFonts w:ascii="Cambria Math" w:hAnsi="Cambria Math"/>
            </w:rPr>
            <m:t>F</m:t>
          </w:del>
        </m:r>
      </m:oMath>
      <w:del w:id="971" w:author="Augustus Raymond Pendleton" w:date="2025-09-29T10:22:00Z" w16du:dateUtc="2025-09-29T14:22:00Z">
        <w:r w:rsidRPr="0007048F" w:rsidDel="00F86279">
          <w:delText xml:space="preserve">-statistic. </w:delText>
        </w:r>
      </w:del>
      <m:oMath>
        <m:r>
          <w:del w:id="972" w:author="Augustus Raymond Pendleton" w:date="2025-09-29T10:22:00Z" w16du:dateUtc="2025-09-29T14:22:00Z">
            <w:rPr>
              <w:rFonts w:ascii="Cambria Math" w:hAnsi="Cambria Math"/>
            </w:rPr>
            <m:t>G</m:t>
          </w:del>
        </m:r>
        <m:sSup>
          <m:sSupPr>
            <m:ctrlPr>
              <w:del w:id="973" w:author="Augustus Raymond Pendleton" w:date="2025-09-29T10:22:00Z" w16du:dateUtc="2025-09-29T14:22:00Z">
                <w:rPr>
                  <w:rFonts w:ascii="Cambria Math" w:hAnsi="Cambria Math"/>
                </w:rPr>
              </w:del>
            </m:ctrlPr>
          </m:sSupPr>
          <m:e>
            <m:r>
              <w:del w:id="974" w:author="Augustus Raymond Pendleton" w:date="2025-09-29T10:22:00Z" w16du:dateUtc="2025-09-29T14:22:00Z">
                <w:rPr>
                  <w:rFonts w:ascii="Cambria Math" w:hAnsi="Cambria Math"/>
                </w:rPr>
                <m:t>U</m:t>
              </w:del>
            </m:r>
          </m:e>
          <m:sup>
            <m:r>
              <w:del w:id="975" w:author="Augustus Raymond Pendleton" w:date="2025-09-29T10:22:00Z" w16du:dateUtc="2025-09-29T14:22:00Z">
                <w:rPr>
                  <w:rFonts w:ascii="Cambria Math" w:hAnsi="Cambria Math"/>
                </w:rPr>
                <m:t>A</m:t>
              </w:del>
            </m:r>
          </m:sup>
        </m:sSup>
      </m:oMath>
      <w:del w:id="976" w:author="Augustus Raymond Pendleton" w:date="2025-09-29T10:22:00Z" w16du:dateUtc="2025-09-29T14:22:00Z">
        <w:r w:rsidRPr="0007048F" w:rsidDel="00F86279">
          <w:delText xml:space="preserve"> achieved a maximum </w:delText>
        </w:r>
      </w:del>
      <m:oMath>
        <m:sSup>
          <m:sSupPr>
            <m:ctrlPr>
              <w:del w:id="977" w:author="Augustus Raymond Pendleton" w:date="2025-09-29T10:22:00Z" w16du:dateUtc="2025-09-29T14:22:00Z">
                <w:rPr>
                  <w:rFonts w:ascii="Cambria Math" w:hAnsi="Cambria Math"/>
                </w:rPr>
              </w:del>
            </m:ctrlPr>
          </m:sSupPr>
          <m:e>
            <m:r>
              <w:del w:id="978" w:author="Augustus Raymond Pendleton" w:date="2025-09-29T10:22:00Z" w16du:dateUtc="2025-09-29T14:22:00Z">
                <w:rPr>
                  <w:rFonts w:ascii="Cambria Math" w:hAnsi="Cambria Math"/>
                </w:rPr>
                <m:t>R</m:t>
              </w:del>
            </m:r>
          </m:e>
          <m:sup>
            <m:r>
              <w:del w:id="979" w:author="Augustus Raymond Pendleton" w:date="2025-09-29T10:22:00Z" w16du:dateUtc="2025-09-29T14:22:00Z">
                <w:rPr>
                  <w:rFonts w:ascii="Cambria Math" w:hAnsi="Cambria Math"/>
                </w:rPr>
                <m:t>2</m:t>
              </w:del>
            </m:r>
          </m:sup>
        </m:sSup>
      </m:oMath>
      <w:del w:id="980" w:author="Augustus Raymond Pendleton" w:date="2025-09-29T10:22:00Z" w16du:dateUtc="2025-09-29T14:22:00Z">
        <w:r w:rsidRPr="0007048F" w:rsidDel="00F86279">
          <w:delText xml:space="preserve"> of 75.8% and a </w:delText>
        </w:r>
      </w:del>
      <m:oMath>
        <m:r>
          <w:del w:id="981" w:author="Augustus Raymond Pendleton" w:date="2025-09-29T10:22:00Z" w16du:dateUtc="2025-09-29T14:22:00Z">
            <w:rPr>
              <w:rFonts w:ascii="Cambria Math" w:hAnsi="Cambria Math"/>
            </w:rPr>
            <m:t>pseudo</m:t>
          </w:del>
        </m:r>
        <m:r>
          <w:del w:id="982" w:author="Augustus Raymond Pendleton" w:date="2025-09-29T10:22:00Z" w16du:dateUtc="2025-09-29T14:22:00Z">
            <m:rPr>
              <m:sty m:val="p"/>
            </m:rPr>
            <w:rPr>
              <w:rFonts w:ascii="Cambria Math" w:hAnsi="Cambria Math"/>
            </w:rPr>
            <m:t>-</m:t>
          </w:del>
        </m:r>
        <m:r>
          <w:del w:id="983" w:author="Augustus Raymond Pendleton" w:date="2025-09-29T10:22:00Z" w16du:dateUtc="2025-09-29T14:22:00Z">
            <w:rPr>
              <w:rFonts w:ascii="Cambria Math" w:hAnsi="Cambria Math"/>
            </w:rPr>
            <m:t>F</m:t>
          </w:del>
        </m:r>
      </m:oMath>
      <w:del w:id="984" w:author="Augustus Raymond Pendleton" w:date="2025-09-29T10:22:00Z" w16du:dateUtc="2025-09-29T14:22:00Z">
        <w:r w:rsidRPr="0007048F" w:rsidDel="00F86279">
          <w:delText>-statistic 1.56</w:delText>
        </w:r>
        <w:r w:rsidR="00327654" w:rsidDel="00F86279">
          <w:delText xml:space="preserve"> times</w:delText>
        </w:r>
        <w:r w:rsidRPr="0007048F" w:rsidDel="00F86279">
          <w:delText xml:space="preserve"> greater than </w:delText>
        </w:r>
      </w:del>
      <m:oMath>
        <m:r>
          <w:del w:id="985" w:author="Augustus Raymond Pendleton" w:date="2025-09-29T10:22:00Z" w16du:dateUtc="2025-09-29T14:22:00Z">
            <w:rPr>
              <w:rFonts w:ascii="Cambria Math" w:hAnsi="Cambria Math"/>
            </w:rPr>
            <m:t>G</m:t>
          </w:del>
        </m:r>
        <m:sSup>
          <m:sSupPr>
            <m:ctrlPr>
              <w:del w:id="986" w:author="Augustus Raymond Pendleton" w:date="2025-09-29T10:22:00Z" w16du:dateUtc="2025-09-29T14:22:00Z">
                <w:rPr>
                  <w:rFonts w:ascii="Cambria Math" w:hAnsi="Cambria Math"/>
                </w:rPr>
              </w:del>
            </m:ctrlPr>
          </m:sSupPr>
          <m:e>
            <m:r>
              <w:del w:id="987" w:author="Augustus Raymond Pendleton" w:date="2025-09-29T10:22:00Z" w16du:dateUtc="2025-09-29T14:22:00Z">
                <w:rPr>
                  <w:rFonts w:ascii="Cambria Math" w:hAnsi="Cambria Math"/>
                </w:rPr>
                <m:t>U</m:t>
              </w:del>
            </m:r>
          </m:e>
          <m:sup>
            <m:r>
              <w:del w:id="988" w:author="Augustus Raymond Pendleton" w:date="2025-09-29T10:22:00Z" w16du:dateUtc="2025-09-29T14:22:00Z">
                <w:rPr>
                  <w:rFonts w:ascii="Cambria Math" w:hAnsi="Cambria Math"/>
                </w:rPr>
                <m:t>R</m:t>
              </w:del>
            </m:r>
          </m:sup>
        </m:sSup>
      </m:oMath>
      <w:del w:id="989" w:author="Augustus Raymond Pendleton" w:date="2025-09-29T10:22:00Z" w16du:dateUtc="2025-09-29T14:22:00Z">
        <w:r w:rsidRPr="0007048F" w:rsidDel="00F86279">
          <w:delText xml:space="preserve">, highlighting the ability of </w:delText>
        </w:r>
      </w:del>
      <m:oMath>
        <m:r>
          <w:del w:id="990" w:author="Augustus Raymond Pendleton" w:date="2025-09-29T10:22:00Z" w16du:dateUtc="2025-09-29T14:22:00Z">
            <w:rPr>
              <w:rFonts w:ascii="Cambria Math" w:hAnsi="Cambria Math"/>
            </w:rPr>
            <m:t>G</m:t>
          </w:del>
        </m:r>
        <m:sSup>
          <m:sSupPr>
            <m:ctrlPr>
              <w:del w:id="991" w:author="Augustus Raymond Pendleton" w:date="2025-09-29T10:22:00Z" w16du:dateUtc="2025-09-29T14:22:00Z">
                <w:rPr>
                  <w:rFonts w:ascii="Cambria Math" w:hAnsi="Cambria Math"/>
                </w:rPr>
              </w:del>
            </m:ctrlPr>
          </m:sSupPr>
          <m:e>
            <m:r>
              <w:del w:id="992" w:author="Augustus Raymond Pendleton" w:date="2025-09-29T10:22:00Z" w16du:dateUtc="2025-09-29T14:22:00Z">
                <w:rPr>
                  <w:rFonts w:ascii="Cambria Math" w:hAnsi="Cambria Math"/>
                </w:rPr>
                <m:t>U</m:t>
              </w:del>
            </m:r>
          </m:e>
          <m:sup>
            <m:r>
              <w:del w:id="993" w:author="Augustus Raymond Pendleton" w:date="2025-09-29T10:22:00Z" w16du:dateUtc="2025-09-29T14:22:00Z">
                <w:rPr>
                  <w:rFonts w:ascii="Cambria Math" w:hAnsi="Cambria Math"/>
                </w:rPr>
                <m:t>A</m:t>
              </w:del>
            </m:r>
          </m:sup>
        </m:sSup>
      </m:oMath>
      <w:del w:id="994" w:author="Augustus Raymond Pendleton" w:date="2025-09-29T10:22:00Z" w16du:dateUtc="2025-09-29T14:22:00Z">
        <w:r w:rsidRPr="0007048F" w:rsidDel="00F86279">
          <w:delText xml:space="preserve"> to detect group differences driven by microbial load.</w:delText>
        </w:r>
      </w:del>
    </w:p>
    <w:p w14:paraId="15044269" w14:textId="783F1409" w:rsidR="0007048F" w:rsidRPr="0007048F" w:rsidRDefault="0007048F" w:rsidP="0007048F">
      <w:del w:id="995" w:author="Augustus Raymond Pendleton" w:date="2025-09-29T10:22:00Z" w16du:dateUtc="2025-09-29T14:22:00Z">
        <w:r w:rsidRPr="0007048F" w:rsidDel="00F86279">
          <w:delText xml:space="preserve">    However, a major caveat emerged: </w:delText>
        </w:r>
      </w:del>
      <w:moveFromRangeStart w:id="996" w:author="Augustus Raymond Pendleton" w:date="2025-09-29T10:18:00Z" w:name="move210033553"/>
      <w:moveFrom w:id="997" w:author="Augustus Raymond Pendleton" w:date="2025-09-29T10:18:00Z" w16du:dateUtc="2025-09-29T14:18:00Z">
        <w:r w:rsidRPr="0007048F" w:rsidDel="00F86279">
          <w:t xml:space="preserve">at high </w:t>
        </w:r>
        <m:oMath>
          <m:r>
            <w:rPr>
              <w:rFonts w:ascii="Cambria Math" w:hAnsi="Cambria Math"/>
            </w:rPr>
            <m:t>α</m:t>
          </m:r>
        </m:oMath>
        <w:moveFrom w:id="998" w:author="Augustus Raymond Pendleton" w:date="2025-09-29T10:18:00Z" w16du:dateUtc="2025-09-29T14:18:00Z">
          <w:r w:rsidRPr="0007048F" w:rsidDel="00F86279">
            <w:t xml:space="preserve"> values,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oMath>
          <w:moveFrom w:id="999" w:author="Augustus Raymond Pendleton" w:date="2025-09-29T10:18:00Z" w16du:dateUtc="2025-09-29T14:18:00Z">
            <w:r w:rsidRPr="0007048F" w:rsidDel="00F86279">
              <w:t xml:space="preserve"> became strongly correlated with total cell count alone (Fig. 2D). Mantel tests showed that absolute distance metrics are much more sensitive to differences in cell counts than their relative counterparts. This is intuitive, and to a degree, intentional: these metrics aim to detect changes in biomass even when composition remains constant. Yet at </w:t>
            </w:r>
            <m:oMath>
              <m:r>
                <w:rPr>
                  <w:rFonts w:ascii="Cambria Math" w:hAnsi="Cambria Math"/>
                </w:rPr>
                <m:t>α</m:t>
              </m:r>
            </m:oMath>
            <w:moveFrom w:id="1000" w:author="Augustus Raymond Pendleton" w:date="2025-09-29T10:18:00Z" w16du:dateUtc="2025-09-29T14:18:00Z">
              <w:r w:rsidRPr="0007048F" w:rsidDel="00F86279">
                <w:t xml:space="preserve"> = 1, </w:t>
              </w:r>
              <m:oMath>
                <m:sSup>
                  <m:sSupPr>
                    <m:ctrlPr>
                      <w:rPr>
                        <w:rFonts w:ascii="Cambria Math" w:hAnsi="Cambria Math"/>
                      </w:rPr>
                    </m:ctrlPr>
                  </m:sSupPr>
                  <m:e>
                    <m:r>
                      <w:rPr>
                        <w:rFonts w:ascii="Cambria Math" w:hAnsi="Cambria Math"/>
                      </w:rPr>
                      <m:t>U</m:t>
                    </m:r>
                  </m:e>
                  <m:sup>
                    <m:r>
                      <w:rPr>
                        <w:rFonts w:ascii="Cambria Math" w:hAnsi="Cambria Math"/>
                      </w:rPr>
                      <m:t>A</m:t>
                    </m:r>
                  </m:sup>
                </m:sSup>
              </m:oMath>
              <w:moveFrom w:id="1001" w:author="Augustus Raymond Pendleton" w:date="2025-09-29T10:18:00Z" w16du:dateUtc="2025-09-29T14:18:00Z">
                <w:r w:rsidRPr="0007048F" w:rsidDel="00F86279">
                  <w:t xml:space="preserve"> is nearly a proxy for sample biomass. In ordination space, this manifests as Axis 1 being almost perfectly correlated with absolute abundance (Spearman’s </w:t>
                </w:r>
                <m:oMath>
                  <m:r>
                    <w:rPr>
                      <w:rFonts w:ascii="Cambria Math" w:hAnsi="Cambria Math"/>
                    </w:rPr>
                    <m:t>ρ</m:t>
                  </m:r>
                </m:oMath>
                <w:moveFrom w:id="1002" w:author="Augustus Raymond Pendleton" w:date="2025-09-29T10:18:00Z" w16du:dateUtc="2025-09-29T14:18:00Z">
                  <w:r w:rsidRPr="0007048F" w:rsidDel="00F86279">
                    <w:t xml:space="preserve"> = -1.0), whereas at </w:t>
                  </w:r>
                  <m:oMath>
                    <m:r>
                      <w:rPr>
                        <w:rFonts w:ascii="Cambria Math" w:hAnsi="Cambria Math"/>
                      </w:rPr>
                      <m:t>α</m:t>
                    </m:r>
                  </m:oMath>
                  <w:moveFrom w:id="1003" w:author="Augustus Raymond Pendleton" w:date="2025-09-29T10:18:00Z" w16du:dateUtc="2025-09-29T14:18:00Z">
                    <w:r w:rsidRPr="0007048F" w:rsidDel="00F86279">
                      <w:t xml:space="preserve"> = 0.0, the correlation is moderate (</w:t>
                    </w:r>
                    <m:oMath>
                      <m:r>
                        <w:rPr>
                          <w:rFonts w:ascii="Cambria Math" w:hAnsi="Cambria Math"/>
                        </w:rPr>
                        <m:t>ρ</m:t>
                      </m:r>
                    </m:oMath>
                    <w:moveFrom w:id="1004" w:author="Augustus Raymond Pendleton" w:date="2025-09-29T10:18:00Z" w16du:dateUtc="2025-09-29T14:18:00Z">
                      <w:r w:rsidRPr="0007048F" w:rsidDel="00F86279">
                        <w:t xml:space="preserve"> = 0.58). The structure observed in Fig. 2A at </w:t>
                      </w:r>
                      <m:oMath>
                        <m:r>
                          <w:rPr>
                            <w:rFonts w:ascii="Cambria Math" w:hAnsi="Cambria Math"/>
                          </w:rPr>
                          <m:t>α</m:t>
                        </m:r>
                      </m:oMath>
                      <w:moveFrom w:id="1005" w:author="Augustus Raymond Pendleton" w:date="2025-09-29T10:18:00Z" w16du:dateUtc="2025-09-29T14:18:00Z">
                        <w:r w:rsidRPr="0007048F" w:rsidDel="00F86279">
                          <w:t xml:space="preserve"> = 1 may largely reflect a horseshoe effect</w:t>
                        </w:r>
                        <w:r w:rsidR="00327654" w:rsidDel="00F86279">
                          <w:t xml:space="preserve"> </w:t>
                        </w:r>
                        <w:r w:rsidR="00327654" w:rsidDel="00F86279">
                          <w:fldChar w:fldCharType="begin"/>
                        </w:r>
                        <w:r w:rsidR="008729F6" w:rsidDel="00F86279">
                          <w:instrText xml:space="preserve"> ADDIN ZOTERO_ITEM CSL_CITATION {"citationID":"tSFyirQ6","properties":{"formattedCitation":"[12]","plainCitation":"[12]","noteIndex":0},"citationItems":[{"id":2064,"uris":["http://zotero.org/groups/5077571/items/93267LKJ"],"itemData":{"id":2064,"type":"article-journal","abstract":"The horseshoe effect is a phenomenon that has long intrigued ecologists. The effect was commonly thought to be an artifact of dimensionality reduction, and multiple techniques were developed to unravel this phenomenon and simplify interpretation. Here, we provide evidence that horseshoes arise as a consequence of distance metrics that saturate—a familiar concept in other fields but new to microbial ecology. This saturation property loses information about community dissimilarity, simply because it cannot discriminate between samples that do not share any common features. The phenomenon illuminates niche differentiation in microbial communities and indicates species turnover along environmental gradients. Here we propose a rationale for the observed horseshoe effect from multiple dimensionality reduction techniques applied to simulations, soil samples, and samples from postmortem mice. An in-depth understanding of this phenomenon allows targeting of niche differentiation patterns from high-level ordination plots, which can guide conventional statistical tools to pinpoint microbial niches along environmental gradients.IMPORTANCE The horseshoe effect is often considered an artifact of dimensionality reduction. We show that this is not true in the case for microbiome data and that, in fact, horseshoes can help analysts discover microbial niches across environments.","container-title":"mSystems","DOI":"10.1128/msystems.00166-16","issue":"1","note":"publisher: American Society for Microbiology","page":"10.1128/msystems.00166-16","source":"journals.asm.org (Atypon)","title":"Uncovering the Horseshoe Effect in Microbial Analyses","volume":"2","author":[{"family":"Morton","given":"James T."},{"family":"Toran","given":"Liam"},{"family":"Edlund","given":"Anna"},{"family":"Metcalf","given":"Jessica L."},{"family":"Lauber","given":"Christian"},{"family":"Knight","given":"Rob"}],"issued":{"date-parts":[["2017",2,21]]},"citation-key":"mortonUncoveringHorseshoeEffect2017"}}],"schema":"https://github.com/citation-style-language/schema/raw/master/csl-citation.json"} </w:instrText>
                        </w:r>
                        <w:r w:rsidR="00327654" w:rsidDel="00F86279">
                          <w:fldChar w:fldCharType="separate"/>
                        </w:r>
                        <w:r w:rsidR="008729F6" w:rsidDel="00F86279">
                          <w:rPr>
                            <w:noProof/>
                          </w:rPr>
                          <w:t>[12]</w:t>
                        </w:r>
                        <w:r w:rsidR="00327654" w:rsidDel="00F86279">
                          <w:fldChar w:fldCharType="end"/>
                        </w:r>
                        <w:r w:rsidRPr="0007048F" w:rsidDel="00F86279">
                          <w:t>, where a strong gradient (here, cell counts) becomes curved in ordination space, potentially distorting ecological interpretation.</w:t>
                        </w:r>
                      </w:moveFrom>
                      <w:moveFromRangeEnd w:id="996"/>
                    </w:moveFrom>
                  </w:moveFrom>
                </w:moveFrom>
              </w:moveFrom>
            </w:moveFrom>
          </w:moveFrom>
        </w:moveFrom>
      </w:moveFrom>
    </w:p>
    <w:p w14:paraId="5F746E30" w14:textId="616E4C9C" w:rsidR="0007048F" w:rsidDel="008202AF" w:rsidRDefault="0007048F">
      <w:pPr>
        <w:ind w:firstLine="720"/>
        <w:rPr>
          <w:del w:id="1006" w:author="Augustus Raymond Pendleton" w:date="2025-09-28T21:44:00Z" w16du:dateUtc="2025-09-29T01:44:00Z"/>
        </w:rPr>
        <w:pPrChange w:id="1007" w:author="Augustus Raymond Pendleton" w:date="2025-09-29T11:36:00Z" w16du:dateUtc="2025-09-29T15:36:00Z">
          <w:pPr/>
        </w:pPrChange>
      </w:pPr>
      <w:del w:id="1008" w:author="Augustus Raymond Pendleton" w:date="2025-09-29T11:36:00Z" w16du:dateUtc="2025-09-29T15:36:00Z">
        <w:r w:rsidRPr="0007048F" w:rsidDel="00FF313F">
          <w:delText>    </w:delText>
        </w:r>
      </w:del>
      <w:r w:rsidRPr="0007048F">
        <w:t xml:space="preserve">We urge careful calibration of </w:t>
      </w:r>
      <m:oMath>
        <m:r>
          <w:rPr>
            <w:rFonts w:ascii="Cambria Math" w:hAnsi="Cambria Math"/>
          </w:rPr>
          <m:t>α</m:t>
        </m:r>
      </m:oMath>
      <w:r w:rsidRPr="0007048F">
        <w:t xml:space="preserve"> based on research goals, thereby mitigating this effect</w:t>
      </w:r>
      <w:ins w:id="1009" w:author="Augustus Raymond Pendleton" w:date="2025-09-29T10:22:00Z" w16du:dateUtc="2025-09-29T14:22:00Z">
        <w:r w:rsidR="00F86279">
          <w:t xml:space="preserve"> by</w:t>
        </w:r>
      </w:ins>
      <w:r w:rsidRPr="0007048F">
        <w:t xml:space="preserve"> using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w:t>
      </w:r>
      <w:ins w:id="1010" w:author="Augustus Raymond Pendleton" w:date="2025-09-29T10:22:00Z" w16du:dateUtc="2025-09-29T14:22:00Z">
        <w:r w:rsidR="00F86279">
          <w:t>a</w:t>
        </w:r>
      </w:ins>
      <w:ins w:id="1011" w:author="Augustus Raymond Pendleton" w:date="2025-09-29T11:27:00Z" w16du:dateUtc="2025-09-29T15:27:00Z">
        <w:r w:rsidR="00AA63C5">
          <w:t>cross</w:t>
        </w:r>
      </w:ins>
      <w:ins w:id="1012" w:author="Augustus Raymond Pendleton" w:date="2025-09-29T10:22:00Z" w16du:dateUtc="2025-09-29T14:22:00Z">
        <w:r w:rsidR="00F86279">
          <w:t xml:space="preserve"> a range of </w:t>
        </w:r>
      </w:ins>
      <m:oMath>
        <m:r>
          <w:ins w:id="1013" w:author="Augustus Raymond Pendleton" w:date="2025-09-29T10:22:00Z" w16du:dateUtc="2025-09-29T14:22:00Z">
            <w:rPr>
              <w:rFonts w:ascii="Cambria Math" w:hAnsi="Cambria Math"/>
            </w:rPr>
            <m:t>α</m:t>
          </w:ins>
        </m:r>
      </m:oMath>
      <w:ins w:id="1014" w:author="Augustus Raymond Pendleton" w:date="2025-09-29T10:22:00Z" w16du:dateUtc="2025-09-29T14:22:00Z">
        <w:r w:rsidR="00F86279" w:rsidRPr="0007048F">
          <w:t xml:space="preserve"> </w:t>
        </w:r>
      </w:ins>
      <w:r w:rsidRPr="0007048F">
        <w:t xml:space="preserve">rather than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Researchers should consider how much emphasis they want their dissimilarity metric to place on microbial load. </w:t>
      </w:r>
      <w:ins w:id="1015" w:author="Augustus Raymond Pendleton" w:date="2025-09-29T10:27:00Z" w16du:dateUtc="2025-09-29T14:27:00Z">
        <w:r w:rsidR="00042DC3">
          <w:t xml:space="preserve">One </w:t>
        </w:r>
      </w:ins>
      <w:ins w:id="1016" w:author="Augustus Raymond Pendleton" w:date="2025-09-29T10:28:00Z" w16du:dateUtc="2025-09-29T14:28:00Z">
        <w:r w:rsidR="00042DC3">
          <w:t>potential approach is to calculate correlations as demonstrated in Fig. 3B</w:t>
        </w:r>
      </w:ins>
      <w:ins w:id="1017" w:author="Augustus Raymond Pendleton" w:date="2025-09-29T10:29:00Z" w16du:dateUtc="2025-09-29T14:29:00Z">
        <w:r w:rsidR="00042DC3">
          <w:t xml:space="preserve"> and select an </w:t>
        </w:r>
      </w:ins>
      <m:oMath>
        <m:r>
          <w:ins w:id="1018" w:author="Augustus Raymond Pendleton" w:date="2025-09-29T10:39:00Z" w16du:dateUtc="2025-09-29T14:39:00Z">
            <w:rPr>
              <w:rFonts w:ascii="Cambria Math" w:hAnsi="Cambria Math"/>
            </w:rPr>
            <m:t>α</m:t>
          </w:ins>
        </m:r>
      </m:oMath>
      <w:ins w:id="1019" w:author="Augustus Raymond Pendleton" w:date="2025-09-29T10:29:00Z" w16du:dateUtc="2025-09-29T14:29:00Z">
        <w:r w:rsidR="00042DC3">
          <w:t xml:space="preserve"> prior to any ordinations or statistical testing. </w:t>
        </w:r>
      </w:ins>
      <w:ins w:id="1020" w:author="Augustus Raymond Pendleton" w:date="2025-09-29T12:23:00Z" w16du:dateUtc="2025-09-29T16:23:00Z">
        <w:r w:rsidR="006B42C1">
          <w:t xml:space="preserve">Again, absolute metrics are expected to correlate to differences in cell </w:t>
        </w:r>
      </w:ins>
      <w:ins w:id="1021" w:author="Augustus Raymond Pendleton" w:date="2025-09-29T12:24:00Z" w16du:dateUtc="2025-09-29T16:24:00Z">
        <w:r w:rsidR="006B42C1">
          <w:t>count</w:t>
        </w:r>
      </w:ins>
      <w:ins w:id="1022" w:author="Augustus Raymond Pendleton" w:date="2025-09-29T10:25:00Z" w16du:dateUtc="2025-09-29T14:25:00Z">
        <w:r w:rsidR="00042DC3">
          <w:t>, as we hope absolute abundance measures incorporate differences in cell counts</w:t>
        </w:r>
      </w:ins>
      <w:ins w:id="1023" w:author="Augustus Raymond Pendleton" w:date="2025-09-29T10:29:00Z" w16du:dateUtc="2025-09-29T14:29:00Z">
        <w:r w:rsidR="00042DC3">
          <w:t>,</w:t>
        </w:r>
      </w:ins>
      <w:ins w:id="1024" w:author="Augustus Raymond Pendleton" w:date="2025-09-29T10:30:00Z" w16du:dateUtc="2025-09-29T14:30:00Z">
        <w:r w:rsidR="00042DC3">
          <w:t xml:space="preserve"> especially when microbial load is relevant to the hypotheses being tested</w:t>
        </w:r>
      </w:ins>
      <w:ins w:id="1025" w:author="Augustus Raymond Pendleton" w:date="2025-09-29T10:25:00Z" w16du:dateUtc="2025-09-29T14:25:00Z">
        <w:r w:rsidR="00042DC3">
          <w:t xml:space="preserve">. </w:t>
        </w:r>
      </w:ins>
      <w:ins w:id="1026" w:author="Augustus Raymond Pendleton" w:date="2025-09-29T10:30:00Z" w16du:dateUtc="2025-09-29T14:30:00Z">
        <w:r w:rsidR="00042DC3">
          <w:t>C</w:t>
        </w:r>
      </w:ins>
      <w:ins w:id="1027" w:author="Augustus Raymond Pendleton" w:date="2025-09-29T10:24:00Z" w16du:dateUtc="2025-09-29T14:24:00Z">
        <w:r w:rsidR="00F86279">
          <w:t>orrelations to cell count in</w:t>
        </w:r>
      </w:ins>
      <w:ins w:id="1028" w:author="Augustus Raymond Pendleton" w:date="2025-09-29T10:23:00Z" w16du:dateUtc="2025-09-29T14:23:00Z">
        <w:r w:rsidR="00F86279">
          <w:t xml:space="preserve"> </w:t>
        </w:r>
        <w:r w:rsidR="00F86279">
          <w:rPr>
            <w:i/>
            <w:iCs/>
          </w:rPr>
          <w:t>BC</w:t>
        </w:r>
      </w:ins>
      <w:ins w:id="1029" w:author="Augustus Raymond Pendleton" w:date="2025-09-29T10:24:00Z" w16du:dateUtc="2025-09-29T14:24:00Z">
        <w:r w:rsidR="00F86279">
          <w:rPr>
            <w:i/>
            <w:iCs/>
            <w:vertAlign w:val="superscript"/>
          </w:rPr>
          <w:t>A</w:t>
        </w:r>
        <w:r w:rsidR="00F86279">
          <w:rPr>
            <w:i/>
            <w:iCs/>
          </w:rPr>
          <w:t>,</w:t>
        </w:r>
        <w:r w:rsidR="00F86279">
          <w:t xml:space="preserve"> an accepted approach in the literature</w:t>
        </w:r>
      </w:ins>
      <w:ins w:id="1030" w:author="Augustus Raymond Pendleton" w:date="2025-09-29T10:25:00Z" w16du:dateUtc="2025-09-29T14:25:00Z">
        <w:r w:rsidR="00042DC3">
          <w:t>,</w:t>
        </w:r>
      </w:ins>
      <w:ins w:id="1031" w:author="Augustus Raymond Pendleton" w:date="2025-09-29T10:24:00Z" w16du:dateUtc="2025-09-29T14:24:00Z">
        <w:r w:rsidR="00F86279">
          <w:t xml:space="preserve"> range</w:t>
        </w:r>
      </w:ins>
      <w:ins w:id="1032" w:author="Augustus Raymond Pendleton" w:date="2025-09-29T10:31:00Z" w16du:dateUtc="2025-09-29T14:31:00Z">
        <w:r w:rsidR="00042DC3">
          <w:t>d</w:t>
        </w:r>
      </w:ins>
      <w:ins w:id="1033" w:author="Augustus Raymond Pendleton" w:date="2025-09-29T10:24:00Z" w16du:dateUtc="2025-09-29T14:24:00Z">
        <w:r w:rsidR="00F86279">
          <w:t xml:space="preserve"> from ~0.5 up to ~0.8</w:t>
        </w:r>
      </w:ins>
      <w:ins w:id="1034" w:author="Augustus Raymond Pendleton" w:date="2025-09-29T10:25:00Z" w16du:dateUtc="2025-09-29T14:25:00Z">
        <w:r w:rsidR="00042DC3">
          <w:t xml:space="preserve">. </w:t>
        </w:r>
      </w:ins>
      <w:ins w:id="1035" w:author="Augustus Raymond Pendleton" w:date="2025-09-29T10:31:00Z" w16du:dateUtc="2025-09-29T14:31:00Z">
        <w:r w:rsidR="00042DC3">
          <w:t xml:space="preserve">As a </w:t>
        </w:r>
      </w:ins>
      <w:ins w:id="1036" w:author="Augustus Raymond Pendleton" w:date="2025-09-29T10:32:00Z" w16du:dateUtc="2025-09-29T14:32:00Z">
        <w:r w:rsidR="00042DC3">
          <w:t xml:space="preserve">general recommendation from these analyses, we recommend </w:t>
        </w:r>
      </w:ins>
      <m:oMath>
        <m:r>
          <w:ins w:id="1037" w:author="Augustus Raymond Pendleton" w:date="2025-09-29T10:32:00Z" w16du:dateUtc="2025-09-29T14:32:00Z">
            <w:rPr>
              <w:rFonts w:ascii="Cambria Math" w:hAnsi="Cambria Math"/>
            </w:rPr>
            <m:t>α</m:t>
          </w:ins>
        </m:r>
      </m:oMath>
      <w:ins w:id="1038" w:author="Augustus Raymond Pendleton" w:date="2025-09-29T10:32:00Z" w16du:dateUtc="2025-09-29T14:32:00Z">
        <w:r w:rsidR="00042DC3">
          <w:t xml:space="preserve"> values in an intermediate range from 0.25 up to 0.75.</w:t>
        </w:r>
      </w:ins>
      <w:del w:id="1039" w:author="Augustus Raymond Pendleton" w:date="2025-09-29T10:33:00Z" w16du:dateUtc="2025-09-29T14:33:00Z">
        <w:r w:rsidRPr="0007048F" w:rsidDel="00042DC3">
          <w:delText xml:space="preserve">In this dataset, we recommend an intermediate </w:delText>
        </w:r>
      </w:del>
      <m:oMath>
        <m:r>
          <w:del w:id="1040" w:author="Augustus Raymond Pendleton" w:date="2025-09-29T10:33:00Z" w16du:dateUtc="2025-09-29T14:33:00Z">
            <w:rPr>
              <w:rFonts w:ascii="Cambria Math" w:hAnsi="Cambria Math"/>
            </w:rPr>
            <m:t>α</m:t>
          </w:del>
        </m:r>
      </m:oMath>
      <w:del w:id="1041" w:author="Augustus Raymond Pendleton" w:date="2025-09-29T10:33:00Z" w16du:dateUtc="2025-09-29T14:33:00Z">
        <w:r w:rsidRPr="0007048F" w:rsidDel="00042DC3">
          <w:delText xml:space="preserve"> of 0.5, consistent with prior guidance</w:delText>
        </w:r>
        <w:r w:rsidR="00327654" w:rsidDel="00042DC3">
          <w:delText xml:space="preserve"> </w:delText>
        </w:r>
        <w:r w:rsidR="00327654" w:rsidDel="00042DC3">
          <w:fldChar w:fldCharType="begin"/>
        </w:r>
        <w:r w:rsidR="00327654" w:rsidDel="00042DC3">
          <w:delInstrText xml:space="preserve"> ADDIN ZOTERO_ITEM CSL_CITATION {"citationID":"HO3zQ9fj","properties":{"formattedCitation":"[9]","plainCitation":"[9]","noteIndex":0},"citationItems":[{"id":2017,"uris":["http://zotero.org/groups/5077571/items/W4RRRQEL"],"itemData":{"id":2017,"type":"article-journal","abstract":"Motivation: The human microbiome plays an important role in human disease and health. Identification of factors that affect the microbiome composition can provide insights into disease mechanism as well as suggest ways to modulate the microbiome composition for therapeutical purposes. Distance-based statistical tests have been applied to test the association of microbiome composition with environmental or biological covariates. The unweighted and weighted UniFrac distances are the most widely used distance measures. However, these two measures assign too much weight either to rare lineages or to most abundant lineages, which can lead to loss of power when the important composition change occurs in moderately abundant lineages., Results: We develop generalized UniFrac distances that extend the weighted and unweighted UniFrac distances for detecting a much wider range of biologically relevant changes. We evaluate the use of generalized UniFrac distances in associating microbiome composition with environmental covariates using extensive Monte Carlo simulations. Our results show that tests using the unweighted and weighted UniFrac distances are less powerful in detecting abundance change in moderately abundant lineages. In contrast, the generalized UniFrac distance is most powerful in detecting such changes, yet it retains nearly all its power for detecting rare and highly abundant lineages. The generalized UniFrac distance also has an overall better power than the joint use of unweighted/weighted UniFrac distances. Application to two real microbiome datasets has demonstrated gains in power in testing the associations between human microbiome and diet intakes and habitual smoking., Availability:\nhttp://cran.r-project.org/web/packages/GUniFrac, Contact:\nhongzhe@upenn.edu, Supplementary information:\nSupplementary data are available at Bioinformatics online.","container-title":"Bioinformatics","DOI":"10.1093/bioinformatics/bts342","ISSN":"1367-4803","issue":"16","journalAbbreviation":"Bioinformatics","note":"PMID: 22711789\nPMCID: PMC3413390","page":"2106-2113","source":"PubMed Central","title":"Associating microbiome composition with environmental covariates using generalized UniFrac distances","volume":"28","author":[{"family":"Chen","given":"Jun"},{"family":"Bittinger","given":"Kyle"},{"family":"Charlson","given":"Emily S."},{"family":"Hoffmann","given":"Christian"},{"family":"Lewis","given":"James"},{"family":"Wu","given":"Gary D."},{"family":"Collman","given":"Ronald G."},{"family":"Bushman","given":"Frederic D."},{"family":"Li","given":"Hongzhe"}],"issued":{"date-parts":[["2012",8,15]]},"citation-key":"chenAssociatingMicrobiomeComposition2012"}}],"schema":"https://github.com/citation-style-language/schema/raw/master/csl-citation.json"} </w:delInstrText>
        </w:r>
        <w:r w:rsidR="00327654" w:rsidDel="00042DC3">
          <w:fldChar w:fldCharType="separate"/>
        </w:r>
        <w:r w:rsidR="00327654" w:rsidDel="00042DC3">
          <w:rPr>
            <w:noProof/>
          </w:rPr>
          <w:delText>[9]</w:delText>
        </w:r>
        <w:r w:rsidR="00327654" w:rsidDel="00042DC3">
          <w:fldChar w:fldCharType="end"/>
        </w:r>
        <w:r w:rsidRPr="0007048F" w:rsidDel="00042DC3">
          <w:delText>, but especially important when using absolute abundance data.</w:delText>
        </w:r>
      </w:del>
      <w:ins w:id="1042" w:author="Augustus Raymond Pendleton" w:date="2025-09-28T21:44:00Z" w16du:dateUtc="2025-09-29T01:44:00Z">
        <w:r w:rsidR="00B64A34" w:rsidRPr="0007048F" w:rsidDel="00B64A34">
          <w:t xml:space="preserve"> </w:t>
        </w:r>
      </w:ins>
    </w:p>
    <w:p w14:paraId="10B4228C" w14:textId="4891CAE4" w:rsidR="0007048F" w:rsidDel="008202AF" w:rsidRDefault="00AE18EA">
      <w:pPr>
        <w:ind w:firstLine="720"/>
        <w:rPr>
          <w:del w:id="1043" w:author="Augustus Raymond Pendleton" w:date="2025-09-28T21:44:00Z" w16du:dateUtc="2025-09-29T01:44:00Z"/>
        </w:rPr>
        <w:pPrChange w:id="1044" w:author="Augustus Raymond Pendleton" w:date="2025-09-29T11:36:00Z" w16du:dateUtc="2025-09-29T15:36:00Z">
          <w:pPr/>
        </w:pPrChange>
      </w:pPr>
      <w:del w:id="1045" w:author="Augustus Raymond Pendleton" w:date="2025-09-28T21:44:00Z" w16du:dateUtc="2025-09-29T01:44:00Z">
        <w:r w:rsidDel="00B64A34">
          <w:rPr>
            <w:noProof/>
          </w:rPr>
          <w:drawing>
            <wp:inline distT="0" distB="0" distL="0" distR="0" wp14:anchorId="24D06AEE" wp14:editId="7CA43EA9">
              <wp:extent cx="5943600" cy="3595370"/>
              <wp:effectExtent l="0" t="0" r="0" b="0"/>
              <wp:docPr id="2127015756" name="Picture 2" descr="A group of graphs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15756" name="Picture 2" descr="A group of graphs with numbers and symbol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95370"/>
                      </a:xfrm>
                      <a:prstGeom prst="rect">
                        <a:avLst/>
                      </a:prstGeom>
                    </pic:spPr>
                  </pic:pic>
                </a:graphicData>
              </a:graphic>
            </wp:inline>
          </w:drawing>
        </w:r>
      </w:del>
    </w:p>
    <w:p w14:paraId="699E190B" w14:textId="2DA84005" w:rsidR="0007048F" w:rsidRPr="0007048F" w:rsidDel="008202AF" w:rsidRDefault="0007048F">
      <w:pPr>
        <w:ind w:firstLine="720"/>
        <w:rPr>
          <w:del w:id="1046" w:author="Augustus Raymond Pendleton" w:date="2025-09-29T10:44:00Z" w16du:dateUtc="2025-09-29T14:44:00Z"/>
        </w:rPr>
        <w:pPrChange w:id="1047" w:author="Augustus Raymond Pendleton" w:date="2025-09-29T11:36:00Z" w16du:dateUtc="2025-09-29T15:36:00Z">
          <w:pPr/>
        </w:pPrChange>
      </w:pPr>
      <w:del w:id="1048" w:author="Augustus Raymond Pendleton" w:date="2025-09-28T21:44:00Z" w16du:dateUtc="2025-09-29T01:44:00Z">
        <w:r w:rsidRPr="0007048F" w:rsidDel="00B64A34">
          <w:rPr>
            <w:i/>
            <w:iCs/>
          </w:rPr>
          <w:delText>Figure 2. Absolute abundance sharpens ecological signal in freshwater microbial communities but increases sensitivity to biomass.</w:delText>
        </w:r>
        <w:r w:rsidRPr="0007048F" w:rsidDel="00B64A34">
          <w:delText xml:space="preserve"> (A) Principal Coordinates Analysis (PCoA) of microbial communities from Lake Ontario, sampled in May and September at two depths (Shallow and Deep) [@pendleton]. Ordinations are based on generalized UniFrac with absolute abundance (</w:delText>
        </w:r>
      </w:del>
      <m:oMath>
        <m:r>
          <w:del w:id="1049" w:author="Augustus Raymond Pendleton" w:date="2025-09-28T21:44:00Z" w16du:dateUtc="2025-09-29T01:44:00Z">
            <w:rPr>
              <w:rFonts w:ascii="Cambria Math" w:hAnsi="Cambria Math"/>
            </w:rPr>
            <m:t>G</m:t>
          </w:del>
        </m:r>
        <m:sSup>
          <m:sSupPr>
            <m:ctrlPr>
              <w:del w:id="1050" w:author="Augustus Raymond Pendleton" w:date="2025-09-28T21:44:00Z" w16du:dateUtc="2025-09-29T01:44:00Z">
                <w:rPr>
                  <w:rFonts w:ascii="Cambria Math" w:hAnsi="Cambria Math"/>
                </w:rPr>
              </w:del>
            </m:ctrlPr>
          </m:sSupPr>
          <m:e>
            <m:r>
              <w:del w:id="1051" w:author="Augustus Raymond Pendleton" w:date="2025-09-28T21:44:00Z" w16du:dateUtc="2025-09-29T01:44:00Z">
                <w:rPr>
                  <w:rFonts w:ascii="Cambria Math" w:hAnsi="Cambria Math"/>
                </w:rPr>
                <m:t>U</m:t>
              </w:del>
            </m:r>
          </m:e>
          <m:sup>
            <m:r>
              <w:del w:id="1052" w:author="Augustus Raymond Pendleton" w:date="2025-09-28T21:44:00Z" w16du:dateUtc="2025-09-29T01:44:00Z">
                <w:rPr>
                  <w:rFonts w:ascii="Cambria Math" w:hAnsi="Cambria Math"/>
                </w:rPr>
                <m:t>A</m:t>
              </w:del>
            </m:r>
          </m:sup>
        </m:sSup>
      </m:oMath>
      <w:del w:id="1053" w:author="Augustus Raymond Pendleton" w:date="2025-09-28T21:44:00Z" w16du:dateUtc="2025-09-29T01:44:00Z">
        <w:r w:rsidRPr="0007048F" w:rsidDel="00B64A34">
          <w:delText xml:space="preserve">) at </w:delText>
        </w:r>
      </w:del>
      <m:oMath>
        <m:r>
          <w:del w:id="1054" w:author="Augustus Raymond Pendleton" w:date="2025-09-28T21:44:00Z" w16du:dateUtc="2025-09-29T01:44:00Z">
            <w:rPr>
              <w:rFonts w:ascii="Cambria Math" w:hAnsi="Cambria Math"/>
            </w:rPr>
            <m:t>α</m:t>
          </w:del>
        </m:r>
      </m:oMath>
      <w:del w:id="1055" w:author="Augustus Raymond Pendleton" w:date="2025-09-28T21:44:00Z" w16du:dateUtc="2025-09-29T01:44:00Z">
        <w:r w:rsidRPr="0007048F" w:rsidDel="00B64A34">
          <w:delText xml:space="preserve"> values of 0.0, 0.5, and 1.0. Variance explained by each axis is shown in brackets. The x-axis is reversed in the first panel to provide visual symmetry across ordinations. (B-C) Results of PERMANOVA analyses quantifying (B) variance explained (</w:delText>
        </w:r>
      </w:del>
      <m:oMath>
        <m:sSup>
          <m:sSupPr>
            <m:ctrlPr>
              <w:del w:id="1056" w:author="Augustus Raymond Pendleton" w:date="2025-09-28T21:44:00Z" w16du:dateUtc="2025-09-29T01:44:00Z">
                <w:rPr>
                  <w:rFonts w:ascii="Cambria Math" w:hAnsi="Cambria Math"/>
                </w:rPr>
              </w:del>
            </m:ctrlPr>
          </m:sSupPr>
          <m:e>
            <m:r>
              <w:del w:id="1057" w:author="Augustus Raymond Pendleton" w:date="2025-09-28T21:44:00Z" w16du:dateUtc="2025-09-29T01:44:00Z">
                <w:rPr>
                  <w:rFonts w:ascii="Cambria Math" w:hAnsi="Cambria Math"/>
                </w:rPr>
                <m:t>R</m:t>
              </w:del>
            </m:r>
          </m:e>
          <m:sup>
            <m:r>
              <w:del w:id="1058" w:author="Augustus Raymond Pendleton" w:date="2025-09-28T21:44:00Z" w16du:dateUtc="2025-09-29T01:44:00Z">
                <w:rPr>
                  <w:rFonts w:ascii="Cambria Math" w:hAnsi="Cambria Math"/>
                </w:rPr>
                <m:t>2</m:t>
              </w:del>
            </m:r>
          </m:sup>
        </m:sSup>
      </m:oMath>
      <w:del w:id="1059" w:author="Augustus Raymond Pendleton" w:date="2025-09-28T21:44:00Z" w16du:dateUtc="2025-09-29T01:44:00Z">
        <w:r w:rsidRPr="0007048F" w:rsidDel="00B64A34">
          <w:delText>) and (C) statistical power (</w:delText>
        </w:r>
      </w:del>
      <m:oMath>
        <m:r>
          <w:del w:id="1060" w:author="Augustus Raymond Pendleton" w:date="2025-09-28T21:44:00Z" w16du:dateUtc="2025-09-29T01:44:00Z">
            <w:rPr>
              <w:rFonts w:ascii="Cambria Math" w:hAnsi="Cambria Math"/>
            </w:rPr>
            <m:t>pseudo</m:t>
          </w:del>
        </m:r>
        <m:r>
          <w:del w:id="1061" w:author="Augustus Raymond Pendleton" w:date="2025-09-28T21:44:00Z" w16du:dateUtc="2025-09-29T01:44:00Z">
            <m:rPr>
              <m:sty m:val="p"/>
            </m:rPr>
            <w:rPr>
              <w:rFonts w:ascii="Cambria Math" w:hAnsi="Cambria Math"/>
            </w:rPr>
            <m:t>-</m:t>
          </w:del>
        </m:r>
        <m:r>
          <w:del w:id="1062" w:author="Augustus Raymond Pendleton" w:date="2025-09-28T21:44:00Z" w16du:dateUtc="2025-09-29T01:44:00Z">
            <w:rPr>
              <w:rFonts w:ascii="Cambria Math" w:hAnsi="Cambria Math"/>
            </w:rPr>
            <m:t>F</m:t>
          </w:del>
        </m:r>
      </m:oMath>
      <w:del w:id="1063" w:author="Augustus Raymond Pendleton" w:date="2025-09-28T21:44:00Z" w16du:dateUtc="2025-09-29T01:44:00Z">
        <w:r w:rsidRPr="0007048F" w:rsidDel="00B64A34">
          <w:delText xml:space="preserve">-statistic) across depth-month groups for four distance metrics: </w:delText>
        </w:r>
      </w:del>
      <m:oMath>
        <m:r>
          <w:del w:id="1064" w:author="Augustus Raymond Pendleton" w:date="2025-09-28T21:44:00Z" w16du:dateUtc="2025-09-29T01:44:00Z">
            <w:rPr>
              <w:rFonts w:ascii="Cambria Math" w:hAnsi="Cambria Math"/>
            </w:rPr>
            <m:t>G</m:t>
          </w:del>
        </m:r>
        <m:sSup>
          <m:sSupPr>
            <m:ctrlPr>
              <w:del w:id="1065" w:author="Augustus Raymond Pendleton" w:date="2025-09-28T21:44:00Z" w16du:dateUtc="2025-09-29T01:44:00Z">
                <w:rPr>
                  <w:rFonts w:ascii="Cambria Math" w:hAnsi="Cambria Math"/>
                </w:rPr>
              </w:del>
            </m:ctrlPr>
          </m:sSupPr>
          <m:e>
            <m:r>
              <w:del w:id="1066" w:author="Augustus Raymond Pendleton" w:date="2025-09-28T21:44:00Z" w16du:dateUtc="2025-09-29T01:44:00Z">
                <w:rPr>
                  <w:rFonts w:ascii="Cambria Math" w:hAnsi="Cambria Math"/>
                </w:rPr>
                <m:t>U</m:t>
              </w:del>
            </m:r>
          </m:e>
          <m:sup>
            <m:r>
              <w:del w:id="1067" w:author="Augustus Raymond Pendleton" w:date="2025-09-28T21:44:00Z" w16du:dateUtc="2025-09-29T01:44:00Z">
                <w:rPr>
                  <w:rFonts w:ascii="Cambria Math" w:hAnsi="Cambria Math"/>
                </w:rPr>
                <m:t>R</m:t>
              </w:del>
            </m:r>
          </m:sup>
        </m:sSup>
      </m:oMath>
      <w:del w:id="1068" w:author="Augustus Raymond Pendleton" w:date="2025-09-28T21:44:00Z" w16du:dateUtc="2025-09-29T01:44:00Z">
        <w:r w:rsidRPr="0007048F" w:rsidDel="00B64A34">
          <w:delText xml:space="preserve">, </w:delText>
        </w:r>
      </w:del>
      <m:oMath>
        <m:r>
          <w:del w:id="1069" w:author="Augustus Raymond Pendleton" w:date="2025-09-28T21:44:00Z" w16du:dateUtc="2025-09-29T01:44:00Z">
            <w:rPr>
              <w:rFonts w:ascii="Cambria Math" w:hAnsi="Cambria Math"/>
            </w:rPr>
            <m:t>G</m:t>
          </w:del>
        </m:r>
        <m:sSup>
          <m:sSupPr>
            <m:ctrlPr>
              <w:del w:id="1070" w:author="Augustus Raymond Pendleton" w:date="2025-09-28T21:44:00Z" w16du:dateUtc="2025-09-29T01:44:00Z">
                <w:rPr>
                  <w:rFonts w:ascii="Cambria Math" w:hAnsi="Cambria Math"/>
                </w:rPr>
              </w:del>
            </m:ctrlPr>
          </m:sSupPr>
          <m:e>
            <m:r>
              <w:del w:id="1071" w:author="Augustus Raymond Pendleton" w:date="2025-09-28T21:44:00Z" w16du:dateUtc="2025-09-29T01:44:00Z">
                <w:rPr>
                  <w:rFonts w:ascii="Cambria Math" w:hAnsi="Cambria Math"/>
                </w:rPr>
                <m:t>U</m:t>
              </w:del>
            </m:r>
          </m:e>
          <m:sup>
            <m:r>
              <w:del w:id="1072" w:author="Augustus Raymond Pendleton" w:date="2025-09-28T21:44:00Z" w16du:dateUtc="2025-09-29T01:44:00Z">
                <w:rPr>
                  <w:rFonts w:ascii="Cambria Math" w:hAnsi="Cambria Math"/>
                </w:rPr>
                <m:t>A</m:t>
              </w:del>
            </m:r>
          </m:sup>
        </m:sSup>
      </m:oMath>
      <w:del w:id="1073" w:author="Augustus Raymond Pendleton" w:date="2025-09-28T21:44:00Z" w16du:dateUtc="2025-09-29T01:44:00Z">
        <w:r w:rsidRPr="0007048F" w:rsidDel="00B64A34">
          <w:delText xml:space="preserve">, </w:delText>
        </w:r>
      </w:del>
      <m:oMath>
        <m:r>
          <w:del w:id="1074" w:author="Augustus Raymond Pendleton" w:date="2025-09-28T21:44:00Z" w16du:dateUtc="2025-09-29T01:44:00Z">
            <w:rPr>
              <w:rFonts w:ascii="Cambria Math" w:hAnsi="Cambria Math"/>
            </w:rPr>
            <m:t>B</m:t>
          </w:del>
        </m:r>
        <m:sSup>
          <m:sSupPr>
            <m:ctrlPr>
              <w:del w:id="1075" w:author="Augustus Raymond Pendleton" w:date="2025-09-28T21:44:00Z" w16du:dateUtc="2025-09-29T01:44:00Z">
                <w:rPr>
                  <w:rFonts w:ascii="Cambria Math" w:hAnsi="Cambria Math"/>
                </w:rPr>
              </w:del>
            </m:ctrlPr>
          </m:sSupPr>
          <m:e>
            <m:r>
              <w:del w:id="1076" w:author="Augustus Raymond Pendleton" w:date="2025-09-28T21:44:00Z" w16du:dateUtc="2025-09-29T01:44:00Z">
                <w:rPr>
                  <w:rFonts w:ascii="Cambria Math" w:hAnsi="Cambria Math"/>
                </w:rPr>
                <m:t>C</m:t>
              </w:del>
            </m:r>
          </m:e>
          <m:sup>
            <m:r>
              <w:del w:id="1077" w:author="Augustus Raymond Pendleton" w:date="2025-09-28T21:44:00Z" w16du:dateUtc="2025-09-29T01:44:00Z">
                <w:rPr>
                  <w:rFonts w:ascii="Cambria Math" w:hAnsi="Cambria Math"/>
                </w:rPr>
                <m:t>R</m:t>
              </w:del>
            </m:r>
          </m:sup>
        </m:sSup>
      </m:oMath>
      <w:del w:id="1078" w:author="Augustus Raymond Pendleton" w:date="2025-09-28T21:44:00Z" w16du:dateUtc="2025-09-29T01:44:00Z">
        <w:r w:rsidRPr="0007048F" w:rsidDel="00B64A34">
          <w:delText xml:space="preserve">, and </w:delText>
        </w:r>
      </w:del>
      <m:oMath>
        <m:r>
          <w:del w:id="1079" w:author="Augustus Raymond Pendleton" w:date="2025-09-28T21:44:00Z" w16du:dateUtc="2025-09-29T01:44:00Z">
            <w:rPr>
              <w:rFonts w:ascii="Cambria Math" w:hAnsi="Cambria Math"/>
            </w:rPr>
            <m:t>B</m:t>
          </w:del>
        </m:r>
        <m:sSup>
          <m:sSupPr>
            <m:ctrlPr>
              <w:del w:id="1080" w:author="Augustus Raymond Pendleton" w:date="2025-09-28T21:44:00Z" w16du:dateUtc="2025-09-29T01:44:00Z">
                <w:rPr>
                  <w:rFonts w:ascii="Cambria Math" w:hAnsi="Cambria Math"/>
                </w:rPr>
              </w:del>
            </m:ctrlPr>
          </m:sSupPr>
          <m:e>
            <m:r>
              <w:del w:id="1081" w:author="Augustus Raymond Pendleton" w:date="2025-09-28T21:44:00Z" w16du:dateUtc="2025-09-29T01:44:00Z">
                <w:rPr>
                  <w:rFonts w:ascii="Cambria Math" w:hAnsi="Cambria Math"/>
                </w:rPr>
                <m:t>C</m:t>
              </w:del>
            </m:r>
          </m:e>
          <m:sup>
            <m:r>
              <w:del w:id="1082" w:author="Augustus Raymond Pendleton" w:date="2025-09-28T21:44:00Z" w16du:dateUtc="2025-09-29T01:44:00Z">
                <w:rPr>
                  <w:rFonts w:ascii="Cambria Math" w:hAnsi="Cambria Math"/>
                </w:rPr>
                <m:t>A</m:t>
              </w:del>
            </m:r>
          </m:sup>
        </m:sSup>
      </m:oMath>
      <w:del w:id="1083" w:author="Augustus Raymond Pendleton" w:date="2025-09-28T21:44:00Z" w16du:dateUtc="2025-09-29T01:44:00Z">
        <w:r w:rsidRPr="0007048F" w:rsidDel="00B64A34">
          <w:delText xml:space="preserve">, each evaluated at multiple </w:delText>
        </w:r>
      </w:del>
      <m:oMath>
        <m:r>
          <w:del w:id="1084" w:author="Augustus Raymond Pendleton" w:date="2025-09-28T21:44:00Z" w16du:dateUtc="2025-09-29T01:44:00Z">
            <w:rPr>
              <w:rFonts w:ascii="Cambria Math" w:hAnsi="Cambria Math"/>
            </w:rPr>
            <m:t>α</m:t>
          </w:del>
        </m:r>
      </m:oMath>
      <w:del w:id="1085" w:author="Augustus Raymond Pendleton" w:date="2025-09-28T21:44:00Z" w16du:dateUtc="2025-09-29T01:44:00Z">
        <w:r w:rsidRPr="0007048F" w:rsidDel="00B64A34">
          <w:delText xml:space="preserve"> values. (D) Mantel correlations between each distance matrix and differences in cell abundances.</w:delText>
        </w:r>
      </w:del>
    </w:p>
    <w:p w14:paraId="7133A012" w14:textId="2E7BDEA4" w:rsidR="0007048F" w:rsidRDefault="0007048F">
      <w:pPr>
        <w:ind w:firstLine="720"/>
        <w:rPr>
          <w:ins w:id="1086" w:author="Augustus Raymond Pendleton" w:date="2025-09-29T10:46:00Z" w16du:dateUtc="2025-09-29T14:46:00Z"/>
        </w:rPr>
        <w:pPrChange w:id="1087" w:author="Augustus Raymond Pendleton" w:date="2025-09-29T11:36:00Z" w16du:dateUtc="2025-09-29T15:36:00Z">
          <w:pPr/>
        </w:pPrChange>
      </w:pPr>
      <w:del w:id="1088" w:author="Augustus Raymond Pendleton" w:date="2025-09-29T10:44:00Z" w16du:dateUtc="2025-09-29T14:44:00Z">
        <w:r w:rsidRPr="0007048F" w:rsidDel="008202AF">
          <w:delText>    </w:delText>
        </w:r>
      </w:del>
      <w:del w:id="1089" w:author="Augustus Raymond Pendleton" w:date="2025-09-29T10:45:00Z" w16du:dateUtc="2025-09-29T14:45:00Z">
        <w:r w:rsidRPr="0007048F" w:rsidDel="008202AF">
          <w:delText>T</w:delText>
        </w:r>
      </w:del>
      <w:del w:id="1090" w:author="Augustus Raymond Pendleton" w:date="2025-09-29T11:26:00Z" w16du:dateUtc="2025-09-29T15:26:00Z">
        <w:r w:rsidRPr="0007048F" w:rsidDel="006B7ABE">
          <w:delText>he incorporation of absolute abundance allows microbial ecologists to assess more realistic, ecologically-relevant differences in microbial communities, especially in contexts where microbial load matters. For example, the temporal development of the infant microbiome involves both a rise in absolute abundance and compositional changes</w:delText>
        </w:r>
        <w:r w:rsidR="009338FB" w:rsidDel="006B7ABE">
          <w:delText xml:space="preserve"> </w:delText>
        </w:r>
        <w:r w:rsidR="009338FB" w:rsidDel="006B7ABE">
          <w:fldChar w:fldCharType="begin"/>
        </w:r>
        <w:r w:rsidR="009338FB" w:rsidDel="006B7ABE">
          <w:delInstrText xml:space="preserve"> ADDIN ZOTERO_ITEM CSL_CITATION {"citationID":"nU6vJ51H","properties":{"formattedCitation":"[6]","plainCitation":"[6]","noteIndex":0},"citationItems":[{"id":2065,"uris":["http://zotero.org/groups/5077571/items/2JNT9XAC"],"itemData":{"id":2065,"type":"article-journal","abstract":"The gut microbiota of preterm infants develops predictably1–7, with pioneer species colonizing the gut after birth, followed by an ordered succession of microorganisms. The gut microbiota is vital to the health of preterm infants8,9, but the forces that shape these predictable dynamics of microbiome assembly are unknown. The environment, the host and interactions between microorganisms all potentially shape the dynamics of the microbiota, but in such a complex ecosystem, identifying the specific role of any individual factor is challenging10–14. Here we use multi-kingdom absolute abundance quantification, ecological modelling and experimental validation to address this challenge. We quantify the absolute dynamics of bacteria, fungi and archaea in a longitudinal cohort of 178 preterm infants. We uncover microbial blooms and extinctions, and show that there is an inverse correlation between bacterial and fungal loads in the infant gut. We infer computationally and demonstrate experimentally in vitro and in vivo that predictable assembly dynamics may be driven by directed, context-dependent interactions between specific microorganisms. Mirroring the dynamics of macroscopic ecosystems15–17, a late-arriving member of the microbiome, Klebsiella, exploits the pioneer microorganism, Staphylococcus, to gain a foothold within the gut. Notably, we find that interactions between different kingdoms can influence assembly, with a single fungal species—Candida albicans—inhibiting multiple dominant genera of gut bacteria. Our work reveals the centrality of simple microbe–microbe interactions in shaping host-associated microbiota, which is critical both for our understanding of microbiota ecology and for targeted microbiota interventions.","container-title":"Nature","DOI":"10.1038/s41586-021-03241-8","ISSN":"1476-4687","issue":"7851","language":"en","license":"2021 The Author(s), under exclusive licence to Springer Nature Limited","note":"publisher: Nature Publishing Group","page":"633-638","source":"www.nature.com","title":"Multi-kingdom ecological drivers of microbiota assembly in preterm infants","volume":"591","author":[{"family":"Rao","given":"Chitong"},{"family":"Coyte","given":"Katharine Z."},{"family":"Bainter","given":"Wayne"},{"family":"Geha","given":"Raif S."},{"family":"Martin","given":"Camilia R."},{"family":"Rakoff-Nahoum","given":"Seth"}],"issued":{"date-parts":[["2021",3]]},"citation-key":"raoMultikingdomEcologicalDrivers2021"}}],"schema":"https://github.com/citation-style-language/schema/raw/master/csl-citation.json"} </w:delInstrText>
        </w:r>
        <w:r w:rsidR="009338FB" w:rsidDel="006B7ABE">
          <w:fldChar w:fldCharType="separate"/>
        </w:r>
        <w:r w:rsidR="009338FB" w:rsidDel="006B7ABE">
          <w:rPr>
            <w:noProof/>
          </w:rPr>
          <w:delText>[6]</w:delText>
        </w:r>
        <w:r w:rsidR="009338FB" w:rsidDel="006B7ABE">
          <w:fldChar w:fldCharType="end"/>
        </w:r>
        <w:r w:rsidRPr="0007048F" w:rsidDel="006B7ABE">
          <w:delText xml:space="preserve">; bacteriophage predation in wastewater bioreactors can be understood only when microbial load is considered </w:delText>
        </w:r>
        <w:r w:rsidR="009338FB" w:rsidDel="006B7ABE">
          <w:fldChar w:fldCharType="begin"/>
        </w:r>
        <w:r w:rsidR="008729F6" w:rsidDel="006B7ABE">
          <w:delInstrText xml:space="preserve"> ADDIN ZOTERO_ITEM CSL_CITATION {"citationID":"SoXYc4XP","properties":{"formattedCitation":"[13]","plainCitation":"[13]","noteIndex":0},"citationItems":[{"id":2066,"uris":["http://zotero.org/groups/5077571/items/T76SVMUI"],"itemData":{"id":2066,"type":"article-journal","abstract":"Changes in the microbial community composition of a full-scale membrane bioreactor treating industrial wastewater were studied over a period of 462 days using a series of 16S rRNA gene clone libraries. Frequent changes in the relative abundance of specific taxonomic groups were observed, which could not be explained by changes in the reactor's conditions or wastewater composition. Phage activity was proposed to drive some of the observed changes. Bacterial hosts were isolated from a biomass sample obtained towards the end of the study period, and specific phage counts were carried out for some of the isolated hosts using stored frozen biomass samples as the phage inocula. Plaque-forming unit concentrations were shown to change frequently over the study period, in correlation with changes in the relative abundance of taxonomic groups closely related by 16S rRNA gene sequence to the isolated strains. Quantitative PCR was used to verify changes in the abundance of a taxonomic group closely related to one of the isolated hosts, showing good agreement with the changes in relative abundance in the clone libraries of that group. The emerging pattern was consistent with the ‘killing the winner’ hypothesis, although alternative interaction mechanisms could not be ruled out. This is the first time that phage–host interactions in a complex microbial community are demonstrated over an extended period, and possibly the first in situ demonstration of ‘killing the winner’ stochastic behavior.","container-title":"The ISME Journal","DOI":"10.1038/ismej.2009.118","ISSN":"1751-7362","issue":"3","journalAbbreviation":"The ISME Journal","page":"327-336","source":"Silverchair","title":"Bacteriophage predation regulates microbial abundance and diversity in a full-scale bioreactor treating industrial wastewater","volume":"4","author":[{"family":"Shapiro","given":"Orr H"},{"family":"Kushmaro","given":"Ariel"},{"family":"Brenner","given":"Asher"}],"issued":{"date-parts":[["2010",3,1]]},"citation-key":"shapiroBacteriophagePredationRegulates2010"}}],"schema":"https://github.com/citation-style-language/schema/raw/master/csl-citation.json"} </w:delInstrText>
        </w:r>
        <w:r w:rsidR="009338FB" w:rsidDel="006B7ABE">
          <w:fldChar w:fldCharType="separate"/>
        </w:r>
        <w:r w:rsidR="008729F6" w:rsidDel="006B7ABE">
          <w:rPr>
            <w:noProof/>
          </w:rPr>
          <w:delText>[13]</w:delText>
        </w:r>
        <w:r w:rsidR="009338FB" w:rsidDel="006B7ABE">
          <w:fldChar w:fldCharType="end"/>
        </w:r>
        <w:r w:rsidR="009338FB" w:rsidDel="006B7ABE">
          <w:delText xml:space="preserve">; </w:delText>
        </w:r>
        <w:r w:rsidRPr="0007048F" w:rsidDel="006B7ABE">
          <w:delText>and antibiotic-driven declines in specific swine gut taxa were missed using relative abundance approaches</w:delText>
        </w:r>
        <w:r w:rsidR="009338FB" w:rsidDel="006B7ABE">
          <w:delText xml:space="preserve"> </w:delText>
        </w:r>
        <w:r w:rsidR="009338FB" w:rsidDel="006B7ABE">
          <w:fldChar w:fldCharType="begin"/>
        </w:r>
        <w:r w:rsidR="008729F6" w:rsidDel="006B7ABE">
          <w:delInstrText xml:space="preserve"> ADDIN ZOTERO_ITEM CSL_CITATION {"citationID":"iCFiKdIH","properties":{"formattedCitation":"[14]","plainCitation":"[14]","noteIndex":0},"citationItems":[{"id":2067,"uris":["http://zotero.org/groups/5077571/items/RCJKTQVA"],"itemData":{"id":2067,"type":"article-journal","abstract":"BackgroundThe intestinal microbiota contributes to the colonization resistance of the gut towards bacterial pathogens. Antibiotic treatment often negatively affects the microbiome composition, rendering the host more susceptible for infections. However, a correct interpretation of such a perturbation requires quantitative microbiome profiling to reflect accurately the direction and magnitude of compositional changes within a microbiota. Standard 16S rRNA gene amplicon sequencing of microbiota samples offers compositional data in relative, but not absolute abundancies, and the presence of multiple copies of 16S rRNA genes in bacterial genomes introduces bias into compositional data. We explored whether improved sequencing data analysis influences the significance of the effect exerted by antibiotics on the faecal microbiota of young pigs using two veterinary antibiotics. Calculation of absolute abundances, either by flow cytometry-based bacterial cell counts or by spike-in of synthetic 16S rRNA genes, was employed and 16S rRNA gene copy numbers (GCN) were corrected.ResultsCell number determination exhibited large interindividual variability in two pig studies, using either tylosin or tulathromycin. Following tylosin application, flow cytometry-based cell counting revealed decreased absolute abundances of five families and ten genera. These results were not detectable by standard 16S analysis based on relative abundances. Here, GCN correction additionally uncovered significant decreases of Lactobacillus and Faecalibacterium. In another experimental setting with tulathromycin treatment, bacterial abundance quantification by flow cytometry and by a spike-in method yielded similar results only on the phylum level. Even though the spike-in method identified the decrease of four genera, analysis by fluorescence-activated cell sorting (FACS) uncovered eight significantly reduced genera, such as Prevotella and Paraprevotella upon antibiotic treatment. In contrast, analysis of relative abundances only showed a decrease of Faecalibacterium and Rikenellaceae RC9 gut group and, thus, a much less detailed antibiotic effect.ConclusionFlow cytometry is a laborious method, but identified a higher number of significant microbiome changes in comparison to common compositional data analysis and even revealed to be superior to a spike-in method. Calculation of absolute abundances and GCN correction are valuable methods that should be standards in microbiome analyses in veterinary as well as human medicine.","container-title":"Frontiers in Microbiology","DOI":"10.3389/fmicb.2025.1481197","ISSN":"1664-302X","journalAbbreviation":"Front. Microbiol.","language":"English","note":"publisher: Frontiers","source":"Frontiers","title":"Absolute abundance calculation enhances the significance of microbiome data in antibiotic treatment studies","URL":"https://www.frontiersin.org/journals/microbiology/articles/10.3389/fmicb.2025.1481197/full","volume":"16","author":[{"family":"Wagner","given":"Stefanie"},{"family":"Weber","given":"Michael"},{"family":"Paul","given":"Lena-Sophie"},{"family":"Grümpel-Schlüter","given":"Angelika"},{"family":"Kluess","given":"Jeannette"},{"family":"Neuhaus","given":"Klaus"},{"family":"Fuchs","given":"Thilo M."}],"accessed":{"date-parts":[["2025",7,8]]},"issued":{"date-parts":[["2025",3,24]]},"citation-key":"wagnerAbsoluteAbundanceCalculation2025"}}],"schema":"https://github.com/citation-style-language/schema/raw/master/csl-citation.json"} </w:delInstrText>
        </w:r>
        <w:r w:rsidR="009338FB" w:rsidDel="006B7ABE">
          <w:fldChar w:fldCharType="separate"/>
        </w:r>
        <w:r w:rsidR="008729F6" w:rsidDel="006B7ABE">
          <w:rPr>
            <w:noProof/>
          </w:rPr>
          <w:delText>[14]</w:delText>
        </w:r>
        <w:r w:rsidR="009338FB" w:rsidDel="006B7ABE">
          <w:fldChar w:fldCharType="end"/>
        </w:r>
        <w:r w:rsidRPr="0007048F" w:rsidDel="006B7ABE">
          <w:delText xml:space="preserve">. As </w:delText>
        </w:r>
      </w:del>
      <m:oMath>
        <m:r>
          <w:del w:id="1091" w:author="Augustus Raymond Pendleton" w:date="2025-09-29T11:26:00Z" w16du:dateUtc="2025-09-29T15:26:00Z">
            <w:rPr>
              <w:rFonts w:ascii="Cambria Math" w:hAnsi="Cambria Math"/>
            </w:rPr>
            <m:t>β</m:t>
          </w:del>
        </m:r>
      </m:oMath>
      <w:del w:id="1092" w:author="Augustus Raymond Pendleton" w:date="2025-09-29T11:26:00Z" w16du:dateUtc="2025-09-29T15:26:00Z">
        <w:r w:rsidRPr="0007048F" w:rsidDel="006B7ABE">
          <w:delText xml:space="preserve">-diversity metrics (and UniFrac specifically) remain central to microbial ecology, we encourage researchers to adopt </w:delText>
        </w:r>
      </w:del>
      <m:oMath>
        <m:r>
          <w:del w:id="1093" w:author="Augustus Raymond Pendleton" w:date="2025-09-29T11:26:00Z" w16du:dateUtc="2025-09-29T15:26:00Z">
            <w:rPr>
              <w:rFonts w:ascii="Cambria Math" w:hAnsi="Cambria Math"/>
            </w:rPr>
            <m:t>G</m:t>
          </w:del>
        </m:r>
        <m:sSup>
          <m:sSupPr>
            <m:ctrlPr>
              <w:del w:id="1094" w:author="Augustus Raymond Pendleton" w:date="2025-09-29T11:26:00Z" w16du:dateUtc="2025-09-29T15:26:00Z">
                <w:rPr>
                  <w:rFonts w:ascii="Cambria Math" w:hAnsi="Cambria Math"/>
                </w:rPr>
              </w:del>
            </m:ctrlPr>
          </m:sSupPr>
          <m:e>
            <m:r>
              <w:del w:id="1095" w:author="Augustus Raymond Pendleton" w:date="2025-09-29T11:26:00Z" w16du:dateUtc="2025-09-29T15:26:00Z">
                <w:rPr>
                  <w:rFonts w:ascii="Cambria Math" w:hAnsi="Cambria Math"/>
                </w:rPr>
                <m:t>U</m:t>
              </w:del>
            </m:r>
          </m:e>
          <m:sup>
            <m:r>
              <w:del w:id="1096" w:author="Augustus Raymond Pendleton" w:date="2025-09-29T11:26:00Z" w16du:dateUtc="2025-09-29T15:26:00Z">
                <w:rPr>
                  <w:rFonts w:ascii="Cambria Math" w:hAnsi="Cambria Math"/>
                </w:rPr>
                <m:t>A</m:t>
              </w:del>
            </m:r>
          </m:sup>
        </m:sSup>
      </m:oMath>
      <w:del w:id="1097" w:author="Augustus Raymond Pendleton" w:date="2025-09-29T11:26:00Z" w16du:dateUtc="2025-09-29T15:26:00Z">
        <w:r w:rsidRPr="0007048F" w:rsidDel="006B7ABE">
          <w:delText xml:space="preserve"> when </w:delText>
        </w:r>
      </w:del>
      <w:del w:id="1098" w:author="Augustus Raymond Pendleton" w:date="2025-09-29T10:45:00Z" w16du:dateUtc="2025-09-29T14:45:00Z">
        <w:r w:rsidRPr="0007048F" w:rsidDel="00F81530">
          <w:delText>absolute abundance data are available</w:delText>
        </w:r>
      </w:del>
      <w:del w:id="1099" w:author="Augustus Raymond Pendleton" w:date="2025-09-29T11:26:00Z" w16du:dateUtc="2025-09-29T15:26:00Z">
        <w:r w:rsidRPr="0007048F" w:rsidDel="006B7ABE">
          <w:delText xml:space="preserve">. While demonstrated here with 16S rRNA data, the approach </w:delText>
        </w:r>
      </w:del>
      <w:del w:id="1100" w:author="Augustus Raymond Pendleton" w:date="2025-09-29T10:45:00Z" w16du:dateUtc="2025-09-29T14:45:00Z">
        <w:r w:rsidRPr="0007048F" w:rsidDel="00F81530">
          <w:delText>is</w:delText>
        </w:r>
      </w:del>
      <w:del w:id="1101" w:author="Augustus Raymond Pendleton" w:date="2025-09-29T11:26:00Z" w16du:dateUtc="2025-09-29T15:26:00Z">
        <w:r w:rsidRPr="0007048F" w:rsidDel="006B7ABE">
          <w:delText xml:space="preserve"> generalizable to other marker genes or (meta)genomic features, provided absolute abundance estimates are available. In doing so, </w:delText>
        </w:r>
      </w:del>
      <m:oMath>
        <m:r>
          <w:del w:id="1102" w:author="Augustus Raymond Pendleton" w:date="2025-09-29T11:26:00Z" w16du:dateUtc="2025-09-29T15:26:00Z">
            <w:rPr>
              <w:rFonts w:ascii="Cambria Math" w:hAnsi="Cambria Math"/>
            </w:rPr>
            <m:t>G</m:t>
          </w:del>
        </m:r>
        <m:sSup>
          <m:sSupPr>
            <m:ctrlPr>
              <w:del w:id="1103" w:author="Augustus Raymond Pendleton" w:date="2025-09-29T11:26:00Z" w16du:dateUtc="2025-09-29T15:26:00Z">
                <w:rPr>
                  <w:rFonts w:ascii="Cambria Math" w:hAnsi="Cambria Math"/>
                </w:rPr>
              </w:del>
            </m:ctrlPr>
          </m:sSupPr>
          <m:e>
            <m:r>
              <w:del w:id="1104" w:author="Augustus Raymond Pendleton" w:date="2025-09-29T11:26:00Z" w16du:dateUtc="2025-09-29T15:26:00Z">
                <w:rPr>
                  <w:rFonts w:ascii="Cambria Math" w:hAnsi="Cambria Math"/>
                </w:rPr>
                <m:t>U</m:t>
              </w:del>
            </m:r>
          </m:e>
          <m:sup>
            <m:r>
              <w:del w:id="1105" w:author="Augustus Raymond Pendleton" w:date="2025-09-29T11:26:00Z" w16du:dateUtc="2025-09-29T15:26:00Z">
                <w:rPr>
                  <w:rFonts w:ascii="Cambria Math" w:hAnsi="Cambria Math"/>
                </w:rPr>
                <m:t>A</m:t>
              </w:del>
            </m:r>
          </m:sup>
        </m:sSup>
      </m:oMath>
      <w:del w:id="1106" w:author="Augustus Raymond Pendleton" w:date="2025-09-29T11:26:00Z" w16du:dateUtc="2025-09-29T15:26:00Z">
        <w:r w:rsidRPr="0007048F" w:rsidDel="006B7ABE">
          <w:delText xml:space="preserve"> offers not only a more grounded picture of lineage differences but also sensitivity to both biomass variation and phylogenetic depth</w:delText>
        </w:r>
      </w:del>
      <w:del w:id="1107" w:author="Augustus Raymond Pendleton" w:date="2025-09-29T10:46:00Z" w16du:dateUtc="2025-09-29T14:46:00Z">
        <w:r w:rsidRPr="0007048F" w:rsidDel="00F81530">
          <w:delText>, enabling detection of subtle yet ecologically meaningful shifts.</w:delText>
        </w:r>
      </w:del>
    </w:p>
    <w:p w14:paraId="08449A29" w14:textId="335F6BEC" w:rsidR="00F81530" w:rsidRDefault="00F81530" w:rsidP="0007048F">
      <w:pPr>
        <w:rPr>
          <w:ins w:id="1108" w:author="Augustus Raymond Pendleton" w:date="2025-09-29T10:54:00Z" w16du:dateUtc="2025-09-29T14:54:00Z"/>
        </w:rPr>
      </w:pPr>
      <w:ins w:id="1109" w:author="Augustus Raymond Pendleton" w:date="2025-09-29T10:46:00Z" w16du:dateUtc="2025-09-29T14:46:00Z">
        <w:r>
          <w:lastRenderedPageBreak/>
          <w:tab/>
          <w:t>Finally, we sought to qua</w:t>
        </w:r>
      </w:ins>
      <w:ins w:id="1110" w:author="Augustus Raymond Pendleton" w:date="2025-09-29T10:47:00Z" w16du:dateUtc="2025-09-29T14:47:00Z">
        <w:r>
          <w:t xml:space="preserve">ntify some of the practical concerns researchers may have when applying </w:t>
        </w:r>
        <w:r>
          <w:rPr>
            <w:i/>
            <w:iCs/>
          </w:rPr>
          <w:t>GU</w:t>
        </w:r>
        <w:r>
          <w:rPr>
            <w:i/>
            <w:iCs/>
            <w:vertAlign w:val="superscript"/>
          </w:rPr>
          <w:t>A</w:t>
        </w:r>
        <w:r>
          <w:rPr>
            <w:i/>
            <w:iCs/>
          </w:rPr>
          <w:t xml:space="preserve"> </w:t>
        </w:r>
        <w:r>
          <w:t xml:space="preserve">to their own data. </w:t>
        </w:r>
      </w:ins>
      <w:ins w:id="1111" w:author="Augustus Raymond Pendleton" w:date="2025-09-29T10:48:00Z" w16du:dateUtc="2025-09-29T14:48:00Z">
        <w:r>
          <w:t xml:space="preserve">Both Bray-Curtis and </w:t>
        </w:r>
        <w:proofErr w:type="spellStart"/>
        <w:r>
          <w:t>Unifrac</w:t>
        </w:r>
        <w:proofErr w:type="spellEnd"/>
        <w:r>
          <w:t xml:space="preserve"> measures can be sensitive to differences in richness as a result of uneven sequencing depth </w:t>
        </w:r>
      </w:ins>
      <w:r w:rsidR="009C4CF7">
        <w:fldChar w:fldCharType="begin"/>
      </w:r>
      <w:r w:rsidR="009C4CF7">
        <w:instrText xml:space="preserve"> ADDIN ZOTERO_ITEM CSL_CITATION {"citationID":"4bq3QkSL","properties":{"formattedCitation":"[13\\uc0\\u8211{}15]","plainCitation":"[13–15]","noteIndex":0},"citationItems":[{"id":2059,"uris":["http://zotero.org/groups/5077571/items/HNQGY2XA"],"itemData":{"id":2059,"type":"article-journal","abstract":"As microbial ecology investigations have progressed from descriptive characterizations of a community to hypothesis-driven ecological research, a number of different statistical techniques have been developed to describe and compare the structure of microbial communities. Thus far, these methods have only been evaluated using 16S rRNA gene sequence data obtained from incomplete characterizations of microbial communities. In this investigation, simulations were designed to test the statistical power of different methods to differentiate between communities with known memberships and structures. These simulations revealed three important results that affect how the results of the tests are interpreted. First, ∫-LIBSHUFF, TreeClimber, UniFrac, analysis of molecular variance (AMOVA) and homogeneity of molecular variance (HOMOVA) compare the structure of communities and not just their memberships. Second, ∫-LIBSHUFF is unable to detect cases when one community structure is a subset of another. Third, AMOVA determines whether the genetic diversity within two or more communities is greater than their pooled genetic diversity, and HOMOVA determines whether the amount of genetic diversity in each community is significantly different. ∫-LIBSHUFF, TreeClimber and UniFrac lump these and other factors together when performing their analysis making it difficult to discern the nature of the differences that are detected between communities. These findings demonstrate that when correctly employed, the current statistical toolbox has the ability to address specific ecological questions concerning the differences between microbial communities.","container-title":"The ISME Journal","DOI":"10.1038/ismej.2008.5","ISSN":"1751-7362","issue":"3","journalAbbreviation":"The ISME Journal","page":"265-275","source":"Silverchair","title":"Evaluating different approaches that test whether microbial communities have the same structure","volume":"2","author":[{"family":"Schloss","given":"Patrick D"}],"issued":{"date-parts":[["2008",3,1]]},"citation-key":"schlossEvaluatingDifferentApproaches2008"}},{"id":2055,"uris":["http://zotero.org/groups/5077571/items/V3VBCZEE"],"itemData":{"id":2055,"type":"chapter","container-title":"Biocomputing 2012","ISBN":"978-981-4596-37-4","note":"DOI: 10.1142/9789814366496_0021","page":"213-224","publisher":"WORLD SCIENTIFIC","source":"worldscientific.com (Atypon)","title":"Comparisons of distance methods for combining covariates and abundances in microbiome studies","URL":"https://www.worldscientific.com/doi/abs/10.1142/9789814366496_0021","author":[{"family":"Fukuyama","given":"Julia"},{"family":"Mcmurdie","given":"Paul J."},{"family":"Dethlefsen","given":"Les"},{"family":"Relman","given":"David A."},{"family":"Holmes","given":"Susan"}],"accessed":{"date-parts":[["2025",7,2]]},"issued":{"date-parts":[["2011",11,20]]},"citation-key":"fukuyamaComparisonsDistanceMethods2011"}},{"id":986,"uris":["http://zotero.org/groups/5077571/items/LPWQ3DY5"],"itemData":{"id":986,"type":"article-journal","abstract":"Current practice in the normalization of microbiome count data is inefficient in the statistical sense. For apparently historical reasons, the common approach is either to use simple proportions (which does not address heteroscedasticity) or to use rarefying of counts, even though both of these approaches are inappropriate for detection of differentially abundant species. Well-established statistical theory is available that simultaneously accounts for library size differences and biological variability using an appropriate mixture model. Moreover, specific implementations for DNA sequencing read count data (based on a Negative Binomial model for instance) are already available in RNA-Seq focused R packages such as edgeR and DESeq. Here we summarize the supporting statistical theory and use simulations and empirical data to demonstrate substantial improvements provided by a relevant mixture model framework over simple proportions or rarefying. We show how both proportions and rarefied counts result in a high rate of false positives in tests for species that are differentially abundant across sample classes. Regarding microbiome sample-wise clustering, we also show that the rarefying procedure often discards samples that can be accurately clustered by alternative methods. We further compare different Negative Binomial methods with a recently-described zero-inflated Gaussian mixture, implemented in a package called metagenomeSeq. We find that metagenomeSeq performs well when there is an adequate number of biological replicates, but it nevertheless tends toward a higher false positive rate. Based on these results and well-established statistical theory, we advocate that investigators avoid rarefying altogether. We have provided microbiome-specific extensions to these tools in the R package, phyloseq.","container-title":"PLOS Computational Biology","DOI":"10.1371/journal.pcbi.1003531","ISSN":"1553-7358","issue":"4","journalAbbreviation":"PLOS Computational Biology","language":"en","note":"publisher: Public Library of Science","page":"e1003531","source":"PLoS Journals","title":"Waste Not, Want Not: Why Rarefying Microbiome Data Is Inadmissible","title-short":"Waste Not, Want Not","volume":"10","author":[{"family":"McMurdie","given":"Paul J."},{"family":"Holmes","given":"Susan"}],"issued":{"date-parts":[["2014",4,3]]},"citation-key":"mcmurdieWasteNotWant2014"}}],"schema":"https://github.com/citation-style-language/schema/raw/master/csl-citation.json"} </w:instrText>
      </w:r>
      <w:r w:rsidR="009C4CF7">
        <w:fldChar w:fldCharType="separate"/>
      </w:r>
      <w:r w:rsidR="009C4CF7" w:rsidRPr="009C4CF7">
        <w:rPr>
          <w:rFonts w:cs="Times New Roman"/>
          <w:kern w:val="0"/>
        </w:rPr>
        <w:t>[13–15]</w:t>
      </w:r>
      <w:r w:rsidR="009C4CF7">
        <w:fldChar w:fldCharType="end"/>
      </w:r>
      <w:ins w:id="1112" w:author="Augustus Raymond Pendleton" w:date="2025-09-29T10:48:00Z" w16du:dateUtc="2025-09-29T14:48:00Z">
        <w:r>
          <w:t>.</w:t>
        </w:r>
      </w:ins>
      <w:ins w:id="1113" w:author="Augustus Raymond Pendleton" w:date="2025-09-29T10:49:00Z" w16du:dateUtc="2025-09-29T14:49:00Z">
        <w:r>
          <w:t xml:space="preserve"> Methods to address these concerns, including rarefaction, are highly debated in the literature, and the simulations to test the impact of rarefaction decisions are complex (e.g. </w:t>
        </w:r>
      </w:ins>
      <w:r w:rsidR="009C4CF7">
        <w:fldChar w:fldCharType="begin"/>
      </w:r>
      <w:r w:rsidR="009C4CF7">
        <w:instrText xml:space="preserve"> ADDIN ZOTERO_ITEM CSL_CITATION {"citationID":"zFNsNEFO","properties":{"formattedCitation":"[16]","plainCitation":"[16]","noteIndex":0},"citationItems":[{"id":2077,"uris":["http://zotero.org/groups/5077571/items/VAST522A"],"itemData":{"id":2077,"type":"article-journal","container-title":"mSphere","DOI":"10.1128/msphere.00355-23","issue":"1","note":"publisher: American Society for Microbiology","page":"e00355-23","source":"journals.asm.org (Atypon)","title":"Waste not, want not: revisiting the analysis that called into question the practice of rarefaction","title-short":"Waste not, want not","volume":"9","author":[{"family":"Schloss","given":"Patrick D."}],"issued":{"date-parts":[["2023",12,6]]},"citation-key":"schlossWasteNotWant2023"}}],"schema":"https://github.com/citation-style-language/schema/raw/master/csl-citation.json"} </w:instrText>
      </w:r>
      <w:r w:rsidR="009C4CF7">
        <w:fldChar w:fldCharType="separate"/>
      </w:r>
      <w:r w:rsidR="009C4CF7">
        <w:rPr>
          <w:noProof/>
        </w:rPr>
        <w:t>[16]</w:t>
      </w:r>
      <w:r w:rsidR="009C4CF7">
        <w:fldChar w:fldCharType="end"/>
      </w:r>
      <w:ins w:id="1114" w:author="Augustus Raymond Pendleton" w:date="2025-09-29T10:49:00Z" w16du:dateUtc="2025-09-29T14:49:00Z">
        <w:r>
          <w:t>)</w:t>
        </w:r>
      </w:ins>
      <w:ins w:id="1115" w:author="Augustus Raymond Pendleton" w:date="2025-09-29T10:50:00Z" w16du:dateUtc="2025-09-29T14:50:00Z">
        <w:r>
          <w:t xml:space="preserve">. We do not explore the specific sensitivity of </w:t>
        </w:r>
        <w:r>
          <w:rPr>
            <w:i/>
            <w:iCs/>
          </w:rPr>
          <w:t>U</w:t>
        </w:r>
        <w:r>
          <w:rPr>
            <w:i/>
            <w:iCs/>
            <w:vertAlign w:val="superscript"/>
          </w:rPr>
          <w:t>A</w:t>
        </w:r>
        <w:r>
          <w:rPr>
            <w:i/>
            <w:iCs/>
          </w:rPr>
          <w:t>/GU</w:t>
        </w:r>
        <w:r>
          <w:rPr>
            <w:i/>
            <w:iCs/>
            <w:vertAlign w:val="superscript"/>
          </w:rPr>
          <w:t>A</w:t>
        </w:r>
        <w:r>
          <w:rPr>
            <w:i/>
            <w:iCs/>
          </w:rPr>
          <w:t xml:space="preserve"> </w:t>
        </w:r>
        <w:r>
          <w:t xml:space="preserve">to rarefaction decisions </w:t>
        </w:r>
        <w:proofErr w:type="gramStart"/>
        <w:r>
          <w:t>here, but</w:t>
        </w:r>
        <w:proofErr w:type="gramEnd"/>
        <w:r>
          <w:t xml:space="preserve"> do provide a practical framework </w:t>
        </w:r>
      </w:ins>
      <w:ins w:id="1116" w:author="Augustus Raymond Pendleton" w:date="2025-09-29T10:51:00Z" w16du:dateUtc="2025-09-29T14:51:00Z">
        <w:r>
          <w:t xml:space="preserve">and code </w:t>
        </w:r>
      </w:ins>
      <w:ins w:id="1117" w:author="Augustus Raymond Pendleton" w:date="2025-09-29T10:50:00Z" w16du:dateUtc="2025-09-29T14:50:00Z">
        <w:r>
          <w:t>for how we incorporated rarefaction int</w:t>
        </w:r>
      </w:ins>
      <w:ins w:id="1118" w:author="Augustus Raymond Pendleton" w:date="2025-09-29T10:51:00Z" w16du:dateUtc="2025-09-29T14:51:00Z">
        <w:r>
          <w:t xml:space="preserve">o our own analyses (Fig. S4 and available code). Put simply, we rarefy our ASV tables to an even sequencing depth across many iterations (here, 100); transform each ASV to relative abundance; normalize </w:t>
        </w:r>
      </w:ins>
      <w:ins w:id="1119" w:author="Augustus Raymond Pendleton" w:date="2025-09-29T10:52:00Z" w16du:dateUtc="2025-09-29T14:52:00Z">
        <w:r>
          <w:t xml:space="preserve">the abundance of each ASV in each sample by multiple the relative abundance by the absolute abundance of that sample; and average the distance measure across all iterations. Future work which assesses the sensitivity of </w:t>
        </w:r>
        <w:r>
          <w:rPr>
            <w:i/>
            <w:iCs/>
          </w:rPr>
          <w:t>U</w:t>
        </w:r>
        <w:r>
          <w:rPr>
            <w:i/>
            <w:iCs/>
            <w:vertAlign w:val="superscript"/>
          </w:rPr>
          <w:t>A</w:t>
        </w:r>
      </w:ins>
      <w:ins w:id="1120" w:author="Augustus Raymond Pendleton" w:date="2025-09-29T10:53:00Z" w16du:dateUtc="2025-09-29T14:53:00Z">
        <w:r>
          <w:rPr>
            <w:i/>
            <w:iCs/>
            <w:vertAlign w:val="superscript"/>
          </w:rPr>
          <w:t xml:space="preserve"> </w:t>
        </w:r>
        <w:r>
          <w:t xml:space="preserve">to </w:t>
        </w:r>
      </w:ins>
      <w:ins w:id="1121" w:author="Augustus Raymond Pendleton" w:date="2025-09-29T11:29:00Z" w16du:dateUtc="2025-09-29T15:29:00Z">
        <w:r w:rsidR="006B42C1" w:rsidRPr="00057D48">
          <w:rPr>
            <w:noProof/>
            <w:sz w:val="20"/>
            <w:szCs w:val="20"/>
          </w:rPr>
          <w:drawing>
            <wp:anchor distT="0" distB="0" distL="114300" distR="114300" simplePos="0" relativeHeight="251662336" behindDoc="0" locked="0" layoutInCell="1" allowOverlap="1" wp14:anchorId="41339946" wp14:editId="6398F077">
              <wp:simplePos x="0" y="0"/>
              <wp:positionH relativeFrom="margin">
                <wp:posOffset>942340</wp:posOffset>
              </wp:positionH>
              <wp:positionV relativeFrom="margin">
                <wp:posOffset>699351</wp:posOffset>
              </wp:positionV>
              <wp:extent cx="3657600" cy="3381327"/>
              <wp:effectExtent l="0" t="0" r="0" b="0"/>
              <wp:wrapTopAndBottom/>
              <wp:docPr id="996368213" name="Picture 3" descr="A collage of graphs and diagra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68213" name="Picture 3" descr="A collage of graphs and diagram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7600" cy="3381327"/>
                      </a:xfrm>
                      <a:prstGeom prst="rect">
                        <a:avLst/>
                      </a:prstGeom>
                    </pic:spPr>
                  </pic:pic>
                </a:graphicData>
              </a:graphic>
              <wp14:sizeRelH relativeFrom="page">
                <wp14:pctWidth>0</wp14:pctWidth>
              </wp14:sizeRelH>
              <wp14:sizeRelV relativeFrom="page">
                <wp14:pctHeight>0</wp14:pctHeight>
              </wp14:sizeRelV>
            </wp:anchor>
          </w:drawing>
        </w:r>
      </w:ins>
      <w:ins w:id="1122" w:author="Augustus Raymond Pendleton" w:date="2025-09-29T10:53:00Z" w16du:dateUtc="2025-09-29T14:53:00Z">
        <w:r>
          <w:t xml:space="preserve">richness and sequencing depth, compared to </w:t>
        </w:r>
        <w:r>
          <w:rPr>
            <w:i/>
            <w:iCs/>
          </w:rPr>
          <w:t>U</w:t>
        </w:r>
        <w:r>
          <w:rPr>
            <w:i/>
            <w:iCs/>
            <w:vertAlign w:val="superscript"/>
          </w:rPr>
          <w:t xml:space="preserve">R </w:t>
        </w:r>
        <w:r>
          <w:t xml:space="preserve">and </w:t>
        </w:r>
        <w:r>
          <w:rPr>
            <w:i/>
            <w:iCs/>
          </w:rPr>
          <w:t>BC</w:t>
        </w:r>
        <w:r>
          <w:rPr>
            <w:i/>
            <w:iCs/>
            <w:vertAlign w:val="superscript"/>
          </w:rPr>
          <w:t>A</w:t>
        </w:r>
        <w:r>
          <w:rPr>
            <w:i/>
            <w:iCs/>
          </w:rPr>
          <w:t xml:space="preserve">, </w:t>
        </w:r>
        <w:r w:rsidRPr="00F81530">
          <w:rPr>
            <w:rPrChange w:id="1123" w:author="Augustus Raymond Pendleton" w:date="2025-09-29T10:54:00Z" w16du:dateUtc="2025-09-29T14:54:00Z">
              <w:rPr>
                <w:i/>
                <w:iCs/>
              </w:rPr>
            </w:rPrChange>
          </w:rPr>
          <w:t>would be usef</w:t>
        </w:r>
      </w:ins>
      <w:ins w:id="1124" w:author="Augustus Raymond Pendleton" w:date="2025-09-29T10:54:00Z" w16du:dateUtc="2025-09-29T14:54:00Z">
        <w:r w:rsidRPr="00F81530">
          <w:rPr>
            <w:rPrChange w:id="1125" w:author="Augustus Raymond Pendleton" w:date="2025-09-29T10:54:00Z" w16du:dateUtc="2025-09-29T14:54:00Z">
              <w:rPr>
                <w:i/>
                <w:iCs/>
              </w:rPr>
            </w:rPrChange>
          </w:rPr>
          <w:t>ul to the field.</w:t>
        </w:r>
      </w:ins>
    </w:p>
    <w:p w14:paraId="78C057E3" w14:textId="0B5474D3" w:rsidR="00161013" w:rsidRPr="00057D48" w:rsidRDefault="00161013" w:rsidP="00161013">
      <w:pPr>
        <w:rPr>
          <w:ins w:id="1126" w:author="Augustus Raymond Pendleton" w:date="2025-09-29T11:38:00Z" w16du:dateUtc="2025-09-29T15:38:00Z"/>
          <w:sz w:val="20"/>
          <w:szCs w:val="20"/>
        </w:rPr>
      </w:pPr>
      <w:ins w:id="1127" w:author="Augustus Raymond Pendleton" w:date="2025-09-29T11:38:00Z" w16du:dateUtc="2025-09-29T15:38:00Z">
        <w:r w:rsidRPr="00057D48">
          <w:rPr>
            <w:i/>
            <w:iCs/>
            <w:sz w:val="20"/>
            <w:szCs w:val="20"/>
          </w:rPr>
          <w:t>Figure 4. Performance of GU</w:t>
        </w:r>
        <w:r w:rsidRPr="00057D48">
          <w:rPr>
            <w:i/>
            <w:iCs/>
            <w:sz w:val="20"/>
            <w:szCs w:val="20"/>
            <w:vertAlign w:val="superscript"/>
          </w:rPr>
          <w:t>A</w:t>
        </w:r>
        <w:r w:rsidRPr="00057D48">
          <w:rPr>
            <w:i/>
            <w:iCs/>
            <w:sz w:val="20"/>
            <w:szCs w:val="20"/>
          </w:rPr>
          <w:t xml:space="preserve"> in terms of computational time and resilience to quantification error. </w:t>
        </w:r>
        <w:r w:rsidRPr="00057D48">
          <w:rPr>
            <w:sz w:val="20"/>
            <w:szCs w:val="20"/>
          </w:rPr>
          <w:t xml:space="preserve">(A) The computational time to calculate </w:t>
        </w:r>
        <w:r w:rsidRPr="00057D48">
          <w:rPr>
            <w:i/>
            <w:iCs/>
            <w:sz w:val="20"/>
            <w:szCs w:val="20"/>
          </w:rPr>
          <w:t>GU</w:t>
        </w:r>
        <w:r w:rsidRPr="00057D48">
          <w:rPr>
            <w:i/>
            <w:iCs/>
            <w:sz w:val="20"/>
            <w:szCs w:val="20"/>
            <w:vertAlign w:val="superscript"/>
          </w:rPr>
          <w:t>A</w:t>
        </w:r>
        <w:r w:rsidRPr="00057D48">
          <w:rPr>
            <w:i/>
            <w:iCs/>
            <w:sz w:val="20"/>
            <w:szCs w:val="20"/>
          </w:rPr>
          <w:t xml:space="preserve"> </w:t>
        </w:r>
        <w:r w:rsidRPr="00057D48">
          <w:rPr>
            <w:sz w:val="20"/>
            <w:szCs w:val="20"/>
          </w:rPr>
          <w:t xml:space="preserve">(from the </w:t>
        </w:r>
        <w:proofErr w:type="spellStart"/>
        <w:r w:rsidRPr="00057D48">
          <w:rPr>
            <w:sz w:val="20"/>
            <w:szCs w:val="20"/>
          </w:rPr>
          <w:t>GUnifrac</w:t>
        </w:r>
        <w:proofErr w:type="spellEnd"/>
        <w:r w:rsidRPr="00057D48">
          <w:rPr>
            <w:sz w:val="20"/>
            <w:szCs w:val="20"/>
          </w:rPr>
          <w:t xml:space="preserve"> package), </w:t>
        </w:r>
        <w:r w:rsidRPr="00057D48">
          <w:rPr>
            <w:i/>
            <w:iCs/>
            <w:sz w:val="20"/>
            <w:szCs w:val="20"/>
          </w:rPr>
          <w:t>U</w:t>
        </w:r>
        <w:r w:rsidRPr="00057D48">
          <w:rPr>
            <w:i/>
            <w:iCs/>
            <w:sz w:val="20"/>
            <w:szCs w:val="20"/>
            <w:vertAlign w:val="superscript"/>
          </w:rPr>
          <w:t>R</w:t>
        </w:r>
        <w:r w:rsidRPr="00057D48">
          <w:rPr>
            <w:sz w:val="20"/>
            <w:szCs w:val="20"/>
          </w:rPr>
          <w:t xml:space="preserve"> (implemented as </w:t>
        </w:r>
        <w:proofErr w:type="spellStart"/>
        <w:r w:rsidRPr="00057D48">
          <w:rPr>
            <w:sz w:val="20"/>
            <w:szCs w:val="20"/>
          </w:rPr>
          <w:t>FastUnifrac</w:t>
        </w:r>
        <w:proofErr w:type="spellEnd"/>
        <w:r w:rsidRPr="00057D48">
          <w:rPr>
            <w:sz w:val="20"/>
            <w:szCs w:val="20"/>
          </w:rPr>
          <w:t xml:space="preserve"> in the </w:t>
        </w:r>
        <w:proofErr w:type="spellStart"/>
        <w:r w:rsidRPr="00057D48">
          <w:rPr>
            <w:sz w:val="20"/>
            <w:szCs w:val="20"/>
          </w:rPr>
          <w:t>phyloseq</w:t>
        </w:r>
        <w:proofErr w:type="spellEnd"/>
        <w:r w:rsidRPr="00057D48">
          <w:rPr>
            <w:sz w:val="20"/>
            <w:szCs w:val="20"/>
          </w:rPr>
          <w:t xml:space="preserve"> package) and </w:t>
        </w:r>
        <w:r w:rsidRPr="00057D48">
          <w:rPr>
            <w:i/>
            <w:iCs/>
            <w:sz w:val="20"/>
            <w:szCs w:val="20"/>
          </w:rPr>
          <w:t>BC</w:t>
        </w:r>
        <w:r w:rsidRPr="00057D48">
          <w:rPr>
            <w:i/>
            <w:iCs/>
            <w:sz w:val="20"/>
            <w:szCs w:val="20"/>
            <w:vertAlign w:val="superscript"/>
          </w:rPr>
          <w:t>A</w:t>
        </w:r>
        <w:r w:rsidRPr="00057D48">
          <w:rPr>
            <w:sz w:val="20"/>
            <w:szCs w:val="20"/>
          </w:rPr>
          <w:t xml:space="preserve"> (from the vegan package) was measured across 50 iterations on the sub-sampled soil dataset</w:t>
        </w:r>
      </w:ins>
      <w:ins w:id="1128" w:author="Augustus Raymond Pendleton" w:date="2025-09-29T12:25:00Z" w16du:dateUtc="2025-09-29T16:25:00Z">
        <w:r w:rsidR="006B42C1">
          <w:rPr>
            <w:sz w:val="20"/>
            <w:szCs w:val="20"/>
          </w:rPr>
          <w:t xml:space="preserve"> (only mature samples)</w:t>
        </w:r>
      </w:ins>
      <w:ins w:id="1129" w:author="Augustus Raymond Pendleton" w:date="2025-09-29T11:38:00Z" w16du:dateUtc="2025-09-29T15:38:00Z">
        <w:r w:rsidRPr="00057D48">
          <w:rPr>
            <w:sz w:val="20"/>
            <w:szCs w:val="20"/>
          </w:rPr>
          <w:t xml:space="preserve"> </w:t>
        </w:r>
        <w:r w:rsidRPr="00057D48">
          <w:rPr>
            <w:sz w:val="20"/>
            <w:szCs w:val="20"/>
          </w:rPr>
          <w:fldChar w:fldCharType="begin"/>
        </w:r>
        <w:r>
          <w:rPr>
            <w:sz w:val="20"/>
            <w:szCs w:val="20"/>
          </w:rPr>
          <w:instrText xml:space="preserve"> ADDIN ZOTERO_ITEM CSL_CITATION {"citationID":"814UEmsK","properties":{"formattedCitation":"[11]","plainCitation":"[11]","noteIndex":0},"citationItems":[{"id":2082,"uris":["http://zotero.org/groups/5077571/items/7DSKNWDW"],"itemData":{"id":2082,"type":"article-journal","abstract":"High-throughput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schema":"https://github.com/citation-style-language/schema/raw/master/csl-citation.json"} </w:instrText>
        </w:r>
        <w:r w:rsidRPr="00057D48">
          <w:rPr>
            <w:sz w:val="20"/>
            <w:szCs w:val="20"/>
          </w:rPr>
          <w:fldChar w:fldCharType="separate"/>
        </w:r>
        <w:r>
          <w:rPr>
            <w:noProof/>
            <w:sz w:val="20"/>
            <w:szCs w:val="20"/>
          </w:rPr>
          <w:t>[11]</w:t>
        </w:r>
        <w:r w:rsidRPr="00057D48">
          <w:rPr>
            <w:sz w:val="20"/>
            <w:szCs w:val="20"/>
          </w:rPr>
          <w:fldChar w:fldCharType="end"/>
        </w:r>
        <w:r w:rsidRPr="00057D48">
          <w:rPr>
            <w:sz w:val="20"/>
            <w:szCs w:val="20"/>
          </w:rPr>
          <w:t xml:space="preserve"> across a range of ASV numbers (50, 100, 200, 500, 1,000, 2,000, 5,000, 10,000), holding a constant of 10 samples and 1 requested</w:t>
        </w:r>
        <w:r w:rsidRPr="00057D48">
          <w:rPr>
            <w:rFonts w:ascii="Cambria Math" w:hAnsi="Cambria Math"/>
            <w:i/>
            <w:sz w:val="20"/>
            <w:szCs w:val="20"/>
          </w:rPr>
          <w:t xml:space="preserve"> </w:t>
        </w:r>
      </w:ins>
      <m:oMath>
        <m:r>
          <w:ins w:id="1130" w:author="Augustus Raymond Pendleton" w:date="2025-09-29T11:38:00Z" w16du:dateUtc="2025-09-29T15:38:00Z">
            <w:rPr>
              <w:rFonts w:ascii="Cambria Math" w:hAnsi="Cambria Math"/>
              <w:sz w:val="20"/>
              <w:szCs w:val="20"/>
            </w:rPr>
            <m:t>α</m:t>
          </w:ins>
        </m:r>
      </m:oMath>
      <w:ins w:id="1131" w:author="Augustus Raymond Pendleton" w:date="2025-09-29T11:38:00Z" w16du:dateUtc="2025-09-29T15:38:00Z">
        <w:r w:rsidRPr="00057D48">
          <w:rPr>
            <w:sz w:val="20"/>
            <w:szCs w:val="20"/>
          </w:rPr>
          <w:t xml:space="preserve"> value (though unweighted Unifrac is also calculated by default).  (B) Linear relationships between </w:t>
        </w:r>
        <w:r w:rsidRPr="00057D48">
          <w:rPr>
            <w:i/>
            <w:iCs/>
            <w:sz w:val="20"/>
            <w:szCs w:val="20"/>
          </w:rPr>
          <w:t>GU</w:t>
        </w:r>
        <w:r w:rsidRPr="00057D48">
          <w:rPr>
            <w:i/>
            <w:iCs/>
            <w:sz w:val="20"/>
            <w:szCs w:val="20"/>
            <w:vertAlign w:val="superscript"/>
          </w:rPr>
          <w:t>A</w:t>
        </w:r>
        <w:r w:rsidRPr="00057D48">
          <w:rPr>
            <w:i/>
            <w:iCs/>
            <w:sz w:val="20"/>
            <w:szCs w:val="20"/>
          </w:rPr>
          <w:t xml:space="preserve"> </w:t>
        </w:r>
        <w:r w:rsidRPr="00057D48">
          <w:rPr>
            <w:sz w:val="20"/>
            <w:szCs w:val="20"/>
          </w:rPr>
          <w:t xml:space="preserve">computation time and ASV number. (C-D) Using </w:t>
        </w:r>
      </w:ins>
      <w:ins w:id="1132" w:author="Augustus Raymond Pendleton" w:date="2025-09-29T12:25:00Z" w16du:dateUtc="2025-09-29T16:25:00Z">
        <w:r w:rsidR="006B42C1">
          <w:rPr>
            <w:sz w:val="20"/>
            <w:szCs w:val="20"/>
          </w:rPr>
          <w:t xml:space="preserve">only </w:t>
        </w:r>
      </w:ins>
      <w:ins w:id="1133" w:author="Augustus Raymond Pendleton" w:date="2025-09-29T11:38:00Z" w16du:dateUtc="2025-09-29T15:38:00Z">
        <w:r w:rsidRPr="00057D48">
          <w:rPr>
            <w:sz w:val="20"/>
            <w:szCs w:val="20"/>
          </w:rPr>
          <w:t xml:space="preserve">the stool samples from the mouse gut dataset </w:t>
        </w:r>
        <w:r w:rsidRPr="00057D48">
          <w:rPr>
            <w:sz w:val="20"/>
            <w:szCs w:val="20"/>
          </w:rPr>
          <w:fldChar w:fldCharType="begin"/>
        </w:r>
        <w:r w:rsidRPr="00057D48">
          <w:rPr>
            <w:sz w:val="20"/>
            <w:szCs w:val="20"/>
          </w:rPr>
          <w:instrText xml:space="preserve"> ADDIN ZOTERO_ITEM CSL_CITATION {"citationID":"rEwaK1qH","properties":{"formattedCitation":"[3]","plainCitation":"[3]","noteIndex":0},"citationItems":[{"id":2078,"uris":["http://zotero.org/groups/5077571/items/9FC6PKRB"],"itemData":{"id":2078,"type":"article-journal","abstract":"A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F."}],"issued":{"date-parts":[["2020",5,22]]},"citation-key":"barlowQuantitativeSequencingFramework2020"}}],"schema":"https://github.com/citation-style-language/schema/raw/master/csl-citation.json"} </w:instrText>
        </w:r>
        <w:r w:rsidRPr="00057D48">
          <w:rPr>
            <w:sz w:val="20"/>
            <w:szCs w:val="20"/>
          </w:rPr>
          <w:fldChar w:fldCharType="separate"/>
        </w:r>
        <w:r w:rsidRPr="00057D48">
          <w:rPr>
            <w:noProof/>
            <w:sz w:val="20"/>
            <w:szCs w:val="20"/>
          </w:rPr>
          <w:t>[3]</w:t>
        </w:r>
        <w:r w:rsidRPr="00057D48">
          <w:rPr>
            <w:sz w:val="20"/>
            <w:szCs w:val="20"/>
          </w:rPr>
          <w:fldChar w:fldCharType="end"/>
        </w:r>
        <w:r w:rsidRPr="00057D48">
          <w:rPr>
            <w:sz w:val="20"/>
            <w:szCs w:val="20"/>
          </w:rPr>
          <w:t xml:space="preserve">, random error (ranging from </w:t>
        </w:r>
      </w:ins>
      <w:ins w:id="1134" w:author="Augustus Raymond Pendleton" w:date="2025-09-29T12:26:00Z">
        <w:r w:rsidR="006B42C1" w:rsidRPr="006B42C1">
          <w:rPr>
            <w:sz w:val="20"/>
            <w:szCs w:val="20"/>
          </w:rPr>
          <w:t>±</w:t>
        </w:r>
      </w:ins>
      <w:ins w:id="1135" w:author="Augustus Raymond Pendleton" w:date="2025-09-29T11:38:00Z" w16du:dateUtc="2025-09-29T15:38:00Z">
        <w:r w:rsidRPr="00057D48">
          <w:rPr>
            <w:sz w:val="20"/>
            <w:szCs w:val="20"/>
          </w:rPr>
          <w:t xml:space="preserve">1% variation up to </w:t>
        </w:r>
      </w:ins>
      <w:ins w:id="1136" w:author="Augustus Raymond Pendleton" w:date="2025-09-29T12:26:00Z">
        <w:r w:rsidR="006B42C1" w:rsidRPr="006B42C1">
          <w:rPr>
            <w:sz w:val="20"/>
            <w:szCs w:val="20"/>
          </w:rPr>
          <w:t>±</w:t>
        </w:r>
      </w:ins>
      <w:ins w:id="1137" w:author="Augustus Raymond Pendleton" w:date="2025-09-29T11:38:00Z" w16du:dateUtc="2025-09-29T15:38:00Z">
        <w:r w:rsidRPr="00057D48">
          <w:rPr>
            <w:sz w:val="20"/>
            <w:szCs w:val="20"/>
          </w:rPr>
          <w:t>50% variation) was added to the 16S copy number of each sample (additional details in Supp</w:t>
        </w:r>
      </w:ins>
      <w:ins w:id="1138" w:author="Augustus Raymond Pendleton" w:date="2025-09-29T11:56:00Z" w16du:dateUtc="2025-09-29T15:56:00Z">
        <w:r w:rsidR="008830B0">
          <w:rPr>
            <w:sz w:val="20"/>
            <w:szCs w:val="20"/>
          </w:rPr>
          <w:t>orting</w:t>
        </w:r>
      </w:ins>
      <w:ins w:id="1139" w:author="Augustus Raymond Pendleton" w:date="2025-09-29T11:38:00Z" w16du:dateUtc="2025-09-29T15:38:00Z">
        <w:r w:rsidRPr="00057D48">
          <w:rPr>
            <w:sz w:val="20"/>
            <w:szCs w:val="20"/>
          </w:rPr>
          <w:t xml:space="preserve"> Methods).  Across 50 iterations, the difference between </w:t>
        </w:r>
        <w:r w:rsidRPr="00057D48">
          <w:rPr>
            <w:i/>
            <w:iCs/>
            <w:sz w:val="20"/>
            <w:szCs w:val="20"/>
          </w:rPr>
          <w:t>BC</w:t>
        </w:r>
        <w:r w:rsidRPr="00057D48">
          <w:rPr>
            <w:i/>
            <w:iCs/>
            <w:sz w:val="20"/>
            <w:szCs w:val="20"/>
            <w:vertAlign w:val="superscript"/>
          </w:rPr>
          <w:t>A</w:t>
        </w:r>
        <w:r w:rsidRPr="00057D48">
          <w:rPr>
            <w:i/>
            <w:iCs/>
            <w:sz w:val="20"/>
            <w:szCs w:val="20"/>
          </w:rPr>
          <w:t>, GU</w:t>
        </w:r>
        <w:r w:rsidRPr="00057D48">
          <w:rPr>
            <w:i/>
            <w:iCs/>
            <w:sz w:val="20"/>
            <w:szCs w:val="20"/>
            <w:vertAlign w:val="superscript"/>
          </w:rPr>
          <w:t>A</w:t>
        </w:r>
        <w:r w:rsidRPr="00057D48">
          <w:rPr>
            <w:i/>
            <w:iCs/>
            <w:sz w:val="20"/>
            <w:szCs w:val="20"/>
          </w:rPr>
          <w:t xml:space="preserve"> </w:t>
        </w:r>
        <w:r w:rsidRPr="00057D48">
          <w:rPr>
            <w:sz w:val="20"/>
            <w:szCs w:val="20"/>
          </w:rPr>
          <w:t>(</w:t>
        </w:r>
      </w:ins>
      <m:oMath>
        <m:r>
          <w:ins w:id="1140" w:author="Augustus Raymond Pendleton" w:date="2025-09-29T11:38:00Z" w16du:dateUtc="2025-09-29T15:38:00Z">
            <w:rPr>
              <w:rFonts w:ascii="Cambria Math" w:hAnsi="Cambria Math"/>
              <w:sz w:val="20"/>
              <w:szCs w:val="20"/>
            </w:rPr>
            <m:t>α</m:t>
          </w:ins>
        </m:r>
      </m:oMath>
      <w:ins w:id="1141" w:author="Augustus Raymond Pendleton" w:date="2025-09-29T11:38:00Z" w16du:dateUtc="2025-09-29T15:38:00Z">
        <w:r w:rsidRPr="00057D48">
          <w:rPr>
            <w:sz w:val="20"/>
            <w:szCs w:val="20"/>
          </w:rPr>
          <w:t xml:space="preserve"> =1) and </w:t>
        </w:r>
        <w:r w:rsidRPr="00057D48">
          <w:rPr>
            <w:i/>
            <w:iCs/>
            <w:sz w:val="20"/>
            <w:szCs w:val="20"/>
          </w:rPr>
          <w:t>GU</w:t>
        </w:r>
        <w:r w:rsidRPr="00057D48">
          <w:rPr>
            <w:i/>
            <w:iCs/>
            <w:sz w:val="20"/>
            <w:szCs w:val="20"/>
            <w:vertAlign w:val="superscript"/>
          </w:rPr>
          <w:t>A</w:t>
        </w:r>
        <w:r w:rsidRPr="00057D48">
          <w:rPr>
            <w:i/>
            <w:iCs/>
            <w:sz w:val="20"/>
            <w:szCs w:val="20"/>
          </w:rPr>
          <w:t xml:space="preserve"> </w:t>
        </w:r>
        <w:r w:rsidRPr="00057D48">
          <w:rPr>
            <w:sz w:val="20"/>
            <w:szCs w:val="20"/>
          </w:rPr>
          <w:t>(</w:t>
        </w:r>
      </w:ins>
      <m:oMath>
        <m:r>
          <w:ins w:id="1142" w:author="Augustus Raymond Pendleton" w:date="2025-09-29T11:38:00Z" w16du:dateUtc="2025-09-29T15:38:00Z">
            <w:rPr>
              <w:rFonts w:ascii="Cambria Math" w:hAnsi="Cambria Math"/>
              <w:sz w:val="20"/>
              <w:szCs w:val="20"/>
            </w:rPr>
            <m:t>α</m:t>
          </w:ins>
        </m:r>
      </m:oMath>
      <w:ins w:id="1143" w:author="Augustus Raymond Pendleton" w:date="2025-09-29T11:38:00Z" w16du:dateUtc="2025-09-29T15:38:00Z">
        <w:r w:rsidRPr="00057D48">
          <w:rPr>
            <w:sz w:val="20"/>
            <w:szCs w:val="20"/>
          </w:rPr>
          <w:t xml:space="preserve"> =0.2) on the error-added dataset was compared to the original calculation of that metric for each sample comparison. Points reflect the (C) mean difference and (D) max difference between the error-added metrics compared to the original calculation. Error bars represent the standard deviation of the average mean and max difference across 50 iterations.</w:t>
        </w:r>
      </w:ins>
    </w:p>
    <w:p w14:paraId="7BFE8391" w14:textId="2E406ACB" w:rsidR="00F81530" w:rsidRDefault="00F81530" w:rsidP="0007048F">
      <w:pPr>
        <w:rPr>
          <w:ins w:id="1144" w:author="Augustus Raymond Pendleton" w:date="2025-09-29T11:02:00Z" w16du:dateUtc="2025-09-29T15:02:00Z"/>
        </w:rPr>
      </w:pPr>
      <w:ins w:id="1145" w:author="Augustus Raymond Pendleton" w:date="2025-09-29T10:54:00Z" w16du:dateUtc="2025-09-29T14:54:00Z">
        <w:r>
          <w:lastRenderedPageBreak/>
          <w:tab/>
        </w:r>
        <w:r>
          <w:rPr>
            <w:i/>
            <w:iCs/>
          </w:rPr>
          <w:t>GU</w:t>
        </w:r>
        <w:r>
          <w:rPr>
            <w:i/>
            <w:iCs/>
            <w:vertAlign w:val="superscript"/>
          </w:rPr>
          <w:t>A</w:t>
        </w:r>
      </w:ins>
      <w:ins w:id="1146" w:author="Augustus Raymond Pendleton" w:date="2025-09-29T10:55:00Z" w16du:dateUtc="2025-09-29T14:55:00Z">
        <w:r>
          <w:rPr>
            <w:i/>
            <w:iCs/>
            <w:vertAlign w:val="superscript"/>
          </w:rPr>
          <w:t xml:space="preserve"> </w:t>
        </w:r>
        <w:r>
          <w:t xml:space="preserve">is slower </w:t>
        </w:r>
        <w:r w:rsidR="00FF50D0">
          <w:t xml:space="preserve">to compute </w:t>
        </w:r>
        <w:r>
          <w:t xml:space="preserve">than other </w:t>
        </w:r>
        <w:r w:rsidR="00FF50D0">
          <w:t xml:space="preserve">metrics, including </w:t>
        </w:r>
        <w:r w:rsidR="00FF50D0">
          <w:rPr>
            <w:i/>
            <w:iCs/>
          </w:rPr>
          <w:t>BC</w:t>
        </w:r>
        <w:r w:rsidR="00FF50D0">
          <w:rPr>
            <w:i/>
            <w:iCs/>
            <w:vertAlign w:val="superscript"/>
          </w:rPr>
          <w:t xml:space="preserve">A </w:t>
        </w:r>
        <w:r w:rsidR="00FF50D0">
          <w:t xml:space="preserve">and </w:t>
        </w:r>
        <w:r w:rsidR="00FF50D0">
          <w:rPr>
            <w:i/>
            <w:iCs/>
          </w:rPr>
          <w:t>U</w:t>
        </w:r>
        <w:r w:rsidR="00FF50D0">
          <w:rPr>
            <w:i/>
            <w:iCs/>
            <w:vertAlign w:val="superscript"/>
          </w:rPr>
          <w:t>R</w:t>
        </w:r>
      </w:ins>
      <w:ins w:id="1147" w:author="Augustus Raymond Pendleton" w:date="2025-09-29T10:56:00Z" w16du:dateUtc="2025-09-29T14:56:00Z">
        <w:r w:rsidR="00FF50D0">
          <w:rPr>
            <w:i/>
            <w:iCs/>
            <w:vertAlign w:val="superscript"/>
          </w:rPr>
          <w:t xml:space="preserve"> </w:t>
        </w:r>
        <w:r w:rsidR="00FF50D0">
          <w:t>(Fig. 4A)</w:t>
        </w:r>
      </w:ins>
      <w:ins w:id="1148" w:author="Augustus Raymond Pendleton" w:date="2025-09-29T10:55:00Z" w16du:dateUtc="2025-09-29T14:55:00Z">
        <w:r w:rsidR="00FF50D0">
          <w:t>.</w:t>
        </w:r>
      </w:ins>
      <w:ins w:id="1149" w:author="Augustus Raymond Pendleton" w:date="2025-09-29T10:56:00Z" w16du:dateUtc="2025-09-29T14:56:00Z">
        <w:r w:rsidR="00FF50D0">
          <w:t xml:space="preserve"> On average, </w:t>
        </w:r>
      </w:ins>
      <w:ins w:id="1150" w:author="Augustus Raymond Pendleton" w:date="2025-09-29T10:57:00Z" w16du:dateUtc="2025-09-29T14:57:00Z">
        <w:r w:rsidR="00FF50D0">
          <w:rPr>
            <w:i/>
            <w:iCs/>
          </w:rPr>
          <w:t>GU</w:t>
        </w:r>
        <w:r w:rsidR="00FF50D0">
          <w:rPr>
            <w:i/>
            <w:iCs/>
            <w:vertAlign w:val="superscript"/>
          </w:rPr>
          <w:t>A</w:t>
        </w:r>
        <w:r w:rsidR="00FF50D0">
          <w:rPr>
            <w:i/>
            <w:iCs/>
          </w:rPr>
          <w:t xml:space="preserve"> </w:t>
        </w:r>
        <w:r w:rsidR="00FF50D0">
          <w:t xml:space="preserve">is two-four orders of magnitude slower than these metrics. The computation time of </w:t>
        </w:r>
        <w:r w:rsidR="00FF50D0">
          <w:rPr>
            <w:i/>
            <w:iCs/>
          </w:rPr>
          <w:t>GU</w:t>
        </w:r>
        <w:r w:rsidR="00FF50D0">
          <w:rPr>
            <w:i/>
            <w:iCs/>
            <w:vertAlign w:val="superscript"/>
          </w:rPr>
          <w:t>A</w:t>
        </w:r>
        <w:r w:rsidR="00FF50D0">
          <w:rPr>
            <w:i/>
            <w:iCs/>
          </w:rPr>
          <w:t xml:space="preserve"> </w:t>
        </w:r>
        <w:r w:rsidR="00FF50D0">
          <w:t>is driven primarily</w:t>
        </w:r>
      </w:ins>
      <w:ins w:id="1151" w:author="Augustus Raymond Pendleton" w:date="2025-09-29T10:58:00Z" w16du:dateUtc="2025-09-29T14:58:00Z">
        <w:r w:rsidR="00FF50D0">
          <w:t>, and linearly,</w:t>
        </w:r>
      </w:ins>
      <w:ins w:id="1152" w:author="Augustus Raymond Pendleton" w:date="2025-09-29T10:57:00Z" w16du:dateUtc="2025-09-29T14:57:00Z">
        <w:r w:rsidR="00FF50D0">
          <w:t xml:space="preserve"> by the number of ASVs </w:t>
        </w:r>
      </w:ins>
      <w:ins w:id="1153" w:author="Augustus Raymond Pendleton" w:date="2025-09-29T10:58:00Z" w16du:dateUtc="2025-09-29T14:58:00Z">
        <w:r w:rsidR="00FF50D0">
          <w:t xml:space="preserve">in the dataset, as traversing the tree to calculate branch length is computationally expensive. In contrast, the number of samples or number of </w:t>
        </w:r>
      </w:ins>
      <m:oMath>
        <m:r>
          <w:ins w:id="1154" w:author="Augustus Raymond Pendleton" w:date="2025-09-29T11:08:00Z" w16du:dateUtc="2025-09-29T15:08:00Z">
            <w:rPr>
              <w:rFonts w:ascii="Cambria Math" w:hAnsi="Cambria Math"/>
            </w:rPr>
            <m:t>α</m:t>
          </w:ins>
        </m:r>
      </m:oMath>
      <w:ins w:id="1155" w:author="Augustus Raymond Pendleton" w:date="2025-09-29T10:58:00Z" w16du:dateUtc="2025-09-29T14:58:00Z">
        <w:r w:rsidR="00FF50D0">
          <w:t xml:space="preserve"> values t</w:t>
        </w:r>
      </w:ins>
      <w:ins w:id="1156" w:author="Augustus Raymond Pendleton" w:date="2025-09-29T10:59:00Z" w16du:dateUtc="2025-09-29T14:59:00Z">
        <w:r w:rsidR="00FF50D0">
          <w:t>o calculate weakly influences the computation time (Fig. S5). While computation time on a 10,000 ASV dataset with a single CPU is still reasonable (</w:t>
        </w:r>
      </w:ins>
      <w:ins w:id="1157" w:author="Augustus Raymond Pendleton" w:date="2025-09-29T11:00:00Z" w16du:dateUtc="2025-09-29T15:00:00Z">
        <w:r w:rsidR="00FF50D0">
          <w:t>~</w:t>
        </w:r>
      </w:ins>
      <w:ins w:id="1158" w:author="Augustus Raymond Pendleton" w:date="2025-09-29T10:59:00Z" w16du:dateUtc="2025-09-29T14:59:00Z">
        <w:r w:rsidR="00FF50D0">
          <w:t>6 minutes)</w:t>
        </w:r>
      </w:ins>
      <w:ins w:id="1159" w:author="Augustus Raymond Pendleton" w:date="2025-09-29T11:00:00Z" w16du:dateUtc="2025-09-29T15:00:00Z">
        <w:r w:rsidR="00FF50D0">
          <w:t xml:space="preserve">, when calculating </w:t>
        </w:r>
        <w:r w:rsidR="00FF50D0">
          <w:rPr>
            <w:i/>
            <w:iCs/>
          </w:rPr>
          <w:t>GU</w:t>
        </w:r>
        <w:r w:rsidR="00FF50D0">
          <w:rPr>
            <w:i/>
            <w:iCs/>
            <w:vertAlign w:val="superscript"/>
          </w:rPr>
          <w:t>A</w:t>
        </w:r>
        <w:r w:rsidR="00FF50D0">
          <w:rPr>
            <w:i/>
            <w:iCs/>
          </w:rPr>
          <w:t xml:space="preserve"> </w:t>
        </w:r>
        <w:r w:rsidR="00FF50D0">
          <w:t>over many iterations of rarefaction the total computation time can become inconvenient</w:t>
        </w:r>
      </w:ins>
      <w:ins w:id="1160" w:author="Augustus Raymond Pendleton" w:date="2025-09-29T11:01:00Z" w16du:dateUtc="2025-09-29T15:01:00Z">
        <w:r w:rsidR="00FF50D0">
          <w:t>, as branch lengths are redundantly calculated each time</w:t>
        </w:r>
      </w:ins>
      <w:ins w:id="1161" w:author="Augustus Raymond Pendleton" w:date="2025-09-29T11:00:00Z" w16du:dateUtc="2025-09-29T15:00:00Z">
        <w:r w:rsidR="00FF50D0">
          <w:t xml:space="preserve">. </w:t>
        </w:r>
      </w:ins>
      <w:ins w:id="1162" w:author="Augustus Raymond Pendleton" w:date="2025-09-29T11:01:00Z" w16du:dateUtc="2025-09-29T15:01:00Z">
        <w:r w:rsidR="00FF50D0">
          <w:t>If rarefaction could be incor</w:t>
        </w:r>
      </w:ins>
      <w:ins w:id="1163" w:author="Augustus Raymond Pendleton" w:date="2025-09-29T11:02:00Z" w16du:dateUtc="2025-09-29T15:02:00Z">
        <w:r w:rsidR="00FF50D0">
          <w:t xml:space="preserve">porated into the </w:t>
        </w:r>
        <w:proofErr w:type="spellStart"/>
        <w:r w:rsidR="00FF50D0">
          <w:t>GUnifrac</w:t>
        </w:r>
        <w:proofErr w:type="spellEnd"/>
        <w:r w:rsidR="00FF50D0">
          <w:t xml:space="preserve"> package, or a branch-lengths object could be saved and re-used such that branch lengths are only calculated once, this would greatly improve computational efficiency. </w:t>
        </w:r>
      </w:ins>
    </w:p>
    <w:p w14:paraId="3BE75835" w14:textId="7CA3860D" w:rsidR="00FF50D0" w:rsidRDefault="00FF50D0">
      <w:pPr>
        <w:ind w:firstLine="720"/>
        <w:rPr>
          <w:ins w:id="1164" w:author="Augustus Raymond Pendleton" w:date="2025-09-29T11:07:00Z" w16du:dateUtc="2025-09-29T15:07:00Z"/>
        </w:rPr>
        <w:pPrChange w:id="1165" w:author="Augustus Raymond Pendleton" w:date="2025-09-29T11:36:00Z" w16du:dateUtc="2025-09-29T15:36:00Z">
          <w:pPr/>
        </w:pPrChange>
      </w:pPr>
      <w:ins w:id="1166" w:author="Augustus Raymond Pendleton" w:date="2025-09-29T11:02:00Z" w16du:dateUtc="2025-09-29T15:02:00Z">
        <w:r>
          <w:t xml:space="preserve">It is also expected that estimation of </w:t>
        </w:r>
      </w:ins>
      <m:oMath>
        <m:r>
          <w:ins w:id="1167" w:author="Augustus Raymond Pendleton" w:date="2025-09-29T11:03:00Z" w16du:dateUtc="2025-09-29T15:03:00Z">
            <w:rPr>
              <w:rFonts w:ascii="Cambria Math" w:hAnsi="Cambria Math"/>
            </w:rPr>
            <m:t>β</m:t>
          </w:ins>
        </m:r>
      </m:oMath>
      <w:ins w:id="1168" w:author="Augustus Raymond Pendleton" w:date="2025-09-29T11:03:00Z" w16du:dateUtc="2025-09-29T15:03:00Z">
        <w:r w:rsidRPr="0007048F">
          <w:t>-diversity metrics</w:t>
        </w:r>
        <w:r>
          <w:t xml:space="preserve"> which rely on absolute abundance will be sensitive to errors or uncertainty arising from the quantification of cell numb</w:t>
        </w:r>
      </w:ins>
      <w:ins w:id="1169" w:author="Augustus Raymond Pendleton" w:date="2025-09-29T11:04:00Z" w16du:dateUtc="2025-09-29T15:04:00Z">
        <w:r>
          <w:t xml:space="preserve">er of 16S copy number. To assess the sensitivity of </w:t>
        </w:r>
        <w:r>
          <w:rPr>
            <w:i/>
            <w:iCs/>
          </w:rPr>
          <w:t>GU</w:t>
        </w:r>
        <w:r>
          <w:rPr>
            <w:i/>
            <w:iCs/>
            <w:vertAlign w:val="superscript"/>
          </w:rPr>
          <w:t xml:space="preserve">A </w:t>
        </w:r>
        <w:r>
          <w:t xml:space="preserve">and </w:t>
        </w:r>
        <w:r>
          <w:rPr>
            <w:i/>
            <w:iCs/>
          </w:rPr>
          <w:t>BC</w:t>
        </w:r>
        <w:r>
          <w:rPr>
            <w:i/>
            <w:iCs/>
            <w:vertAlign w:val="superscript"/>
          </w:rPr>
          <w:t>A</w:t>
        </w:r>
        <w:r>
          <w:rPr>
            <w:i/>
            <w:iCs/>
          </w:rPr>
          <w:t xml:space="preserve"> </w:t>
        </w:r>
        <w:r>
          <w:t xml:space="preserve">to measurement error, </w:t>
        </w:r>
      </w:ins>
      <w:ins w:id="1170" w:author="Augustus Raymond Pendleton" w:date="2025-09-29T11:05:00Z" w16du:dateUtc="2025-09-29T15:05:00Z">
        <w:r>
          <w:t>we added random error to the 16S copy number measurements from the mouse gut dataset, limiting our analyses to the stool samples</w:t>
        </w:r>
      </w:ins>
      <w:ins w:id="1171" w:author="Augustus Raymond Pendleton" w:date="2025-09-29T11:06:00Z" w16du:dateUtc="2025-09-29T15:06:00Z">
        <w:r>
          <w:t xml:space="preserve"> where </w:t>
        </w:r>
      </w:ins>
      <w:ins w:id="1172" w:author="Augustus Raymond Pendleton" w:date="2025-09-29T11:05:00Z" w16du:dateUtc="2025-09-29T15:05:00Z">
        <w:r>
          <w:t>copy numbers varied by an order of magnitude</w:t>
        </w:r>
      </w:ins>
      <w:ins w:id="1173" w:author="Augustus Raymond Pendleton" w:date="2025-09-29T11:06:00Z" w16du:dateUtc="2025-09-29T15:06:00Z">
        <w:r>
          <w:t xml:space="preserve">. Across 50 iterations, each copy number could randomly vary by a given percentage of error in either direction. We re-calculated </w:t>
        </w:r>
      </w:ins>
      <m:oMath>
        <m:r>
          <w:ins w:id="1174" w:author="Augustus Raymond Pendleton" w:date="2025-09-29T11:06:00Z" w16du:dateUtc="2025-09-29T15:06:00Z">
            <w:rPr>
              <w:rFonts w:ascii="Cambria Math" w:hAnsi="Cambria Math"/>
            </w:rPr>
            <m:t>β</m:t>
          </w:ins>
        </m:r>
      </m:oMath>
      <w:ins w:id="1175" w:author="Augustus Raymond Pendleton" w:date="2025-09-29T11:06:00Z" w16du:dateUtc="2025-09-29T15:06:00Z">
        <w:r w:rsidRPr="0007048F">
          <w:t>-diversity</w:t>
        </w:r>
      </w:ins>
      <w:ins w:id="1176" w:author="Augustus Raymond Pendleton" w:date="2025-09-29T11:07:00Z" w16du:dateUtc="2025-09-29T15:07:00Z">
        <w:r>
          <w:t xml:space="preserve"> (</w:t>
        </w:r>
        <w:r>
          <w:rPr>
            <w:i/>
            <w:iCs/>
          </w:rPr>
          <w:t>BC</w:t>
        </w:r>
        <w:r>
          <w:rPr>
            <w:i/>
            <w:iCs/>
            <w:vertAlign w:val="superscript"/>
          </w:rPr>
          <w:t>A</w:t>
        </w:r>
        <w:r>
          <w:rPr>
            <w:i/>
            <w:iCs/>
          </w:rPr>
          <w:t xml:space="preserve"> </w:t>
        </w:r>
        <w:r w:rsidRPr="00FF50D0">
          <w:rPr>
            <w:rPrChange w:id="1177" w:author="Augustus Raymond Pendleton" w:date="2025-09-29T11:07:00Z" w16du:dateUtc="2025-09-29T15:07:00Z">
              <w:rPr>
                <w:i/>
                <w:iCs/>
              </w:rPr>
            </w:rPrChange>
          </w:rPr>
          <w:t>and</w:t>
        </w:r>
        <w:r>
          <w:rPr>
            <w:i/>
            <w:iCs/>
          </w:rPr>
          <w:t xml:space="preserve"> GU</w:t>
        </w:r>
        <w:r>
          <w:rPr>
            <w:i/>
            <w:iCs/>
            <w:vertAlign w:val="superscript"/>
          </w:rPr>
          <w:t>A</w:t>
        </w:r>
        <w:r>
          <w:rPr>
            <w:i/>
            <w:iCs/>
          </w:rPr>
          <w:t xml:space="preserve"> </w:t>
        </w:r>
        <w:r w:rsidRPr="00FF50D0">
          <w:rPr>
            <w:rPrChange w:id="1178" w:author="Augustus Raymond Pendleton" w:date="2025-09-29T11:07:00Z" w16du:dateUtc="2025-09-29T15:07:00Z">
              <w:rPr>
                <w:i/>
                <w:iCs/>
              </w:rPr>
            </w:rPrChange>
          </w:rPr>
          <w:t>at</w:t>
        </w:r>
        <w:r>
          <w:rPr>
            <w:i/>
            <w:iCs/>
          </w:rPr>
          <w:t xml:space="preserve"> </w:t>
        </w:r>
      </w:ins>
      <m:oMath>
        <m:r>
          <w:ins w:id="1179" w:author="Augustus Raymond Pendleton" w:date="2025-09-29T11:08:00Z" w16du:dateUtc="2025-09-29T15:08:00Z">
            <w:rPr>
              <w:rFonts w:ascii="Cambria Math" w:hAnsi="Cambria Math"/>
            </w:rPr>
            <m:t>α</m:t>
          </w:ins>
        </m:r>
      </m:oMath>
      <w:ins w:id="1180" w:author="Augustus Raymond Pendleton" w:date="2025-09-29T11:06:00Z" w16du:dateUtc="2025-09-29T15:06:00Z">
        <w:r>
          <w:t xml:space="preserve"> </w:t>
        </w:r>
      </w:ins>
      <w:ins w:id="1181" w:author="Augustus Raymond Pendleton" w:date="2025-09-29T11:08:00Z" w16du:dateUtc="2025-09-29T15:08:00Z">
        <w:r>
          <w:t xml:space="preserve">= 1 and </w:t>
        </w:r>
      </w:ins>
      <m:oMath>
        <m:r>
          <w:ins w:id="1182" w:author="Augustus Raymond Pendleton" w:date="2025-09-29T11:08:00Z" w16du:dateUtc="2025-09-29T15:08:00Z">
            <w:rPr>
              <w:rFonts w:ascii="Cambria Math" w:hAnsi="Cambria Math"/>
            </w:rPr>
            <m:t>α</m:t>
          </w:ins>
        </m:r>
      </m:oMath>
      <w:ins w:id="1183" w:author="Augustus Raymond Pendleton" w:date="2025-09-29T11:08:00Z" w16du:dateUtc="2025-09-29T15:08:00Z">
        <w:r>
          <w:t xml:space="preserve"> = 0.2) </w:t>
        </w:r>
      </w:ins>
      <w:ins w:id="1184" w:author="Augustus Raymond Pendleton" w:date="2025-09-29T11:06:00Z" w16du:dateUtc="2025-09-29T15:06:00Z">
        <w:r>
          <w:t>and compared these measurements to the original dataset.</w:t>
        </w:r>
      </w:ins>
      <w:ins w:id="1185" w:author="Augustus Raymond Pendleton" w:date="2025-09-29T11:07:00Z" w16du:dateUtc="2025-09-29T15:07:00Z">
        <w:r>
          <w:t xml:space="preserve"> </w:t>
        </w:r>
      </w:ins>
    </w:p>
    <w:p w14:paraId="6A1A37C0" w14:textId="060CAE2A" w:rsidR="00693D9A" w:rsidRPr="00161013" w:rsidRDefault="00FF50D0">
      <w:pPr>
        <w:ind w:firstLine="720"/>
        <w:rPr>
          <w:ins w:id="1186" w:author="Augustus Raymond Pendleton" w:date="2025-09-28T21:44:00Z" w16du:dateUtc="2025-09-29T01:44:00Z"/>
          <w:rFonts w:eastAsiaTheme="minorEastAsia"/>
          <w:rPrChange w:id="1187" w:author="Augustus Raymond Pendleton" w:date="2025-09-29T11:38:00Z" w16du:dateUtc="2025-09-29T15:38:00Z">
            <w:rPr>
              <w:ins w:id="1188" w:author="Augustus Raymond Pendleton" w:date="2025-09-28T21:44:00Z" w16du:dateUtc="2025-09-29T01:44:00Z"/>
            </w:rPr>
          </w:rPrChange>
        </w:rPr>
        <w:pPrChange w:id="1189" w:author="Augustus Raymond Pendleton" w:date="2025-09-29T11:38:00Z" w16du:dateUtc="2025-09-29T15:38:00Z">
          <w:pPr/>
        </w:pPrChange>
      </w:pPr>
      <w:ins w:id="1190" w:author="Augustus Raymond Pendleton" w:date="2025-09-29T11:08:00Z" w16du:dateUtc="2025-09-29T15:08:00Z">
        <w:r>
          <w:t xml:space="preserve">All three measurements were </w:t>
        </w:r>
      </w:ins>
      <w:ins w:id="1191" w:author="Augustus Raymond Pendleton" w:date="2025-09-29T11:09:00Z" w16du:dateUtc="2025-09-29T15:09:00Z">
        <w:r w:rsidR="000E114E">
          <w:t>resilient to added error (Fig. 4C)</w:t>
        </w:r>
      </w:ins>
      <w:ins w:id="1192" w:author="Augustus Raymond Pendleton" w:date="2025-09-29T11:10:00Z" w16du:dateUtc="2025-09-29T15:10:00Z">
        <w:r w:rsidR="000E114E">
          <w:t xml:space="preserve">. </w:t>
        </w:r>
      </w:ins>
      <w:ins w:id="1193" w:author="Augustus Raymond Pendleton" w:date="2025-09-29T11:13:00Z" w16du:dateUtc="2025-09-29T15:13:00Z">
        <w:r w:rsidR="000E114E">
          <w:t xml:space="preserve">At an </w:t>
        </w:r>
      </w:ins>
      <m:oMath>
        <m:r>
          <w:ins w:id="1194" w:author="Augustus Raymond Pendleton" w:date="2025-09-29T11:13:00Z" w16du:dateUtc="2025-09-29T15:13:00Z">
            <w:rPr>
              <w:rFonts w:ascii="Cambria Math" w:hAnsi="Cambria Math"/>
            </w:rPr>
            <m:t>α</m:t>
          </w:ins>
        </m:r>
      </m:oMath>
      <w:ins w:id="1195" w:author="Augustus Raymond Pendleton" w:date="2025-09-29T11:13:00Z" w16du:dateUtc="2025-09-29T15:13:00Z">
        <w:r w:rsidR="000E114E">
          <w:rPr>
            <w:rFonts w:eastAsiaTheme="minorEastAsia"/>
          </w:rPr>
          <w:t xml:space="preserve"> = 1, </w:t>
        </w:r>
        <w:r w:rsidR="000E114E">
          <w:t>for every 1% of random variation we added to absolute quantification</w:t>
        </w:r>
      </w:ins>
      <w:ins w:id="1196" w:author="Augustus Raymond Pendleton" w:date="2025-09-29T11:20:00Z" w16du:dateUtc="2025-09-29T15:20:00Z">
        <w:r w:rsidR="006B7ABE">
          <w:t xml:space="preserve"> </w:t>
        </w:r>
      </w:ins>
      <w:ins w:id="1197" w:author="Augustus Raymond Pendleton" w:date="2025-09-29T11:13:00Z" w16du:dateUtc="2025-09-29T15:13:00Z">
        <w:r w:rsidR="000E114E">
          <w:rPr>
            <w:i/>
            <w:iCs/>
          </w:rPr>
          <w:t>GU</w:t>
        </w:r>
        <w:r w:rsidR="000E114E">
          <w:rPr>
            <w:i/>
            <w:iCs/>
            <w:vertAlign w:val="superscript"/>
          </w:rPr>
          <w:t>A</w:t>
        </w:r>
      </w:ins>
      <w:ins w:id="1198" w:author="Augustus Raymond Pendleton" w:date="2025-09-29T11:14:00Z" w16du:dateUtc="2025-09-29T15:14:00Z">
        <w:r w:rsidR="000E114E">
          <w:t xml:space="preserve"> differed from the original measurement by only 0.</w:t>
        </w:r>
      </w:ins>
      <w:ins w:id="1199" w:author="Augustus Raymond Pendleton" w:date="2025-09-29T12:27:00Z" w16du:dateUtc="2025-09-29T16:27:00Z">
        <w:r w:rsidR="006B42C1">
          <w:t>00</w:t>
        </w:r>
      </w:ins>
      <w:ins w:id="1200" w:author="Augustus Raymond Pendleton" w:date="2025-09-29T11:19:00Z" w16du:dateUtc="2025-09-29T15:19:00Z">
        <w:r w:rsidR="006B7ABE">
          <w:t>22</w:t>
        </w:r>
      </w:ins>
      <w:ins w:id="1201" w:author="Augustus Raymond Pendleton" w:date="2025-09-29T11:14:00Z" w16du:dateUtc="2025-09-29T15:14:00Z">
        <w:r w:rsidR="000E114E">
          <w:t xml:space="preserve">; even at </w:t>
        </w:r>
      </w:ins>
      <w:ins w:id="1202" w:author="Augustus Raymond Pendleton" w:date="2025-09-29T12:28:00Z">
        <w:r w:rsidR="006B42C1" w:rsidRPr="006B42C1">
          <w:t>±</w:t>
        </w:r>
      </w:ins>
      <w:ins w:id="1203" w:author="Augustus Raymond Pendleton" w:date="2025-09-29T11:14:00Z" w16du:dateUtc="2025-09-29T15:14:00Z">
        <w:r w:rsidR="000E114E">
          <w:t>50% added noise,</w:t>
        </w:r>
      </w:ins>
      <w:ins w:id="1204" w:author="Augustus Raymond Pendleton" w:date="2025-09-29T11:15:00Z" w16du:dateUtc="2025-09-29T15:15:00Z">
        <w:r w:rsidR="000E114E">
          <w:rPr>
            <w:i/>
            <w:iCs/>
          </w:rPr>
          <w:t xml:space="preserve"> GU</w:t>
        </w:r>
        <w:r w:rsidR="000E114E">
          <w:rPr>
            <w:i/>
            <w:iCs/>
            <w:vertAlign w:val="superscript"/>
          </w:rPr>
          <w:t>A</w:t>
        </w:r>
        <w:r w:rsidR="000E114E">
          <w:t xml:space="preserve"> only differed </w:t>
        </w:r>
      </w:ins>
      <w:ins w:id="1205" w:author="Augustus Raymond Pendleton" w:date="2025-09-29T11:19:00Z" w16du:dateUtc="2025-09-29T15:19:00Z">
        <w:r w:rsidR="006B7ABE">
          <w:t>(</w:t>
        </w:r>
      </w:ins>
      <w:ins w:id="1206" w:author="Augustus Raymond Pendleton" w:date="2025-09-29T11:15:00Z" w16du:dateUtc="2025-09-29T15:15:00Z">
        <w:r w:rsidR="000E114E">
          <w:t>on average</w:t>
        </w:r>
      </w:ins>
      <w:ins w:id="1207" w:author="Augustus Raymond Pendleton" w:date="2025-09-29T11:19:00Z" w16du:dateUtc="2025-09-29T15:19:00Z">
        <w:r w:rsidR="006B7ABE">
          <w:t>)</w:t>
        </w:r>
      </w:ins>
      <w:ins w:id="1208" w:author="Augustus Raymond Pendleton" w:date="2025-09-29T11:15:00Z" w16du:dateUtc="2025-09-29T15:15:00Z">
        <w:r w:rsidR="000E114E">
          <w:t xml:space="preserve"> by 0.1. And while</w:t>
        </w:r>
        <w:r w:rsidR="000E114E">
          <w:rPr>
            <w:i/>
            <w:iCs/>
          </w:rPr>
          <w:t xml:space="preserve"> GU</w:t>
        </w:r>
        <w:r w:rsidR="000E114E">
          <w:rPr>
            <w:i/>
            <w:iCs/>
            <w:vertAlign w:val="superscript"/>
          </w:rPr>
          <w:t>A</w:t>
        </w:r>
        <w:r w:rsidR="000E114E">
          <w:rPr>
            <w:i/>
            <w:iCs/>
          </w:rPr>
          <w:t xml:space="preserve"> </w:t>
        </w:r>
      </w:ins>
      <w:ins w:id="1209" w:author="Augustus Raymond Pendleton" w:date="2025-09-29T11:16:00Z" w16du:dateUtc="2025-09-29T15:16:00Z">
        <w:r w:rsidR="000E114E">
          <w:t>(</w:t>
        </w:r>
        <w:bookmarkStart w:id="1210" w:name="_Hlk210038028"/>
      </w:ins>
      <m:oMath>
        <m:r>
          <w:ins w:id="1211" w:author="Augustus Raymond Pendleton" w:date="2025-09-29T11:16:00Z" w16du:dateUtc="2025-09-29T15:16:00Z">
            <w:rPr>
              <w:rFonts w:ascii="Cambria Math" w:hAnsi="Cambria Math"/>
            </w:rPr>
            <m:t>α</m:t>
          </w:ins>
        </m:r>
      </m:oMath>
      <w:bookmarkEnd w:id="1210"/>
      <w:ins w:id="1212" w:author="Augustus Raymond Pendleton" w:date="2025-09-29T11:16:00Z" w16du:dateUtc="2025-09-29T15:16:00Z">
        <w:r w:rsidR="000E114E">
          <w:rPr>
            <w:rFonts w:eastAsiaTheme="minorEastAsia"/>
          </w:rPr>
          <w:t xml:space="preserve"> = 1) </w:t>
        </w:r>
      </w:ins>
      <w:ins w:id="1213" w:author="Augustus Raymond Pendleton" w:date="2025-09-29T11:15:00Z" w16du:dateUtc="2025-09-29T15:15:00Z">
        <w:r w:rsidR="000E114E">
          <w:t xml:space="preserve">was more sensitive to error than </w:t>
        </w:r>
        <w:r w:rsidR="000E114E">
          <w:rPr>
            <w:i/>
            <w:iCs/>
          </w:rPr>
          <w:t>BC</w:t>
        </w:r>
      </w:ins>
      <w:ins w:id="1214" w:author="Augustus Raymond Pendleton" w:date="2025-09-29T11:16:00Z" w16du:dateUtc="2025-09-29T15:16:00Z">
        <w:r w:rsidR="000E114E">
          <w:rPr>
            <w:i/>
            <w:iCs/>
            <w:vertAlign w:val="superscript"/>
          </w:rPr>
          <w:t>A</w:t>
        </w:r>
        <w:r w:rsidR="000E114E">
          <w:rPr>
            <w:i/>
            <w:iCs/>
          </w:rPr>
          <w:t xml:space="preserve">, </w:t>
        </w:r>
        <w:r w:rsidR="000E114E">
          <w:t xml:space="preserve">at </w:t>
        </w:r>
      </w:ins>
      <m:oMath>
        <m:r>
          <w:ins w:id="1215" w:author="Augustus Raymond Pendleton" w:date="2025-09-29T11:16:00Z" w16du:dateUtc="2025-09-29T15:16:00Z">
            <w:rPr>
              <w:rFonts w:ascii="Cambria Math" w:hAnsi="Cambria Math"/>
            </w:rPr>
            <m:t>α</m:t>
          </w:ins>
        </m:r>
      </m:oMath>
      <w:ins w:id="1216" w:author="Augustus Raymond Pendleton" w:date="2025-09-29T11:16:00Z" w16du:dateUtc="2025-09-29T15:16:00Z">
        <w:r w:rsidR="000E114E">
          <w:rPr>
            <w:rFonts w:eastAsiaTheme="minorEastAsia"/>
          </w:rPr>
          <w:t xml:space="preserve"> = 0.2 it was </w:t>
        </w:r>
        <w:r w:rsidR="000E114E">
          <w:rPr>
            <w:rFonts w:eastAsiaTheme="minorEastAsia"/>
            <w:i/>
            <w:iCs/>
          </w:rPr>
          <w:t xml:space="preserve">less </w:t>
        </w:r>
        <w:r w:rsidR="000E114E">
          <w:rPr>
            <w:rFonts w:eastAsiaTheme="minorEastAsia"/>
          </w:rPr>
          <w:t xml:space="preserve">sensitive, again highlighting the </w:t>
        </w:r>
      </w:ins>
      <w:ins w:id="1217" w:author="Augustus Raymond Pendleton" w:date="2025-09-29T11:17:00Z" w16du:dateUtc="2025-09-29T15:17:00Z">
        <w:r w:rsidR="000E114E">
          <w:rPr>
            <w:rFonts w:eastAsiaTheme="minorEastAsia"/>
          </w:rPr>
          <w:t xml:space="preserve">potential benefits of moderate </w:t>
        </w:r>
      </w:ins>
      <m:oMath>
        <m:r>
          <w:ins w:id="1218" w:author="Augustus Raymond Pendleton" w:date="2025-09-29T11:17:00Z" w16du:dateUtc="2025-09-29T15:17:00Z">
            <w:rPr>
              <w:rFonts w:ascii="Cambria Math" w:hAnsi="Cambria Math"/>
            </w:rPr>
            <m:t>α</m:t>
          </w:ins>
        </m:r>
      </m:oMath>
      <w:ins w:id="1219" w:author="Augustus Raymond Pendleton" w:date="2025-09-29T11:17:00Z" w16du:dateUtc="2025-09-29T15:17:00Z">
        <w:r w:rsidR="000E114E">
          <w:rPr>
            <w:rFonts w:eastAsiaTheme="minorEastAsia"/>
          </w:rPr>
          <w:t xml:space="preserve"> values. The max d</w:t>
        </w:r>
      </w:ins>
      <w:ins w:id="1220" w:author="Augustus Raymond Pendleton" w:date="2025-09-29T11:20:00Z" w16du:dateUtc="2025-09-29T15:20:00Z">
        <w:r w:rsidR="006B7ABE">
          <w:rPr>
            <w:rFonts w:eastAsiaTheme="minorEastAsia"/>
          </w:rPr>
          <w:t>eviation from true</w:t>
        </w:r>
      </w:ins>
      <w:ins w:id="1221" w:author="Augustus Raymond Pendleton" w:date="2025-09-29T11:17:00Z" w16du:dateUtc="2025-09-29T15:17:00Z">
        <w:r w:rsidR="000E114E">
          <w:rPr>
            <w:rFonts w:eastAsiaTheme="minorEastAsia"/>
          </w:rPr>
          <w:t xml:space="preserve"> that added error could </w:t>
        </w:r>
      </w:ins>
      <w:ins w:id="1222" w:author="Augustus Raymond Pendleton" w:date="2025-09-29T11:20:00Z" w16du:dateUtc="2025-09-29T15:20:00Z">
        <w:r w:rsidR="006B7ABE">
          <w:rPr>
            <w:rFonts w:eastAsiaTheme="minorEastAsia"/>
          </w:rPr>
          <w:t xml:space="preserve">inflict on a given metric was also proportional </w:t>
        </w:r>
      </w:ins>
      <w:ins w:id="1223" w:author="Augustus Raymond Pendleton" w:date="2025-09-29T11:21:00Z" w16du:dateUtc="2025-09-29T15:21:00Z">
        <w:r w:rsidR="006B7ABE">
          <w:rPr>
            <w:rFonts w:eastAsiaTheme="minorEastAsia"/>
          </w:rPr>
          <w:t>(and always less) than the magnitude of the error itself</w:t>
        </w:r>
      </w:ins>
      <w:ins w:id="1224" w:author="Augustus Raymond Pendleton" w:date="2025-09-29T11:23:00Z" w16du:dateUtc="2025-09-29T15:23:00Z">
        <w:r w:rsidR="006B7ABE">
          <w:rPr>
            <w:rFonts w:eastAsiaTheme="minorEastAsia"/>
          </w:rPr>
          <w:t xml:space="preserve"> (Fig. 4D)</w:t>
        </w:r>
      </w:ins>
      <w:ins w:id="1225" w:author="Augustus Raymond Pendleton" w:date="2025-09-29T11:21:00Z" w16du:dateUtc="2025-09-29T15:21:00Z">
        <w:r w:rsidR="006B7ABE">
          <w:rPr>
            <w:rFonts w:eastAsiaTheme="minorEastAsia"/>
          </w:rPr>
          <w:t xml:space="preserve">. </w:t>
        </w:r>
      </w:ins>
      <w:ins w:id="1226" w:author="Augustus Raymond Pendleton" w:date="2025-09-29T11:23:00Z" w16du:dateUtc="2025-09-29T15:23:00Z">
        <w:r w:rsidR="006B7ABE">
          <w:rPr>
            <w:rFonts w:eastAsiaTheme="minorEastAsia"/>
          </w:rPr>
          <w:t>Put s</w:t>
        </w:r>
      </w:ins>
      <w:ins w:id="1227" w:author="Augustus Raymond Pendleton" w:date="2025-09-29T11:21:00Z" w16du:dateUtc="2025-09-29T15:21:00Z">
        <w:r w:rsidR="006B7ABE">
          <w:rPr>
            <w:rFonts w:eastAsiaTheme="minorEastAsia"/>
          </w:rPr>
          <w:t xml:space="preserve">imply, </w:t>
        </w:r>
      </w:ins>
      <w:ins w:id="1228" w:author="Augustus Raymond Pendleton" w:date="2025-09-29T11:22:00Z" w16du:dateUtc="2025-09-29T15:22:00Z">
        <w:r w:rsidR="006B7ABE">
          <w:rPr>
            <w:rFonts w:eastAsiaTheme="minorEastAsia"/>
          </w:rPr>
          <w:t>if one add</w:t>
        </w:r>
      </w:ins>
      <w:ins w:id="1229" w:author="Augustus Raymond Pendleton" w:date="2025-09-29T12:28:00Z" w16du:dateUtc="2025-09-29T16:28:00Z">
        <w:r w:rsidR="006B42C1">
          <w:rPr>
            <w:rFonts w:eastAsiaTheme="minorEastAsia"/>
          </w:rPr>
          <w:t>s</w:t>
        </w:r>
      </w:ins>
      <w:ins w:id="1230" w:author="Augustus Raymond Pendleton" w:date="2025-09-29T11:22:00Z" w16du:dateUtc="2025-09-29T15:22:00Z">
        <w:r w:rsidR="006B7ABE">
          <w:rPr>
            <w:rFonts w:eastAsiaTheme="minorEastAsia"/>
          </w:rPr>
          <w:t xml:space="preserve"> 10% of </w:t>
        </w:r>
      </w:ins>
      <w:ins w:id="1231" w:author="Augustus Raymond Pendleton" w:date="2025-09-29T11:23:00Z" w16du:dateUtc="2025-09-29T15:23:00Z">
        <w:r w:rsidR="006B7ABE">
          <w:rPr>
            <w:rFonts w:eastAsiaTheme="minorEastAsia"/>
          </w:rPr>
          <w:t>random error to a measurement,</w:t>
        </w:r>
      </w:ins>
      <w:ins w:id="1232" w:author="Augustus Raymond Pendleton" w:date="2025-09-29T12:28:00Z" w16du:dateUtc="2025-09-29T16:28:00Z">
        <w:r w:rsidR="006B42C1">
          <w:rPr>
            <w:rFonts w:eastAsiaTheme="minorEastAsia"/>
          </w:rPr>
          <w:t xml:space="preserve"> the</w:t>
        </w:r>
      </w:ins>
      <w:ins w:id="1233" w:author="Augustus Raymond Pendleton" w:date="2025-09-29T12:29:00Z" w16du:dateUtc="2025-09-29T16:29:00Z">
        <w:r w:rsidR="006B42C1">
          <w:rPr>
            <w:rFonts w:eastAsiaTheme="minorEastAsia"/>
          </w:rPr>
          <w:t>y can expect</w:t>
        </w:r>
      </w:ins>
      <w:ins w:id="1234" w:author="Augustus Raymond Pendleton" w:date="2025-09-29T11:23:00Z" w16du:dateUtc="2025-09-29T15:23:00Z">
        <w:r w:rsidR="006B7ABE">
          <w:rPr>
            <w:rFonts w:eastAsiaTheme="minorEastAsia"/>
          </w:rPr>
          <w:t xml:space="preserve"> </w:t>
        </w:r>
        <w:r w:rsidR="006B7ABE">
          <w:rPr>
            <w:rFonts w:eastAsiaTheme="minorEastAsia"/>
            <w:i/>
            <w:iCs/>
          </w:rPr>
          <w:t>GU</w:t>
        </w:r>
        <w:r w:rsidR="006B7ABE">
          <w:rPr>
            <w:rFonts w:eastAsiaTheme="minorEastAsia"/>
            <w:i/>
            <w:iCs/>
            <w:vertAlign w:val="superscript"/>
          </w:rPr>
          <w:t>A</w:t>
        </w:r>
        <w:r w:rsidR="006B7ABE">
          <w:rPr>
            <w:rFonts w:eastAsiaTheme="minorEastAsia"/>
            <w:i/>
            <w:iCs/>
          </w:rPr>
          <w:t xml:space="preserve"> </w:t>
        </w:r>
      </w:ins>
      <w:ins w:id="1235" w:author="Augustus Raymond Pendleton" w:date="2025-09-29T12:29:00Z" w16du:dateUtc="2025-09-29T16:29:00Z">
        <w:r w:rsidR="006B42C1">
          <w:rPr>
            <w:rFonts w:eastAsiaTheme="minorEastAsia"/>
          </w:rPr>
          <w:t>to change</w:t>
        </w:r>
      </w:ins>
      <w:ins w:id="1236" w:author="Augustus Raymond Pendleton" w:date="2025-09-29T11:23:00Z" w16du:dateUtc="2025-09-29T15:23:00Z">
        <w:r w:rsidR="006B7ABE">
          <w:rPr>
            <w:rFonts w:eastAsiaTheme="minorEastAsia"/>
          </w:rPr>
          <w:t xml:space="preserve">, at max, by 0.1; in </w:t>
        </w:r>
        <w:proofErr w:type="gramStart"/>
        <w:r w:rsidR="006B7ABE">
          <w:rPr>
            <w:rFonts w:eastAsiaTheme="minorEastAsia"/>
          </w:rPr>
          <w:t>general</w:t>
        </w:r>
        <w:proofErr w:type="gramEnd"/>
        <w:r w:rsidR="006B7ABE">
          <w:rPr>
            <w:rFonts w:eastAsiaTheme="minorEastAsia"/>
          </w:rPr>
          <w:t xml:space="preserve"> the deviation from true will be much less.</w:t>
        </w:r>
      </w:ins>
      <w:ins w:id="1237" w:author="Augustus Raymond Pendleton" w:date="2025-09-29T11:24:00Z" w16du:dateUtc="2025-09-29T15:24:00Z">
        <w:r w:rsidR="006B7ABE">
          <w:rPr>
            <w:rFonts w:eastAsiaTheme="minorEastAsia"/>
          </w:rPr>
          <w:t xml:space="preserve"> A more rigorous approach to assessing error propagation within these metrics, including mathematical proofs of the relationships estimated above, is outside the scope of this </w:t>
        </w:r>
      </w:ins>
      <w:ins w:id="1238" w:author="Augustus Raymond Pendleton" w:date="2025-09-29T11:25:00Z" w16du:dateUtc="2025-09-29T15:25:00Z">
        <w:r w:rsidR="006B7ABE">
          <w:rPr>
            <w:rFonts w:eastAsiaTheme="minorEastAsia"/>
          </w:rPr>
          <w:t>paper but would be helpful.</w:t>
        </w:r>
      </w:ins>
    </w:p>
    <w:p w14:paraId="01E4E692" w14:textId="00FF3EF9" w:rsidR="00B64A34" w:rsidRPr="00D6699E" w:rsidDel="00161013" w:rsidRDefault="00604558" w:rsidP="00D6699E">
      <w:pPr>
        <w:rPr>
          <w:del w:id="1239" w:author="Augustus Raymond Pendleton" w:date="2025-09-29T11:38:00Z" w16du:dateUtc="2025-09-29T15:38:00Z"/>
          <w:sz w:val="20"/>
          <w:szCs w:val="20"/>
          <w:rPrChange w:id="1240" w:author="Augustus Raymond Pendleton" w:date="2025-09-29T09:01:00Z" w16du:dateUtc="2025-09-29T13:01:00Z">
            <w:rPr>
              <w:del w:id="1241" w:author="Augustus Raymond Pendleton" w:date="2025-09-29T11:38:00Z" w16du:dateUtc="2025-09-29T15:38:00Z"/>
            </w:rPr>
          </w:rPrChange>
        </w:rPr>
      </w:pPr>
      <w:del w:id="1242" w:author="Augustus Raymond Pendleton" w:date="2025-09-29T11:38:00Z" w16du:dateUtc="2025-09-29T15:38:00Z">
        <w:r w:rsidRPr="00D6699E" w:rsidDel="00161013">
          <w:rPr>
            <w:sz w:val="20"/>
            <w:szCs w:val="20"/>
            <w:rPrChange w:id="1243" w:author="Augustus Raymond Pendleton" w:date="2025-09-29T09:01:00Z" w16du:dateUtc="2025-09-29T13:01:00Z">
              <w:rPr/>
            </w:rPrChange>
          </w:rPr>
          <w:fldChar w:fldCharType="begin"/>
        </w:r>
        <w:r w:rsidR="008729F6" w:rsidDel="00161013">
          <w:rPr>
            <w:sz w:val="20"/>
            <w:szCs w:val="20"/>
          </w:rPr>
          <w:delInstrText xml:space="preserve"> ADDIN ZOTERO_ITEM CSL_CITATION {"citationID":"814UEmsK","properties":{"formattedCitation":"[11]","plainCitation":"[11]","noteIndex":0},"citationItems":[{"id":2082,"uris":["http://zotero.org/groups/5077571/items/7DSKNWDW"],"itemData":{"id":2082,"type":"article-journal","abstract":"High-throughput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schema":"https://github.com/citation-style-language/schema/raw/master/csl-citation.json"} </w:delInstrText>
        </w:r>
        <w:r w:rsidRPr="00D6699E" w:rsidDel="00161013">
          <w:rPr>
            <w:sz w:val="20"/>
            <w:szCs w:val="20"/>
            <w:rPrChange w:id="1244" w:author="Augustus Raymond Pendleton" w:date="2025-09-29T09:01:00Z" w16du:dateUtc="2025-09-29T13:01:00Z">
              <w:rPr/>
            </w:rPrChange>
          </w:rPr>
          <w:fldChar w:fldCharType="separate"/>
        </w:r>
        <w:r w:rsidR="008729F6" w:rsidDel="00161013">
          <w:rPr>
            <w:noProof/>
            <w:sz w:val="20"/>
            <w:szCs w:val="20"/>
          </w:rPr>
          <w:delText>[11]</w:delText>
        </w:r>
        <w:r w:rsidRPr="00D6699E" w:rsidDel="00161013">
          <w:rPr>
            <w:sz w:val="20"/>
            <w:szCs w:val="20"/>
            <w:rPrChange w:id="1245" w:author="Augustus Raymond Pendleton" w:date="2025-09-29T09:01:00Z" w16du:dateUtc="2025-09-29T13:01:00Z">
              <w:rPr/>
            </w:rPrChange>
          </w:rPr>
          <w:fldChar w:fldCharType="end"/>
        </w:r>
        <w:r w:rsidR="00D6699E" w:rsidRPr="00D6699E" w:rsidDel="00161013">
          <w:rPr>
            <w:sz w:val="20"/>
            <w:szCs w:val="20"/>
            <w:rPrChange w:id="1246" w:author="Augustus Raymond Pendleton" w:date="2025-09-29T09:01:00Z" w16du:dateUtc="2025-09-29T13:01:00Z">
              <w:rPr/>
            </w:rPrChange>
          </w:rPr>
          <w:fldChar w:fldCharType="begin"/>
        </w:r>
        <w:r w:rsidR="00D6699E" w:rsidRPr="00D6699E" w:rsidDel="00161013">
          <w:rPr>
            <w:sz w:val="20"/>
            <w:szCs w:val="20"/>
            <w:rPrChange w:id="1247" w:author="Augustus Raymond Pendleton" w:date="2025-09-29T09:01:00Z" w16du:dateUtc="2025-09-29T13:01:00Z">
              <w:rPr/>
            </w:rPrChange>
          </w:rPr>
          <w:delInstrText xml:space="preserve"> ADDIN ZOTERO_ITEM CSL_CITATION {"citationID":"rEwaK1qH","properties":{"formattedCitation":"[3]","plainCitation":"[3]","noteIndex":0},"citationItems":[{"id":2078,"uris":["http://zotero.org/groups/5077571/items/9FC6PKRB"],"itemData":{"id":2078,"type":"article-journal","abstract":"A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F."}],"issued":{"date-parts":[["2020",5,22]]},"citation-key":"barlowQuantitativeSequencingFramework2020"}}],"schema":"https://github.com/citation-style-language/schema/raw/master/csl-citation.json"} </w:delInstrText>
        </w:r>
        <w:r w:rsidR="00D6699E" w:rsidRPr="00D6699E" w:rsidDel="00161013">
          <w:rPr>
            <w:sz w:val="20"/>
            <w:szCs w:val="20"/>
            <w:rPrChange w:id="1248" w:author="Augustus Raymond Pendleton" w:date="2025-09-29T09:01:00Z" w16du:dateUtc="2025-09-29T13:01:00Z">
              <w:rPr/>
            </w:rPrChange>
          </w:rPr>
          <w:fldChar w:fldCharType="separate"/>
        </w:r>
        <w:r w:rsidR="00D6699E" w:rsidRPr="00D6699E" w:rsidDel="00161013">
          <w:rPr>
            <w:noProof/>
            <w:sz w:val="20"/>
            <w:szCs w:val="20"/>
            <w:rPrChange w:id="1249" w:author="Augustus Raymond Pendleton" w:date="2025-09-29T09:01:00Z" w16du:dateUtc="2025-09-29T13:01:00Z">
              <w:rPr>
                <w:noProof/>
              </w:rPr>
            </w:rPrChange>
          </w:rPr>
          <w:delText>[3]</w:delText>
        </w:r>
        <w:r w:rsidR="00D6699E" w:rsidRPr="00D6699E" w:rsidDel="00161013">
          <w:rPr>
            <w:sz w:val="20"/>
            <w:szCs w:val="20"/>
            <w:rPrChange w:id="1250" w:author="Augustus Raymond Pendleton" w:date="2025-09-29T09:01:00Z" w16du:dateUtc="2025-09-29T13:01:00Z">
              <w:rPr/>
            </w:rPrChange>
          </w:rPr>
          <w:fldChar w:fldCharType="end"/>
        </w:r>
      </w:del>
    </w:p>
    <w:p w14:paraId="54E17743" w14:textId="346E4A54" w:rsidR="006B42C1" w:rsidRDefault="00AA63C5" w:rsidP="00FF313F">
      <w:pPr>
        <w:ind w:firstLine="504"/>
        <w:rPr>
          <w:ins w:id="1251" w:author="Augustus Raymond Pendleton" w:date="2025-09-29T12:30:00Z" w16du:dateUtc="2025-09-29T16:30:00Z"/>
        </w:rPr>
      </w:pPr>
      <w:ins w:id="1252" w:author="Augustus Raymond Pendleton" w:date="2025-09-29T11:27:00Z" w16du:dateUtc="2025-09-29T15:27:00Z">
        <w:r>
          <w:t>There are many cases where t</w:t>
        </w:r>
        <w:r w:rsidRPr="0007048F">
          <w:t>he incorporation of absolute abundance allows microbial ecologists to assess more realistic, ecologically-relevant differences in microbial communities, especially in contexts where microbial load matters.</w:t>
        </w:r>
      </w:ins>
      <w:ins w:id="1253" w:author="Augustus Raymond Pendleton" w:date="2025-09-29T12:29:00Z" w16du:dateUtc="2025-09-29T16:29:00Z">
        <w:r w:rsidR="006B42C1">
          <w:t xml:space="preserve"> Outside of the datasets re-analyzed here </w:t>
        </w:r>
      </w:ins>
      <w:r w:rsidR="006B42C1">
        <w:fldChar w:fldCharType="begin"/>
      </w:r>
      <w:r w:rsidR="006B42C1">
        <w:instrText xml:space="preserve"> ADDIN ZOTERO_ITEM CSL_CITATION {"citationID":"uTULU8fZ","properties":{"formattedCitation":"[3, 4, 10, 11]","plainCitation":"[3, 4, 10, 11]","noteIndex":0},"citationItems":[{"id":1451,"uris":["http://zotero.org/groups/5077571/items/JAZBIWBQ"],"itemData":{"id":1451,"type":"article-journal","abstract":"High-throughput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F."}],"issued":{"date-parts":[["2020",5,22]]},"citation-key":"barlowQuantitativeSequencingFramework2020"}},{"id":2063,"uris":["http://zotero.org/groups/5077571/items/XECMGR9Y"],"itemData":{"id":2063,"type":"article","abstract":"The Laurentian Great Lakes hold 21% of the world’s surface freshwater and supply drinking water to nearly 40 million people. Here we provide the first evidence that winddriven upwelling fundamentally restructures microbial communities in Lake Ontario, with its effects extended and redistributed by an internal Kelvin wave propagating along the shoreline. While thermal stratification is known to organize microbial communities by depth and season, we show that this vertical structure arises from contrasting mechanisms: homogenizing selection in surface waters and dispersal limitation with drift in the hypolimnion. Kelvin wave-driven upwelling disrupts this scaffold, displacing rare taxa into the surface and creating novel coastal communities enriched in methane oxidation and sulfur metabolism genes—functional traits absent elsewhere in the lake. We observed a Kelvin wave lasting over two weeks and propagating eastward at </w:instrText>
      </w:r>
      <w:r w:rsidR="006B42C1">
        <w:rPr>
          <w:rFonts w:ascii="Cambria Math" w:hAnsi="Cambria Math" w:cs="Cambria Math"/>
        </w:rPr>
        <w:instrText>∼</w:instrText>
      </w:r>
      <w:r w:rsidR="006B42C1">
        <w:instrText xml:space="preserve">60 km day ¹. Given the </w:instrText>
      </w:r>
      <w:r w:rsidR="006B42C1">
        <w:rPr>
          <w:rFonts w:ascii="Cambria Math" w:hAnsi="Cambria Math" w:cs="Cambria Math"/>
        </w:rPr>
        <w:instrText>∼</w:instrText>
      </w:r>
      <w:r w:rsidR="006B42C1">
        <w:instrText xml:space="preserve">10–12 day recurrence of wind events (1), at any time, at least one segment of Lake Ontario’s coastline is typically experiencing upwelling—producing pulses frequent and sustained enough to remodel microbial communities on ecologically relevant timescales. Recurrent upwellings, sustained and redistributed by Kelvin waves, act as a biological disturbance that overrides stratification, mobilizes rare functional potential, and assembles novel coastal microbial communities. As climate change lengthens stratified periods and reshapes large-lake circulation, understanding how physical forcing governs microbial assembly is essential for forecasting the biogeochemical future of Earth’s great lakes—especially in shoreline zones where ecological shifts directly affect human communities.\nSignificance Statement The Laurentian Great Lakes hold 21% of the world’s surface freshwater and nearly 85% of North America’s—supplying drinking water to over 40 million people. Yet the microbial life that underpins their ecological function remains poorly understood. We show that wind-driven upwelling, followed by internal Kelvin waves that redistribute and sustain upwelling, acts as a recurring physical disturbance that overrides thermal stratification, redistributing rare microbes and assembling novel shoreline communities. These shifts bring unexpected functional changes, including enrichment of methane oxidation and sulfur metabolism genes, where people most interact with lake water. As climate change reshapes large lake circulation and intensifies thermal layering, understanding how microbial ecosystems respond is essential for forecasting transformations in water quality, ecosystem function, and biogeochemical resilience.","DOI":"10.1101/2025.01.17.633667","language":"en","license":"© 2025, Posted by Cold Spring Harbor Laboratory. This pre-print is available under a Creative Commons License (Attribution-NonCommercial-NoDerivs 4.0 International), CC BY-NC-ND 4.0, as described at http://creativecommons.org/licenses/by-nc-nd/4.0/","note":"ISSN: 2692-8205, 2692-8205\npage: 2025.01.17.633667\nsection: New Results","publisher":"bioRxiv","source":"bioRxiv","title":"Upwelling periodically disturbs the ecological assembly of microbial communities in the Laurentian Great Lakes","URL":"https://www.biorxiv.org/content/10.1101/2025.01.17.633667v2","author":[{"family":"Pendleton","given":"Augustus"},{"family":"Wells","given":"Mathew"},{"family":"Schmidt","given":"Marian L."}],"accessed":{"date-parts":[["2025",7,8]]},"issued":{"date-parts":[["2025",7,3]]},"citation-key":"pendletonUpwellingPeriodicallyDisturbs2025"}}],"schema":"https://github.com/citation-style-language/schema/raw/master/csl-citation.json"} </w:instrText>
      </w:r>
      <w:r w:rsidR="006B42C1">
        <w:fldChar w:fldCharType="separate"/>
      </w:r>
      <w:r w:rsidR="006B42C1">
        <w:rPr>
          <w:noProof/>
        </w:rPr>
        <w:t>[3, 4, 10, 11]</w:t>
      </w:r>
      <w:r w:rsidR="006B42C1">
        <w:fldChar w:fldCharType="end"/>
      </w:r>
      <w:ins w:id="1254" w:author="Augustus Raymond Pendleton" w:date="2025-09-29T12:30:00Z" w16du:dateUtc="2025-09-29T16:30:00Z">
        <w:r w:rsidR="006B42C1">
          <w:t>;</w:t>
        </w:r>
      </w:ins>
      <w:ins w:id="1255" w:author="Augustus Raymond Pendleton" w:date="2025-09-29T11:27:00Z" w16du:dateUtc="2025-09-29T15:27:00Z">
        <w:r w:rsidRPr="0007048F">
          <w:t xml:space="preserve"> the temporal development of the infant microbiome involves both a rise in absolute abundance and compositional changes</w:t>
        </w:r>
        <w:r>
          <w:t xml:space="preserve"> </w:t>
        </w:r>
        <w:r>
          <w:fldChar w:fldCharType="begin"/>
        </w:r>
        <w:r>
          <w:instrText xml:space="preserve"> ADDIN ZOTERO_ITEM CSL_CITATION {"citationID":"nU6vJ51H","properties":{"formattedCitation":"[6]","plainCitation":"[6]","noteIndex":0},"citationItems":[{"id":2065,"uris":["http://zotero.org/groups/5077571/items/2JNT9XAC"],"itemData":{"id":2065,"type":"article-journal","abstract":"The gut microbiota of preterm infants develops predictably1–7, with pioneer species colonizing the gut after birth, followed by an ordered succession of microorganisms. The gut microbiota is vital to the health of preterm infants8,9, but the forces that shape these predictable dynamics of microbiome assembly are unknown. The environment, the host and interactions between microorganisms all potentially shape the dynamics of the microbiota, but in such a complex ecosystem, identifying the specific role of any individual factor is challenging10–14. Here we use multi-kingdom absolute abundance quantification, ecological modelling and experimental validation to address this challenge. We quantify the absolute dynamics of bacteria, fungi and archaea in a longitudinal cohort of 178 preterm infants. We uncover microbial blooms and extinctions, and show that there is an inverse correlation between bacterial and fungal loads in the infant gut. We infer computationally and demonstrate experimentally in vitro and in vivo that predictable assembly dynamics may be driven by directed, context-dependent interactions between specific microorganisms. Mirroring the dynamics of macroscopic ecosystems15–17, a late-arriving member of the microbiome, Klebsiella, exploits the pioneer microorganism, Staphylococcus, to gain a foothold within the gut. Notably, we find that interactions between different kingdoms can influence assembly, with a single fungal species—Candida albicans—inhibiting multiple dominant genera of gut bacteria. Our work reveals the centrality of simple microbe–microbe interactions in shaping host-associated microbiota, which is critical both for our understanding of microbiota ecology and for targeted microbiota interventions.","container-title":"Nature","DOI":"10.1038/s41586-021-03241-8","ISSN":"1476-4687","issue":"7851","language":"en","license":"2021 The Author(s), under exclusive licence to Springer Nature Limited","note":"publisher: Nature Publishing Group","page":"633-638","source":"www.nature.com","title":"Multi-kingdom ecological drivers of microbiota assembly in preterm infants","volume":"591","author":[{"family":"Rao","given":"Chitong"},{"family":"Coyte","given":"Katharine Z."},{"family":"Bainter","given":"Wayne"},{"family":"Geha","given":"Raif S."},{"family":"Martin","given":"Camilia R."},{"family":"Rakoff-Nahoum","given":"Seth"}],"issued":{"date-parts":[["2021",3]]},"citation-key":"raoMultikingdomEcologicalDrivers2021"}}],"schema":"https://github.com/citation-style-language/schema/raw/master/csl-citation.json"} </w:instrText>
        </w:r>
        <w:r>
          <w:fldChar w:fldCharType="separate"/>
        </w:r>
        <w:r>
          <w:rPr>
            <w:noProof/>
          </w:rPr>
          <w:t>[6]</w:t>
        </w:r>
        <w:r>
          <w:fldChar w:fldCharType="end"/>
        </w:r>
        <w:r w:rsidRPr="0007048F">
          <w:t xml:space="preserve">; bacteriophage predation in wastewater bioreactors can be understood only when microbial load is considered </w:t>
        </w:r>
        <w:r>
          <w:fldChar w:fldCharType="begin"/>
        </w:r>
      </w:ins>
      <w:r w:rsidR="009C4CF7">
        <w:instrText xml:space="preserve"> ADDIN ZOTERO_ITEM CSL_CITATION {"citationID":"SoXYc4XP","properties":{"formattedCitation":"[17]","plainCitation":"[17]","noteIndex":0},"citationItems":[{"id":2066,"uris":["http://zotero.org/groups/5077571/items/T76SVMUI"],"itemData":{"id":2066,"type":"article-journal","abstract":"Changes in the microbial community composition of a full-scale membrane bioreactor treating industrial wastewater were studied over a period of 462 days using a series of 16S rRNA gene clone libraries. Frequent changes in the relative abundance of specific taxonomic groups were observed, which could not be explained by changes in the reactor's conditions or wastewater composition. Phage activity was proposed to drive some of the observed changes. Bacterial hosts were isolated from a biomass sample obtained towards the end of the study period, and specific phage counts were carried out for some of the isolated hosts using stored frozen biomass samples as the phage inocula. Plaque-forming unit concentrations were shown to change frequently over the study period, in correlation with changes in the relative abundance of taxonomic groups closely related by 16S rRNA gene sequence to the isolated strains. Quantitative PCR was used to verify changes in the abundance of a taxonomic group closely related to one of the isolated hosts, showing good agreement with the changes in relative abundance in the clone libraries of that group. The emerging pattern was consistent with the ‘killing the winner’ hypothesis, although alternative interaction mechanisms could not be ruled out. This is the first time that phage–host interactions in a complex microbial community are demonstrated over an extended period, and possibly the first in situ demonstration of ‘killing the winner’ stochastic behavior.","container-title":"The ISME Journal","DOI":"10.1038/ismej.2009.118","ISSN":"1751-7362","issue":"3","journalAbbreviation":"The ISME Journal","page":"327-336","source":"Silverchair","title":"Bacteriophage predation regulates microbial abundance and diversity in a full-scale bioreactor treating industrial wastewater","volume":"4","author":[{"family":"Shapiro","given":"Orr H"},{"family":"Kushmaro","given":"Ariel"},{"family":"Brenner","given":"Asher"}],"issued":{"date-parts":[["2010",3,1]]},"citation-key":"shapiroBacteriophagePredationRegulates2010"}}],"schema":"https://github.com/citation-style-language/schema/raw/master/csl-citation.json"} </w:instrText>
      </w:r>
      <w:ins w:id="1256" w:author="Augustus Raymond Pendleton" w:date="2025-09-29T11:27:00Z" w16du:dateUtc="2025-09-29T15:27:00Z">
        <w:r>
          <w:fldChar w:fldCharType="separate"/>
        </w:r>
      </w:ins>
      <w:r w:rsidR="009C4CF7">
        <w:rPr>
          <w:noProof/>
        </w:rPr>
        <w:t>[17]</w:t>
      </w:r>
      <w:ins w:id="1257" w:author="Augustus Raymond Pendleton" w:date="2025-09-29T11:27:00Z" w16du:dateUtc="2025-09-29T15:27:00Z">
        <w:r>
          <w:fldChar w:fldCharType="end"/>
        </w:r>
        <w:r>
          <w:t xml:space="preserve">; </w:t>
        </w:r>
        <w:r w:rsidRPr="0007048F">
          <w:t>and antibiotic-driven declines in specific swine gut taxa were missed using relative abundance approaches</w:t>
        </w:r>
        <w:r>
          <w:t xml:space="preserve"> </w:t>
        </w:r>
        <w:r>
          <w:fldChar w:fldCharType="begin"/>
        </w:r>
      </w:ins>
      <w:r w:rsidR="009C4CF7">
        <w:instrText xml:space="preserve"> ADDIN ZOTERO_ITEM CSL_CITATION {"citationID":"iCFiKdIH","properties":{"formattedCitation":"[18]","plainCitation":"[18]","noteIndex":0},"citationItems":[{"id":2067,"uris":["http://zotero.org/groups/5077571/items/RCJKTQVA"],"itemData":{"id":2067,"type":"article-journal","abstract":"BackgroundThe intestinal microbiota contributes to the colonization resistance of the gut towards bacterial pathogens. Antibiotic treatment often negatively affects the microbiome composition, rendering the host more susceptible for infections. However, a correct interpretation of such a perturbation requires quantitative microbiome profiling to reflect accurately the direction and magnitude of compositional changes within a microbiota. Standard 16S rRNA gene amplicon sequencing of microbiota samples offers compositional data in relative, but not absolute abundancies, and the presence of multiple copies of 16S rRNA genes in bacterial genomes introduces bias into compositional data. We explored whether improved sequencing data analysis influences the significance of the effect exerted by antibiotics on the faecal microbiota of young pigs using two veterinary antibiotics. Calculation of absolute abundances, either by flow cytometry-based bacterial cell counts or by spike-in of synthetic 16S rRNA genes, was employed and 16S rRNA gene copy numbers (GCN) were corrected.ResultsCell number determination exhibited large interindividual variability in two pig studies, using either tylosin or tulathromycin. Following tylosin application, flow cytometry-based cell counting revealed decreased absolute abundances of five families and ten genera. These results were not detectable by standard 16S analysis based on relative abundances. Here, GCN correction additionally uncovered significant decreases of Lactobacillus and Faecalibacterium. In another experimental setting with tulathromycin treatment, bacterial abundance quantification by flow cytometry and by a spike-in method yielded similar results only on the phylum level. Even though the spike-in method identified the decrease of four genera, analysis by fluorescence-activated cell sorting (FACS) uncovered eight significantly reduced genera, such as Prevotella and Paraprevotella upon antibiotic treatment. In contrast, analysis of relative abundances only showed a decrease of Faecalibacterium and Rikenellaceae RC9 gut group and, thus, a much less detailed antibiotic effect.ConclusionFlow cytometry is a laborious method, but identified a higher number of significant microbiome changes in comparison to common compositional data analysis and even revealed to be superior to a spike-in method. Calculation of absolute abundances and GCN correction are valuable methods that should be standards in microbiome analyses in veterinary as well as human medicine.","container-title":"Frontiers in Microbiology","DOI":"10.3389/fmicb.2025.1481197","ISSN":"1664-302X","journalAbbreviation":"Front. Microbiol.","language":"English","note":"publisher: Frontiers","source":"Frontiers","title":"Absolute abundance calculation enhances the significance of microbiome data in antibiotic treatment studies","URL":"https://www.frontiersin.org/journals/microbiology/articles/10.3389/fmicb.2025.1481197/full","volume":"16","author":[{"family":"Wagner","given":"Stefanie"},{"family":"Weber","given":"Michael"},{"family":"Paul","given":"Lena-Sophie"},{"family":"Grümpel-Schlüter","given":"Angelika"},{"family":"Kluess","given":"Jeannette"},{"family":"Neuhaus","given":"Klaus"},{"family":"Fuchs","given":"Thilo M."}],"accessed":{"date-parts":[["2025",7,8]]},"issued":{"date-parts":[["2025",3,24]]},"citation-key":"wagnerAbsoluteAbundanceCalculation2025"}}],"schema":"https://github.com/citation-style-language/schema/raw/master/csl-citation.json"} </w:instrText>
      </w:r>
      <w:ins w:id="1258" w:author="Augustus Raymond Pendleton" w:date="2025-09-29T11:27:00Z" w16du:dateUtc="2025-09-29T15:27:00Z">
        <w:r>
          <w:fldChar w:fldCharType="separate"/>
        </w:r>
      </w:ins>
      <w:r w:rsidR="009C4CF7">
        <w:rPr>
          <w:noProof/>
        </w:rPr>
        <w:t>[18]</w:t>
      </w:r>
      <w:ins w:id="1259" w:author="Augustus Raymond Pendleton" w:date="2025-09-29T11:27:00Z" w16du:dateUtc="2025-09-29T15:27:00Z">
        <w:r>
          <w:fldChar w:fldCharType="end"/>
        </w:r>
        <w:r w:rsidRPr="0007048F">
          <w:t xml:space="preserve">. As </w:t>
        </w:r>
      </w:ins>
      <m:oMath>
        <m:r>
          <w:ins w:id="1260" w:author="Augustus Raymond Pendleton" w:date="2025-09-29T11:27:00Z" w16du:dateUtc="2025-09-29T15:27:00Z">
            <w:rPr>
              <w:rFonts w:ascii="Cambria Math" w:hAnsi="Cambria Math"/>
            </w:rPr>
            <m:t>β</m:t>
          </w:ins>
        </m:r>
      </m:oMath>
      <w:ins w:id="1261" w:author="Augustus Raymond Pendleton" w:date="2025-09-29T11:27:00Z" w16du:dateUtc="2025-09-29T15:27:00Z">
        <w:r w:rsidRPr="0007048F">
          <w:t xml:space="preserve">-diversity metrics (and UniFrac specifically) remain central to microbial ecology, we encourage researchers to adopt </w:t>
        </w:r>
      </w:ins>
      <m:oMath>
        <m:r>
          <w:ins w:id="1262" w:author="Augustus Raymond Pendleton" w:date="2025-09-29T11:27:00Z" w16du:dateUtc="2025-09-29T15:27:00Z">
            <w:rPr>
              <w:rFonts w:ascii="Cambria Math" w:hAnsi="Cambria Math"/>
            </w:rPr>
            <m:t>G</m:t>
          </w:ins>
        </m:r>
        <m:sSup>
          <m:sSupPr>
            <m:ctrlPr>
              <w:ins w:id="1263" w:author="Augustus Raymond Pendleton" w:date="2025-09-29T11:27:00Z" w16du:dateUtc="2025-09-29T15:27:00Z">
                <w:rPr>
                  <w:rFonts w:ascii="Cambria Math" w:hAnsi="Cambria Math"/>
                </w:rPr>
              </w:ins>
            </m:ctrlPr>
          </m:sSupPr>
          <m:e>
            <m:r>
              <w:ins w:id="1264" w:author="Augustus Raymond Pendleton" w:date="2025-09-29T11:27:00Z" w16du:dateUtc="2025-09-29T15:27:00Z">
                <w:rPr>
                  <w:rFonts w:ascii="Cambria Math" w:hAnsi="Cambria Math"/>
                </w:rPr>
                <m:t>U</m:t>
              </w:ins>
            </m:r>
          </m:e>
          <m:sup>
            <m:r>
              <w:ins w:id="1265" w:author="Augustus Raymond Pendleton" w:date="2025-09-29T11:27:00Z" w16du:dateUtc="2025-09-29T15:27:00Z">
                <w:rPr>
                  <w:rFonts w:ascii="Cambria Math" w:hAnsi="Cambria Math"/>
                </w:rPr>
                <m:t>A</m:t>
              </w:ins>
            </m:r>
          </m:sup>
        </m:sSup>
      </m:oMath>
      <w:ins w:id="1266" w:author="Augustus Raymond Pendleton" w:date="2025-09-29T11:27:00Z" w16du:dateUtc="2025-09-29T15:27:00Z">
        <w:r w:rsidRPr="0007048F">
          <w:t xml:space="preserve"> when </w:t>
        </w:r>
        <w:r>
          <w:t>applicable</w:t>
        </w:r>
        <w:r w:rsidRPr="0007048F">
          <w:t xml:space="preserve">. </w:t>
        </w:r>
      </w:ins>
      <w:ins w:id="1267" w:author="Augustus Raymond Pendleton" w:date="2025-09-29T12:30:00Z" w16du:dateUtc="2025-09-29T16:30:00Z">
        <w:r w:rsidR="006B42C1">
          <w:t xml:space="preserve">In addition, </w:t>
        </w:r>
      </w:ins>
      <w:ins w:id="1268" w:author="Augustus Raymond Pendleton" w:date="2025-09-29T12:31:00Z" w16du:dateUtc="2025-09-29T16:31:00Z">
        <w:r w:rsidR="006B42C1">
          <w:t xml:space="preserve">our re-analysis efforts were limited by few papers </w:t>
        </w:r>
        <w:r w:rsidR="006B42C1">
          <w:lastRenderedPageBreak/>
          <w:t xml:space="preserve">sharing the absolute quantification data. The open </w:t>
        </w:r>
      </w:ins>
      <w:ins w:id="1269" w:author="Augustus Raymond Pendleton" w:date="2025-09-29T12:30:00Z" w16du:dateUtc="2025-09-29T16:30:00Z">
        <w:r w:rsidR="006B42C1">
          <w:t>sharing of absolute quantification data</w:t>
        </w:r>
      </w:ins>
      <w:ins w:id="1270" w:author="Augustus Raymond Pendleton" w:date="2025-09-29T12:32:00Z" w16du:dateUtc="2025-09-29T16:32:00Z">
        <w:r w:rsidR="006B42C1">
          <w:t>, ideally as metadata within SRA submissions,</w:t>
        </w:r>
      </w:ins>
      <w:ins w:id="1271" w:author="Augustus Raymond Pendleton" w:date="2025-09-29T12:31:00Z" w16du:dateUtc="2025-09-29T16:31:00Z">
        <w:r w:rsidR="006B42C1">
          <w:t xml:space="preserve"> is just as essential for reproduc</w:t>
        </w:r>
      </w:ins>
      <w:ins w:id="1272" w:author="Augustus Raymond Pendleton" w:date="2025-09-29T12:32:00Z" w16du:dateUtc="2025-09-29T16:32:00Z">
        <w:r w:rsidR="006B42C1">
          <w:t>ibility as the sequencing files themselves.</w:t>
        </w:r>
      </w:ins>
    </w:p>
    <w:p w14:paraId="25270F58" w14:textId="14386B3C" w:rsidR="00AA63C5" w:rsidRDefault="00AA63C5">
      <w:pPr>
        <w:ind w:firstLine="504"/>
        <w:rPr>
          <w:ins w:id="1273" w:author="Augustus Raymond Pendleton" w:date="2025-09-29T11:27:00Z" w16du:dateUtc="2025-09-29T15:27:00Z"/>
        </w:rPr>
        <w:pPrChange w:id="1274" w:author="Augustus Raymond Pendleton" w:date="2025-09-29T11:36:00Z" w16du:dateUtc="2025-09-29T15:36:00Z">
          <w:pPr/>
        </w:pPrChange>
      </w:pPr>
      <w:ins w:id="1275" w:author="Augustus Raymond Pendleton" w:date="2025-09-29T11:27:00Z" w16du:dateUtc="2025-09-29T15:27:00Z">
        <w:r w:rsidRPr="0007048F">
          <w:t xml:space="preserve">While demonstrated here with 16S rRNA data, the approach </w:t>
        </w:r>
        <w:r>
          <w:t>should be</w:t>
        </w:r>
        <w:r w:rsidRPr="0007048F">
          <w:t xml:space="preserve"> generalizable to other marker genes or (meta)genomic features, provided absolute abundance estimates are available.</w:t>
        </w:r>
      </w:ins>
      <w:ins w:id="1276" w:author="Augustus Raymond Pendleton" w:date="2025-09-29T12:32:00Z" w16du:dateUtc="2025-09-29T16:32:00Z">
        <w:r w:rsidR="006B42C1">
          <w:t xml:space="preserve"> </w:t>
        </w:r>
      </w:ins>
      <w:ins w:id="1277" w:author="Augustus Raymond Pendleton" w:date="2025-09-29T11:27:00Z" w16du:dateUtc="2025-09-29T15:27:00Z">
        <w:r w:rsidRPr="0007048F">
          <w:t xml:space="preserve">In doing so, </w:t>
        </w:r>
      </w:ins>
      <m:oMath>
        <m:r>
          <w:ins w:id="1278" w:author="Augustus Raymond Pendleton" w:date="2025-09-29T11:27:00Z" w16du:dateUtc="2025-09-29T15:27:00Z">
            <w:rPr>
              <w:rFonts w:ascii="Cambria Math" w:hAnsi="Cambria Math"/>
            </w:rPr>
            <m:t>G</m:t>
          </w:ins>
        </m:r>
        <m:sSup>
          <m:sSupPr>
            <m:ctrlPr>
              <w:ins w:id="1279" w:author="Augustus Raymond Pendleton" w:date="2025-09-29T11:27:00Z" w16du:dateUtc="2025-09-29T15:27:00Z">
                <w:rPr>
                  <w:rFonts w:ascii="Cambria Math" w:hAnsi="Cambria Math"/>
                </w:rPr>
              </w:ins>
            </m:ctrlPr>
          </m:sSupPr>
          <m:e>
            <m:r>
              <w:ins w:id="1280" w:author="Augustus Raymond Pendleton" w:date="2025-09-29T11:27:00Z" w16du:dateUtc="2025-09-29T15:27:00Z">
                <w:rPr>
                  <w:rFonts w:ascii="Cambria Math" w:hAnsi="Cambria Math"/>
                </w:rPr>
                <m:t>U</m:t>
              </w:ins>
            </m:r>
          </m:e>
          <m:sup>
            <m:r>
              <w:ins w:id="1281" w:author="Augustus Raymond Pendleton" w:date="2025-09-29T11:27:00Z" w16du:dateUtc="2025-09-29T15:27:00Z">
                <w:rPr>
                  <w:rFonts w:ascii="Cambria Math" w:hAnsi="Cambria Math"/>
                </w:rPr>
                <m:t>A</m:t>
              </w:ins>
            </m:r>
          </m:sup>
        </m:sSup>
      </m:oMath>
      <w:ins w:id="1282" w:author="Augustus Raymond Pendleton" w:date="2025-09-29T11:27:00Z" w16du:dateUtc="2025-09-29T15:27:00Z">
        <w:r w:rsidRPr="0007048F">
          <w:t xml:space="preserve"> offers not only a more grounded picture of lineage differences but also sensitivity to both biomass variation and phylogenetic depth</w:t>
        </w:r>
        <w:r>
          <w:t>.</w:t>
        </w:r>
      </w:ins>
    </w:p>
    <w:p w14:paraId="666BB825" w14:textId="4FBECE15" w:rsidR="00AA63C5" w:rsidRPr="00FF313F" w:rsidRDefault="0007048F">
      <w:pPr>
        <w:ind w:firstLine="504"/>
        <w:rPr>
          <w:ins w:id="1283" w:author="Augustus Raymond Pendleton" w:date="2025-09-29T11:28:00Z" w16du:dateUtc="2025-09-29T15:28:00Z"/>
          <w:i/>
          <w:iCs/>
          <w:rPrChange w:id="1284" w:author="Augustus Raymond Pendleton" w:date="2025-09-29T11:34:00Z" w16du:dateUtc="2025-09-29T15:34:00Z">
            <w:rPr>
              <w:ins w:id="1285" w:author="Augustus Raymond Pendleton" w:date="2025-09-29T11:28:00Z" w16du:dateUtc="2025-09-29T15:28:00Z"/>
            </w:rPr>
          </w:rPrChange>
        </w:rPr>
        <w:pPrChange w:id="1286" w:author="Augustus Raymond Pendleton" w:date="2025-09-29T11:36:00Z" w16du:dateUtc="2025-09-29T15:36:00Z">
          <w:pPr/>
        </w:pPrChange>
      </w:pPr>
      <w:del w:id="1287" w:author="Augustus Raymond Pendleton" w:date="2025-09-29T11:36:00Z" w16du:dateUtc="2025-09-29T15:36:00Z">
        <w:r w:rsidRPr="0007048F" w:rsidDel="00FF313F">
          <w:delText>    </w:delText>
        </w:r>
      </w:del>
      <w:ins w:id="1288" w:author="Augustus Raymond Pendleton" w:date="2025-09-29T11:28:00Z" w16du:dateUtc="2025-09-29T15:28:00Z">
        <w:r w:rsidR="00AA63C5">
          <w:t xml:space="preserve">In reality, no one metric (or </w:t>
        </w:r>
      </w:ins>
      <m:oMath>
        <m:r>
          <w:ins w:id="1289" w:author="Augustus Raymond Pendleton" w:date="2025-09-29T11:28:00Z" w16du:dateUtc="2025-09-29T15:28:00Z">
            <w:rPr>
              <w:rFonts w:ascii="Cambria Math" w:hAnsi="Cambria Math"/>
            </w:rPr>
            <m:t>α</m:t>
          </w:ins>
        </m:r>
      </m:oMath>
      <w:ins w:id="1290" w:author="Augustus Raymond Pendleton" w:date="2025-09-29T11:29:00Z" w16du:dateUtc="2025-09-29T15:29:00Z">
        <w:r w:rsidR="00693D9A">
          <w:rPr>
            <w:rFonts w:eastAsiaTheme="minorEastAsia"/>
          </w:rPr>
          <w:t xml:space="preserve"> in </w:t>
        </w:r>
        <w:r w:rsidR="00693D9A">
          <w:rPr>
            <w:rFonts w:eastAsiaTheme="minorEastAsia"/>
            <w:i/>
            <w:iCs/>
          </w:rPr>
          <w:t>GU</w:t>
        </w:r>
        <w:r w:rsidR="00693D9A">
          <w:rPr>
            <w:rFonts w:eastAsiaTheme="minorEastAsia"/>
            <w:i/>
            <w:iCs/>
            <w:vertAlign w:val="superscript"/>
          </w:rPr>
          <w:t>A</w:t>
        </w:r>
      </w:ins>
      <w:ins w:id="1291" w:author="Augustus Raymond Pendleton" w:date="2025-09-29T11:28:00Z" w16du:dateUtc="2025-09-29T15:28:00Z">
        <w:r w:rsidR="00AA63C5">
          <w:rPr>
            <w:noProof/>
          </w:rPr>
          <w:t>) is “better” than another – all metrics shown here</w:t>
        </w:r>
      </w:ins>
      <w:ins w:id="1292" w:author="Augustus Raymond Pendleton" w:date="2025-09-29T11:29:00Z" w16du:dateUtc="2025-09-29T15:29:00Z">
        <w:r w:rsidR="00693D9A">
          <w:rPr>
            <w:noProof/>
          </w:rPr>
          <w:t xml:space="preserve"> </w:t>
        </w:r>
      </w:ins>
      <w:ins w:id="1293" w:author="Augustus Raymond Pendleton" w:date="2025-09-29T11:28:00Z" w16du:dateUtc="2025-09-29T15:28:00Z">
        <w:r w:rsidR="00AA63C5">
          <w:rPr>
            <w:noProof/>
          </w:rPr>
          <w:t xml:space="preserve">calculate distance or dissimilarity along valid, but different, axes of variation in microbial communities. Researchers should select </w:t>
        </w:r>
        <w:r w:rsidR="00AA63C5" w:rsidRPr="00057D48">
          <w:t>β-diversity</w:t>
        </w:r>
        <w:r w:rsidR="00AA63C5">
          <w:t xml:space="preserve"> measures to address their specific hypotheses on how two microbiomes may </w:t>
        </w:r>
        <w:proofErr w:type="gramStart"/>
        <w:r w:rsidR="00AA63C5">
          <w:t>differ, and</w:t>
        </w:r>
        <w:proofErr w:type="gramEnd"/>
        <w:r w:rsidR="00AA63C5">
          <w:t xml:space="preserve"> interpret the results of a </w:t>
        </w:r>
        <w:r w:rsidR="00AA63C5" w:rsidRPr="00057D48">
          <w:t>β-diversity</w:t>
        </w:r>
        <w:r w:rsidR="00AA63C5">
          <w:t xml:space="preserve"> measure in terms of what information that measure incorporates. Here, we demonstrate </w:t>
        </w:r>
        <w:r w:rsidR="00AA63C5" w:rsidRPr="006B42C1">
          <w:rPr>
            <w:b/>
            <w:bCs/>
            <w:rPrChange w:id="1294" w:author="Augustus Raymond Pendleton" w:date="2025-09-29T12:33:00Z" w16du:dateUtc="2025-09-29T16:33:00Z">
              <w:rPr/>
            </w:rPrChange>
          </w:rPr>
          <w:t xml:space="preserve">not </w:t>
        </w:r>
        <w:r w:rsidR="00AA63C5">
          <w:t xml:space="preserve">that </w:t>
        </w:r>
        <w:r w:rsidR="00AA63C5" w:rsidRPr="00693D9A">
          <w:rPr>
            <w:i/>
            <w:iCs/>
            <w:rPrChange w:id="1295" w:author="Augustus Raymond Pendleton" w:date="2025-09-29T11:30:00Z" w16du:dateUtc="2025-09-29T15:30:00Z">
              <w:rPr/>
            </w:rPrChange>
          </w:rPr>
          <w:t>GU</w:t>
        </w:r>
        <w:r w:rsidR="00AA63C5" w:rsidRPr="00693D9A">
          <w:rPr>
            <w:i/>
            <w:iCs/>
            <w:vertAlign w:val="superscript"/>
            <w:rPrChange w:id="1296" w:author="Augustus Raymond Pendleton" w:date="2025-09-29T11:30:00Z" w16du:dateUtc="2025-09-29T15:30:00Z">
              <w:rPr>
                <w:vertAlign w:val="superscript"/>
              </w:rPr>
            </w:rPrChange>
          </w:rPr>
          <w:t>A</w:t>
        </w:r>
        <w:r w:rsidR="00AA63C5" w:rsidRPr="00693D9A">
          <w:rPr>
            <w:i/>
            <w:iCs/>
            <w:rPrChange w:id="1297" w:author="Augustus Raymond Pendleton" w:date="2025-09-29T11:30:00Z" w16du:dateUtc="2025-09-29T15:30:00Z">
              <w:rPr/>
            </w:rPrChange>
          </w:rPr>
          <w:t xml:space="preserve"> </w:t>
        </w:r>
        <w:r w:rsidR="00AA63C5">
          <w:t>outperforms other measures, but that it does incorporate the axes of variation (composition, phylogenetic similarity, and absolute abundance) i</w:t>
        </w:r>
      </w:ins>
      <w:ins w:id="1298" w:author="Augustus Raymond Pendleton" w:date="2025-09-29T11:35:00Z" w16du:dateUtc="2025-09-29T15:35:00Z">
        <w:r w:rsidR="00FF313F">
          <w:t>t</w:t>
        </w:r>
      </w:ins>
      <w:ins w:id="1299" w:author="Augustus Raymond Pendleton" w:date="2025-09-29T11:28:00Z" w16du:dateUtc="2025-09-29T15:28:00Z">
        <w:r w:rsidR="00AA63C5">
          <w:t xml:space="preserve"> was designed to incorporate (Fig. 1 and Fig. 2)</w:t>
        </w:r>
      </w:ins>
      <w:ins w:id="1300" w:author="Augustus Raymond Pendleton" w:date="2025-09-29T11:30:00Z" w16du:dateUtc="2025-09-29T15:30:00Z">
        <w:r w:rsidR="00693D9A">
          <w:t xml:space="preserve">. </w:t>
        </w:r>
      </w:ins>
      <w:ins w:id="1301" w:author="Augustus Raymond Pendleton" w:date="2025-09-29T11:31:00Z" w16du:dateUtc="2025-09-29T15:31:00Z">
        <w:r w:rsidR="00693D9A">
          <w:t xml:space="preserve">As with any </w:t>
        </w:r>
      </w:ins>
      <m:oMath>
        <m:r>
          <w:ins w:id="1302" w:author="Augustus Raymond Pendleton" w:date="2025-09-29T11:31:00Z" w16du:dateUtc="2025-09-29T15:31:00Z">
            <w:rPr>
              <w:rFonts w:ascii="Cambria Math" w:hAnsi="Cambria Math"/>
            </w:rPr>
            <m:t>β</m:t>
          </w:ins>
        </m:r>
      </m:oMath>
      <w:ins w:id="1303" w:author="Augustus Raymond Pendleton" w:date="2025-09-29T11:31:00Z" w16du:dateUtc="2025-09-29T15:31:00Z">
        <w:r w:rsidR="00693D9A" w:rsidRPr="0007048F">
          <w:t>-diversity</w:t>
        </w:r>
        <w:r w:rsidR="00693D9A">
          <w:t xml:space="preserve"> study, researchers should interpret results critically, explore sen</w:t>
        </w:r>
      </w:ins>
      <w:ins w:id="1304" w:author="Augustus Raymond Pendleton" w:date="2025-09-29T11:32:00Z" w16du:dateUtc="2025-09-29T15:32:00Z">
        <w:r w:rsidR="00693D9A">
          <w:t xml:space="preserve">sitivity of results across different metrics, and justify their choice of metrics (and </w:t>
        </w:r>
      </w:ins>
      <m:oMath>
        <m:r>
          <w:ins w:id="1305" w:author="Augustus Raymond Pendleton" w:date="2025-09-29T11:32:00Z" w16du:dateUtc="2025-09-29T15:32:00Z">
            <w:rPr>
              <w:rFonts w:ascii="Cambria Math" w:hAnsi="Cambria Math"/>
            </w:rPr>
            <m:t>α</m:t>
          </w:ins>
        </m:r>
      </m:oMath>
      <w:ins w:id="1306" w:author="Augustus Raymond Pendleton" w:date="2025-09-29T11:32:00Z" w16du:dateUtc="2025-09-29T15:32:00Z">
        <w:r w:rsidR="00693D9A">
          <w:rPr>
            <w:rFonts w:eastAsiaTheme="minorEastAsia"/>
          </w:rPr>
          <w:t xml:space="preserve"> when applicable </w:t>
        </w:r>
      </w:ins>
      <w:r w:rsidR="00693D9A">
        <w:rPr>
          <w:rFonts w:eastAsiaTheme="minorEastAsia"/>
        </w:rPr>
        <w:fldChar w:fldCharType="begin"/>
      </w:r>
      <w:r w:rsidR="009C4CF7">
        <w:rPr>
          <w:rFonts w:eastAsiaTheme="minorEastAsia"/>
        </w:rPr>
        <w:instrText xml:space="preserve"> ADDIN ZOTERO_ITEM CSL_CITATION {"citationID":"cR3kDa6k","properties":{"formattedCitation":"[19]","plainCitation":"[19]","noteIndex":0},"citationItems":[{"id":2068,"uris":["http://zotero.org/groups/5077571/items/LHSHIHDL"],"itemData":{"id":2068,"type":"article-journal","abstract":"Background\nSince sequencing techniques have become less expensive, larger sample sizes are applicable for microbiota studies. The aim of this study is to show how, and to what extent, different diversity metrics and different compositions of the microbiota influence the needed sample size to observe dissimilar groups. Empirical 16S rRNA amplicon sequence data obtained from animal experiments, observational human data, and simulated data were used to perform retrospective power calculations. A wide variation of alpha diversity and beta diversity metrics were used to compare the different microbiota datasets and the effect on the sample size.\n\nResults\nOur data showed that beta diversity metrics are the most sensitive to observe differences as compared with alpha diversity metrics. The structure of the data influenced which alpha metrics are the most sensitive. Regarding beta diversity, the Bray–Curtis metric is in general the most sensitive to observe differences between groups, resulting in lower sample size and potential publication bias.\n\nConclusion\nWe recommend performing power calculations and to use multiple diversity metrics as an outcome measure. To improve microbiota studies, awareness needs to be raised on the sensitivity and bias for microbiota research outcomes created by the used metrics rather than biological differences. We have seen that different alpha and beta diversity metrics lead to different study power: because of this, one could be naturally tempted to try all possible metrics until one or more are found that give a statistically significant test result, i.e., p-value &amp;lt; α. This way of proceeding is one of the many forms of the so-called p-value hacking. To this end, in our opinion, the only way to protect ourselves from (the temptation of) p-hacking would be to publish a statistical plan before experiments are initiated, describing the outcomes of interest and the corresponding statistical analyses to be performed.","container-title":"Frontiers in Microbiology","DOI":"10.3389/fmicb.2021.796025","ISSN":"1664-302X","journalAbbreviation":"Front. Microbiol.","language":"English","note":"publisher: Frontiers","source":"Frontiers","title":"The Power of Microbiome Studies: Some Considerations on Which Alpha and Beta Metrics to Use and How to Report Results","title-short":"The Power of Microbiome Studies","URL":"https://www.frontiersin.org/journals/microbiology/articles/10.3389/fmicb.2021.796025/full","volume":"12","author":[{"family":"Kers","given":"Jannigje Gerdien"},{"family":"Saccenti","given":"Edoardo"}],"accessed":{"date-parts":[["2025",7,8]]},"issued":{"date-parts":[["2022",3,3]]},"citation-key":"kersPowerMicrobiomeStudies2022"}}],"schema":"https://github.com/citation-style-language/schema/raw/master/csl-citation.json"} </w:instrText>
      </w:r>
      <w:r w:rsidR="00693D9A">
        <w:rPr>
          <w:rFonts w:eastAsiaTheme="minorEastAsia"/>
        </w:rPr>
        <w:fldChar w:fldCharType="separate"/>
      </w:r>
      <w:r w:rsidR="009C4CF7">
        <w:rPr>
          <w:rFonts w:eastAsiaTheme="minorEastAsia"/>
          <w:noProof/>
        </w:rPr>
        <w:t>[19]</w:t>
      </w:r>
      <w:r w:rsidR="00693D9A">
        <w:rPr>
          <w:rFonts w:eastAsiaTheme="minorEastAsia"/>
        </w:rPr>
        <w:fldChar w:fldCharType="end"/>
      </w:r>
      <w:ins w:id="1307" w:author="Augustus Raymond Pendleton" w:date="2025-09-29T11:32:00Z" w16du:dateUtc="2025-09-29T15:32:00Z">
        <w:r w:rsidR="00693D9A">
          <w:rPr>
            <w:rFonts w:eastAsiaTheme="minorEastAsia"/>
          </w:rPr>
          <w:t>)</w:t>
        </w:r>
      </w:ins>
      <w:ins w:id="1308" w:author="Augustus Raymond Pendleton" w:date="2025-09-29T11:33:00Z" w16du:dateUtc="2025-09-29T15:33:00Z">
        <w:r w:rsidR="00FF313F">
          <w:rPr>
            <w:rFonts w:eastAsiaTheme="minorEastAsia"/>
          </w:rPr>
          <w:t>. By providin</w:t>
        </w:r>
      </w:ins>
      <w:ins w:id="1309" w:author="Augustus Raymond Pendleton" w:date="2025-09-29T11:34:00Z" w16du:dateUtc="2025-09-29T15:34:00Z">
        <w:r w:rsidR="00FF313F">
          <w:rPr>
            <w:rFonts w:eastAsiaTheme="minorEastAsia"/>
          </w:rPr>
          <w:t xml:space="preserve">g demonstrations and code for the application and interpretation of </w:t>
        </w:r>
        <w:r w:rsidR="00FF313F">
          <w:rPr>
            <w:rFonts w:eastAsiaTheme="minorEastAsia"/>
            <w:i/>
            <w:iCs/>
          </w:rPr>
          <w:t>U</w:t>
        </w:r>
        <w:r w:rsidR="00FF313F">
          <w:rPr>
            <w:rFonts w:eastAsiaTheme="minorEastAsia"/>
            <w:i/>
            <w:iCs/>
            <w:vertAlign w:val="superscript"/>
          </w:rPr>
          <w:t>A</w:t>
        </w:r>
        <w:r w:rsidR="00FF313F">
          <w:rPr>
            <w:rFonts w:eastAsiaTheme="minorEastAsia"/>
            <w:i/>
            <w:iCs/>
          </w:rPr>
          <w:t>/GU</w:t>
        </w:r>
        <w:r w:rsidR="00FF313F">
          <w:rPr>
            <w:rFonts w:eastAsiaTheme="minorEastAsia"/>
            <w:i/>
            <w:iCs/>
            <w:vertAlign w:val="superscript"/>
          </w:rPr>
          <w:t>A</w:t>
        </w:r>
        <w:r w:rsidR="00FF313F">
          <w:rPr>
            <w:rFonts w:eastAsiaTheme="minorEastAsia"/>
            <w:i/>
            <w:iCs/>
          </w:rPr>
          <w:t xml:space="preserve">, </w:t>
        </w:r>
        <w:r w:rsidR="00FF313F" w:rsidRPr="00FF313F">
          <w:rPr>
            <w:rFonts w:eastAsiaTheme="minorEastAsia"/>
            <w:rPrChange w:id="1310" w:author="Augustus Raymond Pendleton" w:date="2025-09-29T11:35:00Z" w16du:dateUtc="2025-09-29T15:35:00Z">
              <w:rPr>
                <w:rFonts w:eastAsiaTheme="minorEastAsia"/>
                <w:i/>
                <w:iCs/>
              </w:rPr>
            </w:rPrChange>
          </w:rPr>
          <w:t xml:space="preserve">we hope to encourage the </w:t>
        </w:r>
      </w:ins>
      <w:ins w:id="1311" w:author="Augustus Raymond Pendleton" w:date="2025-09-29T11:35:00Z" w16du:dateUtc="2025-09-29T15:35:00Z">
        <w:r w:rsidR="00FF313F" w:rsidRPr="00FF313F">
          <w:rPr>
            <w:rFonts w:eastAsiaTheme="minorEastAsia"/>
            <w:rPrChange w:id="1312" w:author="Augustus Raymond Pendleton" w:date="2025-09-29T11:35:00Z" w16du:dateUtc="2025-09-29T15:35:00Z">
              <w:rPr>
                <w:rFonts w:eastAsiaTheme="minorEastAsia"/>
                <w:i/>
                <w:iCs/>
              </w:rPr>
            </w:rPrChange>
          </w:rPr>
          <w:t>use</w:t>
        </w:r>
      </w:ins>
      <w:ins w:id="1313" w:author="Augustus Raymond Pendleton" w:date="2025-09-29T11:34:00Z" w16du:dateUtc="2025-09-29T15:34:00Z">
        <w:r w:rsidR="00FF313F" w:rsidRPr="00FF313F">
          <w:rPr>
            <w:rFonts w:eastAsiaTheme="minorEastAsia"/>
            <w:rPrChange w:id="1314" w:author="Augustus Raymond Pendleton" w:date="2025-09-29T11:35:00Z" w16du:dateUtc="2025-09-29T15:35:00Z">
              <w:rPr>
                <w:rFonts w:eastAsiaTheme="minorEastAsia"/>
                <w:i/>
                <w:iCs/>
              </w:rPr>
            </w:rPrChange>
          </w:rPr>
          <w:t xml:space="preserve"> of </w:t>
        </w:r>
      </w:ins>
      <w:ins w:id="1315" w:author="Augustus Raymond Pendleton" w:date="2025-09-29T11:35:00Z" w16du:dateUtc="2025-09-29T15:35:00Z">
        <w:r w:rsidR="00FF313F" w:rsidRPr="00FF313F">
          <w:rPr>
            <w:rFonts w:eastAsiaTheme="minorEastAsia"/>
            <w:rPrChange w:id="1316" w:author="Augustus Raymond Pendleton" w:date="2025-09-29T11:35:00Z" w16du:dateUtc="2025-09-29T15:35:00Z">
              <w:rPr>
                <w:rFonts w:eastAsiaTheme="minorEastAsia"/>
                <w:i/>
                <w:iCs/>
              </w:rPr>
            </w:rPrChange>
          </w:rPr>
          <w:t>these metrics as a tool of microbial ecology.</w:t>
        </w:r>
      </w:ins>
    </w:p>
    <w:p w14:paraId="00EEEEE2" w14:textId="6B83F67C" w:rsidR="00B838FA" w:rsidRPr="0007048F" w:rsidDel="00693D9A" w:rsidRDefault="0007048F" w:rsidP="0046418C">
      <w:pPr>
        <w:spacing w:line="240" w:lineRule="auto"/>
        <w:rPr>
          <w:del w:id="1317" w:author="Augustus Raymond Pendleton" w:date="2025-09-29T11:29:00Z" w16du:dateUtc="2025-09-29T15:29:00Z"/>
        </w:rPr>
      </w:pPr>
      <w:del w:id="1318" w:author="Augustus Raymond Pendleton" w:date="2025-09-29T11:29:00Z" w16du:dateUtc="2025-09-29T15:29:00Z">
        <w:r w:rsidRPr="0007048F" w:rsidDel="00693D9A">
          <w:delText xml:space="preserve">That said, interpretation of </w:delText>
        </w:r>
      </w:del>
      <m:oMath>
        <m:r>
          <w:del w:id="1319" w:author="Augustus Raymond Pendleton" w:date="2025-09-29T11:29:00Z" w16du:dateUtc="2025-09-29T15:29:00Z">
            <w:rPr>
              <w:rFonts w:ascii="Cambria Math" w:hAnsi="Cambria Math"/>
            </w:rPr>
            <m:t>G</m:t>
          </w:del>
        </m:r>
        <m:sSup>
          <m:sSupPr>
            <m:ctrlPr>
              <w:del w:id="1320" w:author="Augustus Raymond Pendleton" w:date="2025-09-29T11:29:00Z" w16du:dateUtc="2025-09-29T15:29:00Z">
                <w:rPr>
                  <w:rFonts w:ascii="Cambria Math" w:hAnsi="Cambria Math"/>
                </w:rPr>
              </w:del>
            </m:ctrlPr>
          </m:sSupPr>
          <m:e>
            <m:r>
              <w:del w:id="1321" w:author="Augustus Raymond Pendleton" w:date="2025-09-29T11:29:00Z" w16du:dateUtc="2025-09-29T15:29:00Z">
                <w:rPr>
                  <w:rFonts w:ascii="Cambria Math" w:hAnsi="Cambria Math"/>
                </w:rPr>
                <m:t>U</m:t>
              </w:del>
            </m:r>
          </m:e>
          <m:sup>
            <m:r>
              <w:del w:id="1322" w:author="Augustus Raymond Pendleton" w:date="2025-09-29T11:29:00Z" w16du:dateUtc="2025-09-29T15:29:00Z">
                <w:rPr>
                  <w:rFonts w:ascii="Cambria Math" w:hAnsi="Cambria Math"/>
                </w:rPr>
                <m:t>A</m:t>
              </w:del>
            </m:r>
          </m:sup>
        </m:sSup>
      </m:oMath>
      <w:del w:id="1323" w:author="Augustus Raymond Pendleton" w:date="2025-09-29T11:29:00Z" w16du:dateUtc="2025-09-29T15:29:00Z">
        <w:r w:rsidRPr="0007048F" w:rsidDel="00693D9A">
          <w:delText xml:space="preserve"> requires care. When biomass differences dominate, ordinations may largely reflect microbial load rather than lineage turnover, particularly at </w:delText>
        </w:r>
      </w:del>
      <m:oMath>
        <m:r>
          <w:del w:id="1324" w:author="Augustus Raymond Pendleton" w:date="2025-09-29T11:29:00Z" w16du:dateUtc="2025-09-29T15:29:00Z">
            <w:rPr>
              <w:rFonts w:ascii="Cambria Math" w:hAnsi="Cambria Math"/>
            </w:rPr>
            <m:t>α</m:t>
          </w:del>
        </m:r>
      </m:oMath>
      <w:del w:id="1325" w:author="Augustus Raymond Pendleton" w:date="2025-09-29T11:29:00Z" w16du:dateUtc="2025-09-29T15:29:00Z">
        <w:r w:rsidRPr="0007048F" w:rsidDel="00693D9A">
          <w:delText xml:space="preserve"> = 1 and with long phylogenetic branches. In such cases, higher statistical power may come at the cost of biological nuance. We also do not address related concerns, such as how sequencing depth influences richness estimates or whether rarefaction should be applied before calculating </w:delText>
        </w:r>
      </w:del>
      <m:oMath>
        <m:r>
          <w:del w:id="1326" w:author="Augustus Raymond Pendleton" w:date="2025-09-29T11:29:00Z" w16du:dateUtc="2025-09-29T15:29:00Z">
            <w:rPr>
              <w:rFonts w:ascii="Cambria Math" w:hAnsi="Cambria Math"/>
            </w:rPr>
            <m:t>G</m:t>
          </w:del>
        </m:r>
        <m:sSup>
          <m:sSupPr>
            <m:ctrlPr>
              <w:del w:id="1327" w:author="Augustus Raymond Pendleton" w:date="2025-09-29T11:29:00Z" w16du:dateUtc="2025-09-29T15:29:00Z">
                <w:rPr>
                  <w:rFonts w:ascii="Cambria Math" w:hAnsi="Cambria Math"/>
                </w:rPr>
              </w:del>
            </m:ctrlPr>
          </m:sSupPr>
          <m:e>
            <m:r>
              <w:del w:id="1328" w:author="Augustus Raymond Pendleton" w:date="2025-09-29T11:29:00Z" w16du:dateUtc="2025-09-29T15:29:00Z">
                <w:rPr>
                  <w:rFonts w:ascii="Cambria Math" w:hAnsi="Cambria Math"/>
                </w:rPr>
                <m:t>U</m:t>
              </w:del>
            </m:r>
          </m:e>
          <m:sup>
            <m:r>
              <w:del w:id="1329" w:author="Augustus Raymond Pendleton" w:date="2025-09-29T11:29:00Z" w16du:dateUtc="2025-09-29T15:29:00Z">
                <w:rPr>
                  <w:rFonts w:ascii="Cambria Math" w:hAnsi="Cambria Math"/>
                </w:rPr>
                <m:t>A</m:t>
              </w:del>
            </m:r>
          </m:sup>
        </m:sSup>
      </m:oMath>
      <w:del w:id="1330" w:author="Augustus Raymond Pendleton" w:date="2025-09-29T11:29:00Z" w16du:dateUtc="2025-09-29T15:29:00Z">
        <w:r w:rsidRPr="0007048F" w:rsidDel="00693D9A">
          <w:delText xml:space="preserve"> </w:delText>
        </w:r>
        <w:r w:rsidR="009338FB" w:rsidDel="00693D9A">
          <w:fldChar w:fldCharType="begin"/>
        </w:r>
        <w:r w:rsidR="008729F6" w:rsidDel="00693D9A">
          <w:delInstrText xml:space="preserve"> ADDIN ZOTERO_ITEM CSL_CITATION {"citationID":"2lYMHxWh","properties":{"formattedCitation":"[15]","plainCitation":"[15]","noteIndex":0},"citationItems":[{"id":2077,"uris":["http://zotero.org/groups/5077571/items/VAST522A"],"itemData":{"id":2077,"type":"article-journal","container-title":"mSphere","DOI":"10.1128/msphere.00355-23","issue":"1","note":"publisher: American Society for Microbiology","page":"e00355-23","source":"journals.asm.org (Atypon)","title":"Waste not, want not: revisiting the analysis that called into question the practice of rarefaction","title-short":"Waste not, want not","volume":"9","author":[{"family":"Schloss","given":"Patrick D."}],"issued":{"date-parts":[["2023",12,6]]},"citation-key":"schlossWasteNotWant2023"}}],"schema":"https://github.com/citation-style-language/schema/raw/master/csl-citation.json"} </w:delInstrText>
        </w:r>
        <w:r w:rsidR="009338FB" w:rsidDel="00693D9A">
          <w:fldChar w:fldCharType="separate"/>
        </w:r>
        <w:r w:rsidR="008729F6" w:rsidDel="00693D9A">
          <w:rPr>
            <w:noProof/>
          </w:rPr>
          <w:delText>[15]</w:delText>
        </w:r>
        <w:r w:rsidR="009338FB" w:rsidDel="00693D9A">
          <w:fldChar w:fldCharType="end"/>
        </w:r>
        <w:r w:rsidRPr="0007048F" w:rsidDel="00693D9A">
          <w:delText xml:space="preserve">. As with any </w:delText>
        </w:r>
      </w:del>
      <m:oMath>
        <m:r>
          <w:del w:id="1331" w:author="Augustus Raymond Pendleton" w:date="2025-09-29T11:29:00Z" w16du:dateUtc="2025-09-29T15:29:00Z">
            <w:rPr>
              <w:rFonts w:ascii="Cambria Math" w:hAnsi="Cambria Math"/>
            </w:rPr>
            <m:t>β</m:t>
          </w:del>
        </m:r>
      </m:oMath>
      <w:del w:id="1332" w:author="Augustus Raymond Pendleton" w:date="2025-09-29T11:29:00Z" w16du:dateUtc="2025-09-29T15:29:00Z">
        <w:r w:rsidRPr="0007048F" w:rsidDel="00693D9A">
          <w:delText xml:space="preserve">-diversity study, researchers should interpret results critically, explore sensitivity across metrics, and justify their choice of </w:delText>
        </w:r>
      </w:del>
      <m:oMath>
        <m:r>
          <w:del w:id="1333" w:author="Augustus Raymond Pendleton" w:date="2025-09-29T11:29:00Z" w16du:dateUtc="2025-09-29T15:29:00Z">
            <w:rPr>
              <w:rFonts w:ascii="Cambria Math" w:hAnsi="Cambria Math"/>
            </w:rPr>
            <m:t>α</m:t>
          </w:del>
        </m:r>
      </m:oMath>
      <w:del w:id="1334" w:author="Augustus Raymond Pendleton" w:date="2025-09-29T11:29:00Z" w16du:dateUtc="2025-09-29T15:29:00Z">
        <w:r w:rsidRPr="0007048F" w:rsidDel="00693D9A">
          <w:delText xml:space="preserve"> </w:delText>
        </w:r>
        <w:r w:rsidR="009338FB" w:rsidDel="00693D9A">
          <w:fldChar w:fldCharType="begin"/>
        </w:r>
        <w:r w:rsidR="008729F6" w:rsidDel="00693D9A">
          <w:delInstrText xml:space="preserve"> ADDIN ZOTERO_ITEM CSL_CITATION {"citationID":"Rq3Ulaoc","properties":{"formattedCitation":"[16]","plainCitation":"[16]","noteIndex":0},"citationItems":[{"id":2068,"uris":["http://zotero.org/groups/5077571/items/LHSHIHDL"],"itemData":{"id":2068,"type":"article-journal","abstract":"Background\nSince sequencing techniques have become less expensive, larger sample sizes are applicable for microbiota studies. The aim of this study is to show how, and to what extent, different diversity metrics and different compositions of the microbiota influence the needed sample size to observe dissimilar groups. Empirical 16S rRNA amplicon sequence data obtained from animal experiments, observational human data, and simulated data were used to perform retrospective power calculations. A wide variation of alpha diversity and beta diversity metrics were used to compare the different microbiota datasets and the effect on the sample size.\n\nResults\nOur data showed that beta diversity metrics are the most sensitive to observe differences as compared with alpha diversity metrics. The structure of the data influenced which alpha metrics are the most sensitive. Regarding beta diversity, the Bray–Curtis metric is in general the most sensitive to observe differences between groups, resulting in lower sample size and potential publication bias.\n\nConclusion\nWe recommend performing power calculations and to use multiple diversity metrics as an outcome measure. To improve microbiota studies, awareness needs to be raised on the sensitivity and bias for microbiota research outcomes created by the used metrics rather than biological differences. We have seen that different alpha and beta diversity metrics lead to different study power: because of this, one could be naturally tempted to try all possible metrics until one or more are found that give a statistically significant test result, i.e., p-value &amp;lt; α. This way of proceeding is one of the many forms of the so-called p-value hacking. To this end, in our opinion, the only way to protect ourselves from (the temptation of) p-hacking would be to publish a statistical plan before experiments are initiated, describing the outcomes of interest and the corresponding statistical analyses to be performed.","container-title":"Frontiers in Microbiology","DOI":"10.3389/fmicb.2021.796025","ISSN":"1664-302X","journalAbbreviation":"Front. Microbiol.","language":"English","note":"publisher: Frontiers","source":"Frontiers","title":"The Power of Microbiome Studies: Some Considerations on Which Alpha and Beta Metrics to Use and How to Report Results","title-short":"The Power of Microbiome Studies","URL":"https://www.frontiersin.org/journals/microbiology/articles/10.3389/fmicb.2021.796025/full","volume":"12","author":[{"family":"Kers","given":"Jannigje Gerdien"},{"family":"Saccenti","given":"Edoardo"}],"accessed":{"date-parts":[["2025",7,8]]},"issued":{"date-parts":[["2022",3,3]]},"citation-key":"kersPowerMicrobiomeStudies2022"}}],"schema":"https://github.com/citation-style-language/schema/raw/master/csl-citation.json"} </w:delInstrText>
        </w:r>
        <w:r w:rsidR="009338FB" w:rsidDel="00693D9A">
          <w:fldChar w:fldCharType="separate"/>
        </w:r>
        <w:r w:rsidR="008729F6" w:rsidDel="00693D9A">
          <w:rPr>
            <w:noProof/>
          </w:rPr>
          <w:delText>[16]</w:delText>
        </w:r>
        <w:r w:rsidR="009338FB" w:rsidDel="00693D9A">
          <w:fldChar w:fldCharType="end"/>
        </w:r>
        <w:r w:rsidRPr="0007048F" w:rsidDel="00693D9A">
          <w:delText xml:space="preserve">. Our results suggest that an intermediate </w:delText>
        </w:r>
      </w:del>
      <m:oMath>
        <m:r>
          <w:del w:id="1335" w:author="Augustus Raymond Pendleton" w:date="2025-09-29T11:29:00Z" w16du:dateUtc="2025-09-29T15:29:00Z">
            <w:rPr>
              <w:rFonts w:ascii="Cambria Math" w:hAnsi="Cambria Math"/>
            </w:rPr>
            <m:t>α</m:t>
          </w:del>
        </m:r>
      </m:oMath>
      <w:del w:id="1336" w:author="Augustus Raymond Pendleton" w:date="2025-09-29T11:29:00Z" w16du:dateUtc="2025-09-29T15:29:00Z">
        <w:r w:rsidRPr="0007048F" w:rsidDel="00693D9A">
          <w:delText xml:space="preserve"> value offers a practical compromise that balances sensitivity to biomass with robustness to overdominance by total load, especially when lineage turnover is also of interest. We anticipate that </w:delText>
        </w:r>
      </w:del>
      <m:oMath>
        <m:r>
          <w:del w:id="1337" w:author="Augustus Raymond Pendleton" w:date="2025-09-29T11:29:00Z" w16du:dateUtc="2025-09-29T15:29:00Z">
            <w:rPr>
              <w:rFonts w:ascii="Cambria Math" w:hAnsi="Cambria Math"/>
            </w:rPr>
            <m:t>G</m:t>
          </w:del>
        </m:r>
        <m:sSup>
          <m:sSupPr>
            <m:ctrlPr>
              <w:del w:id="1338" w:author="Augustus Raymond Pendleton" w:date="2025-09-29T11:29:00Z" w16du:dateUtc="2025-09-29T15:29:00Z">
                <w:rPr>
                  <w:rFonts w:ascii="Cambria Math" w:hAnsi="Cambria Math"/>
                </w:rPr>
              </w:del>
            </m:ctrlPr>
          </m:sSupPr>
          <m:e>
            <m:r>
              <w:del w:id="1339" w:author="Augustus Raymond Pendleton" w:date="2025-09-29T11:29:00Z" w16du:dateUtc="2025-09-29T15:29:00Z">
                <w:rPr>
                  <w:rFonts w:ascii="Cambria Math" w:hAnsi="Cambria Math"/>
                </w:rPr>
                <m:t>U</m:t>
              </w:del>
            </m:r>
          </m:e>
          <m:sup>
            <m:r>
              <w:del w:id="1340" w:author="Augustus Raymond Pendleton" w:date="2025-09-29T11:29:00Z" w16du:dateUtc="2025-09-29T15:29:00Z">
                <w:rPr>
                  <w:rFonts w:ascii="Cambria Math" w:hAnsi="Cambria Math"/>
                </w:rPr>
                <m:t>A</m:t>
              </w:del>
            </m:r>
          </m:sup>
        </m:sSup>
      </m:oMath>
      <w:del w:id="1341" w:author="Augustus Raymond Pendleton" w:date="2025-09-29T11:29:00Z" w16du:dateUtc="2025-09-29T15:29:00Z">
        <w:r w:rsidRPr="0007048F" w:rsidDel="00693D9A">
          <w:delText xml:space="preserve"> will become an essential tool for microbiome researchers seeking to incorporate absolute abundance into ecologically grounded </w:delText>
        </w:r>
      </w:del>
      <m:oMath>
        <m:r>
          <w:del w:id="1342" w:author="Augustus Raymond Pendleton" w:date="2025-09-29T11:29:00Z" w16du:dateUtc="2025-09-29T15:29:00Z">
            <w:rPr>
              <w:rFonts w:ascii="Cambria Math" w:hAnsi="Cambria Math"/>
            </w:rPr>
            <m:t>β</m:t>
          </w:del>
        </m:r>
      </m:oMath>
      <w:del w:id="1343" w:author="Augustus Raymond Pendleton" w:date="2025-09-29T11:29:00Z" w16du:dateUtc="2025-09-29T15:29:00Z">
        <w:r w:rsidRPr="0007048F" w:rsidDel="00693D9A">
          <w:delText>-diversity comparisons.</w:delText>
        </w:r>
      </w:del>
    </w:p>
    <w:p w14:paraId="23227280" w14:textId="77777777" w:rsidR="0007048F" w:rsidRPr="008D202E" w:rsidRDefault="0007048F" w:rsidP="0046418C">
      <w:pPr>
        <w:spacing w:line="240" w:lineRule="auto"/>
        <w:rPr>
          <w:b/>
          <w:bCs/>
        </w:rPr>
      </w:pPr>
      <w:bookmarkStart w:id="1344" w:name="references"/>
      <w:r w:rsidRPr="008D202E">
        <w:rPr>
          <w:b/>
          <w:bCs/>
        </w:rPr>
        <w:t>References</w:t>
      </w:r>
    </w:p>
    <w:bookmarkEnd w:id="1"/>
    <w:bookmarkEnd w:id="166"/>
    <w:bookmarkEnd w:id="1344"/>
    <w:p w14:paraId="495D31F6" w14:textId="77777777" w:rsidR="00C31D77" w:rsidRPr="00C31D77" w:rsidRDefault="008D202E" w:rsidP="00C31D77">
      <w:pPr>
        <w:pStyle w:val="Bibliography"/>
        <w:rPr>
          <w:rFonts w:cs="Times New Roman"/>
        </w:rPr>
      </w:pPr>
      <w:r>
        <w:fldChar w:fldCharType="begin"/>
      </w:r>
      <w:r w:rsidR="00C31D77">
        <w:instrText xml:space="preserve"> ADDIN ZOTERO_BIBL {"uncited":[],"omitted":[],"custom":[]} CSL_BIBLIOGRAPHY </w:instrText>
      </w:r>
      <w:r>
        <w:fldChar w:fldCharType="separate"/>
      </w:r>
      <w:r w:rsidR="00C31D77" w:rsidRPr="00C31D77">
        <w:rPr>
          <w:rFonts w:cs="Times New Roman"/>
        </w:rPr>
        <w:t xml:space="preserve">1. </w:t>
      </w:r>
      <w:r w:rsidR="00C31D77" w:rsidRPr="00C31D77">
        <w:rPr>
          <w:rFonts w:cs="Times New Roman"/>
        </w:rPr>
        <w:tab/>
        <w:t xml:space="preserve">Gloor GB et al. Microbiome Datasets Are Compositional: And This Is Not Optional. </w:t>
      </w:r>
      <w:r w:rsidR="00C31D77" w:rsidRPr="00C31D77">
        <w:rPr>
          <w:rFonts w:cs="Times New Roman"/>
          <w:i/>
          <w:iCs/>
        </w:rPr>
        <w:t>Front Microbiol</w:t>
      </w:r>
      <w:r w:rsidR="00C31D77" w:rsidRPr="00C31D77">
        <w:rPr>
          <w:rFonts w:cs="Times New Roman"/>
        </w:rPr>
        <w:t xml:space="preserve"> 2017;</w:t>
      </w:r>
      <w:r w:rsidR="00C31D77" w:rsidRPr="00C31D77">
        <w:rPr>
          <w:rFonts w:cs="Times New Roman"/>
          <w:b/>
          <w:bCs/>
        </w:rPr>
        <w:t>8</w:t>
      </w:r>
      <w:r w:rsidR="00C31D77" w:rsidRPr="00C31D77">
        <w:rPr>
          <w:rFonts w:cs="Times New Roman"/>
        </w:rPr>
        <w:t>:2224. https://doi.org/10.3389/fmicb.2017.02224</w:t>
      </w:r>
    </w:p>
    <w:p w14:paraId="17528D5A" w14:textId="77777777" w:rsidR="00C31D77" w:rsidRPr="00C31D77" w:rsidRDefault="00C31D77" w:rsidP="00C31D77">
      <w:pPr>
        <w:pStyle w:val="Bibliography"/>
        <w:rPr>
          <w:rFonts w:cs="Times New Roman"/>
        </w:rPr>
      </w:pPr>
      <w:r w:rsidRPr="00C31D77">
        <w:rPr>
          <w:rFonts w:cs="Times New Roman"/>
        </w:rPr>
        <w:t xml:space="preserve">2. </w:t>
      </w:r>
      <w:r w:rsidRPr="00C31D77">
        <w:rPr>
          <w:rFonts w:cs="Times New Roman"/>
        </w:rPr>
        <w:tab/>
        <w:t xml:space="preserve">Vandeputte D et al. Stool consistency is strongly associated with gut microbiota richness and composition, enterotypes and bacterial growth rates. </w:t>
      </w:r>
      <w:r w:rsidRPr="00C31D77">
        <w:rPr>
          <w:rFonts w:cs="Times New Roman"/>
          <w:i/>
          <w:iCs/>
        </w:rPr>
        <w:t>Gut</w:t>
      </w:r>
      <w:r w:rsidRPr="00C31D77">
        <w:rPr>
          <w:rFonts w:cs="Times New Roman"/>
        </w:rPr>
        <w:t xml:space="preserve"> 2016;</w:t>
      </w:r>
      <w:r w:rsidRPr="00C31D77">
        <w:rPr>
          <w:rFonts w:cs="Times New Roman"/>
          <w:b/>
          <w:bCs/>
        </w:rPr>
        <w:t>65</w:t>
      </w:r>
      <w:r w:rsidRPr="00C31D77">
        <w:rPr>
          <w:rFonts w:cs="Times New Roman"/>
        </w:rPr>
        <w:t>:57–62. https://doi.org/10.1136/gutjnl-2015-309618</w:t>
      </w:r>
    </w:p>
    <w:p w14:paraId="55056726" w14:textId="77777777" w:rsidR="00C31D77" w:rsidRPr="00C31D77" w:rsidRDefault="00C31D77" w:rsidP="00C31D77">
      <w:pPr>
        <w:pStyle w:val="Bibliography"/>
        <w:rPr>
          <w:rFonts w:cs="Times New Roman"/>
        </w:rPr>
      </w:pPr>
      <w:r w:rsidRPr="00C31D77">
        <w:rPr>
          <w:rFonts w:cs="Times New Roman"/>
        </w:rPr>
        <w:t xml:space="preserve">3. </w:t>
      </w:r>
      <w:r w:rsidRPr="00C31D77">
        <w:rPr>
          <w:rFonts w:cs="Times New Roman"/>
        </w:rPr>
        <w:tab/>
        <w:t xml:space="preserve">Barlow JT, Bogatyrev SR, Ismagilov RF. A quantitative sequencing framework for absolute abundance measurements of mucosal and lumenal microbial communities. </w:t>
      </w:r>
      <w:r w:rsidRPr="00C31D77">
        <w:rPr>
          <w:rFonts w:cs="Times New Roman"/>
          <w:i/>
          <w:iCs/>
        </w:rPr>
        <w:t>Nat Commun</w:t>
      </w:r>
      <w:r w:rsidRPr="00C31D77">
        <w:rPr>
          <w:rFonts w:cs="Times New Roman"/>
        </w:rPr>
        <w:t xml:space="preserve"> 2020;</w:t>
      </w:r>
      <w:r w:rsidRPr="00C31D77">
        <w:rPr>
          <w:rFonts w:cs="Times New Roman"/>
          <w:b/>
          <w:bCs/>
        </w:rPr>
        <w:t>11</w:t>
      </w:r>
      <w:r w:rsidRPr="00C31D77">
        <w:rPr>
          <w:rFonts w:cs="Times New Roman"/>
        </w:rPr>
        <w:t>:2590. https://doi.org/10.1038/s41467-020-16224-6</w:t>
      </w:r>
    </w:p>
    <w:p w14:paraId="4B52F226" w14:textId="77777777" w:rsidR="00C31D77" w:rsidRPr="00C31D77" w:rsidRDefault="00C31D77" w:rsidP="00C31D77">
      <w:pPr>
        <w:pStyle w:val="Bibliography"/>
        <w:rPr>
          <w:rFonts w:cs="Times New Roman"/>
        </w:rPr>
      </w:pPr>
      <w:r w:rsidRPr="00C31D77">
        <w:rPr>
          <w:rFonts w:cs="Times New Roman"/>
        </w:rPr>
        <w:t xml:space="preserve">4. </w:t>
      </w:r>
      <w:r w:rsidRPr="00C31D77">
        <w:rPr>
          <w:rFonts w:cs="Times New Roman"/>
        </w:rPr>
        <w:tab/>
        <w:t xml:space="preserve">Props R et al. Absolute quantification of microbial taxon abundances. </w:t>
      </w:r>
      <w:r w:rsidRPr="00C31D77">
        <w:rPr>
          <w:rFonts w:cs="Times New Roman"/>
          <w:i/>
          <w:iCs/>
        </w:rPr>
        <w:t>ISME J</w:t>
      </w:r>
      <w:r w:rsidRPr="00C31D77">
        <w:rPr>
          <w:rFonts w:cs="Times New Roman"/>
        </w:rPr>
        <w:t xml:space="preserve"> 2017;</w:t>
      </w:r>
      <w:r w:rsidRPr="00C31D77">
        <w:rPr>
          <w:rFonts w:cs="Times New Roman"/>
          <w:b/>
          <w:bCs/>
        </w:rPr>
        <w:t>11</w:t>
      </w:r>
      <w:r w:rsidRPr="00C31D77">
        <w:rPr>
          <w:rFonts w:cs="Times New Roman"/>
        </w:rPr>
        <w:t>:584–587. https://doi.org/10.1038/ismej.2016.117</w:t>
      </w:r>
    </w:p>
    <w:p w14:paraId="4820715F" w14:textId="77777777" w:rsidR="00C31D77" w:rsidRPr="00C31D77" w:rsidRDefault="00C31D77" w:rsidP="00C31D77">
      <w:pPr>
        <w:pStyle w:val="Bibliography"/>
        <w:rPr>
          <w:rFonts w:cs="Times New Roman"/>
        </w:rPr>
      </w:pPr>
      <w:r w:rsidRPr="00C31D77">
        <w:rPr>
          <w:rFonts w:cs="Times New Roman"/>
        </w:rPr>
        <w:lastRenderedPageBreak/>
        <w:t xml:space="preserve">5. </w:t>
      </w:r>
      <w:r w:rsidRPr="00C31D77">
        <w:rPr>
          <w:rFonts w:cs="Times New Roman"/>
        </w:rPr>
        <w:tab/>
        <w:t xml:space="preserve">Wang X et al. Current Applications of Absolute Bacterial Quantification in Microbiome Studies and Decision-Making Regarding Different Biological Questions. </w:t>
      </w:r>
      <w:r w:rsidRPr="00C31D77">
        <w:rPr>
          <w:rFonts w:cs="Times New Roman"/>
          <w:i/>
          <w:iCs/>
        </w:rPr>
        <w:t>Microorganisms</w:t>
      </w:r>
      <w:r w:rsidRPr="00C31D77">
        <w:rPr>
          <w:rFonts w:cs="Times New Roman"/>
        </w:rPr>
        <w:t xml:space="preserve"> 2021;</w:t>
      </w:r>
      <w:r w:rsidRPr="00C31D77">
        <w:rPr>
          <w:rFonts w:cs="Times New Roman"/>
          <w:b/>
          <w:bCs/>
        </w:rPr>
        <w:t>9</w:t>
      </w:r>
      <w:r w:rsidRPr="00C31D77">
        <w:rPr>
          <w:rFonts w:cs="Times New Roman"/>
        </w:rPr>
        <w:t>:1797. https://doi.org/10.3390/microorganisms9091797</w:t>
      </w:r>
    </w:p>
    <w:p w14:paraId="1FAA33FD" w14:textId="77777777" w:rsidR="00C31D77" w:rsidRPr="00C31D77" w:rsidRDefault="00C31D77" w:rsidP="00C31D77">
      <w:pPr>
        <w:pStyle w:val="Bibliography"/>
        <w:rPr>
          <w:rFonts w:cs="Times New Roman"/>
        </w:rPr>
      </w:pPr>
      <w:r w:rsidRPr="00C31D77">
        <w:rPr>
          <w:rFonts w:cs="Times New Roman"/>
        </w:rPr>
        <w:t xml:space="preserve">6. </w:t>
      </w:r>
      <w:r w:rsidRPr="00C31D77">
        <w:rPr>
          <w:rFonts w:cs="Times New Roman"/>
        </w:rPr>
        <w:tab/>
        <w:t xml:space="preserve">Rao C et al. Multi-kingdom ecological drivers of microbiota assembly in preterm infants. </w:t>
      </w:r>
      <w:r w:rsidRPr="00C31D77">
        <w:rPr>
          <w:rFonts w:cs="Times New Roman"/>
          <w:i/>
          <w:iCs/>
        </w:rPr>
        <w:t>Nature</w:t>
      </w:r>
      <w:r w:rsidRPr="00C31D77">
        <w:rPr>
          <w:rFonts w:cs="Times New Roman"/>
        </w:rPr>
        <w:t xml:space="preserve"> 2021;</w:t>
      </w:r>
      <w:r w:rsidRPr="00C31D77">
        <w:rPr>
          <w:rFonts w:cs="Times New Roman"/>
          <w:b/>
          <w:bCs/>
        </w:rPr>
        <w:t>591</w:t>
      </w:r>
      <w:r w:rsidRPr="00C31D77">
        <w:rPr>
          <w:rFonts w:cs="Times New Roman"/>
        </w:rPr>
        <w:t>:633–638. https://doi.org/10.1038/s41586-021-03241-8</w:t>
      </w:r>
    </w:p>
    <w:p w14:paraId="5F9928A8" w14:textId="77777777" w:rsidR="00C31D77" w:rsidRPr="00C31D77" w:rsidRDefault="00C31D77" w:rsidP="00C31D77">
      <w:pPr>
        <w:pStyle w:val="Bibliography"/>
        <w:rPr>
          <w:rFonts w:cs="Times New Roman"/>
        </w:rPr>
      </w:pPr>
      <w:r w:rsidRPr="00C31D77">
        <w:rPr>
          <w:rFonts w:cs="Times New Roman"/>
        </w:rPr>
        <w:t xml:space="preserve">7. </w:t>
      </w:r>
      <w:r w:rsidRPr="00C31D77">
        <w:rPr>
          <w:rFonts w:cs="Times New Roman"/>
        </w:rPr>
        <w:tab/>
        <w:t xml:space="preserve">Lozupone C, Knight R. UniFrac: a New Phylogenetic Method for Comparing Microbial Communities. </w:t>
      </w:r>
      <w:r w:rsidRPr="00C31D77">
        <w:rPr>
          <w:rFonts w:cs="Times New Roman"/>
          <w:i/>
          <w:iCs/>
        </w:rPr>
        <w:t>Applied and Environmental Microbiology</w:t>
      </w:r>
      <w:r w:rsidRPr="00C31D77">
        <w:rPr>
          <w:rFonts w:cs="Times New Roman"/>
        </w:rPr>
        <w:t xml:space="preserve"> 2005;</w:t>
      </w:r>
      <w:r w:rsidRPr="00C31D77">
        <w:rPr>
          <w:rFonts w:cs="Times New Roman"/>
          <w:b/>
          <w:bCs/>
        </w:rPr>
        <w:t>71</w:t>
      </w:r>
      <w:r w:rsidRPr="00C31D77">
        <w:rPr>
          <w:rFonts w:cs="Times New Roman"/>
        </w:rPr>
        <w:t>:8228–8235. https://doi.org/10.1128/AEM.71.12.8228-8235.2005</w:t>
      </w:r>
    </w:p>
    <w:p w14:paraId="11B99445" w14:textId="77777777" w:rsidR="00C31D77" w:rsidRPr="00C31D77" w:rsidRDefault="00C31D77" w:rsidP="00C31D77">
      <w:pPr>
        <w:pStyle w:val="Bibliography"/>
        <w:rPr>
          <w:rFonts w:cs="Times New Roman"/>
        </w:rPr>
      </w:pPr>
      <w:r w:rsidRPr="00C31D77">
        <w:rPr>
          <w:rFonts w:cs="Times New Roman"/>
        </w:rPr>
        <w:t xml:space="preserve">8. </w:t>
      </w:r>
      <w:r w:rsidRPr="00C31D77">
        <w:rPr>
          <w:rFonts w:cs="Times New Roman"/>
        </w:rPr>
        <w:tab/>
        <w:t xml:space="preserve">Lozupone CA et al. Quantitative and Qualitative β Diversity Measures Lead to Different Insights into Factors That Structure Microbial Communities. </w:t>
      </w:r>
      <w:r w:rsidRPr="00C31D77">
        <w:rPr>
          <w:rFonts w:cs="Times New Roman"/>
          <w:i/>
          <w:iCs/>
        </w:rPr>
        <w:t>Applied and Environmental Microbiology</w:t>
      </w:r>
      <w:r w:rsidRPr="00C31D77">
        <w:rPr>
          <w:rFonts w:cs="Times New Roman"/>
        </w:rPr>
        <w:t xml:space="preserve"> 2007;</w:t>
      </w:r>
      <w:r w:rsidRPr="00C31D77">
        <w:rPr>
          <w:rFonts w:cs="Times New Roman"/>
          <w:b/>
          <w:bCs/>
        </w:rPr>
        <w:t>73</w:t>
      </w:r>
      <w:r w:rsidRPr="00C31D77">
        <w:rPr>
          <w:rFonts w:cs="Times New Roman"/>
        </w:rPr>
        <w:t>:1576–1585. https://doi.org/10.1128/AEM.01996-06</w:t>
      </w:r>
    </w:p>
    <w:p w14:paraId="1779C960" w14:textId="77777777" w:rsidR="00C31D77" w:rsidRPr="00C31D77" w:rsidRDefault="00C31D77" w:rsidP="00C31D77">
      <w:pPr>
        <w:pStyle w:val="Bibliography"/>
        <w:rPr>
          <w:rFonts w:cs="Times New Roman"/>
        </w:rPr>
      </w:pPr>
      <w:r w:rsidRPr="00C31D77">
        <w:rPr>
          <w:rFonts w:cs="Times New Roman"/>
        </w:rPr>
        <w:t xml:space="preserve">9. </w:t>
      </w:r>
      <w:r w:rsidRPr="00C31D77">
        <w:rPr>
          <w:rFonts w:cs="Times New Roman"/>
        </w:rPr>
        <w:tab/>
        <w:t xml:space="preserve">Chen J et al. Associating microbiome composition with environmental covariates using generalized UniFrac distances. </w:t>
      </w:r>
      <w:r w:rsidRPr="00C31D77">
        <w:rPr>
          <w:rFonts w:cs="Times New Roman"/>
          <w:i/>
          <w:iCs/>
        </w:rPr>
        <w:t>Bioinformatics</w:t>
      </w:r>
      <w:r w:rsidRPr="00C31D77">
        <w:rPr>
          <w:rFonts w:cs="Times New Roman"/>
        </w:rPr>
        <w:t xml:space="preserve"> 2012;</w:t>
      </w:r>
      <w:r w:rsidRPr="00C31D77">
        <w:rPr>
          <w:rFonts w:cs="Times New Roman"/>
          <w:b/>
          <w:bCs/>
        </w:rPr>
        <w:t>28</w:t>
      </w:r>
      <w:r w:rsidRPr="00C31D77">
        <w:rPr>
          <w:rFonts w:cs="Times New Roman"/>
        </w:rPr>
        <w:t>:2106–2113. https://doi.org/10.1093/bioinformatics/bts342</w:t>
      </w:r>
    </w:p>
    <w:p w14:paraId="362F2518" w14:textId="77777777" w:rsidR="00C31D77" w:rsidRPr="00C31D77" w:rsidRDefault="00C31D77" w:rsidP="00C31D77">
      <w:pPr>
        <w:pStyle w:val="Bibliography"/>
        <w:rPr>
          <w:rFonts w:cs="Times New Roman"/>
        </w:rPr>
      </w:pPr>
      <w:r w:rsidRPr="00C31D77">
        <w:rPr>
          <w:rFonts w:cs="Times New Roman"/>
        </w:rPr>
        <w:t xml:space="preserve">10. </w:t>
      </w:r>
      <w:r w:rsidRPr="00C31D77">
        <w:rPr>
          <w:rFonts w:cs="Times New Roman"/>
        </w:rPr>
        <w:tab/>
        <w:t>Pendleton A, Wells M, Schmidt ML. Upwelling periodically disturbs the ecological assembly of microbial communities in the Laurentian Great Lakes. 2025. bioRxiv, 2025. , 2025.01.17.633667</w:t>
      </w:r>
    </w:p>
    <w:p w14:paraId="49AECC8E" w14:textId="77777777" w:rsidR="00C31D77" w:rsidRPr="00C31D77" w:rsidRDefault="00C31D77" w:rsidP="00C31D77">
      <w:pPr>
        <w:pStyle w:val="Bibliography"/>
        <w:rPr>
          <w:rFonts w:cs="Times New Roman"/>
        </w:rPr>
      </w:pPr>
      <w:r w:rsidRPr="00C31D77">
        <w:rPr>
          <w:rFonts w:cs="Times New Roman"/>
        </w:rPr>
        <w:t xml:space="preserve">11. </w:t>
      </w:r>
      <w:r w:rsidRPr="00C31D77">
        <w:rPr>
          <w:rFonts w:cs="Times New Roman"/>
        </w:rPr>
        <w:tab/>
        <w:t xml:space="preserve">Zhang K et al. Absolute microbiome profiling highlights the links among microbial stability, soil health, and crop productivity under long-term sod-based rotation. </w:t>
      </w:r>
      <w:r w:rsidRPr="00C31D77">
        <w:rPr>
          <w:rFonts w:cs="Times New Roman"/>
          <w:i/>
          <w:iCs/>
        </w:rPr>
        <w:t>Biol Fertil Soils</w:t>
      </w:r>
      <w:r w:rsidRPr="00C31D77">
        <w:rPr>
          <w:rFonts w:cs="Times New Roman"/>
        </w:rPr>
        <w:t xml:space="preserve"> 2022;</w:t>
      </w:r>
      <w:r w:rsidRPr="00C31D77">
        <w:rPr>
          <w:rFonts w:cs="Times New Roman"/>
          <w:b/>
          <w:bCs/>
        </w:rPr>
        <w:t>58</w:t>
      </w:r>
      <w:r w:rsidRPr="00C31D77">
        <w:rPr>
          <w:rFonts w:cs="Times New Roman"/>
        </w:rPr>
        <w:t>:883–901. https://doi.org/10.1007/s00374-022-01675-4</w:t>
      </w:r>
    </w:p>
    <w:p w14:paraId="51EA3E53" w14:textId="77777777" w:rsidR="00C31D77" w:rsidRPr="00C31D77" w:rsidRDefault="00C31D77" w:rsidP="00C31D77">
      <w:pPr>
        <w:pStyle w:val="Bibliography"/>
        <w:rPr>
          <w:rFonts w:cs="Times New Roman"/>
        </w:rPr>
      </w:pPr>
      <w:r w:rsidRPr="00C31D77">
        <w:rPr>
          <w:rFonts w:cs="Times New Roman"/>
        </w:rPr>
        <w:t xml:space="preserve">12. </w:t>
      </w:r>
      <w:r w:rsidRPr="00C31D77">
        <w:rPr>
          <w:rFonts w:cs="Times New Roman"/>
        </w:rPr>
        <w:tab/>
        <w:t xml:space="preserve">Morton JT et al. Uncovering the Horseshoe Effect in Microbial Analyses. </w:t>
      </w:r>
      <w:r w:rsidRPr="00C31D77">
        <w:rPr>
          <w:rFonts w:cs="Times New Roman"/>
          <w:i/>
          <w:iCs/>
        </w:rPr>
        <w:t>mSystems</w:t>
      </w:r>
      <w:r w:rsidRPr="00C31D77">
        <w:rPr>
          <w:rFonts w:cs="Times New Roman"/>
        </w:rPr>
        <w:t xml:space="preserve"> 2017;</w:t>
      </w:r>
      <w:r w:rsidRPr="00C31D77">
        <w:rPr>
          <w:rFonts w:cs="Times New Roman"/>
          <w:b/>
          <w:bCs/>
        </w:rPr>
        <w:t>2</w:t>
      </w:r>
      <w:r w:rsidRPr="00C31D77">
        <w:rPr>
          <w:rFonts w:cs="Times New Roman"/>
        </w:rPr>
        <w:t>:10.1128/msystems.00166-16. https://doi.org/10.1128/msystems.00166-16</w:t>
      </w:r>
    </w:p>
    <w:p w14:paraId="2265CEB8" w14:textId="77777777" w:rsidR="00C31D77" w:rsidRPr="00C31D77" w:rsidRDefault="00C31D77" w:rsidP="00C31D77">
      <w:pPr>
        <w:pStyle w:val="Bibliography"/>
        <w:rPr>
          <w:rFonts w:cs="Times New Roman"/>
        </w:rPr>
      </w:pPr>
      <w:r w:rsidRPr="00C31D77">
        <w:rPr>
          <w:rFonts w:cs="Times New Roman"/>
        </w:rPr>
        <w:lastRenderedPageBreak/>
        <w:t xml:space="preserve">13. </w:t>
      </w:r>
      <w:r w:rsidRPr="00C31D77">
        <w:rPr>
          <w:rFonts w:cs="Times New Roman"/>
        </w:rPr>
        <w:tab/>
        <w:t xml:space="preserve">Schloss PD. Evaluating different approaches that test whether microbial communities have the same structure. </w:t>
      </w:r>
      <w:r w:rsidRPr="00C31D77">
        <w:rPr>
          <w:rFonts w:cs="Times New Roman"/>
          <w:i/>
          <w:iCs/>
        </w:rPr>
        <w:t>The ISME Journal</w:t>
      </w:r>
      <w:r w:rsidRPr="00C31D77">
        <w:rPr>
          <w:rFonts w:cs="Times New Roman"/>
        </w:rPr>
        <w:t xml:space="preserve"> 2008;</w:t>
      </w:r>
      <w:r w:rsidRPr="00C31D77">
        <w:rPr>
          <w:rFonts w:cs="Times New Roman"/>
          <w:b/>
          <w:bCs/>
        </w:rPr>
        <w:t>2</w:t>
      </w:r>
      <w:r w:rsidRPr="00C31D77">
        <w:rPr>
          <w:rFonts w:cs="Times New Roman"/>
        </w:rPr>
        <w:t>:265–275. https://doi.org/10.1038/ismej.2008.5</w:t>
      </w:r>
    </w:p>
    <w:p w14:paraId="36B83725" w14:textId="77777777" w:rsidR="00C31D77" w:rsidRPr="00C31D77" w:rsidRDefault="00C31D77" w:rsidP="00C31D77">
      <w:pPr>
        <w:pStyle w:val="Bibliography"/>
        <w:rPr>
          <w:rFonts w:cs="Times New Roman"/>
        </w:rPr>
      </w:pPr>
      <w:r w:rsidRPr="00C31D77">
        <w:rPr>
          <w:rFonts w:cs="Times New Roman"/>
        </w:rPr>
        <w:t xml:space="preserve">14. </w:t>
      </w:r>
      <w:r w:rsidRPr="00C31D77">
        <w:rPr>
          <w:rFonts w:cs="Times New Roman"/>
        </w:rPr>
        <w:tab/>
        <w:t xml:space="preserve">Fukuyama J et al. Comparisons of distance methods for combining covariates and abundances in microbiome studies. Biocomputing 2012. WORLD SCIENTIFIC, 2011, 213–224. </w:t>
      </w:r>
    </w:p>
    <w:p w14:paraId="54285929" w14:textId="77777777" w:rsidR="00C31D77" w:rsidRPr="00C31D77" w:rsidRDefault="00C31D77" w:rsidP="00C31D77">
      <w:pPr>
        <w:pStyle w:val="Bibliography"/>
        <w:rPr>
          <w:rFonts w:cs="Times New Roman"/>
        </w:rPr>
      </w:pPr>
      <w:r w:rsidRPr="00C31D77">
        <w:rPr>
          <w:rFonts w:cs="Times New Roman"/>
        </w:rPr>
        <w:t xml:space="preserve">15. </w:t>
      </w:r>
      <w:r w:rsidRPr="00C31D77">
        <w:rPr>
          <w:rFonts w:cs="Times New Roman"/>
        </w:rPr>
        <w:tab/>
        <w:t xml:space="preserve">McMurdie PJ, Holmes S. Waste Not, Want Not: Why Rarefying Microbiome Data Is Inadmissible. </w:t>
      </w:r>
      <w:r w:rsidRPr="00C31D77">
        <w:rPr>
          <w:rFonts w:cs="Times New Roman"/>
          <w:i/>
          <w:iCs/>
        </w:rPr>
        <w:t>PLOS Computational Biology</w:t>
      </w:r>
      <w:r w:rsidRPr="00C31D77">
        <w:rPr>
          <w:rFonts w:cs="Times New Roman"/>
        </w:rPr>
        <w:t xml:space="preserve"> 2014;</w:t>
      </w:r>
      <w:r w:rsidRPr="00C31D77">
        <w:rPr>
          <w:rFonts w:cs="Times New Roman"/>
          <w:b/>
          <w:bCs/>
        </w:rPr>
        <w:t>10</w:t>
      </w:r>
      <w:r w:rsidRPr="00C31D77">
        <w:rPr>
          <w:rFonts w:cs="Times New Roman"/>
        </w:rPr>
        <w:t>:e1003531. https://doi.org/10.1371/journal.pcbi.1003531</w:t>
      </w:r>
    </w:p>
    <w:p w14:paraId="2AF1681E" w14:textId="77777777" w:rsidR="00C31D77" w:rsidRPr="00C31D77" w:rsidRDefault="00C31D77" w:rsidP="00C31D77">
      <w:pPr>
        <w:pStyle w:val="Bibliography"/>
        <w:rPr>
          <w:rFonts w:cs="Times New Roman"/>
        </w:rPr>
      </w:pPr>
      <w:r w:rsidRPr="00C31D77">
        <w:rPr>
          <w:rFonts w:cs="Times New Roman"/>
        </w:rPr>
        <w:t xml:space="preserve">16. </w:t>
      </w:r>
      <w:r w:rsidRPr="00C31D77">
        <w:rPr>
          <w:rFonts w:cs="Times New Roman"/>
        </w:rPr>
        <w:tab/>
        <w:t xml:space="preserve">Schloss PD. Waste not, want not: revisiting the analysis that called into question the practice of rarefaction. </w:t>
      </w:r>
      <w:r w:rsidRPr="00C31D77">
        <w:rPr>
          <w:rFonts w:cs="Times New Roman"/>
          <w:i/>
          <w:iCs/>
        </w:rPr>
        <w:t>mSphere</w:t>
      </w:r>
      <w:r w:rsidRPr="00C31D77">
        <w:rPr>
          <w:rFonts w:cs="Times New Roman"/>
        </w:rPr>
        <w:t xml:space="preserve"> 2023;</w:t>
      </w:r>
      <w:r w:rsidRPr="00C31D77">
        <w:rPr>
          <w:rFonts w:cs="Times New Roman"/>
          <w:b/>
          <w:bCs/>
        </w:rPr>
        <w:t>9</w:t>
      </w:r>
      <w:r w:rsidRPr="00C31D77">
        <w:rPr>
          <w:rFonts w:cs="Times New Roman"/>
        </w:rPr>
        <w:t>:e00355-23. https://doi.org/10.1128/msphere.00355-23</w:t>
      </w:r>
    </w:p>
    <w:p w14:paraId="0A3401CC" w14:textId="77777777" w:rsidR="00C31D77" w:rsidRPr="00C31D77" w:rsidRDefault="00C31D77" w:rsidP="00C31D77">
      <w:pPr>
        <w:pStyle w:val="Bibliography"/>
        <w:rPr>
          <w:rFonts w:cs="Times New Roman"/>
        </w:rPr>
      </w:pPr>
      <w:r w:rsidRPr="00C31D77">
        <w:rPr>
          <w:rFonts w:cs="Times New Roman"/>
        </w:rPr>
        <w:t xml:space="preserve">17. </w:t>
      </w:r>
      <w:r w:rsidRPr="00C31D77">
        <w:rPr>
          <w:rFonts w:cs="Times New Roman"/>
        </w:rPr>
        <w:tab/>
        <w:t xml:space="preserve">Shapiro OH, Kushmaro A, Brenner A. Bacteriophage predation regulates microbial abundance and diversity in a full-scale bioreactor treating industrial wastewater. </w:t>
      </w:r>
      <w:r w:rsidRPr="00C31D77">
        <w:rPr>
          <w:rFonts w:cs="Times New Roman"/>
          <w:i/>
          <w:iCs/>
        </w:rPr>
        <w:t>The ISME Journal</w:t>
      </w:r>
      <w:r w:rsidRPr="00C31D77">
        <w:rPr>
          <w:rFonts w:cs="Times New Roman"/>
        </w:rPr>
        <w:t xml:space="preserve"> 2010;</w:t>
      </w:r>
      <w:r w:rsidRPr="00C31D77">
        <w:rPr>
          <w:rFonts w:cs="Times New Roman"/>
          <w:b/>
          <w:bCs/>
        </w:rPr>
        <w:t>4</w:t>
      </w:r>
      <w:r w:rsidRPr="00C31D77">
        <w:rPr>
          <w:rFonts w:cs="Times New Roman"/>
        </w:rPr>
        <w:t>:327–336. https://doi.org/10.1038/ismej.2009.118</w:t>
      </w:r>
    </w:p>
    <w:p w14:paraId="083599BF" w14:textId="77777777" w:rsidR="00C31D77" w:rsidRPr="00C31D77" w:rsidRDefault="00C31D77" w:rsidP="00C31D77">
      <w:pPr>
        <w:pStyle w:val="Bibliography"/>
        <w:rPr>
          <w:rFonts w:cs="Times New Roman"/>
        </w:rPr>
      </w:pPr>
      <w:r w:rsidRPr="00C31D77">
        <w:rPr>
          <w:rFonts w:cs="Times New Roman"/>
        </w:rPr>
        <w:t xml:space="preserve">18. </w:t>
      </w:r>
      <w:r w:rsidRPr="00C31D77">
        <w:rPr>
          <w:rFonts w:cs="Times New Roman"/>
        </w:rPr>
        <w:tab/>
        <w:t xml:space="preserve">Wagner S et al. Absolute abundance calculation enhances the significance of microbiome data in antibiotic treatment studies. </w:t>
      </w:r>
      <w:r w:rsidRPr="00C31D77">
        <w:rPr>
          <w:rFonts w:cs="Times New Roman"/>
          <w:i/>
          <w:iCs/>
        </w:rPr>
        <w:t>Front Microbiol</w:t>
      </w:r>
      <w:r w:rsidRPr="00C31D77">
        <w:rPr>
          <w:rFonts w:cs="Times New Roman"/>
        </w:rPr>
        <w:t xml:space="preserve"> 2025;</w:t>
      </w:r>
      <w:r w:rsidRPr="00C31D77">
        <w:rPr>
          <w:rFonts w:cs="Times New Roman"/>
          <w:b/>
          <w:bCs/>
        </w:rPr>
        <w:t>16</w:t>
      </w:r>
      <w:r w:rsidRPr="00C31D77">
        <w:rPr>
          <w:rFonts w:cs="Times New Roman"/>
        </w:rPr>
        <w:t>. https://doi.org/10.3389/fmicb.2025.1481197</w:t>
      </w:r>
    </w:p>
    <w:p w14:paraId="0B57F56E" w14:textId="77777777" w:rsidR="00C31D77" w:rsidRPr="00C31D77" w:rsidRDefault="00C31D77" w:rsidP="00C31D77">
      <w:pPr>
        <w:pStyle w:val="Bibliography"/>
        <w:rPr>
          <w:rFonts w:cs="Times New Roman"/>
        </w:rPr>
      </w:pPr>
      <w:r w:rsidRPr="00C31D77">
        <w:rPr>
          <w:rFonts w:cs="Times New Roman"/>
        </w:rPr>
        <w:t xml:space="preserve">19. </w:t>
      </w:r>
      <w:r w:rsidRPr="00C31D77">
        <w:rPr>
          <w:rFonts w:cs="Times New Roman"/>
        </w:rPr>
        <w:tab/>
        <w:t xml:space="preserve">Kers JG, Saccenti E. The Power of Microbiome Studies: Some Considerations on Which Alpha and Beta Metrics to Use and How to Report Results. </w:t>
      </w:r>
      <w:r w:rsidRPr="00C31D77">
        <w:rPr>
          <w:rFonts w:cs="Times New Roman"/>
          <w:i/>
          <w:iCs/>
        </w:rPr>
        <w:t>Front Microbiol</w:t>
      </w:r>
      <w:r w:rsidRPr="00C31D77">
        <w:rPr>
          <w:rFonts w:cs="Times New Roman"/>
        </w:rPr>
        <w:t xml:space="preserve"> 2022;</w:t>
      </w:r>
      <w:r w:rsidRPr="00C31D77">
        <w:rPr>
          <w:rFonts w:cs="Times New Roman"/>
          <w:b/>
          <w:bCs/>
        </w:rPr>
        <w:t>12</w:t>
      </w:r>
      <w:r w:rsidRPr="00C31D77">
        <w:rPr>
          <w:rFonts w:cs="Times New Roman"/>
        </w:rPr>
        <w:t>. https://doi.org/10.3389/fmicb.2021.796025</w:t>
      </w:r>
    </w:p>
    <w:p w14:paraId="1505FB22" w14:textId="486F238C" w:rsidR="00E67659" w:rsidRPr="0007048F" w:rsidRDefault="008D202E" w:rsidP="00C31D77">
      <w:pPr>
        <w:pStyle w:val="Bibliography"/>
      </w:pPr>
      <w:r>
        <w:fldChar w:fldCharType="end"/>
      </w:r>
    </w:p>
    <w:sectPr w:rsidR="00E67659" w:rsidRPr="0007048F" w:rsidSect="00AE18EA">
      <w:footerReference w:type="even" r:id="rId16"/>
      <w:footerReference w:type="default" r:id="rId17"/>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4" w:author="Marian Louise Schmidt" w:date="2025-10-21T09:51:00Z" w:initials="MS">
    <w:p w14:paraId="2A82C594" w14:textId="77777777" w:rsidR="002A0A81" w:rsidRDefault="002A0A81" w:rsidP="002A0A81">
      <w:r>
        <w:rPr>
          <w:rStyle w:val="CommentReference"/>
        </w:rPr>
        <w:annotationRef/>
      </w:r>
      <w:r>
        <w:rPr>
          <w:sz w:val="20"/>
          <w:szCs w:val="20"/>
        </w:rPr>
        <w:t>This could be deleted for space.</w:t>
      </w:r>
    </w:p>
  </w:comment>
  <w:comment w:id="96" w:author="Marian Louise Schmidt" w:date="2025-10-21T09:55:00Z" w:initials="MS">
    <w:p w14:paraId="3196204A" w14:textId="77777777" w:rsidR="002A0A81" w:rsidRDefault="002A0A81" w:rsidP="002A0A81">
      <w:r>
        <w:rPr>
          <w:rStyle w:val="CommentReference"/>
        </w:rPr>
        <w:annotationRef/>
      </w:r>
      <w:r>
        <w:rPr>
          <w:sz w:val="20"/>
          <w:szCs w:val="20"/>
        </w:rPr>
        <w:t>Or "that adjusts the relative influence of load versus phylogenetic structure."</w:t>
      </w:r>
    </w:p>
  </w:comment>
  <w:comment w:id="158" w:author="Marian Louise Schmidt" w:date="2025-10-21T14:10:00Z" w:initials="MS">
    <w:p w14:paraId="40DFBC29" w14:textId="77777777" w:rsidR="00C50EF9" w:rsidRDefault="00C50EF9" w:rsidP="00C50EF9">
      <w:r>
        <w:rPr>
          <w:rStyle w:val="CommentReference"/>
        </w:rPr>
        <w:annotationRef/>
      </w:r>
      <w:r>
        <w:rPr>
          <w:sz w:val="20"/>
          <w:szCs w:val="20"/>
        </w:rPr>
        <w:t xml:space="preserve">Not sure if this is the best phrasing. However, I think something along these lines will pull together the abstract. </w:t>
      </w:r>
    </w:p>
  </w:comment>
  <w:comment w:id="171" w:author="Marian Louise Schmidt" w:date="2025-10-21T14:17:00Z" w:initials="MS">
    <w:p w14:paraId="4BA324BE" w14:textId="77777777" w:rsidR="003E2BC7" w:rsidRDefault="003E2BC7" w:rsidP="003E2BC7">
      <w:r>
        <w:rPr>
          <w:rStyle w:val="CommentReference"/>
        </w:rPr>
        <w:annotationRef/>
      </w:r>
      <w:r>
        <w:rPr>
          <w:sz w:val="20"/>
          <w:szCs w:val="20"/>
        </w:rPr>
        <w:t xml:space="preserve">This sentence felt worded awkwardly and I've rephrased for clarity. </w:t>
      </w:r>
    </w:p>
  </w:comment>
  <w:comment w:id="198" w:author="Marian Louise Schmidt" w:date="2025-10-21T14:27:00Z" w:initials="MS">
    <w:p w14:paraId="3B94DB8E" w14:textId="77777777" w:rsidR="000A3BD5" w:rsidRDefault="000A3BD5" w:rsidP="000A3BD5">
      <w:r>
        <w:rPr>
          <w:rStyle w:val="CommentReference"/>
        </w:rPr>
        <w:annotationRef/>
      </w:r>
      <w:r>
        <w:rPr>
          <w:sz w:val="20"/>
          <w:szCs w:val="20"/>
        </w:rPr>
        <w:t xml:space="preserve">Cite these packages now that we have more space? </w:t>
      </w:r>
    </w:p>
  </w:comment>
  <w:comment w:id="332" w:author="Marian Louise Schmidt" w:date="2025-10-21T15:07:00Z" w:initials="MS">
    <w:p w14:paraId="20D27EC9" w14:textId="77777777" w:rsidR="00142C07" w:rsidRDefault="00142C07" w:rsidP="00142C07">
      <w:r>
        <w:rPr>
          <w:rStyle w:val="CommentReference"/>
        </w:rPr>
        <w:annotationRef/>
      </w:r>
      <w:r>
        <w:rPr>
          <w:sz w:val="20"/>
          <w:szCs w:val="20"/>
        </w:rPr>
        <w:t xml:space="preserve">Before this felt too vague with "nontrivial". Here, I'm attempting to clarify and emphasize what's important here. </w:t>
      </w:r>
    </w:p>
  </w:comment>
  <w:comment w:id="372" w:author="Marian Louise Schmidt" w:date="2025-10-07T10:27:00Z" w:initials="MS">
    <w:p w14:paraId="7901CDA7" w14:textId="69EA31BC" w:rsidR="0027752C" w:rsidRDefault="0027752C" w:rsidP="0027752C">
      <w:r>
        <w:rPr>
          <w:rStyle w:val="CommentReference"/>
        </w:rPr>
        <w:annotationRef/>
      </w:r>
      <w:r>
        <w:rPr>
          <w:sz w:val="20"/>
          <w:szCs w:val="20"/>
        </w:rPr>
        <w:t>Fix as per reviewer 1 comments.</w:t>
      </w:r>
    </w:p>
  </w:comment>
  <w:comment w:id="488" w:author="Marian Louise Schmidt" w:date="2025-10-07T11:14:00Z" w:initials="MS">
    <w:p w14:paraId="30FA47F2" w14:textId="77777777" w:rsidR="004F2D6D" w:rsidRDefault="004F2D6D" w:rsidP="004F2D6D">
      <w:r>
        <w:rPr>
          <w:rStyle w:val="CommentReference"/>
        </w:rPr>
        <w:annotationRef/>
      </w:r>
      <w:r>
        <w:rPr>
          <w:sz w:val="20"/>
          <w:szCs w:val="20"/>
        </w:rPr>
        <w:t xml:space="preserve">Emphasize relative comparison (to state why the legend isn't present)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A82C594" w15:done="0"/>
  <w15:commentEx w15:paraId="3196204A" w15:done="0"/>
  <w15:commentEx w15:paraId="40DFBC29" w15:done="0"/>
  <w15:commentEx w15:paraId="4BA324BE" w15:done="0"/>
  <w15:commentEx w15:paraId="3B94DB8E" w15:done="0"/>
  <w15:commentEx w15:paraId="20D27EC9" w15:done="0"/>
  <w15:commentEx w15:paraId="7901CDA7" w15:done="0"/>
  <w15:commentEx w15:paraId="30FA47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1533A3B" w16cex:dateUtc="2025-10-21T13:51:00Z"/>
  <w16cex:commentExtensible w16cex:durableId="24B835F8" w16cex:dateUtc="2025-10-21T13:55:00Z"/>
  <w16cex:commentExtensible w16cex:durableId="7BFE2CD4" w16cex:dateUtc="2025-10-21T18:10:00Z"/>
  <w16cex:commentExtensible w16cex:durableId="24F726B8" w16cex:dateUtc="2025-10-21T18:17:00Z"/>
  <w16cex:commentExtensible w16cex:durableId="33ADF8B7" w16cex:dateUtc="2025-10-21T18:27:00Z"/>
  <w16cex:commentExtensible w16cex:durableId="1294975A" w16cex:dateUtc="2025-10-21T19:07:00Z"/>
  <w16cex:commentExtensible w16cex:durableId="197DA29D" w16cex:dateUtc="2025-10-07T14:27:00Z"/>
  <w16cex:commentExtensible w16cex:durableId="7820636C" w16cex:dateUtc="2025-10-07T15: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A82C594" w16cid:durableId="31533A3B"/>
  <w16cid:commentId w16cid:paraId="3196204A" w16cid:durableId="24B835F8"/>
  <w16cid:commentId w16cid:paraId="40DFBC29" w16cid:durableId="7BFE2CD4"/>
  <w16cid:commentId w16cid:paraId="4BA324BE" w16cid:durableId="24F726B8"/>
  <w16cid:commentId w16cid:paraId="3B94DB8E" w16cid:durableId="33ADF8B7"/>
  <w16cid:commentId w16cid:paraId="20D27EC9" w16cid:durableId="1294975A"/>
  <w16cid:commentId w16cid:paraId="7901CDA7" w16cid:durableId="197DA29D"/>
  <w16cid:commentId w16cid:paraId="30FA47F2" w16cid:durableId="7820636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DE4B67" w14:textId="77777777" w:rsidR="00E31DAF" w:rsidRDefault="00E31DAF" w:rsidP="00AE18EA">
      <w:pPr>
        <w:spacing w:after="0" w:line="240" w:lineRule="auto"/>
      </w:pPr>
      <w:r>
        <w:separator/>
      </w:r>
    </w:p>
  </w:endnote>
  <w:endnote w:type="continuationSeparator" w:id="0">
    <w:p w14:paraId="19E24E47" w14:textId="77777777" w:rsidR="00E31DAF" w:rsidRDefault="00E31DAF" w:rsidP="00AE1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23525467"/>
      <w:docPartObj>
        <w:docPartGallery w:val="Page Numbers (Bottom of Page)"/>
        <w:docPartUnique/>
      </w:docPartObj>
    </w:sdtPr>
    <w:sdtContent>
      <w:p w14:paraId="4E2B1385" w14:textId="2E089D41" w:rsidR="00AE18EA" w:rsidRDefault="00AE18EA" w:rsidP="00175CD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6A0B4A37" w14:textId="77777777" w:rsidR="00AE18EA" w:rsidRDefault="00AE18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29094347"/>
      <w:docPartObj>
        <w:docPartGallery w:val="Page Numbers (Bottom of Page)"/>
        <w:docPartUnique/>
      </w:docPartObj>
    </w:sdtPr>
    <w:sdtContent>
      <w:p w14:paraId="23920A21" w14:textId="5D4E78E1" w:rsidR="00AE18EA" w:rsidRDefault="00AE18EA" w:rsidP="00175CD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43E782CF" w14:textId="77777777" w:rsidR="00AE18EA" w:rsidRDefault="00AE18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082628" w14:textId="77777777" w:rsidR="00E31DAF" w:rsidRDefault="00E31DAF" w:rsidP="00AE18EA">
      <w:pPr>
        <w:spacing w:after="0" w:line="240" w:lineRule="auto"/>
      </w:pPr>
      <w:r>
        <w:separator/>
      </w:r>
    </w:p>
  </w:footnote>
  <w:footnote w:type="continuationSeparator" w:id="0">
    <w:p w14:paraId="3AB87426" w14:textId="77777777" w:rsidR="00E31DAF" w:rsidRDefault="00E31DAF" w:rsidP="00AE18EA">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ugustus Raymond Pendleton">
    <w15:presenceInfo w15:providerId="AD" w15:userId="S::arp277@cornell.edu::8e2ba5de-7db6-4e90-909e-356d96f144cb"/>
  </w15:person>
  <w15:person w15:author="Marian Louise Schmidt">
    <w15:presenceInfo w15:providerId="AD" w15:userId="S::mls528@cornell.edu::3a8b8edc-e41c-471b-832d-141d9b744f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7DA"/>
    <w:rsid w:val="00042DC3"/>
    <w:rsid w:val="0007048F"/>
    <w:rsid w:val="000A3BD5"/>
    <w:rsid w:val="000E114E"/>
    <w:rsid w:val="000F0D90"/>
    <w:rsid w:val="00142C07"/>
    <w:rsid w:val="00161013"/>
    <w:rsid w:val="001839A8"/>
    <w:rsid w:val="001B5344"/>
    <w:rsid w:val="001C589D"/>
    <w:rsid w:val="0027752C"/>
    <w:rsid w:val="002A0A81"/>
    <w:rsid w:val="002D2CA2"/>
    <w:rsid w:val="00300B7E"/>
    <w:rsid w:val="00327654"/>
    <w:rsid w:val="003641B9"/>
    <w:rsid w:val="00387BC5"/>
    <w:rsid w:val="003B0D07"/>
    <w:rsid w:val="003E2BC7"/>
    <w:rsid w:val="003E5D44"/>
    <w:rsid w:val="004037DA"/>
    <w:rsid w:val="004414CC"/>
    <w:rsid w:val="0046418C"/>
    <w:rsid w:val="00496696"/>
    <w:rsid w:val="004F2D6D"/>
    <w:rsid w:val="00533D53"/>
    <w:rsid w:val="00536AE4"/>
    <w:rsid w:val="00596044"/>
    <w:rsid w:val="005B11F1"/>
    <w:rsid w:val="00604558"/>
    <w:rsid w:val="00611B23"/>
    <w:rsid w:val="00686055"/>
    <w:rsid w:val="00693D9A"/>
    <w:rsid w:val="006B42C1"/>
    <w:rsid w:val="006B7ABE"/>
    <w:rsid w:val="006D2645"/>
    <w:rsid w:val="008164BD"/>
    <w:rsid w:val="008202AF"/>
    <w:rsid w:val="008729F6"/>
    <w:rsid w:val="008830B0"/>
    <w:rsid w:val="00883574"/>
    <w:rsid w:val="00892A6A"/>
    <w:rsid w:val="008A0D17"/>
    <w:rsid w:val="008C2426"/>
    <w:rsid w:val="008D202E"/>
    <w:rsid w:val="009338FB"/>
    <w:rsid w:val="009C4CF7"/>
    <w:rsid w:val="00A00D0F"/>
    <w:rsid w:val="00A47762"/>
    <w:rsid w:val="00A65FCE"/>
    <w:rsid w:val="00AA63C5"/>
    <w:rsid w:val="00AB216F"/>
    <w:rsid w:val="00AE18EA"/>
    <w:rsid w:val="00B172D4"/>
    <w:rsid w:val="00B41853"/>
    <w:rsid w:val="00B54AFC"/>
    <w:rsid w:val="00B64A34"/>
    <w:rsid w:val="00B838FA"/>
    <w:rsid w:val="00BB3B64"/>
    <w:rsid w:val="00BB7799"/>
    <w:rsid w:val="00BE52A2"/>
    <w:rsid w:val="00C31D77"/>
    <w:rsid w:val="00C35DC4"/>
    <w:rsid w:val="00C50EF9"/>
    <w:rsid w:val="00C82EF0"/>
    <w:rsid w:val="00CB1466"/>
    <w:rsid w:val="00CC3C53"/>
    <w:rsid w:val="00CE2ACD"/>
    <w:rsid w:val="00D554C0"/>
    <w:rsid w:val="00D6699E"/>
    <w:rsid w:val="00D73FD0"/>
    <w:rsid w:val="00E13411"/>
    <w:rsid w:val="00E30A58"/>
    <w:rsid w:val="00E31DAF"/>
    <w:rsid w:val="00E32F80"/>
    <w:rsid w:val="00E374E9"/>
    <w:rsid w:val="00E67659"/>
    <w:rsid w:val="00EF1BA1"/>
    <w:rsid w:val="00F106B6"/>
    <w:rsid w:val="00F81530"/>
    <w:rsid w:val="00F86279"/>
    <w:rsid w:val="00F979A9"/>
    <w:rsid w:val="00FA12B5"/>
    <w:rsid w:val="00FA3797"/>
    <w:rsid w:val="00FA6FED"/>
    <w:rsid w:val="00FF313F"/>
    <w:rsid w:val="00FF50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B587D"/>
  <w15:chartTrackingRefBased/>
  <w15:docId w15:val="{BA490DFE-2840-D446-B8F7-141641283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3D9A"/>
    <w:rPr>
      <w:rFonts w:ascii="Times New Roman" w:hAnsi="Times New Roman"/>
    </w:rPr>
  </w:style>
  <w:style w:type="paragraph" w:styleId="Heading1">
    <w:name w:val="heading 1"/>
    <w:basedOn w:val="Normal"/>
    <w:next w:val="Normal"/>
    <w:link w:val="Heading1Char"/>
    <w:uiPriority w:val="9"/>
    <w:qFormat/>
    <w:rsid w:val="004037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037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037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037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037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37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37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37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37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37D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037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037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037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037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37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37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37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37DA"/>
    <w:rPr>
      <w:rFonts w:eastAsiaTheme="majorEastAsia" w:cstheme="majorBidi"/>
      <w:color w:val="272727" w:themeColor="text1" w:themeTint="D8"/>
    </w:rPr>
  </w:style>
  <w:style w:type="paragraph" w:styleId="Title">
    <w:name w:val="Title"/>
    <w:basedOn w:val="Normal"/>
    <w:next w:val="Normal"/>
    <w:link w:val="TitleChar"/>
    <w:uiPriority w:val="10"/>
    <w:qFormat/>
    <w:rsid w:val="004037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37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37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37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37DA"/>
    <w:pPr>
      <w:spacing w:before="160"/>
      <w:jc w:val="center"/>
    </w:pPr>
    <w:rPr>
      <w:i/>
      <w:iCs/>
      <w:color w:val="404040" w:themeColor="text1" w:themeTint="BF"/>
    </w:rPr>
  </w:style>
  <w:style w:type="character" w:customStyle="1" w:styleId="QuoteChar">
    <w:name w:val="Quote Char"/>
    <w:basedOn w:val="DefaultParagraphFont"/>
    <w:link w:val="Quote"/>
    <w:uiPriority w:val="29"/>
    <w:rsid w:val="004037DA"/>
    <w:rPr>
      <w:i/>
      <w:iCs/>
      <w:color w:val="404040" w:themeColor="text1" w:themeTint="BF"/>
    </w:rPr>
  </w:style>
  <w:style w:type="paragraph" w:styleId="ListParagraph">
    <w:name w:val="List Paragraph"/>
    <w:basedOn w:val="Normal"/>
    <w:uiPriority w:val="34"/>
    <w:qFormat/>
    <w:rsid w:val="004037DA"/>
    <w:pPr>
      <w:ind w:left="720"/>
      <w:contextualSpacing/>
    </w:pPr>
  </w:style>
  <w:style w:type="character" w:styleId="IntenseEmphasis">
    <w:name w:val="Intense Emphasis"/>
    <w:basedOn w:val="DefaultParagraphFont"/>
    <w:uiPriority w:val="21"/>
    <w:qFormat/>
    <w:rsid w:val="004037DA"/>
    <w:rPr>
      <w:i/>
      <w:iCs/>
      <w:color w:val="0F4761" w:themeColor="accent1" w:themeShade="BF"/>
    </w:rPr>
  </w:style>
  <w:style w:type="paragraph" w:styleId="IntenseQuote">
    <w:name w:val="Intense Quote"/>
    <w:basedOn w:val="Normal"/>
    <w:next w:val="Normal"/>
    <w:link w:val="IntenseQuoteChar"/>
    <w:uiPriority w:val="30"/>
    <w:qFormat/>
    <w:rsid w:val="004037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37DA"/>
    <w:rPr>
      <w:i/>
      <w:iCs/>
      <w:color w:val="0F4761" w:themeColor="accent1" w:themeShade="BF"/>
    </w:rPr>
  </w:style>
  <w:style w:type="character" w:styleId="IntenseReference">
    <w:name w:val="Intense Reference"/>
    <w:basedOn w:val="DefaultParagraphFont"/>
    <w:uiPriority w:val="32"/>
    <w:qFormat/>
    <w:rsid w:val="004037DA"/>
    <w:rPr>
      <w:b/>
      <w:bCs/>
      <w:smallCaps/>
      <w:color w:val="0F4761" w:themeColor="accent1" w:themeShade="BF"/>
      <w:spacing w:val="5"/>
    </w:rPr>
  </w:style>
  <w:style w:type="character" w:styleId="PlaceholderText">
    <w:name w:val="Placeholder Text"/>
    <w:basedOn w:val="DefaultParagraphFont"/>
    <w:uiPriority w:val="99"/>
    <w:semiHidden/>
    <w:rsid w:val="00611B23"/>
    <w:rPr>
      <w:color w:val="666666"/>
    </w:rPr>
  </w:style>
  <w:style w:type="paragraph" w:styleId="BodyText">
    <w:name w:val="Body Text"/>
    <w:basedOn w:val="Normal"/>
    <w:link w:val="BodyTextChar"/>
    <w:qFormat/>
    <w:rsid w:val="00611B23"/>
    <w:pPr>
      <w:spacing w:before="180" w:after="180" w:line="240" w:lineRule="auto"/>
    </w:pPr>
    <w:rPr>
      <w:kern w:val="0"/>
      <w14:ligatures w14:val="none"/>
    </w:rPr>
  </w:style>
  <w:style w:type="character" w:customStyle="1" w:styleId="BodyTextChar">
    <w:name w:val="Body Text Char"/>
    <w:basedOn w:val="DefaultParagraphFont"/>
    <w:link w:val="BodyText"/>
    <w:rsid w:val="00611B23"/>
    <w:rPr>
      <w:kern w:val="0"/>
      <w14:ligatures w14:val="none"/>
    </w:rPr>
  </w:style>
  <w:style w:type="paragraph" w:customStyle="1" w:styleId="FirstParagraph">
    <w:name w:val="First Paragraph"/>
    <w:basedOn w:val="BodyText"/>
    <w:next w:val="BodyText"/>
    <w:qFormat/>
    <w:rsid w:val="00611B23"/>
  </w:style>
  <w:style w:type="character" w:customStyle="1" w:styleId="VerbatimChar">
    <w:name w:val="Verbatim Char"/>
    <w:basedOn w:val="DefaultParagraphFont"/>
    <w:link w:val="SourceCode"/>
    <w:rsid w:val="00611B23"/>
    <w:rPr>
      <w:rFonts w:ascii="Consolas" w:hAnsi="Consolas"/>
      <w:sz w:val="22"/>
      <w:shd w:val="clear" w:color="auto" w:fill="F8F8F8"/>
    </w:rPr>
  </w:style>
  <w:style w:type="paragraph" w:customStyle="1" w:styleId="SourceCode">
    <w:name w:val="Source Code"/>
    <w:basedOn w:val="Normal"/>
    <w:link w:val="VerbatimChar"/>
    <w:rsid w:val="00611B23"/>
    <w:pPr>
      <w:shd w:val="clear" w:color="auto" w:fill="F8F8F8"/>
      <w:wordWrap w:val="0"/>
      <w:spacing w:after="200" w:line="240" w:lineRule="auto"/>
    </w:pPr>
    <w:rPr>
      <w:rFonts w:ascii="Consolas" w:hAnsi="Consolas"/>
      <w:sz w:val="22"/>
    </w:rPr>
  </w:style>
  <w:style w:type="character" w:styleId="LineNumber">
    <w:name w:val="line number"/>
    <w:basedOn w:val="DefaultParagraphFont"/>
    <w:uiPriority w:val="99"/>
    <w:unhideWhenUsed/>
    <w:rsid w:val="0007048F"/>
    <w:rPr>
      <w:sz w:val="18"/>
    </w:rPr>
  </w:style>
  <w:style w:type="character" w:styleId="Hyperlink">
    <w:name w:val="Hyperlink"/>
    <w:basedOn w:val="DefaultParagraphFont"/>
    <w:rsid w:val="0007048F"/>
    <w:rPr>
      <w:color w:val="156082" w:themeColor="accent1"/>
    </w:rPr>
  </w:style>
  <w:style w:type="paragraph" w:styleId="Bibliography">
    <w:name w:val="Bibliography"/>
    <w:basedOn w:val="Normal"/>
    <w:next w:val="Normal"/>
    <w:uiPriority w:val="37"/>
    <w:unhideWhenUsed/>
    <w:rsid w:val="008D202E"/>
    <w:pPr>
      <w:tabs>
        <w:tab w:val="left" w:pos="500"/>
      </w:tabs>
      <w:spacing w:after="0" w:line="480" w:lineRule="auto"/>
      <w:ind w:left="504" w:hanging="504"/>
    </w:pPr>
  </w:style>
  <w:style w:type="paragraph" w:styleId="Footer">
    <w:name w:val="footer"/>
    <w:basedOn w:val="Normal"/>
    <w:link w:val="FooterChar"/>
    <w:uiPriority w:val="99"/>
    <w:unhideWhenUsed/>
    <w:rsid w:val="00AE18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18EA"/>
    <w:rPr>
      <w:rFonts w:ascii="Times New Roman" w:hAnsi="Times New Roman"/>
    </w:rPr>
  </w:style>
  <w:style w:type="character" w:styleId="PageNumber">
    <w:name w:val="page number"/>
    <w:basedOn w:val="DefaultParagraphFont"/>
    <w:uiPriority w:val="99"/>
    <w:semiHidden/>
    <w:unhideWhenUsed/>
    <w:rsid w:val="00AE18EA"/>
  </w:style>
  <w:style w:type="paragraph" w:styleId="Revision">
    <w:name w:val="Revision"/>
    <w:hidden/>
    <w:uiPriority w:val="99"/>
    <w:semiHidden/>
    <w:rsid w:val="0046418C"/>
    <w:pPr>
      <w:spacing w:after="0" w:line="240" w:lineRule="auto"/>
    </w:pPr>
    <w:rPr>
      <w:rFonts w:ascii="Times New Roman" w:hAnsi="Times New Roman"/>
    </w:rPr>
  </w:style>
  <w:style w:type="character" w:styleId="CommentReference">
    <w:name w:val="annotation reference"/>
    <w:basedOn w:val="DefaultParagraphFont"/>
    <w:uiPriority w:val="99"/>
    <w:semiHidden/>
    <w:unhideWhenUsed/>
    <w:rsid w:val="000E114E"/>
    <w:rPr>
      <w:sz w:val="16"/>
      <w:szCs w:val="16"/>
    </w:rPr>
  </w:style>
  <w:style w:type="paragraph" w:styleId="CommentText">
    <w:name w:val="annotation text"/>
    <w:basedOn w:val="Normal"/>
    <w:link w:val="CommentTextChar"/>
    <w:uiPriority w:val="99"/>
    <w:semiHidden/>
    <w:unhideWhenUsed/>
    <w:rsid w:val="000E114E"/>
    <w:pPr>
      <w:spacing w:line="240" w:lineRule="auto"/>
    </w:pPr>
    <w:rPr>
      <w:sz w:val="20"/>
      <w:szCs w:val="20"/>
    </w:rPr>
  </w:style>
  <w:style w:type="character" w:customStyle="1" w:styleId="CommentTextChar">
    <w:name w:val="Comment Text Char"/>
    <w:basedOn w:val="DefaultParagraphFont"/>
    <w:link w:val="CommentText"/>
    <w:uiPriority w:val="99"/>
    <w:semiHidden/>
    <w:rsid w:val="000E114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0E114E"/>
    <w:rPr>
      <w:b/>
      <w:bCs/>
    </w:rPr>
  </w:style>
  <w:style w:type="character" w:customStyle="1" w:styleId="CommentSubjectChar">
    <w:name w:val="Comment Subject Char"/>
    <w:basedOn w:val="CommentTextChar"/>
    <w:link w:val="CommentSubject"/>
    <w:uiPriority w:val="99"/>
    <w:semiHidden/>
    <w:rsid w:val="000E114E"/>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microsoft.com/office/2018/08/relationships/commentsExtensible" Target="commentsExtensible.xml"/><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BB4243-C90F-DD42-B174-F1EA0B906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13</Pages>
  <Words>21679</Words>
  <Characters>123572</Characters>
  <Application>Microsoft Office Word</Application>
  <DocSecurity>0</DocSecurity>
  <Lines>1029</Lines>
  <Paragraphs>289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Augustus Raymond Pendleton</dc:creator>
  <cp:keywords/>
  <dc:description/>
  <cp:lastModifiedBy>Marian Louise Schmidt</cp:lastModifiedBy>
  <cp:revision>28</cp:revision>
  <dcterms:created xsi:type="dcterms:W3CDTF">2025-09-25T13:30:00Z</dcterms:created>
  <dcterms:modified xsi:type="dcterms:W3CDTF">2025-10-21T21:03:00Z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zotero-version="7.0.26"&gt;&lt;session id="vq526kC4"/&gt;&lt;style id="http://www.zotero.org/styles/the-isme-journal" hasBibliography="1" bibliographyStyleHasBeenSet="1"/&gt;&lt;prefs&gt;&lt;pref name="fieldType" value="Field"/&gt;&lt;/prefs&gt;&lt;/data&gt;</vt:lpwstr>
  </property>
</Properties>
</file>