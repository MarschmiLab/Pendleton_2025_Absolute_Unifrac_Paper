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56830" w14:textId="77777777" w:rsidR="0007048F" w:rsidRPr="000F0D90" w:rsidRDefault="0007048F" w:rsidP="0007048F">
      <w:pPr>
        <w:rPr>
          <w:b/>
          <w:bCs/>
          <w:rPrChange w:id="0" w:author="Augustus Raymond Pendleton" w:date="2025-09-29T12:04:00Z" w16du:dateUtc="2025-09-29T16:04:00Z">
            <w:rPr/>
          </w:rPrChange>
        </w:rPr>
      </w:pPr>
      <w:bookmarkStart w:id="1" w:name="X61920d043a979f98ebd741c77f7cdf38bae6db9"/>
      <w:r w:rsidRPr="000F0D90">
        <w:rPr>
          <w:b/>
          <w:bCs/>
          <w:rPrChange w:id="2" w:author="Augustus Raymond Pendleton" w:date="2025-09-29T12:04:00Z" w16du:dateUtc="2025-09-29T16:04:00Z">
            <w:rPr/>
          </w:rPrChange>
        </w:rPr>
        <w:t>Interpreting UniFrac with Absolute Abundance: A Conceptual and Practical Guide</w:t>
      </w:r>
    </w:p>
    <w:p w14:paraId="2E7AB754" w14:textId="77777777" w:rsidR="0007048F" w:rsidRPr="0007048F" w:rsidRDefault="0007048F" w:rsidP="0007048F">
      <w:r w:rsidRPr="0007048F">
        <w:t>Augustus Pendleton</w:t>
      </w:r>
      <w:r w:rsidRPr="0007048F">
        <w:rPr>
          <w:vertAlign w:val="superscript"/>
        </w:rPr>
        <w:t>1</w:t>
      </w:r>
      <w:r w:rsidRPr="0007048F">
        <w:t>* &amp; Marian L. Schmidt</w:t>
      </w:r>
      <w:r w:rsidRPr="0007048F">
        <w:rPr>
          <w:vertAlign w:val="superscript"/>
        </w:rPr>
        <w:t>1</w:t>
      </w:r>
      <w:r w:rsidRPr="0007048F">
        <w:t>*</w:t>
      </w:r>
    </w:p>
    <w:p w14:paraId="34D7ECB4" w14:textId="77777777" w:rsidR="0007048F" w:rsidRPr="0007048F" w:rsidRDefault="0007048F" w:rsidP="0007048F">
      <w:r w:rsidRPr="0007048F">
        <w:rPr>
          <w:vertAlign w:val="superscript"/>
        </w:rPr>
        <w:t>1</w:t>
      </w:r>
      <w:r w:rsidRPr="0007048F">
        <w:t>Department of Microbiology, Cornell University, 123 Wing Dr, Ithaca, NY 14850, USA</w:t>
      </w:r>
    </w:p>
    <w:p w14:paraId="5AA09167" w14:textId="3F44C2AE" w:rsidR="0007048F" w:rsidRPr="0007048F" w:rsidRDefault="0007048F" w:rsidP="0007048F">
      <w:r w:rsidRPr="0007048F">
        <w:rPr>
          <w:b/>
          <w:bCs/>
        </w:rPr>
        <w:t>Corresponding Authors:</w:t>
      </w:r>
      <w:r w:rsidRPr="0007048F">
        <w:t xml:space="preserve"> Augustus Pendleton: </w:t>
      </w:r>
      <w:r w:rsidRPr="00A47762">
        <w:rPr>
          <w:rFonts w:cs="Times New Roman"/>
        </w:rPr>
        <w:t>arp277@cornell.edu</w:t>
      </w:r>
      <w:r w:rsidRPr="0007048F">
        <w:t xml:space="preserve">; Marian L. Schmidt: </w:t>
      </w:r>
      <w:r w:rsidRPr="00A47762">
        <w:rPr>
          <w:rFonts w:cs="Times New Roman"/>
        </w:rPr>
        <w:t>marschmi@cornell.edu</w:t>
      </w:r>
    </w:p>
    <w:p w14:paraId="5CF6F85B" w14:textId="77777777" w:rsidR="0007048F" w:rsidRPr="0007048F" w:rsidRDefault="0007048F" w:rsidP="0007048F">
      <w:r w:rsidRPr="0007048F">
        <w:rPr>
          <w:b/>
          <w:bCs/>
        </w:rPr>
        <w:t>Author Contribution Statement:</w:t>
      </w:r>
      <w:r w:rsidRPr="0007048F">
        <w:t xml:space="preserve"> Both authors contributed equally to the manuscript.</w:t>
      </w:r>
    </w:p>
    <w:p w14:paraId="09A29008" w14:textId="07F5361C" w:rsidR="0007048F" w:rsidRPr="00496696" w:rsidRDefault="0007048F" w:rsidP="0007048F">
      <w:pPr>
        <w:rPr>
          <w:rFonts w:cs="Times New Roman"/>
        </w:rPr>
      </w:pPr>
      <w:r w:rsidRPr="0007048F">
        <w:rPr>
          <w:b/>
          <w:bCs/>
        </w:rPr>
        <w:t>Preprint servers:</w:t>
      </w:r>
      <w:r w:rsidRPr="0007048F">
        <w:t xml:space="preserve"> This article was submitted to </w:t>
      </w:r>
      <w:r w:rsidRPr="0007048F">
        <w:rPr>
          <w:i/>
          <w:iCs/>
        </w:rPr>
        <w:t>bioRxiv</w:t>
      </w:r>
      <w:r w:rsidRPr="0007048F">
        <w:t xml:space="preserve"> (doi</w:t>
      </w:r>
      <w:r w:rsidRPr="00496696">
        <w:rPr>
          <w:rFonts w:cs="Times New Roman"/>
        </w:rPr>
        <w:t xml:space="preserve">: </w:t>
      </w:r>
      <w:r w:rsidR="00A47762" w:rsidRPr="00496696">
        <w:rPr>
          <w:rFonts w:cs="Times New Roman"/>
          <w:color w:val="333333"/>
          <w:shd w:val="clear" w:color="auto" w:fill="FFFFFF"/>
        </w:rPr>
        <w:t>10.1101/2025.07.18.665540</w:t>
      </w:r>
      <w:r w:rsidRPr="00496696">
        <w:rPr>
          <w:rFonts w:cs="Times New Roman"/>
        </w:rPr>
        <w:t>) under a CC-BY-NC-ND 4.0 International license.</w:t>
      </w:r>
    </w:p>
    <w:p w14:paraId="3C7C35A2" w14:textId="77777777" w:rsidR="0007048F" w:rsidRPr="0007048F" w:rsidRDefault="0007048F" w:rsidP="0007048F">
      <w:r w:rsidRPr="0007048F">
        <w:rPr>
          <w:b/>
          <w:bCs/>
        </w:rPr>
        <w:t>Keywords:</w:t>
      </w:r>
      <w:r w:rsidRPr="0007048F">
        <w:t xml:space="preserve"> Microbial Ecology - Beta Diversity - Absolute Abundance - Bioinformatics - UniFrac</w:t>
      </w:r>
    </w:p>
    <w:p w14:paraId="04226092" w14:textId="38846CCA" w:rsidR="0007048F" w:rsidRPr="0007048F" w:rsidRDefault="0007048F" w:rsidP="0007048F">
      <w:r w:rsidRPr="0007048F">
        <w:rPr>
          <w:b/>
          <w:bCs/>
        </w:rPr>
        <w:t>Data Availability:</w:t>
      </w:r>
      <w:r w:rsidRPr="0007048F">
        <w:t xml:space="preserve"> All data and code used to produce the manuscript are available at </w:t>
      </w:r>
      <w:r w:rsidRPr="00496696">
        <w:rPr>
          <w:rFonts w:cs="Times New Roman"/>
        </w:rPr>
        <w:t>https://github.com/MarschmiLab/Pendleton_2025_Absolute_Unifrac_Paper</w:t>
      </w:r>
      <w:r w:rsidRPr="0007048F">
        <w:t xml:space="preserve">, in addition to a reproducible </w:t>
      </w:r>
      <w:r w:rsidRPr="0007048F">
        <w:rPr>
          <w:rStyle w:val="VerbatimChar"/>
          <w:rFonts w:ascii="Times New Roman" w:hAnsi="Times New Roman" w:cs="Times New Roman"/>
          <w:sz w:val="24"/>
        </w:rPr>
        <w:t>renv</w:t>
      </w:r>
      <w:r w:rsidRPr="0007048F">
        <w:t xml:space="preserve"> environment. All packages used for analysis are listed in Table S1.</w:t>
      </w:r>
    </w:p>
    <w:p w14:paraId="35DF76EA" w14:textId="77777777" w:rsidR="0007048F" w:rsidRPr="0007048F" w:rsidRDefault="0007048F" w:rsidP="0007048F">
      <w:r w:rsidRPr="0007048F">
        <w:br w:type="page"/>
      </w:r>
    </w:p>
    <w:p w14:paraId="58E1B97C" w14:textId="77777777" w:rsidR="0007048F" w:rsidRPr="00496696" w:rsidRDefault="0007048F" w:rsidP="0007048F">
      <w:pPr>
        <w:rPr>
          <w:b/>
          <w:bCs/>
        </w:rPr>
      </w:pPr>
      <w:bookmarkStart w:id="3" w:name="abstract"/>
      <w:r w:rsidRPr="00496696">
        <w:rPr>
          <w:b/>
          <w:bCs/>
        </w:rPr>
        <w:lastRenderedPageBreak/>
        <w:t>Abstract</w:t>
      </w:r>
    </w:p>
    <w:p w14:paraId="6695B903" w14:textId="064E18E5" w:rsidR="0007048F" w:rsidRPr="00533D53" w:rsidRDefault="0007048F" w:rsidP="0007048F">
      <w:del w:id="4" w:author="Marian Louise Schmidt" w:date="2025-10-21T09:45:00Z" w16du:dateUtc="2025-10-21T13:45:00Z">
        <w:r w:rsidRPr="0007048F" w:rsidDel="00B41853">
          <w:delText xml:space="preserve">Microbial ecologists routinely use </w:delText>
        </w:r>
      </w:del>
      <m:oMath>
        <m:r>
          <w:rPr>
            <w:rFonts w:ascii="Cambria Math" w:hAnsi="Cambria Math"/>
          </w:rPr>
          <m:t>β</m:t>
        </m:r>
      </m:oMath>
      <w:r w:rsidRPr="0007048F">
        <w:t xml:space="preserve">-diversity </w:t>
      </w:r>
      <w:ins w:id="5" w:author="Marian Louise Schmidt" w:date="2025-10-21T09:45:00Z" w16du:dateUtc="2025-10-21T13:45:00Z">
        <w:r w:rsidR="00B41853">
          <w:t>is central to microbial ecology,</w:t>
        </w:r>
      </w:ins>
      <w:del w:id="6" w:author="Marian Louise Schmidt" w:date="2025-10-21T09:45:00Z" w16du:dateUtc="2025-10-21T13:45:00Z">
        <w:r w:rsidRPr="0007048F" w:rsidDel="00B41853">
          <w:delText>metrics to compare communities,</w:delText>
        </w:r>
      </w:del>
      <w:r w:rsidRPr="0007048F">
        <w:t xml:space="preserve"> yet </w:t>
      </w:r>
      <w:del w:id="7" w:author="Marian Louise Schmidt" w:date="2025-10-21T09:46:00Z" w16du:dateUtc="2025-10-21T13:46:00Z">
        <w:r w:rsidRPr="0007048F" w:rsidDel="00B41853">
          <w:delText xml:space="preserve">these </w:delText>
        </w:r>
      </w:del>
      <w:ins w:id="8" w:author="Marian Louise Schmidt" w:date="2025-10-21T09:46:00Z" w16du:dateUtc="2025-10-21T13:46:00Z">
        <w:r w:rsidR="00B41853">
          <w:t>commonly used metrics overlook changes in microbial load, limiting their ability t</w:t>
        </w:r>
      </w:ins>
      <w:ins w:id="9" w:author="Marian Louise Schmidt" w:date="2025-10-21T09:47:00Z" w16du:dateUtc="2025-10-21T13:47:00Z">
        <w:r w:rsidR="00B41853">
          <w:t>o</w:t>
        </w:r>
      </w:ins>
      <w:ins w:id="10" w:author="Marian Louise Schmidt" w:date="2025-10-21T09:46:00Z" w16du:dateUtc="2025-10-21T13:46:00Z">
        <w:r w:rsidR="00B41853">
          <w:t xml:space="preserve"> detect ecologically meaningful shifts</w:t>
        </w:r>
      </w:ins>
      <w:del w:id="11" w:author="Marian Louise Schmidt" w:date="2025-10-21T09:46:00Z" w16du:dateUtc="2025-10-21T13:46:00Z">
        <w:r w:rsidRPr="0007048F" w:rsidDel="00B41853">
          <w:delText>metrics vary in the ecological dimensions they capture</w:delText>
        </w:r>
      </w:del>
      <w:r w:rsidRPr="0007048F">
        <w:t xml:space="preserve">. Popular for incorporating phylogenetic relationships, UniFrac distances </w:t>
      </w:r>
      <w:ins w:id="12" w:author="Marian Louise Schmidt" w:date="2025-10-21T09:47:00Z" w16du:dateUtc="2025-10-21T13:47:00Z">
        <w:r w:rsidR="00B41853">
          <w:t xml:space="preserve">currently </w:t>
        </w:r>
      </w:ins>
      <w:r w:rsidRPr="0007048F">
        <w:t>default to relative abundance</w:t>
      </w:r>
      <w:ins w:id="13" w:author="Marian Louise Schmidt" w:date="2025-10-21T09:47:00Z" w16du:dateUtc="2025-10-21T13:47:00Z">
        <w:r w:rsidR="00B41853">
          <w:t xml:space="preserve"> and therefore</w:t>
        </w:r>
      </w:ins>
      <w:del w:id="14" w:author="Marian Louise Schmidt" w:date="2025-10-21T09:47:00Z" w16du:dateUtc="2025-10-21T13:47:00Z">
        <w:r w:rsidRPr="0007048F" w:rsidDel="00B41853">
          <w:delText>,</w:delText>
        </w:r>
      </w:del>
      <w:r w:rsidRPr="0007048F">
        <w:t xml:space="preserve"> omit</w:t>
      </w:r>
      <w:del w:id="15" w:author="Marian Louise Schmidt" w:date="2025-10-21T09:47:00Z" w16du:dateUtc="2025-10-21T13:47:00Z">
        <w:r w:rsidRPr="0007048F" w:rsidDel="00B41853">
          <w:delText>ting</w:delText>
        </w:r>
      </w:del>
      <w:r w:rsidRPr="0007048F">
        <w:t xml:space="preserve"> important variation in microbial </w:t>
      </w:r>
      <w:del w:id="16" w:author="Marian Louise Schmidt" w:date="2025-10-21T09:47:00Z" w16du:dateUtc="2025-10-21T13:47:00Z">
        <w:r w:rsidRPr="0007048F" w:rsidDel="00B41853">
          <w:delText>load</w:delText>
        </w:r>
      </w:del>
      <w:ins w:id="17" w:author="Marian Louise Schmidt" w:date="2025-10-21T09:47:00Z" w16du:dateUtc="2025-10-21T13:47:00Z">
        <w:r w:rsidR="00B41853">
          <w:t>abundances</w:t>
        </w:r>
      </w:ins>
      <w:r w:rsidRPr="0007048F">
        <w:t xml:space="preserve">. As methods for </w:t>
      </w:r>
      <w:del w:id="18" w:author="Marian Louise Schmidt" w:date="2025-10-21T09:47:00Z" w16du:dateUtc="2025-10-21T13:47:00Z">
        <w:r w:rsidRPr="0007048F" w:rsidDel="00B41853">
          <w:delText xml:space="preserve">estimating </w:delText>
        </w:r>
      </w:del>
      <w:ins w:id="19" w:author="Marian Louise Schmidt" w:date="2025-10-21T09:47:00Z" w16du:dateUtc="2025-10-21T13:47:00Z">
        <w:r w:rsidR="00B41853">
          <w:t>quant</w:t>
        </w:r>
      </w:ins>
      <w:ins w:id="20" w:author="Marian Louise Schmidt" w:date="2025-10-21T09:48:00Z" w16du:dateUtc="2025-10-21T13:48:00Z">
        <w:r w:rsidR="00B41853">
          <w:t>ifying</w:t>
        </w:r>
      </w:ins>
      <w:ins w:id="21" w:author="Marian Louise Schmidt" w:date="2025-10-21T09:47:00Z" w16du:dateUtc="2025-10-21T13:47:00Z">
        <w:r w:rsidR="00B41853" w:rsidRPr="0007048F">
          <w:t xml:space="preserve"> </w:t>
        </w:r>
      </w:ins>
      <w:r w:rsidRPr="0007048F">
        <w:t xml:space="preserve">absolute abundance </w:t>
      </w:r>
      <w:del w:id="22" w:author="Marian Louise Schmidt" w:date="2025-10-21T09:48:00Z" w16du:dateUtc="2025-10-21T13:48:00Z">
        <w:r w:rsidRPr="0007048F" w:rsidDel="00B41853">
          <w:delText xml:space="preserve">gain </w:delText>
        </w:r>
      </w:del>
      <w:ins w:id="23" w:author="Marian Louise Schmidt" w:date="2025-10-21T09:48:00Z" w16du:dateUtc="2025-10-21T13:48:00Z">
        <w:r w:rsidR="00B41853">
          <w:t>become more accessible</w:t>
        </w:r>
      </w:ins>
      <w:del w:id="24" w:author="Marian Louise Schmidt" w:date="2025-10-21T09:48:00Z" w16du:dateUtc="2025-10-21T13:48:00Z">
        <w:r w:rsidRPr="0007048F" w:rsidDel="00B41853">
          <w:delText>traction</w:delText>
        </w:r>
      </w:del>
      <w:r w:rsidRPr="0007048F">
        <w:t xml:space="preserve">, </w:t>
      </w:r>
      <w:del w:id="25" w:author="Marian Louise Schmidt" w:date="2025-10-21T09:48:00Z" w16du:dateUtc="2025-10-21T13:48:00Z">
        <w:r w:rsidRPr="0007048F" w:rsidDel="00B41853">
          <w:delText xml:space="preserve">incorporating </w:delText>
        </w:r>
      </w:del>
      <w:ins w:id="26" w:author="Marian Louise Schmidt" w:date="2025-10-21T09:48:00Z" w16du:dateUtc="2025-10-21T13:48:00Z">
        <w:r w:rsidR="00B41853">
          <w:t>integrating</w:t>
        </w:r>
        <w:r w:rsidR="00B41853" w:rsidRPr="0007048F">
          <w:t xml:space="preserve"> </w:t>
        </w:r>
      </w:ins>
      <w:r w:rsidRPr="0007048F">
        <w:t xml:space="preserve">this information into </w:t>
      </w:r>
      <m:oMath>
        <m:r>
          <w:rPr>
            <w:rFonts w:ascii="Cambria Math" w:hAnsi="Cambria Math"/>
          </w:rPr>
          <m:t>β</m:t>
        </m:r>
      </m:oMath>
      <w:r w:rsidRPr="0007048F">
        <w:t xml:space="preserve">-diversity analyses becomes </w:t>
      </w:r>
      <w:ins w:id="27" w:author="Marian Louise Schmidt" w:date="2025-10-21T09:48:00Z" w16du:dateUtc="2025-10-21T13:48:00Z">
        <w:r w:rsidR="00B41853">
          <w:t>increasingly important</w:t>
        </w:r>
      </w:ins>
      <w:del w:id="28" w:author="Marian Louise Schmidt" w:date="2025-10-21T09:48:00Z" w16du:dateUtc="2025-10-21T13:48:00Z">
        <w:r w:rsidRPr="0007048F" w:rsidDel="00B41853">
          <w:delText>essential</w:delText>
        </w:r>
      </w:del>
      <w:r w:rsidRPr="0007048F">
        <w:t xml:space="preserve">. Here, we </w:t>
      </w:r>
      <w:del w:id="29" w:author="Marian Louise Schmidt" w:date="2025-10-21T09:48:00Z" w16du:dateUtc="2025-10-21T13:48:00Z">
        <w:r w:rsidRPr="0007048F" w:rsidDel="00B41853">
          <w:delText xml:space="preserve">present </w:delText>
        </w:r>
      </w:del>
      <w:ins w:id="30" w:author="Marian Louise Schmidt" w:date="2025-10-21T09:48:00Z" w16du:dateUtc="2025-10-21T13:48:00Z">
        <w:r w:rsidR="00B41853">
          <w:t>introduce</w:t>
        </w:r>
        <w:r w:rsidR="00B41853" w:rsidRPr="0007048F">
          <w:t xml:space="preserve"> </w:t>
        </w:r>
      </w:ins>
      <w:r w:rsidRPr="0007048F">
        <w:rPr>
          <w:i/>
          <w:iCs/>
        </w:rPr>
        <w:t>Absolute UniFrac</w:t>
      </w:r>
      <w:r w:rsidRPr="0007048F">
        <w:t xml:space="preserv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 variant of Weighted UniFrac that </w:t>
      </w:r>
      <w:del w:id="31" w:author="Marian Louise Schmidt" w:date="2025-10-21T09:49:00Z" w16du:dateUtc="2025-10-21T13:49:00Z">
        <w:r w:rsidRPr="0007048F" w:rsidDel="00B41853">
          <w:delText xml:space="preserve">uses </w:delText>
        </w:r>
      </w:del>
      <w:ins w:id="32" w:author="Marian Louise Schmidt" w:date="2025-10-21T09:49:00Z" w16du:dateUtc="2025-10-21T13:49:00Z">
        <w:r w:rsidR="00B41853">
          <w:t>operates on</w:t>
        </w:r>
        <w:r w:rsidR="00B41853" w:rsidRPr="0007048F">
          <w:t xml:space="preserve"> </w:t>
        </w:r>
      </w:ins>
      <w:r w:rsidRPr="0007048F">
        <w:t xml:space="preserve">absolute abundances. </w:t>
      </w:r>
      <w:del w:id="33" w:author="Marian Louise Schmidt" w:date="2025-10-21T09:49:00Z" w16du:dateUtc="2025-10-21T13:49:00Z">
        <w:r w:rsidRPr="0007048F" w:rsidDel="00B41853">
          <w:delText xml:space="preserve">Through </w:delText>
        </w:r>
      </w:del>
      <w:ins w:id="34" w:author="Marian Louise Schmidt" w:date="2025-10-21T09:49:00Z" w16du:dateUtc="2025-10-21T13:49:00Z">
        <w:r w:rsidR="00B41853">
          <w:t>Using</w:t>
        </w:r>
        <w:r w:rsidR="00B41853" w:rsidRPr="0007048F">
          <w:t xml:space="preserve"> </w:t>
        </w:r>
      </w:ins>
      <w:r w:rsidRPr="0007048F">
        <w:t>simulations and</w:t>
      </w:r>
      <w:del w:id="35" w:author="Marian Louise Schmidt" w:date="2025-10-21T09:49:00Z" w16du:dateUtc="2025-10-21T13:49:00Z">
        <w:r w:rsidRPr="0007048F" w:rsidDel="00B41853">
          <w:delText xml:space="preserve"> a</w:delText>
        </w:r>
      </w:del>
      <w:r w:rsidRPr="0007048F">
        <w:t xml:space="preserve"> </w:t>
      </w:r>
      <w:ins w:id="36" w:author="Augustus Raymond Pendleton" w:date="2025-09-29T09:10:00Z" w16du:dateUtc="2025-09-29T13:10:00Z">
        <w:r w:rsidR="008A0D17">
          <w:t xml:space="preserve">reanalysis of four 16S </w:t>
        </w:r>
        <w:del w:id="37" w:author="Marian Louise Schmidt" w:date="2025-10-21T09:49:00Z" w16du:dateUtc="2025-10-21T13:49:00Z">
          <w:r w:rsidR="008A0D17" w:rsidDel="002A0A81">
            <w:delText>metabarcoding</w:delText>
          </w:r>
        </w:del>
      </w:ins>
      <w:ins w:id="38" w:author="Marian Louise Schmidt" w:date="2025-10-21T09:49:00Z" w16du:dateUtc="2025-10-21T13:49:00Z">
        <w:r w:rsidR="002A0A81">
          <w:t>rRNA</w:t>
        </w:r>
      </w:ins>
      <w:ins w:id="39" w:author="Augustus Raymond Pendleton" w:date="2025-09-29T09:10:00Z" w16du:dateUtc="2025-09-29T13:10:00Z">
        <w:r w:rsidR="008A0D17">
          <w:t xml:space="preserve"> datasets (</w:t>
        </w:r>
        <w:del w:id="40" w:author="Marian Louise Schmidt" w:date="2025-10-21T09:49:00Z" w16du:dateUtc="2025-10-21T13:49:00Z">
          <w:r w:rsidR="008A0D17" w:rsidDel="002A0A81">
            <w:delText>from</w:delText>
          </w:r>
        </w:del>
      </w:ins>
      <w:ins w:id="41" w:author="Augustus Raymond Pendleton" w:date="2025-09-29T09:11:00Z" w16du:dateUtc="2025-09-29T13:11:00Z">
        <w:del w:id="42" w:author="Marian Louise Schmidt" w:date="2025-10-21T09:49:00Z" w16du:dateUtc="2025-10-21T13:49:00Z">
          <w:r w:rsidR="008A0D17" w:rsidDel="002A0A81">
            <w:delText xml:space="preserve"> </w:delText>
          </w:r>
        </w:del>
      </w:ins>
      <w:ins w:id="43" w:author="Augustus Raymond Pendleton" w:date="2025-09-29T12:05:00Z" w16du:dateUtc="2025-09-29T16:05:00Z">
        <w:del w:id="44" w:author="Marian Louise Schmidt" w:date="2025-10-21T09:49:00Z" w16du:dateUtc="2025-10-21T13:49:00Z">
          <w:r w:rsidR="000F0D90" w:rsidDel="002A0A81">
            <w:delText xml:space="preserve">a </w:delText>
          </w:r>
        </w:del>
      </w:ins>
      <w:ins w:id="45" w:author="Augustus Raymond Pendleton" w:date="2025-09-29T09:10:00Z" w16du:dateUtc="2025-09-29T13:10:00Z">
        <w:r w:rsidR="008A0D17">
          <w:t xml:space="preserve">nuclear reactor cooling </w:t>
        </w:r>
      </w:ins>
      <w:ins w:id="46" w:author="Augustus Raymond Pendleton" w:date="2025-09-29T09:11:00Z" w16du:dateUtc="2025-09-29T13:11:00Z">
        <w:r w:rsidR="008A0D17">
          <w:t>tank</w:t>
        </w:r>
      </w:ins>
      <w:ins w:id="47" w:author="Augustus Raymond Pendleton" w:date="2025-09-29T09:10:00Z" w16du:dateUtc="2025-09-29T13:10:00Z">
        <w:r w:rsidR="008A0D17">
          <w:t xml:space="preserve">, </w:t>
        </w:r>
      </w:ins>
      <w:ins w:id="48" w:author="Augustus Raymond Pendleton" w:date="2025-09-29T12:05:00Z" w16du:dateUtc="2025-09-29T16:05:00Z">
        <w:r w:rsidR="000F0D90">
          <w:t xml:space="preserve">the </w:t>
        </w:r>
      </w:ins>
      <w:ins w:id="49" w:author="Augustus Raymond Pendleton" w:date="2025-09-29T09:11:00Z" w16du:dateUtc="2025-09-29T13:11:00Z">
        <w:r w:rsidR="008A0D17">
          <w:t>mouse gut, a freshwater lake, and the peanut rhizospere),</w:t>
        </w:r>
      </w:ins>
      <w:del w:id="50" w:author="Augustus Raymond Pendleton" w:date="2025-09-29T09:11:00Z" w16du:dateUtc="2025-09-29T13:11:00Z">
        <w:r w:rsidRPr="0007048F" w:rsidDel="008A0D17">
          <w:delText>freshwater case study,</w:delText>
        </w:r>
      </w:del>
      <w:r w:rsidRPr="0007048F">
        <w:t xml:space="preserve"> we </w:t>
      </w:r>
      <w:ins w:id="51" w:author="Augustus Raymond Pendleton" w:date="2025-09-29T09:12:00Z" w16du:dateUtc="2025-09-29T13:12:00Z">
        <w:r w:rsidR="008A0D17">
          <w:t>demonstrate th</w:t>
        </w:r>
      </w:ins>
      <w:ins w:id="52" w:author="Marian Louise Schmidt" w:date="2025-10-21T09:50:00Z" w16du:dateUtc="2025-10-21T13:50:00Z">
        <w:r w:rsidR="002A0A81">
          <w:t xml:space="preserve">at </w:t>
        </w:r>
      </w:ins>
      <w:ins w:id="53" w:author="Augustus Raymond Pendleton" w:date="2025-09-29T09:12:00Z" w16du:dateUtc="2025-09-29T13:12:00Z">
        <w:del w:id="54" w:author="Marian Louise Schmidt" w:date="2025-10-21T09:50:00Z" w16du:dateUtc="2025-10-21T13:50:00Z">
          <w:r w:rsidR="008A0D17" w:rsidDel="002A0A81">
            <w:delText xml:space="preserve">e </w:delText>
          </w:r>
          <w:r w:rsidR="00533D53" w:rsidDel="002A0A81">
            <w:delText xml:space="preserve">nuanced ways </w:delText>
          </w:r>
        </w:del>
      </w:ins>
      <w:del w:id="55" w:author="Augustus Raymond Pendleton" w:date="2025-09-29T09:12:00Z" w16du:dateUtc="2025-09-29T13:12:00Z">
        <w:r w:rsidRPr="0007048F" w:rsidDel="00533D53">
          <w:delText xml:space="preserve">show that </w:delText>
        </w:r>
      </w:del>
      <w:r w:rsidRPr="0007048F">
        <w:t xml:space="preserve">Absolute UniFrac </w:t>
      </w:r>
      <w:ins w:id="56" w:author="Marian Louise Schmidt" w:date="2025-10-21T09:50:00Z" w16du:dateUtc="2025-10-21T13:50:00Z">
        <w:r w:rsidR="002A0A81">
          <w:t xml:space="preserve">jointly </w:t>
        </w:r>
      </w:ins>
      <w:ins w:id="57" w:author="Augustus Raymond Pendleton" w:date="2025-09-29T09:12:00Z" w16du:dateUtc="2025-09-29T13:12:00Z">
        <w:del w:id="58" w:author="Marian Louise Schmidt" w:date="2025-10-21T09:50:00Z" w16du:dateUtc="2025-10-21T13:50:00Z">
          <w:r w:rsidR="00533D53" w:rsidDel="002A0A81">
            <w:delText>incorporat</w:delText>
          </w:r>
        </w:del>
      </w:ins>
      <w:del w:id="59" w:author="Marian Louise Schmidt" w:date="2025-10-21T09:50:00Z" w16du:dateUtc="2025-10-21T13:50:00Z">
        <w:r w:rsidRPr="0007048F" w:rsidDel="002A0A81">
          <w:delText>captures both</w:delText>
        </w:r>
      </w:del>
      <w:ins w:id="60" w:author="Marian Louise Schmidt" w:date="2025-10-21T09:50:00Z" w16du:dateUtc="2025-10-21T13:50:00Z">
        <w:r w:rsidR="002A0A81">
          <w:t>captures</w:t>
        </w:r>
      </w:ins>
      <w:r w:rsidRPr="0007048F">
        <w:t xml:space="preserve"> microbial load </w:t>
      </w:r>
      <w:ins w:id="61" w:author="Marian Louise Schmidt" w:date="2025-10-21T09:50:00Z" w16du:dateUtc="2025-10-21T13:50:00Z">
        <w:r w:rsidR="002A0A81">
          <w:t xml:space="preserve">differences </w:t>
        </w:r>
      </w:ins>
      <w:r w:rsidRPr="0007048F">
        <w:t xml:space="preserve">and phylogenetic </w:t>
      </w:r>
      <w:commentRangeStart w:id="62"/>
      <w:del w:id="63" w:author="Marian Louise Schmidt" w:date="2025-10-21T09:50:00Z" w16du:dateUtc="2025-10-21T13:50:00Z">
        <w:r w:rsidRPr="0007048F" w:rsidDel="002A0A81">
          <w:delText>relationships</w:delText>
        </w:r>
      </w:del>
      <w:ins w:id="64" w:author="Augustus Raymond Pendleton" w:date="2025-09-29T09:12:00Z" w16du:dateUtc="2025-09-29T13:12:00Z">
        <w:del w:id="65" w:author="Marian Louise Schmidt" w:date="2025-10-21T09:50:00Z" w16du:dateUtc="2025-10-21T13:50:00Z">
          <w:r w:rsidR="00533D53" w:rsidDel="002A0A81">
            <w:delText xml:space="preserve"> </w:delText>
          </w:r>
        </w:del>
      </w:ins>
      <w:ins w:id="66" w:author="Marian Louise Schmidt" w:date="2025-10-21T09:50:00Z" w16du:dateUtc="2025-10-21T13:50:00Z">
        <w:r w:rsidR="002A0A81">
          <w:t xml:space="preserve">turnover </w:t>
        </w:r>
      </w:ins>
      <w:ins w:id="67" w:author="Augustus Raymond Pendleton" w:date="2025-09-29T09:12:00Z" w16du:dateUtc="2025-09-29T13:12:00Z">
        <w:r w:rsidR="00533D53">
          <w:t xml:space="preserve">in comparison to other abundance-aware </w:t>
        </w:r>
      </w:ins>
      <m:oMath>
        <m:r>
          <w:ins w:id="68" w:author="Marian Louise Schmidt" w:date="2025-10-21T09:51:00Z" w16du:dateUtc="2025-10-21T13:51:00Z">
            <w:rPr>
              <w:rFonts w:ascii="Cambria Math" w:hAnsi="Cambria Math"/>
            </w:rPr>
            <m:t>β</m:t>
          </w:ins>
        </m:r>
      </m:oMath>
      <w:ins w:id="69" w:author="Marian Louise Schmidt" w:date="2025-10-21T09:51:00Z" w16du:dateUtc="2025-10-21T13:51:00Z">
        <w:r w:rsidR="002A0A81">
          <w:t xml:space="preserve"> -diversity </w:t>
        </w:r>
      </w:ins>
      <w:ins w:id="70" w:author="Augustus Raymond Pendleton" w:date="2025-09-29T09:12:00Z" w16du:dateUtc="2025-09-29T13:12:00Z">
        <w:r w:rsidR="00533D53">
          <w:t>metrics</w:t>
        </w:r>
      </w:ins>
      <w:commentRangeEnd w:id="62"/>
      <w:r w:rsidR="002A0A81">
        <w:rPr>
          <w:rStyle w:val="CommentReference"/>
        </w:rPr>
        <w:commentReference w:id="62"/>
      </w:r>
      <w:ins w:id="71" w:author="Augustus Raymond Pendleton" w:date="2025-09-29T09:12:00Z" w16du:dateUtc="2025-09-29T13:12:00Z">
        <w:r w:rsidR="00533D53">
          <w:t>. While this can</w:t>
        </w:r>
      </w:ins>
      <w:del w:id="72" w:author="Augustus Raymond Pendleton" w:date="2025-09-29T09:12:00Z" w16du:dateUtc="2025-09-29T13:12:00Z">
        <w:r w:rsidRPr="0007048F" w:rsidDel="00533D53">
          <w:delText>,</w:delText>
        </w:r>
      </w:del>
      <w:r w:rsidRPr="0007048F">
        <w:t xml:space="preserve"> improv</w:t>
      </w:r>
      <w:ins w:id="73" w:author="Augustus Raymond Pendleton" w:date="2025-09-29T09:13:00Z" w16du:dateUtc="2025-09-29T13:13:00Z">
        <w:r w:rsidR="00533D53">
          <w:t>e</w:t>
        </w:r>
      </w:ins>
      <w:del w:id="74" w:author="Augustus Raymond Pendleton" w:date="2025-09-29T09:13:00Z" w16du:dateUtc="2025-09-29T13:13:00Z">
        <w:r w:rsidRPr="0007048F" w:rsidDel="00533D53">
          <w:delText>ing</w:delText>
        </w:r>
      </w:del>
      <w:r w:rsidRPr="0007048F">
        <w:t xml:space="preserve"> statistical power to detect ecological shifts</w:t>
      </w:r>
      <w:ins w:id="75" w:author="Augustus Raymond Pendleton" w:date="2025-09-29T09:13:00Z" w16du:dateUtc="2025-09-29T13:13:00Z">
        <w:r w:rsidR="00533D53">
          <w:t xml:space="preserve">, </w:t>
        </w:r>
        <w:del w:id="76" w:author="Marian Louise Schmidt" w:date="2025-10-21T09:52:00Z" w16du:dateUtc="2025-10-21T13:52:00Z">
          <w:r w:rsidR="00533D53" w:rsidDel="002A0A81">
            <w:delText xml:space="preserve">we also find </w:delText>
          </w:r>
        </w:del>
        <w:r w:rsidR="00533D53">
          <w:t xml:space="preserve">Absolute Unifrac </w:t>
        </w:r>
      </w:ins>
      <w:ins w:id="77" w:author="Augustus Raymond Pendleton" w:date="2025-09-29T09:14:00Z" w16du:dateUtc="2025-09-29T13:14:00Z">
        <w:r w:rsidR="00533D53">
          <w:t xml:space="preserve">can </w:t>
        </w:r>
      </w:ins>
      <w:ins w:id="78" w:author="Marian Louise Schmidt" w:date="2025-10-21T09:52:00Z" w16du:dateUtc="2025-10-21T13:52:00Z">
        <w:r w:rsidR="002A0A81">
          <w:t xml:space="preserve">also </w:t>
        </w:r>
      </w:ins>
      <w:ins w:id="79" w:author="Augustus Raymond Pendleton" w:date="2025-09-29T09:14:00Z" w16du:dateUtc="2025-09-29T13:14:00Z">
        <w:r w:rsidR="00533D53">
          <w:t>be</w:t>
        </w:r>
      </w:ins>
      <w:ins w:id="80" w:author="Augustus Raymond Pendleton" w:date="2025-09-29T09:13:00Z" w16du:dateUtc="2025-09-29T13:13:00Z">
        <w:r w:rsidR="00533D53">
          <w:t xml:space="preserve"> strongly correlated to differences in cell abundances alone</w:t>
        </w:r>
      </w:ins>
      <w:ins w:id="81" w:author="Marian Louise Schmidt" w:date="2025-10-21T09:53:00Z" w16du:dateUtc="2025-10-21T13:53:00Z">
        <w:r w:rsidR="002A0A81">
          <w:t>, especially when changes occur along long branches</w:t>
        </w:r>
      </w:ins>
      <w:del w:id="82" w:author="Augustus Raymond Pendleton" w:date="2025-09-29T09:13:00Z" w16du:dateUtc="2025-09-29T13:13:00Z">
        <w:r w:rsidRPr="0007048F" w:rsidDel="00533D53">
          <w:delText>.</w:delText>
        </w:r>
      </w:del>
      <w:ins w:id="83" w:author="Augustus Raymond Pendleton" w:date="2025-09-29T09:14:00Z" w16du:dateUtc="2025-09-29T13:14:00Z">
        <w:r w:rsidR="00533D53">
          <w:t xml:space="preserve">. </w:t>
        </w:r>
      </w:ins>
      <w:ins w:id="84" w:author="Marian Louise Schmidt" w:date="2025-10-21T09:53:00Z" w16du:dateUtc="2025-10-21T13:53:00Z">
        <w:r w:rsidR="002A0A81">
          <w:t>To balance these effects, w</w:t>
        </w:r>
      </w:ins>
      <w:del w:id="85" w:author="Augustus Raymond Pendleton" w:date="2025-09-29T09:14:00Z" w16du:dateUtc="2025-09-29T13:14:00Z">
        <w:r w:rsidRPr="0007048F" w:rsidDel="00533D53">
          <w:delText xml:space="preserve"> However, it is also sensitive to variation in microbial load, especially when abundance changes occur along long branches, potentially amplifying differences. </w:delText>
        </w:r>
      </w:del>
      <w:del w:id="86" w:author="Marian Louise Schmidt" w:date="2025-10-21T09:53:00Z" w16du:dateUtc="2025-10-21T13:53:00Z">
        <w:r w:rsidRPr="0007048F" w:rsidDel="002A0A81">
          <w:delText>W</w:delText>
        </w:r>
      </w:del>
      <w:r w:rsidRPr="0007048F">
        <w:t>e</w:t>
      </w:r>
      <w:del w:id="87" w:author="Marian Louise Schmidt" w:date="2025-10-21T09:53:00Z" w16du:dateUtc="2025-10-21T13:53:00Z">
        <w:r w:rsidRPr="0007048F" w:rsidDel="002A0A81">
          <w:delText xml:space="preserve"> </w:delText>
        </w:r>
      </w:del>
      <w:ins w:id="88" w:author="Marian Louise Schmidt" w:date="2025-10-21T09:53:00Z" w16du:dateUtc="2025-10-21T13:53:00Z">
        <w:r w:rsidR="002A0A81">
          <w:t xml:space="preserve"> </w:t>
        </w:r>
      </w:ins>
      <w:del w:id="89" w:author="Marian Louise Schmidt" w:date="2025-10-21T09:53:00Z" w16du:dateUtc="2025-10-21T13:53:00Z">
        <w:r w:rsidRPr="0007048F" w:rsidDel="002A0A81">
          <w:delText xml:space="preserve">therefore </w:delText>
        </w:r>
      </w:del>
      <w:del w:id="90" w:author="Marian Louise Schmidt" w:date="2025-10-21T09:55:00Z" w16du:dateUtc="2025-10-21T13:55:00Z">
        <w:r w:rsidRPr="0007048F" w:rsidDel="002A0A81">
          <w:delText>recommend</w:delText>
        </w:r>
      </w:del>
      <w:ins w:id="91" w:author="Marian Louise Schmidt" w:date="2025-10-21T09:55:00Z" w16du:dateUtc="2025-10-21T13:55:00Z">
        <w:r w:rsidR="002A0A81">
          <w:t>present</w:t>
        </w:r>
      </w:ins>
      <w:r w:rsidRPr="0007048F">
        <w:t xml:space="preserve"> a generalized </w:t>
      </w:r>
      <w:del w:id="92" w:author="Marian Louise Schmidt" w:date="2025-10-21T09:53:00Z" w16du:dateUtc="2025-10-21T13:53:00Z">
        <w:r w:rsidRPr="0007048F" w:rsidDel="002A0A81">
          <w:delText xml:space="preserve">form </w:delText>
        </w:r>
      </w:del>
      <w:ins w:id="93" w:author="Marian Louise Schmidt" w:date="2025-10-21T09:53:00Z" w16du:dateUtc="2025-10-21T13:53:00Z">
        <w:r w:rsidR="002A0A81">
          <w:t>extension</w:t>
        </w:r>
        <w:r w:rsidR="002A0A81" w:rsidRPr="0007048F">
          <w:t xml:space="preserve"> </w:t>
        </w:r>
      </w:ins>
      <w:r w:rsidRPr="0007048F">
        <w:t>(</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with a tunable </w:t>
      </w:r>
      <m:oMath>
        <m:r>
          <w:rPr>
            <w:rFonts w:ascii="Cambria Math" w:hAnsi="Cambria Math"/>
          </w:rPr>
          <m:t>α</m:t>
        </m:r>
      </m:oMath>
      <w:r w:rsidRPr="0007048F">
        <w:t xml:space="preserve"> parameter </w:t>
      </w:r>
      <w:commentRangeStart w:id="94"/>
      <w:r w:rsidRPr="0007048F">
        <w:t>to balance sensitivity and interpretability</w:t>
      </w:r>
      <w:commentRangeEnd w:id="94"/>
      <w:r w:rsidR="002A0A81">
        <w:rPr>
          <w:rStyle w:val="CommentReference"/>
        </w:rPr>
        <w:commentReference w:id="94"/>
      </w:r>
      <w:ins w:id="95" w:author="Marian Louise Schmidt" w:date="2025-10-21T09:55:00Z" w16du:dateUtc="2025-10-21T13:55:00Z">
        <w:r w:rsidR="002A0A81">
          <w:t>. We</w:t>
        </w:r>
      </w:ins>
      <w:ins w:id="96" w:author="Augustus Raymond Pendleton" w:date="2025-09-29T09:16:00Z" w16du:dateUtc="2025-09-29T13:16:00Z">
        <w:del w:id="97" w:author="Marian Louise Schmidt" w:date="2025-10-21T09:55:00Z" w16du:dateUtc="2025-10-21T13:55:00Z">
          <w:r w:rsidR="00533D53" w:rsidDel="002A0A81">
            <w:delText>, and</w:delText>
          </w:r>
        </w:del>
        <w:r w:rsidR="00533D53">
          <w:t xml:space="preserve"> recommend </w:t>
        </w:r>
        <w:del w:id="98" w:author="Marian Louise Schmidt" w:date="2025-10-21T09:55:00Z" w16du:dateUtc="2025-10-21T13:55:00Z">
          <w:r w:rsidR="00533D53" w:rsidDel="002A0A81">
            <w:delText>testing</w:delText>
          </w:r>
        </w:del>
      </w:ins>
      <w:ins w:id="99" w:author="Marian Louise Schmidt" w:date="2025-10-21T09:55:00Z" w16du:dateUtc="2025-10-21T13:55:00Z">
        <w:r w:rsidR="002A0A81">
          <w:t xml:space="preserve">evaluating </w:t>
        </w:r>
      </w:ins>
      <w:ins w:id="100" w:author="Augustus Raymond Pendleton" w:date="2025-09-29T09:16:00Z" w16du:dateUtc="2025-09-29T13:16:00Z">
        <w:del w:id="101" w:author="Marian Louise Schmidt" w:date="2025-10-21T09:56:00Z" w16du:dateUtc="2025-10-21T13:56:00Z">
          <w:r w:rsidR="00533D53" w:rsidDel="002A0A81">
            <w:delText xml:space="preserve"> the resilience of a given </w:delText>
          </w:r>
        </w:del>
        <w:r w:rsidR="00533D53">
          <w:t>conclusion</w:t>
        </w:r>
      </w:ins>
      <w:ins w:id="102" w:author="Marian Louise Schmidt" w:date="2025-10-21T09:56:00Z" w16du:dateUtc="2025-10-21T13:56:00Z">
        <w:r w:rsidR="002A0A81">
          <w:t>s</w:t>
        </w:r>
      </w:ins>
      <w:ins w:id="103" w:author="Augustus Raymond Pendleton" w:date="2025-09-29T09:16:00Z" w16du:dateUtc="2025-09-29T13:16:00Z">
        <w:r w:rsidR="00533D53">
          <w:t xml:space="preserve"> across multiple </w:t>
        </w:r>
      </w:ins>
      <m:oMath>
        <m:r>
          <w:ins w:id="104" w:author="Augustus Raymond Pendleton" w:date="2025-09-29T09:16:00Z" w16du:dateUtc="2025-09-29T13:16:00Z">
            <w:rPr>
              <w:rFonts w:ascii="Cambria Math" w:hAnsi="Cambria Math"/>
            </w:rPr>
            <m:t>α</m:t>
          </w:ins>
        </m:r>
      </m:oMath>
      <w:ins w:id="105" w:author="Augustus Raymond Pendleton" w:date="2025-09-29T09:16:00Z" w16du:dateUtc="2025-09-29T13:16:00Z">
        <w:r w:rsidR="00533D53">
          <w:rPr>
            <w:rFonts w:eastAsiaTheme="minorEastAsia"/>
          </w:rPr>
          <w:t xml:space="preserve"> parameters and </w:t>
        </w:r>
      </w:ins>
      <w:ins w:id="106" w:author="Marian Louise Schmidt" w:date="2025-10-21T09:56:00Z" w16du:dateUtc="2025-10-21T13:56:00Z">
        <w:r w:rsidR="002A0A81">
          <w:rPr>
            <w:rFonts w:eastAsiaTheme="minorEastAsia"/>
          </w:rPr>
          <w:t xml:space="preserve">complementary </w:t>
        </w:r>
      </w:ins>
      <m:oMath>
        <m:r>
          <w:ins w:id="107" w:author="Augustus Raymond Pendleton" w:date="2025-09-29T09:16:00Z" w16du:dateUtc="2025-09-29T13:16:00Z">
            <w:rPr>
              <w:rFonts w:ascii="Cambria Math" w:hAnsi="Cambria Math"/>
            </w:rPr>
            <m:t>β</m:t>
          </w:ins>
        </m:r>
      </m:oMath>
      <w:ins w:id="108" w:author="Augustus Raymond Pendleton" w:date="2025-09-29T09:16:00Z" w16du:dateUtc="2025-09-29T13:16:00Z">
        <w:r w:rsidR="00533D53" w:rsidRPr="0007048F">
          <w:t>-diversity metrics</w:t>
        </w:r>
      </w:ins>
      <w:r w:rsidRPr="0007048F">
        <w:t>.</w:t>
      </w:r>
      <w:ins w:id="109" w:author="Augustus Raymond Pendleton" w:date="2025-09-29T09:14:00Z" w16du:dateUtc="2025-09-29T13:14:00Z">
        <w:r w:rsidR="00533D53">
          <w:t xml:space="preserve"> </w:t>
        </w:r>
      </w:ins>
      <w:ins w:id="110" w:author="Marian Louise Schmidt" w:date="2025-10-21T09:56:00Z" w16du:dateUtc="2025-10-21T13:56:00Z">
        <w:r w:rsidR="002A0A81">
          <w:t xml:space="preserve">Finally, we benchmark </w:t>
        </w:r>
      </w:ins>
      <w:ins w:id="111" w:author="Augustus Raymond Pendleton" w:date="2025-09-29T09:18:00Z" w16du:dateUtc="2025-09-29T13:18:00Z">
        <w:del w:id="112" w:author="Marian Louise Schmidt" w:date="2025-10-21T09:56:00Z" w16du:dateUtc="2025-10-21T13:56:00Z">
          <w:r w:rsidR="00533D53" w:rsidDel="002A0A81">
            <w:delText>In terms of the computation</w:delText>
          </w:r>
        </w:del>
      </w:ins>
      <w:ins w:id="113" w:author="Augustus Raymond Pendleton" w:date="2025-09-29T09:19:00Z" w16du:dateUtc="2025-09-29T13:19:00Z">
        <w:del w:id="114" w:author="Marian Louise Schmidt" w:date="2025-10-21T09:56:00Z" w16du:dateUtc="2025-10-21T13:56:00Z">
          <w:r w:rsidR="00533D53" w:rsidDel="002A0A81">
            <w:delText>a</w:delText>
          </w:r>
        </w:del>
      </w:ins>
      <w:ins w:id="115" w:author="Augustus Raymond Pendleton" w:date="2025-09-29T09:18:00Z" w16du:dateUtc="2025-09-29T13:18:00Z">
        <w:del w:id="116" w:author="Marian Louise Schmidt" w:date="2025-10-21T09:56:00Z" w16du:dateUtc="2025-10-21T13:56:00Z">
          <w:r w:rsidR="00533D53" w:rsidDel="002A0A81">
            <w:delText xml:space="preserve">l application of </w:delText>
          </w:r>
        </w:del>
        <w:r w:rsidR="00533D53">
          <w:rPr>
            <w:i/>
            <w:iCs/>
          </w:rPr>
          <w:t>GU</w:t>
        </w:r>
        <w:r w:rsidR="00533D53">
          <w:rPr>
            <w:i/>
            <w:iCs/>
            <w:vertAlign w:val="superscript"/>
          </w:rPr>
          <w:t>A</w:t>
        </w:r>
        <w:r w:rsidR="00533D53">
          <w:t xml:space="preserve"> </w:t>
        </w:r>
      </w:ins>
      <w:ins w:id="117" w:author="Marian Louise Schmidt" w:date="2025-10-21T09:57:00Z" w16du:dateUtc="2025-10-21T13:57:00Z">
        <w:r w:rsidR="002A0A81">
          <w:t xml:space="preserve">and show that although computationally </w:t>
        </w:r>
      </w:ins>
      <w:ins w:id="118" w:author="Augustus Raymond Pendleton" w:date="2025-09-29T09:18:00Z" w16du:dateUtc="2025-09-29T13:18:00Z">
        <w:del w:id="119" w:author="Marian Louise Schmidt" w:date="2025-10-21T09:57:00Z" w16du:dateUtc="2025-10-21T13:57:00Z">
          <w:r w:rsidR="00533D53" w:rsidDel="002A0A81">
            <w:delText>w</w:delText>
          </w:r>
        </w:del>
      </w:ins>
      <w:ins w:id="120" w:author="Augustus Raymond Pendleton" w:date="2025-09-29T09:15:00Z" w16du:dateUtc="2025-09-29T13:15:00Z">
        <w:del w:id="121" w:author="Marian Louise Schmidt" w:date="2025-10-21T09:57:00Z" w16du:dateUtc="2025-10-21T13:57:00Z">
          <w:r w:rsidR="00533D53" w:rsidDel="002A0A81">
            <w:delText xml:space="preserve">e demonstrate that </w:delText>
          </w:r>
          <w:r w:rsidR="00533D53" w:rsidDel="002A0A81">
            <w:rPr>
              <w:i/>
              <w:iCs/>
            </w:rPr>
            <w:delText>GU</w:delText>
          </w:r>
          <w:r w:rsidR="00533D53" w:rsidDel="002A0A81">
            <w:rPr>
              <w:i/>
              <w:iCs/>
              <w:vertAlign w:val="superscript"/>
            </w:rPr>
            <w:delText>A</w:delText>
          </w:r>
        </w:del>
      </w:ins>
      <w:ins w:id="122" w:author="Augustus Raymond Pendleton" w:date="2025-09-29T09:17:00Z" w16du:dateUtc="2025-09-29T13:17:00Z">
        <w:del w:id="123" w:author="Marian Louise Schmidt" w:date="2025-10-21T09:57:00Z" w16du:dateUtc="2025-10-21T13:57:00Z">
          <w:r w:rsidR="00533D53" w:rsidDel="002A0A81">
            <w:rPr>
              <w:i/>
              <w:iCs/>
              <w:vertAlign w:val="superscript"/>
            </w:rPr>
            <w:delText xml:space="preserve"> </w:delText>
          </w:r>
          <w:r w:rsidR="00533D53" w:rsidDel="002A0A81">
            <w:delText xml:space="preserve">is significantly </w:delText>
          </w:r>
        </w:del>
        <w:r w:rsidR="00533D53">
          <w:t xml:space="preserve">slower than </w:t>
        </w:r>
        <w:del w:id="124" w:author="Marian Louise Schmidt" w:date="2025-10-21T09:57:00Z" w16du:dateUtc="2025-10-21T13:57:00Z">
          <w:r w:rsidR="00533D53" w:rsidDel="002A0A81">
            <w:delText>other</w:delText>
          </w:r>
        </w:del>
      </w:ins>
      <w:ins w:id="125" w:author="Marian Louise Schmidt" w:date="2025-10-21T09:57:00Z" w16du:dateUtc="2025-10-21T13:57:00Z">
        <w:r w:rsidR="002A0A81">
          <w:t xml:space="preserve">conventional alternatives, </w:t>
        </w:r>
      </w:ins>
      <w:ins w:id="126" w:author="Marian Louise Schmidt" w:date="2025-10-21T14:06:00Z" w16du:dateUtc="2025-10-21T18:06:00Z">
        <w:r w:rsidR="00C50EF9">
          <w:rPr>
            <w:i/>
            <w:iCs/>
          </w:rPr>
          <w:t>GU</w:t>
        </w:r>
        <w:r w:rsidR="00C50EF9">
          <w:rPr>
            <w:i/>
            <w:iCs/>
            <w:vertAlign w:val="superscript"/>
          </w:rPr>
          <w:t>A</w:t>
        </w:r>
        <w:r w:rsidR="00C50EF9">
          <w:t xml:space="preserve"> </w:t>
        </w:r>
      </w:ins>
      <w:ins w:id="127" w:author="Marian Louise Schmidt" w:date="2025-10-21T09:58:00Z" w16du:dateUtc="2025-10-21T13:58:00Z">
        <w:r w:rsidR="002A0A81">
          <w:t xml:space="preserve">is </w:t>
        </w:r>
      </w:ins>
      <w:ins w:id="128" w:author="Augustus Raymond Pendleton" w:date="2025-09-29T09:17:00Z" w16du:dateUtc="2025-09-29T13:17:00Z">
        <w:del w:id="129" w:author="Marian Louise Schmidt" w:date="2025-10-21T09:57:00Z" w16du:dateUtc="2025-10-21T13:57:00Z">
          <w:r w:rsidR="00533D53" w:rsidDel="002A0A81">
            <w:delText xml:space="preserve"> </w:delText>
          </w:r>
        </w:del>
      </w:ins>
      <m:oMath>
        <m:r>
          <w:ins w:id="130" w:author="Augustus Raymond Pendleton" w:date="2025-09-29T09:17:00Z" w16du:dateUtc="2025-09-29T13:17:00Z">
            <w:del w:id="131" w:author="Marian Louise Schmidt" w:date="2025-10-21T09:57:00Z" w16du:dateUtc="2025-10-21T13:57:00Z">
              <w:rPr>
                <w:rFonts w:ascii="Cambria Math" w:hAnsi="Cambria Math"/>
              </w:rPr>
              <m:t>β</m:t>
            </w:del>
          </w:ins>
        </m:r>
      </m:oMath>
      <w:ins w:id="132" w:author="Augustus Raymond Pendleton" w:date="2025-09-29T09:17:00Z" w16du:dateUtc="2025-09-29T13:17:00Z">
        <w:del w:id="133" w:author="Marian Louise Schmidt" w:date="2025-10-21T09:57:00Z" w16du:dateUtc="2025-10-21T13:57:00Z">
          <w:r w:rsidR="00533D53" w:rsidRPr="0007048F" w:rsidDel="002A0A81">
            <w:delText>-diversity metrics</w:delText>
          </w:r>
        </w:del>
      </w:ins>
      <w:ins w:id="134" w:author="Augustus Raymond Pendleton" w:date="2025-09-29T09:19:00Z" w16du:dateUtc="2025-09-29T13:19:00Z">
        <w:del w:id="135" w:author="Marian Louise Schmidt" w:date="2025-10-21T09:57:00Z" w16du:dateUtc="2025-10-21T13:57:00Z">
          <w:r w:rsidR="00533D53" w:rsidDel="002A0A81">
            <w:delText xml:space="preserve">. Finally, we show </w:delText>
          </w:r>
          <w:r w:rsidR="00533D53" w:rsidDel="002A0A81">
            <w:rPr>
              <w:i/>
              <w:iCs/>
            </w:rPr>
            <w:delText>GU</w:delText>
          </w:r>
          <w:r w:rsidR="00533D53" w:rsidDel="002A0A81">
            <w:rPr>
              <w:i/>
              <w:iCs/>
              <w:vertAlign w:val="superscript"/>
            </w:rPr>
            <w:delText xml:space="preserve">A </w:delText>
          </w:r>
          <w:r w:rsidR="00533D53" w:rsidDel="002A0A81">
            <w:delText>is</w:delText>
          </w:r>
        </w:del>
      </w:ins>
      <w:ins w:id="136" w:author="Augustus Raymond Pendleton" w:date="2025-09-29T09:17:00Z" w16du:dateUtc="2025-09-29T13:17:00Z">
        <w:del w:id="137" w:author="Marian Louise Schmidt" w:date="2025-10-21T09:57:00Z" w16du:dateUtc="2025-10-21T13:57:00Z">
          <w:r w:rsidR="00533D53" w:rsidDel="002A0A81">
            <w:delText xml:space="preserve"> </w:delText>
          </w:r>
        </w:del>
        <w:r w:rsidR="00533D53">
          <w:t>comparably insensitive to</w:t>
        </w:r>
      </w:ins>
      <w:ins w:id="138" w:author="Augustus Raymond Pendleton" w:date="2025-09-29T09:19:00Z" w16du:dateUtc="2025-09-29T13:19:00Z">
        <w:r w:rsidR="00533D53">
          <w:t xml:space="preserve"> </w:t>
        </w:r>
      </w:ins>
      <w:ins w:id="139" w:author="Marian Louise Schmidt" w:date="2025-10-21T09:58:00Z" w16du:dateUtc="2025-10-21T13:58:00Z">
        <w:r w:rsidR="002A0A81">
          <w:t xml:space="preserve">realistic </w:t>
        </w:r>
      </w:ins>
      <w:ins w:id="140" w:author="Augustus Raymond Pendleton" w:date="2025-09-29T09:19:00Z" w16du:dateUtc="2025-09-29T13:19:00Z">
        <w:r w:rsidR="00533D53">
          <w:t xml:space="preserve">noise </w:t>
        </w:r>
      </w:ins>
      <w:ins w:id="141" w:author="Marian Louise Schmidt" w:date="2025-10-21T09:58:00Z" w16du:dateUtc="2025-10-21T13:58:00Z">
        <w:r w:rsidR="002A0A81">
          <w:t xml:space="preserve">in load estimates </w:t>
        </w:r>
      </w:ins>
      <w:ins w:id="142" w:author="Augustus Raymond Pendleton" w:date="2025-09-29T09:19:00Z" w16du:dateUtc="2025-09-29T13:19:00Z">
        <w:del w:id="143" w:author="Marian Louise Schmidt" w:date="2025-10-21T09:58:00Z" w16du:dateUtc="2025-10-21T13:58:00Z">
          <w:r w:rsidR="00533D53" w:rsidDel="002A0A81">
            <w:delText xml:space="preserve">within the quantification of absolute abundance </w:delText>
          </w:r>
        </w:del>
        <w:r w:rsidR="00533D53">
          <w:t>compared to</w:t>
        </w:r>
      </w:ins>
      <w:ins w:id="144" w:author="Augustus Raymond Pendleton" w:date="2025-09-29T09:20:00Z" w16du:dateUtc="2025-09-29T13:20:00Z">
        <w:r w:rsidR="00533D53">
          <w:t xml:space="preserve"> </w:t>
        </w:r>
      </w:ins>
      <w:ins w:id="145" w:author="Marian Louise Schmidt" w:date="2025-10-21T09:58:00Z" w16du:dateUtc="2025-10-21T13:58:00Z">
        <w:r w:rsidR="002A0A81">
          <w:t>c</w:t>
        </w:r>
      </w:ins>
      <w:ins w:id="146" w:author="Marian Louise Schmidt" w:date="2025-10-21T09:59:00Z" w16du:dateUtc="2025-10-21T13:59:00Z">
        <w:r w:rsidR="002A0A81">
          <w:t xml:space="preserve">onventional alternatives (i.e. </w:t>
        </w:r>
      </w:ins>
      <w:ins w:id="147" w:author="Augustus Raymond Pendleton" w:date="2025-09-29T09:20:00Z" w16du:dateUtc="2025-09-29T13:20:00Z">
        <w:r w:rsidR="00533D53">
          <w:t>Bray-Curtis dissimilarities</w:t>
        </w:r>
      </w:ins>
      <w:ins w:id="148" w:author="Marian Louise Schmidt" w:date="2025-10-21T09:59:00Z" w16du:dateUtc="2025-10-21T13:59:00Z">
        <w:r w:rsidR="002A0A81">
          <w:t>)</w:t>
        </w:r>
      </w:ins>
      <w:ins w:id="149" w:author="Augustus Raymond Pendleton" w:date="2025-09-29T09:20:00Z" w16du:dateUtc="2025-09-29T13:20:00Z">
        <w:r w:rsidR="00533D53">
          <w:t xml:space="preserve">, </w:t>
        </w:r>
      </w:ins>
      <w:ins w:id="150" w:author="Marian Louise Schmidt" w:date="2025-10-21T09:59:00Z" w16du:dateUtc="2025-10-21T13:59:00Z">
        <w:r w:rsidR="002A0A81">
          <w:t xml:space="preserve">particularly </w:t>
        </w:r>
      </w:ins>
      <w:ins w:id="151" w:author="Augustus Raymond Pendleton" w:date="2025-09-29T09:20:00Z" w16du:dateUtc="2025-09-29T13:20:00Z">
        <w:del w:id="152" w:author="Marian Louise Schmidt" w:date="2025-10-21T09:59:00Z" w16du:dateUtc="2025-10-21T13:59:00Z">
          <w:r w:rsidR="00533D53" w:rsidDel="002A0A81">
            <w:delText xml:space="preserve">especially </w:delText>
          </w:r>
        </w:del>
        <w:r w:rsidR="00533D53">
          <w:t xml:space="preserve">at lower </w:t>
        </w:r>
        <w:del w:id="153" w:author="Marian Louise Schmidt" w:date="2025-10-21T09:59:00Z" w16du:dateUtc="2025-10-21T13:59:00Z">
          <w:r w:rsidR="00533D53" w:rsidDel="002A0A81">
            <w:delText xml:space="preserve">values of </w:delText>
          </w:r>
        </w:del>
      </w:ins>
      <m:oMath>
        <m:r>
          <w:ins w:id="154" w:author="Augustus Raymond Pendleton" w:date="2025-09-29T09:20:00Z" w16du:dateUtc="2025-09-29T13:20:00Z">
            <w:rPr>
              <w:rFonts w:ascii="Cambria Math" w:hAnsi="Cambria Math"/>
            </w:rPr>
            <m:t>α.</m:t>
          </w:ins>
        </m:r>
      </m:oMath>
      <w:ins w:id="155" w:author="Marian Louise Schmidt" w:date="2025-10-21T09:59:00Z" w16du:dateUtc="2025-10-21T13:59:00Z">
        <w:r w:rsidR="00F979A9">
          <w:rPr>
            <w:rFonts w:eastAsiaTheme="minorEastAsia"/>
          </w:rPr>
          <w:t xml:space="preserve"> </w:t>
        </w:r>
      </w:ins>
      <w:commentRangeStart w:id="156"/>
      <w:ins w:id="157" w:author="Marian Louise Schmidt" w:date="2025-10-21T14:08:00Z" w16du:dateUtc="2025-10-21T18:08:00Z">
        <w:r w:rsidR="00C50EF9">
          <w:rPr>
            <w:rFonts w:eastAsiaTheme="minorEastAsia"/>
          </w:rPr>
          <w:t>By coupling phylogeny with microbial load, Absolute UniFrac re</w:t>
        </w:r>
      </w:ins>
      <w:ins w:id="158" w:author="Marian Louise Schmidt" w:date="2025-10-21T14:10:00Z" w16du:dateUtc="2025-10-21T18:10:00Z">
        <w:r w:rsidR="00C50EF9">
          <w:rPr>
            <w:rFonts w:eastAsiaTheme="minorEastAsia"/>
          </w:rPr>
          <w:t>frames</w:t>
        </w:r>
      </w:ins>
      <w:ins w:id="159" w:author="Marian Louise Schmidt" w:date="2025-10-21T14:08:00Z" w16du:dateUtc="2025-10-21T18:08:00Z">
        <w:r w:rsidR="00C50EF9">
          <w:rPr>
            <w:rFonts w:eastAsiaTheme="minorEastAsia"/>
          </w:rPr>
          <w:t xml:space="preserve"> </w:t>
        </w:r>
      </w:ins>
      <m:oMath>
        <m:r>
          <w:ins w:id="160" w:author="Marian Louise Schmidt" w:date="2025-10-21T14:08:00Z" w16du:dateUtc="2025-10-21T18:08:00Z">
            <w:rPr>
              <w:rFonts w:ascii="Cambria Math" w:hAnsi="Cambria Math"/>
            </w:rPr>
            <m:t>β</m:t>
          </w:ins>
        </m:r>
      </m:oMath>
      <w:ins w:id="161" w:author="Marian Louise Schmidt" w:date="2025-10-21T14:08:00Z" w16du:dateUtc="2025-10-21T18:08:00Z">
        <w:r w:rsidR="00C50EF9" w:rsidRPr="0007048F">
          <w:t>-diversity</w:t>
        </w:r>
        <w:r w:rsidR="00C50EF9">
          <w:t xml:space="preserve"> as an </w:t>
        </w:r>
      </w:ins>
      <w:ins w:id="162" w:author="Marian Louise Schmidt" w:date="2025-10-21T14:09:00Z" w16du:dateUtc="2025-10-21T18:09:00Z">
        <w:r w:rsidR="00C50EF9">
          <w:t xml:space="preserve">eco-evolutionary measure of how communities reorganize in both membership and magnitude. </w:t>
        </w:r>
      </w:ins>
      <w:commentRangeEnd w:id="156"/>
      <w:ins w:id="163" w:author="Marian Louise Schmidt" w:date="2025-10-21T14:10:00Z" w16du:dateUtc="2025-10-21T18:10:00Z">
        <w:r w:rsidR="00C50EF9">
          <w:rPr>
            <w:rStyle w:val="CommentReference"/>
          </w:rPr>
          <w:commentReference w:id="156"/>
        </w:r>
      </w:ins>
    </w:p>
    <w:p w14:paraId="18E7A8AB" w14:textId="77777777" w:rsidR="0007048F" w:rsidRPr="0007048F" w:rsidRDefault="0007048F" w:rsidP="0007048F">
      <w:r w:rsidRPr="0007048F">
        <w:br w:type="page"/>
      </w:r>
    </w:p>
    <w:p w14:paraId="0A3E7646" w14:textId="77777777" w:rsidR="0007048F" w:rsidRPr="00496696" w:rsidRDefault="0007048F" w:rsidP="0007048F">
      <w:pPr>
        <w:rPr>
          <w:b/>
          <w:bCs/>
        </w:rPr>
      </w:pPr>
      <w:bookmarkStart w:id="164" w:name="main-text"/>
      <w:bookmarkEnd w:id="3"/>
      <w:r w:rsidRPr="00496696">
        <w:rPr>
          <w:b/>
          <w:bCs/>
        </w:rPr>
        <w:lastRenderedPageBreak/>
        <w:t>Main Text</w:t>
      </w:r>
    </w:p>
    <w:p w14:paraId="194C2037" w14:textId="3C808EFC" w:rsidR="0007048F" w:rsidRPr="0007048F" w:rsidRDefault="0007048F">
      <w:pPr>
        <w:ind w:firstLine="720"/>
        <w:pPrChange w:id="165" w:author="Augustus Raymond Pendleton" w:date="2025-09-29T11:37:00Z" w16du:dateUtc="2025-09-29T15:37:00Z">
          <w:pPr/>
        </w:pPrChange>
      </w:pPr>
      <w:del w:id="166" w:author="Augustus Raymond Pendleton" w:date="2025-09-29T11:37:00Z" w16du:dateUtc="2025-09-29T15:37:00Z">
        <w:r w:rsidRPr="0007048F" w:rsidDel="00FF313F">
          <w:delText>    </w:delText>
        </w:r>
      </w:del>
      <w:r w:rsidRPr="0007048F">
        <w:t xml:space="preserve">Microbial ecologists routinely compare communities using </w:t>
      </w:r>
      <m:oMath>
        <m:r>
          <w:rPr>
            <w:rFonts w:ascii="Cambria Math" w:hAnsi="Cambria Math"/>
          </w:rPr>
          <m:t>β</m:t>
        </m:r>
      </m:oMath>
      <w:r w:rsidRPr="0007048F">
        <w:t>-diversity metrics derived from relative abundances. Yet this approach overlooks a critical ecological dimension: microbial load. High-throughput sequencing produces compositional data, in which each taxon’s abundance is constrained by all others</w:t>
      </w:r>
      <w:r w:rsidR="00496696">
        <w:t xml:space="preserve"> </w:t>
      </w:r>
      <w:r w:rsidR="00496696">
        <w:fldChar w:fldCharType="begin"/>
      </w:r>
      <w:r w:rsidR="00496696">
        <w:instrText xml:space="preserve"> ADDIN ZOTERO_ITEM CSL_CITATION {"citationID":"x2ZDVmkj","properties":{"formattedCitation":"[1]","plainCitation":"[1]","noteIndex":0},"citationItems":[{"id":2069,"uris":["http://zotero.org/groups/5077571/items/97IX3MNG"],"itemData":{"id":2069,"type":"article-journal","abstract":"Datasets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J."}],"issued":{"date-parts":[["2017",11,15]]},"citation-key":"gloorMicrobiomeDatasetsAre2017"}}],"schema":"https://github.com/citation-style-language/schema/raw/master/csl-citation.json"} </w:instrText>
      </w:r>
      <w:r w:rsidR="00496696">
        <w:fldChar w:fldCharType="separate"/>
      </w:r>
      <w:r w:rsidR="00496696">
        <w:rPr>
          <w:noProof/>
        </w:rPr>
        <w:t>[1]</w:t>
      </w:r>
      <w:r w:rsidR="00496696">
        <w:fldChar w:fldCharType="end"/>
      </w:r>
      <w:r w:rsidRPr="0007048F">
        <w:t>. However, quantitative profiling studies show that cell abundance, not only composition, can drive major community differences</w:t>
      </w:r>
      <w:r w:rsidR="00496696">
        <w:t xml:space="preserve"> </w:t>
      </w:r>
      <w:r w:rsidR="00496696">
        <w:fldChar w:fldCharType="begin"/>
      </w:r>
      <w:r w:rsidR="00496696">
        <w:instrText xml:space="preserve"> ADDIN ZOTERO_ITEM CSL_CITATION {"citationID":"rMehl6Ws","properties":{"formattedCitation":"[2]","plainCitation":"[2]","noteIndex":0},"citationItems":[{"id":1089,"uris":["http://zotero.org/groups/5077571/items/DEZ9LS8N"],"itemData":{"id":1089,"type":"article-journal","abstract":"Objective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[2]</w:t>
      </w:r>
      <w:r w:rsidR="00496696">
        <w:fldChar w:fldCharType="end"/>
      </w:r>
      <w:r w:rsidRPr="0007048F">
        <w:t>. In low-biomass samples, relying on relative abundance can allow contaminants to appear biologically meaningful despite absolute counts too low for concern</w:t>
      </w:r>
      <w:r w:rsidR="00496696">
        <w:t xml:space="preserve"> </w:t>
      </w:r>
      <w:r w:rsidR="00496696">
        <w:fldChar w:fldCharType="begin"/>
      </w:r>
      <w:r w:rsidR="00496696">
        <w:instrText xml:space="preserve"> ADDIN ZOTERO_ITEM CSL_CITATION {"citationID":"K4EeajLk","properties":{"formattedCitation":"[3]","plainCitation":"[3]","noteIndex":0},"citationItems":[{"id":2078,"uris":["http://zotero.org/groups/5077571/items/9FC6PKRB"],"itemData":{"id":2078,"type":"article-journal","abstract":"A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496696">
        <w:fldChar w:fldCharType="separate"/>
      </w:r>
      <w:r w:rsidR="00496696">
        <w:rPr>
          <w:noProof/>
        </w:rPr>
        <w:t>[3]</w:t>
      </w:r>
      <w:r w:rsidR="00496696">
        <w:fldChar w:fldCharType="end"/>
      </w:r>
      <w:r w:rsidRPr="0007048F">
        <w:t>.</w:t>
      </w:r>
    </w:p>
    <w:p w14:paraId="187CAE15" w14:textId="538B9D85" w:rsidR="0007048F" w:rsidRPr="0007048F" w:rsidRDefault="0007048F">
      <w:pPr>
        <w:ind w:firstLine="720"/>
        <w:pPrChange w:id="167" w:author="Augustus Raymond Pendleton" w:date="2025-09-29T11:37:00Z" w16du:dateUtc="2025-09-29T15:37:00Z">
          <w:pPr/>
        </w:pPrChange>
      </w:pPr>
      <w:del w:id="168" w:author="Augustus Raymond Pendleton" w:date="2025-09-29T11:37:00Z" w16du:dateUtc="2025-09-29T15:37:00Z">
        <w:r w:rsidRPr="0007048F" w:rsidDel="00FF313F">
          <w:delText>    </w:delText>
        </w:r>
      </w:del>
      <w:r w:rsidRPr="0007048F">
        <w:t>To overcome compositional constraints, researchers increasingly use flow cytometry, qPCR, and genomic spike-ins to quantify microbial load</w:t>
      </w:r>
      <w:r w:rsidR="00496696">
        <w:t xml:space="preserve"> </w:t>
      </w:r>
      <w:r w:rsidR="00496696">
        <w:fldChar w:fldCharType="begin"/>
      </w:r>
      <w:r w:rsidR="00496696">
        <w:instrText xml:space="preserve"> ADDIN ZOTERO_ITEM CSL_CITATION {"citationID":"Ps2OTEsT","properties":{"formattedCitation":"[4, 5]","plainCitation":"[4, 5]","noteIndex":0},"citationItems":[{"id":1451,"uris":["http://zotero.org/groups/5077571/items/JAZBIWBQ"],"itemData":{"id":1451,"type":"article-journal","abstract":"High-throughput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2062,"uris":["http://zotero.org/groups/5077571/items/WYESXR85"],"itemData":{"id":2062,"type":"article-journal","abstract":"High throughput sequencing has emerged as one of the most important techniques for characterizing microbial dynamics and revealing bacteria and host interactions. However, data interpretation using this technique is mainly based on relative abundance and ignores total bacteria load. In certain cases, absolute abundance is more important than compositional relative data, and interpretation of microbiota data based solely on relative abundance can be misleading. The available approaches for absolute quantification are highly diverse and challenging, especially for quantification in differing biological situations, such as distinguishing between live and dead cells, quantification of specific taxa, enumeration of low biomass samples, large sample size feasibility, and the detection of various other cellular features. In this review, we first illustrate the importance of integrating absolute abundance into microbiome data interpretation. Second, we briefly discuss the most widely used cell-based and molecular-based bacterial load quantification methods, including fluorescence spectroscopy, flow cytometry, 16S qPCR, 16S qRT-PCR, ddPCR, and reference spike-in. Last, we present a specific decision-making scheme for absolute quantification methods based on different biological questions and some of the latest quantitative methods and procedure modifications.","container-title":"Microorganisms","DOI":"10.3390/microorganisms9091797","ISSN":"2076-2607","issue":"9","language":"en","license":"http://creativecommons.org/licenses/by/3.0/","note":"number: 9\npublisher: Multidisciplinary Digital Publishing Institute","page":"1797","source":"www.mdpi.com","title":"Current Applications of Absolute Bacterial Quantification in Microbiome Studies and Decision-Making Regarding Different Biological Questions","volume":"9","author":[{"family":"Wang","given":"Xiaofan"},{"family":"Howe","given":"Samantha"},{"family":"Deng","given":"Feilong"},{"family":"Zhao","given":"Jiangchao"}],"issued":{"date-parts":[["2021",9]]},"citation-key":"wangCurrentApplicationsAbsolute2021"}}],"schema":"https://github.com/citation-style-language/schema/raw/master/csl-citation.json"} </w:instrText>
      </w:r>
      <w:r w:rsidR="00496696">
        <w:fldChar w:fldCharType="separate"/>
      </w:r>
      <w:r w:rsidR="00496696">
        <w:rPr>
          <w:noProof/>
        </w:rPr>
        <w:t>[4, 5]</w:t>
      </w:r>
      <w:r w:rsidR="00496696">
        <w:fldChar w:fldCharType="end"/>
      </w:r>
      <w:r w:rsidRPr="0007048F">
        <w:t xml:space="preserve">. These tools improve detection of functionally relevant taxa and mitigate the compositional constraints imposed by sequencing </w:t>
      </w:r>
      <w:r w:rsidR="00496696">
        <w:fldChar w:fldCharType="begin"/>
      </w:r>
      <w:r w:rsidR="00496696">
        <w:instrText xml:space="preserve"> ADDIN ZOTERO_ITEM CSL_CITATION {"citationID":"LnXECe42","properties":{"formattedCitation":"[1, 2]","plainCitation":"[1, 2]","noteIndex":0},"citationItems":[{"id":2069,"uris":["http://zotero.org/groups/5077571/items/97IX3MNG"],"itemData":{"id":2069,"type":"article-journal","abstract":"Datasets collected by high-throughput sequencing (HTS) of 16S rRNA gene amplimers, metagenomes or metatranscriptomes are commonplace and being used to study human disease states, ecological differences between sites, and the built environment. There is increasing awareness that microbiome datasets generated by HTS are compositional because they have an arbitrary total imposed by the instrument. However, many investigators are either unaware of this or assume specific properties of the compositional data. The purpose of this review is to alert investigators to the dangers inherent in ignoring the compositional nature of the data, and point out that HTS datasets derived from microbiome studies can and should be treated as compositions at all stages of analysis. We briefly introduce compositional data, illustrate the pathologies that occur when compositional data are analyzed inappropriately, and finally give guidance and point to resources and examples for the analysis of microbiome datasets using compositional data analysis.","container-title":"Frontiers in Microbiology","DOI":"10.3389/fmicb.2017.02224","ISSN":"1664-302X","journalAbbreviation":"Front Microbiol","note":"PMID: 29187837\nPMCID: PMC5695134","page":"2224","source":"PubMed Central","title":"Microbiome Datasets Are Compositional: And This Is Not Optional","title-short":"Microbiome Datasets Are Compositional","volume":"8","author":[{"family":"Gloor","given":"Gregory B."},{"family":"Macklaim","given":"Jean M."},{"family":"Pawlowsky-Glahn","given":"Vera"},{"family":"Egozcue","given":"Juan J."}],"issued":{"date-parts":[["2017",11,15]]},"citation-key":"gloorMicrobiomeDatasetsAre2017"}},{"id":1089,"uris":["http://zotero.org/groups/5077571/items/DEZ9LS8N"],"itemData":{"id":1089,"type":"article-journal","abstract":"Objective The assessment of potentially confounding factors affecting colon microbiota composition is essential to the identification of robust microbiome based disease markers. Here, we investigate the link between gut microbiota variation and stool consistency using Bristol Stool Scale classification, which reflects faecal water content and activity, and is considered a proxy for intestinal colon transit time.\nDesign Through 16S rDNA Illumina profiling of faecal samples of 53 healthy women, we evaluated associations between microbiome richness, Bacteroidetes:Firmicutes ratio, enterotypes, and genus abundance with self-reported, Bristol Stool Scale-based stool consistency. Each sample’s microbiota growth potential was calculated to test whether transit time acts as a selective force on gut bacterial growth rates.\nResults Stool consistency strongly correlates with all known major microbiome markers. It is negatively correlated with species richness, positively associated to the Bacteroidetes:Firmicutes ratio, and linked to Akkermansia and Methanobrevibacter abundance. Enterotypes are distinctly distributed over the BSS-scores. Based on the correlations between microbiota growth potential and stool consistency scores within both enterotypes, we hypothesise that accelerated transit contributes to colon ecosystem differentiation. While shorter transit times can be linked to increased abundance of fast growing species in Ruminococcaceae-Bacteroides samples, hinting to a washout avoidance strategy of faster replication, this trend is absent in Prevotella-enterotyped individuals. Within this enterotype adherence to host tissue therefore appears to be a more likely bacterial strategy to cope with washout.\nConclusions The strength of the associations between stool consistency and species richness, enterotypes and community composition emphasises the crucial importance of stool consistency assessment in gut metagenome-wide association studies.","container-title":"Gut","DOI":"10.1136/gutjnl-2015-309618","ISSN":"0017-5749, 1468-3288","issue":"1","language":"en","license":"Published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26069274","page":"57-62","source":"gut.bmj.com","title":"Stool consistency is strongly associated with gut microbiota richness and composition, enterotypes and bacterial growth rates","volume":"65","author":[{"family":"Vandeputte","given":"Doris"},{"family":"Falony","given":"Gwen"},{"family":"Vieira-Silva","given":"Sara"},{"family":"Tito","given":"Raul Y."},{"family":"Joossens","given":"Marie"},{"family":"Raes","given":"Jeroen"}],"issued":{"date-parts":[["2016",1,1]]},"citation-key":"vandeputteStoolConsistencyStrongly2016"}}],"schema":"https://github.com/citation-style-language/schema/raw/master/csl-citation.json"} </w:instrText>
      </w:r>
      <w:r w:rsidR="00496696">
        <w:fldChar w:fldCharType="separate"/>
      </w:r>
      <w:r w:rsidR="00496696">
        <w:rPr>
          <w:noProof/>
        </w:rPr>
        <w:t>[1, 2]</w:t>
      </w:r>
      <w:r w:rsidR="00496696">
        <w:fldChar w:fldCharType="end"/>
      </w:r>
      <w:r w:rsidRPr="0007048F">
        <w:t xml:space="preserve">. </w:t>
      </w:r>
      <w:commentRangeStart w:id="169"/>
      <w:r w:rsidRPr="0007048F">
        <w:t xml:space="preserve">Most studies </w:t>
      </w:r>
      <w:del w:id="170" w:author="Marian Louise Schmidt" w:date="2025-10-21T14:16:00Z" w16du:dateUtc="2025-10-21T18:16:00Z">
        <w:r w:rsidRPr="0007048F" w:rsidDel="003E2BC7">
          <w:delText xml:space="preserve">using </w:delText>
        </w:r>
      </w:del>
      <w:ins w:id="171" w:author="Marian Louise Schmidt" w:date="2025-10-21T14:16:00Z" w16du:dateUtc="2025-10-21T18:16:00Z">
        <w:r w:rsidR="003E2BC7">
          <w:t>that incorporate</w:t>
        </w:r>
        <w:r w:rsidR="003E2BC7" w:rsidRPr="0007048F">
          <w:t xml:space="preserve"> </w:t>
        </w:r>
      </w:ins>
      <w:r w:rsidRPr="0007048F">
        <w:t xml:space="preserve">absolute data have </w:t>
      </w:r>
      <w:del w:id="172" w:author="Marian Louise Schmidt" w:date="2025-10-21T14:16:00Z" w16du:dateUtc="2025-10-21T18:16:00Z">
        <w:r w:rsidRPr="0007048F" w:rsidDel="003E2BC7">
          <w:delText xml:space="preserve">used </w:delText>
        </w:r>
      </w:del>
      <w:ins w:id="173" w:author="Marian Louise Schmidt" w:date="2025-10-21T14:16:00Z" w16du:dateUtc="2025-10-21T18:16:00Z">
        <w:r w:rsidR="003E2BC7">
          <w:t>rely on</w:t>
        </w:r>
        <w:r w:rsidR="003E2BC7" w:rsidRPr="0007048F">
          <w:t xml:space="preserve"> </w:t>
        </w:r>
      </w:ins>
      <w:r w:rsidRPr="0007048F">
        <w:t xml:space="preserve">Bray-Curtis dissimilarity, which </w:t>
      </w:r>
      <w:del w:id="174" w:author="Marian Louise Schmidt" w:date="2025-10-21T14:17:00Z" w16du:dateUtc="2025-10-21T18:17:00Z">
        <w:r w:rsidRPr="0007048F" w:rsidDel="003E2BC7">
          <w:delText xml:space="preserve">does </w:delText>
        </w:r>
      </w:del>
      <w:ins w:id="175" w:author="Marian Louise Schmidt" w:date="2025-10-21T14:17:00Z" w16du:dateUtc="2025-10-21T18:17:00Z">
        <w:r w:rsidR="003E2BC7">
          <w:t xml:space="preserve">operates directly on counts rather than </w:t>
        </w:r>
      </w:ins>
      <w:del w:id="176" w:author="Marian Louise Schmidt" w:date="2025-10-21T14:17:00Z" w16du:dateUtc="2025-10-21T18:17:00Z">
        <w:r w:rsidRPr="0007048F" w:rsidDel="003E2BC7">
          <w:delText xml:space="preserve">not necessarily expect </w:delText>
        </w:r>
      </w:del>
      <w:r w:rsidRPr="0007048F">
        <w:t>normaliz</w:t>
      </w:r>
      <w:ins w:id="177" w:author="Marian Louise Schmidt" w:date="2025-10-21T14:17:00Z" w16du:dateUtc="2025-10-21T18:17:00Z">
        <w:r w:rsidR="003E2BC7">
          <w:t>ed</w:t>
        </w:r>
      </w:ins>
      <w:del w:id="178" w:author="Marian Louise Schmidt" w:date="2025-10-21T14:17:00Z" w16du:dateUtc="2025-10-21T18:17:00Z">
        <w:r w:rsidRPr="0007048F" w:rsidDel="003E2BC7">
          <w:delText xml:space="preserve">ation to </w:delText>
        </w:r>
      </w:del>
      <w:ins w:id="179" w:author="Marian Louise Schmidt" w:date="2025-10-21T14:17:00Z" w16du:dateUtc="2025-10-21T18:17:00Z">
        <w:r w:rsidR="003E2BC7">
          <w:t xml:space="preserve"> </w:t>
        </w:r>
      </w:ins>
      <w:r w:rsidRPr="0007048F">
        <w:t>proportions</w:t>
      </w:r>
      <w:r w:rsidR="00327654">
        <w:t xml:space="preserve"> </w:t>
      </w:r>
      <w:r w:rsidR="00327654">
        <w:fldChar w:fldCharType="begin"/>
      </w:r>
      <w:r w:rsidR="00327654">
        <w:instrText xml:space="preserve"> ADDIN ZOTERO_ITEM CSL_CITATION {"citationID":"bM4dhTpH","properties":{"formattedCitation":"[4, 6]","plainCitation":"[4, 6]","noteIndex":0},"citationItems":[{"id":1451,"uris":["http://zotero.org/groups/5077571/items/JAZBIWBQ"],"itemData":{"id":1451,"type":"article-journal","abstract":"High-throughput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rsidR="00327654">
        <w:fldChar w:fldCharType="separate"/>
      </w:r>
      <w:r w:rsidR="00327654">
        <w:rPr>
          <w:noProof/>
        </w:rPr>
        <w:t>[4, 6]</w:t>
      </w:r>
      <w:r w:rsidR="00327654">
        <w:fldChar w:fldCharType="end"/>
      </w:r>
      <w:r w:rsidRPr="0007048F">
        <w:t xml:space="preserve">. </w:t>
      </w:r>
      <w:commentRangeEnd w:id="169"/>
      <w:r w:rsidR="003E2BC7">
        <w:rPr>
          <w:rStyle w:val="CommentReference"/>
        </w:rPr>
        <w:commentReference w:id="169"/>
      </w:r>
      <w:r w:rsidRPr="0007048F">
        <w:t xml:space="preserve">But in the field of microbial ecology, UniFrac distances remain popular when working with relative abundance data. </w:t>
      </w:r>
      <w:ins w:id="180" w:author="Marian Louise Schmidt" w:date="2025-10-21T14:24:00Z" w16du:dateUtc="2025-10-21T18:24:00Z">
        <w:r w:rsidR="003E2BC7">
          <w:t>With UniFrac spreading into fields where absolute abundances are already standard, its continued use as a relative-only metric risks obscuring the ecological and evolutionary signals carried by changes in load.</w:t>
        </w:r>
      </w:ins>
      <w:ins w:id="181" w:author="Marian Louise Schmidt" w:date="2025-10-21T14:23:00Z" w16du:dateUtc="2025-10-21T18:23:00Z">
        <w:r w:rsidR="003E2BC7">
          <w:t xml:space="preserve"> </w:t>
        </w:r>
      </w:ins>
      <w:r w:rsidRPr="0007048F">
        <w:t xml:space="preserve">Here, we present </w:t>
      </w:r>
      <w:r w:rsidRPr="0007048F">
        <w:rPr>
          <w:i/>
          <w:iCs/>
        </w:rPr>
        <w:t>Absolute UniFrac</w:t>
      </w:r>
      <w:r w:rsidRPr="0007048F">
        <w:t xml:space="preserve">, a direct extension of Weighted UniFrac that incorporates total </w:t>
      </w:r>
      <w:del w:id="182" w:author="Marian Louise Schmidt" w:date="2025-10-21T14:24:00Z" w16du:dateUtc="2025-10-21T18:24:00Z">
        <w:r w:rsidRPr="0007048F" w:rsidDel="003E2BC7">
          <w:delText>abundance, and</w:delText>
        </w:r>
      </w:del>
      <w:ins w:id="183" w:author="Marian Louise Schmidt" w:date="2025-10-21T14:24:00Z" w16du:dateUtc="2025-10-21T18:24:00Z">
        <w:r w:rsidR="003E2BC7" w:rsidRPr="0007048F">
          <w:t>abundance and</w:t>
        </w:r>
      </w:ins>
      <w:r w:rsidRPr="0007048F">
        <w:t xml:space="preserve"> evaluate its impact across simulated and real-world datasets.</w:t>
      </w:r>
    </w:p>
    <w:p w14:paraId="022F15C7" w14:textId="3FCDA857" w:rsidR="0007048F" w:rsidRPr="0007048F" w:rsidRDefault="0007048F">
      <w:pPr>
        <w:ind w:firstLine="720"/>
        <w:pPrChange w:id="184" w:author="Augustus Raymond Pendleton" w:date="2025-09-29T11:37:00Z" w16du:dateUtc="2025-09-29T15:37:00Z">
          <w:pPr/>
        </w:pPrChange>
      </w:pPr>
      <w:del w:id="185" w:author="Augustus Raymond Pendleton" w:date="2025-09-29T11:37:00Z" w16du:dateUtc="2025-09-29T15:37:00Z">
        <w:r w:rsidRPr="0007048F" w:rsidDel="00FF313F">
          <w:delText>    </w:delText>
        </w:r>
      </w:del>
      <w:r w:rsidRPr="0007048F">
        <w:t xml:space="preserve">The UniFrac distance was first introduced by Lozupone &amp; Knight (2005) and has since become enormously popular as a measure of </w:t>
      </w:r>
      <m:oMath>
        <m:r>
          <w:rPr>
            <w:rFonts w:ascii="Cambria Math" w:hAnsi="Cambria Math"/>
          </w:rPr>
          <m:t>β</m:t>
        </m:r>
      </m:oMath>
      <w:r w:rsidRPr="0007048F">
        <w:t>-diversity within the field of microbial ecology</w:t>
      </w:r>
      <w:r w:rsidR="00327654">
        <w:t xml:space="preserve"> </w:t>
      </w:r>
      <w:r w:rsidR="00327654">
        <w:fldChar w:fldCharType="begin"/>
      </w:r>
      <w:r w:rsidR="00327654">
        <w:instrText xml:space="preserve"> ADDIN ZOTERO_ITEM CSL_CITATION {"citationID":"nc4wb8dQ","properties":{"formattedCitation":"[7]","plainCitation":"[7]","noteIndex":0},"citationItems":[{"id":2053,"uris":["http://zotero.org/groups/5077571/items/VYUIMKS7"],"itemData":{"id":2053,"type":"article-journal","abstract":"We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environments.","container-title":"Applied and Environmental Microbiology","DOI":"10.1128/AEM.71.12.8228-8235.2005","issue":"12","note":"publisher: American Society for Microbiology","page":"8228-8235","source":"journals.asm.org (Atypon)","title":"UniFrac: a New Phylogenetic Method for Comparing Microbial Communities","title-short":"UniFrac","volume":"71","author":[{"family":"Lozupone","given":"Catherine"},{"family":"Knight","given":"Rob"}],"issued":{"date-parts":[["2005",12]]},"citation-key":"lozuponeUniFracNewPhylogenetic2005"}}],"schema":"https://github.com/citation-style-language/schema/raw/master/csl-citation.json"} </w:instrText>
      </w:r>
      <w:r w:rsidR="00327654">
        <w:fldChar w:fldCharType="separate"/>
      </w:r>
      <w:r w:rsidR="00327654">
        <w:rPr>
          <w:noProof/>
        </w:rPr>
        <w:t>[7]</w:t>
      </w:r>
      <w:r w:rsidR="00327654">
        <w:fldChar w:fldCharType="end"/>
      </w:r>
      <w:r w:rsidRPr="0007048F">
        <w:t xml:space="preserve">. A benefit of the UniFrac distance is that is considers phylogenetic information when estimating the distance between two communities. After first generating a phylogenetic tree representing species (or amplicon sequence variants, “ASVs”) from all samples, the UniFrac distance computes the fraction of branch-lengths which is </w:t>
      </w:r>
      <w:r w:rsidRPr="0007048F">
        <w:rPr>
          <w:i/>
          <w:iCs/>
        </w:rPr>
        <w:t>shared</w:t>
      </w:r>
      <w:r w:rsidRPr="0007048F">
        <w:t xml:space="preserve"> between communities, relative to the total branch length represented in the tree. UniFrac can be both </w:t>
      </w:r>
      <w:ins w:id="186" w:author="Marian Louise Schmidt" w:date="2025-10-21T14:25:00Z" w16du:dateUtc="2025-10-21T18:25:00Z">
        <w:r w:rsidR="003E2BC7">
          <w:t>“</w:t>
        </w:r>
      </w:ins>
      <w:r w:rsidRPr="0007048F">
        <w:t>unweighted</w:t>
      </w:r>
      <w:ins w:id="187" w:author="Marian Louise Schmidt" w:date="2025-10-21T14:25:00Z" w16du:dateUtc="2025-10-21T18:25:00Z">
        <w:r w:rsidR="003E2BC7">
          <w:t>”</w:t>
        </w:r>
      </w:ins>
      <w:r w:rsidRPr="0007048F">
        <w:t xml:space="preserve">, in which only the incidence of species is considered, or </w:t>
      </w:r>
      <w:ins w:id="188" w:author="Marian Louise Schmidt" w:date="2025-10-21T14:25:00Z" w16du:dateUtc="2025-10-21T18:25:00Z">
        <w:r w:rsidR="003E2BC7">
          <w:t>“</w:t>
        </w:r>
      </w:ins>
      <w:r w:rsidRPr="0007048F">
        <w:t>weighted</w:t>
      </w:r>
      <w:ins w:id="189" w:author="Marian Louise Schmidt" w:date="2025-10-21T14:25:00Z" w16du:dateUtc="2025-10-21T18:25:00Z">
        <w:r w:rsidR="003E2BC7">
          <w:t>”</w:t>
        </w:r>
      </w:ins>
      <w:r w:rsidRPr="0007048F">
        <w:t>, wherein a branch’s contribution is weighted by the proportional abundance of taxa on that branch</w:t>
      </w:r>
      <w:r w:rsidR="00327654">
        <w:t xml:space="preserve"> </w:t>
      </w:r>
      <w:r w:rsidR="00327654">
        <w:fldChar w:fldCharType="begin"/>
      </w:r>
      <w:r w:rsidR="00327654">
        <w:instrText xml:space="preserve"> ADDIN ZOTERO_ITEM CSL_CITATION {"citationID":"ck1HUnt4","properties":{"formattedCitation":"[8]","plainCitation":"[8]","noteIndex":0},"citationItems":[{"id":2061,"uris":["http://zotero.org/groups/5077571/items/BA3Y8GL7"],"itemData":{"id":2061,"type":"article-journal","abstract":"The assessment of microbial diversity and distribution is a major concern in environmental microbiology. There are two general approaches for measuring community diversity: quantitative measures, which use the abundance of each taxon, and qualitative measures, which use only the presence/absence of data. Quantitative measures are ideally suited to revealing community differences that are due to changes in relative taxon abundance (e.g., when a particular set of taxa flourish because a limiting nutrient source becomes abundant). Qualitative measures are most informative when communities differ primarily by what can live in them (e.g., at high temperatures), in part because abundance information can obscure significant patterns of variation in which taxa are present. We illustrate these principles using two 16S rRNA-based surveys of microbial populations and two phylogenetic measures of community β diversity: unweighted UniFrac, a qualitative measure, and weighted UniFrac, a new quantitative measure, which we have added to the UniFrac website (http://bmf.colorado.edu/unifrac ). These studies considered the relative influences of mineral chemistry, temperature, and geography on microbial community composition in acidic thermal springs in Yellowstone National Park and the influences of obesity and kinship on microbial community composition in the mouse gut. We show that applying qualitative and quantitative measures to the same data set can lead to dramatically different conclusions about the main factors that structure microbial diversity and can provide insight into the nature of community differences. We also demonstrate that both weighted and unweighted UniFrac measurements are robust to the methods used to build the underlying phylogeny.","container-title":"Applied and Environmental Microbiology","DOI":"10.1128/AEM.01996-06","issue":"5","note":"publisher: American Society for Microbiology","page":"1576-1585","source":"journals.asm.org (Atypon)","title":"Quantitative and Qualitative β Diversity Measures Lead to Different Insights into Factors That Structure Microbial Communities","volume":"73","author":[{"family":"Lozupone","given":"Catherine A."},{"family":"Hamady","given":"Micah"},{"family":"Kelley","given":"Scott T."},{"family":"Knight","given":"Rob"}],"issued":{"date-parts":[["2007",3]]},"citation-key":"lozuponeQuantitativeQualitativeDiversity2007"}}],"schema":"https://github.com/citation-style-language/schema/raw/master/csl-citation.json"} </w:instrText>
      </w:r>
      <w:r w:rsidR="00327654">
        <w:fldChar w:fldCharType="separate"/>
      </w:r>
      <w:r w:rsidR="00327654">
        <w:rPr>
          <w:noProof/>
        </w:rPr>
        <w:t>[8]</w:t>
      </w:r>
      <w:r w:rsidR="00327654">
        <w:fldChar w:fldCharType="end"/>
      </w:r>
      <w:r w:rsidRPr="0007048F">
        <w:t xml:space="preserve">. The </w:t>
      </w:r>
      <w:r w:rsidR="00327654">
        <w:t>W</w:t>
      </w:r>
      <w:r w:rsidRPr="0007048F">
        <w:t>eighted UniFrac is derived:</w:t>
      </w:r>
    </w:p>
    <w:p w14:paraId="636324F8" w14:textId="77777777" w:rsidR="0007048F" w:rsidRPr="0007048F" w:rsidRDefault="00000000" w:rsidP="0007048F">
      <m:oMathPara>
        <m:oMathParaPr>
          <m:jc m:val="center"/>
        </m:oMathParaPr>
        <m:oMath>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den>
          </m:f>
        </m:oMath>
      </m:oMathPara>
    </w:p>
    <w:p w14:paraId="6D8E2858" w14:textId="31D87D95" w:rsidR="0007048F" w:rsidRPr="0007048F" w:rsidRDefault="0007048F" w:rsidP="0007048F">
      <w:r w:rsidRPr="0007048F">
        <w:t xml:space="preserve">where </w:t>
      </w:r>
      <w:del w:id="190" w:author="Marian Louise Schmidt" w:date="2025-10-21T14:26:00Z" w16du:dateUtc="2025-10-21T18:26:00Z">
        <w:r w:rsidRPr="0007048F" w:rsidDel="000A3BD5">
          <w:delText xml:space="preserve">we weight </w:delText>
        </w:r>
      </w:del>
      <w:r w:rsidRPr="0007048F">
        <w:t>the length of each branch</w:t>
      </w:r>
      <w:ins w:id="191" w:author="Marian Louise Schmidt" w:date="2025-10-21T14:26:00Z" w16du:dateUtc="2025-10-21T18:26:00Z">
        <w:r w:rsidR="000A3BD5">
          <w:t xml:space="preserve"> is weighted</w:t>
        </w:r>
      </w:ins>
      <w:r w:rsidRPr="0007048F">
        <w:t xml:space="preserv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by the difference in the relative abundance of all species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07048F">
        <w:t xml:space="preserve">) descended from that branch in sample </w:t>
      </w:r>
      <m:oMath>
        <m:r>
          <w:rPr>
            <w:rFonts w:ascii="Cambria Math" w:hAnsi="Cambria Math"/>
          </w:rPr>
          <m:t>a</m:t>
        </m:r>
      </m:oMath>
      <w:r w:rsidRPr="0007048F">
        <w:t xml:space="preserve"> or sample </w:t>
      </w:r>
      <m:oMath>
        <m:r>
          <w:rPr>
            <w:rFonts w:ascii="Cambria Math" w:hAnsi="Cambria Math"/>
          </w:rPr>
          <m:t>b</m:t>
        </m:r>
      </m:oMath>
      <w:r w:rsidRPr="0007048F">
        <w:t xml:space="preserve">. Here, we denote this distance as </w:t>
      </w:r>
      <w:r w:rsidRPr="0007048F">
        <w:rPr>
          <w:i/>
          <w:iCs/>
        </w:rPr>
        <w:t>U</w:t>
      </w:r>
      <w:r w:rsidRPr="0007048F">
        <w:rPr>
          <w:i/>
          <w:iCs/>
          <w:vertAlign w:val="superscript"/>
        </w:rPr>
        <w:t>R</w:t>
      </w:r>
      <w:r w:rsidRPr="0007048F">
        <w:t>, for “Relative Uni</w:t>
      </w:r>
      <w:ins w:id="192" w:author="Marian Louise Schmidt" w:date="2025-10-21T14:26:00Z" w16du:dateUtc="2025-10-21T18:26:00Z">
        <w:r w:rsidR="000A3BD5">
          <w:t>F</w:t>
        </w:r>
      </w:ins>
      <w:del w:id="193" w:author="Marian Louise Schmidt" w:date="2025-10-21T14:26:00Z" w16du:dateUtc="2025-10-21T18:26:00Z">
        <w:r w:rsidRPr="0007048F" w:rsidDel="000A3BD5">
          <w:delText>f</w:delText>
        </w:r>
      </w:del>
      <w:r w:rsidRPr="0007048F">
        <w:t>rac”. Popular packages which calculate weighted Unifrac</w:t>
      </w:r>
      <w:ins w:id="194" w:author="Marian Louise Schmidt" w:date="2025-10-21T14:27:00Z" w16du:dateUtc="2025-10-21T18:27:00Z">
        <w:r w:rsidR="000A3BD5">
          <w:t xml:space="preserve">, </w:t>
        </w:r>
      </w:ins>
      <w:del w:id="195" w:author="Marian Louise Schmidt" w:date="2025-10-21T14:27:00Z" w16du:dateUtc="2025-10-21T18:27:00Z">
        <w:r w:rsidR="00327654" w:rsidDel="000A3BD5">
          <w:delText>—</w:delText>
        </w:r>
      </w:del>
      <w:r w:rsidRPr="0007048F">
        <w:t xml:space="preserve">including </w:t>
      </w:r>
      <w:r w:rsidR="00327654">
        <w:t xml:space="preserve">the </w:t>
      </w:r>
      <w:r w:rsidRPr="0007048F">
        <w:rPr>
          <w:rStyle w:val="VerbatimChar"/>
          <w:rFonts w:ascii="Times New Roman" w:hAnsi="Times New Roman" w:cs="Times New Roman"/>
          <w:sz w:val="24"/>
        </w:rPr>
        <w:t>diversity-lib</w:t>
      </w:r>
      <w:r w:rsidRPr="0007048F">
        <w:t xml:space="preserve"> QIIME plug-in and the R packages </w:t>
      </w:r>
      <w:commentRangeStart w:id="196"/>
      <w:r w:rsidRPr="0007048F">
        <w:rPr>
          <w:rStyle w:val="VerbatimChar"/>
          <w:rFonts w:ascii="Times New Roman" w:hAnsi="Times New Roman" w:cs="Times New Roman"/>
          <w:sz w:val="24"/>
        </w:rPr>
        <w:t>phyloseq</w:t>
      </w:r>
      <w:r w:rsidRPr="0007048F">
        <w:t xml:space="preserve"> and </w:t>
      </w:r>
      <w:r w:rsidRPr="0007048F">
        <w:rPr>
          <w:rStyle w:val="VerbatimChar"/>
          <w:rFonts w:ascii="Times New Roman" w:hAnsi="Times New Roman" w:cs="Times New Roman"/>
          <w:sz w:val="24"/>
        </w:rPr>
        <w:t>GUniFrac</w:t>
      </w:r>
      <w:commentRangeEnd w:id="196"/>
      <w:r w:rsidR="000A3BD5">
        <w:rPr>
          <w:rStyle w:val="CommentReference"/>
        </w:rPr>
        <w:commentReference w:id="196"/>
      </w:r>
      <w:ins w:id="197" w:author="Marian Louise Schmidt" w:date="2025-10-21T14:27:00Z" w16du:dateUtc="2025-10-21T18:27:00Z">
        <w:r w:rsidR="000A3BD5">
          <w:t xml:space="preserve">, </w:t>
        </w:r>
      </w:ins>
      <w:del w:id="198" w:author="Marian Louise Schmidt" w:date="2025-10-21T14:27:00Z" w16du:dateUtc="2025-10-21T18:27:00Z">
        <w:r w:rsidR="00327654" w:rsidDel="000A3BD5">
          <w:delText>—</w:delText>
        </w:r>
      </w:del>
      <w:r w:rsidRPr="0007048F">
        <w:t>run this normalization by default.</w:t>
      </w:r>
    </w:p>
    <w:p w14:paraId="01AE982E" w14:textId="7AAC300D" w:rsidR="0007048F" w:rsidRPr="0007048F" w:rsidRDefault="000A3BD5">
      <w:pPr>
        <w:ind w:firstLine="720"/>
        <w:pPrChange w:id="199" w:author="Augustus Raymond Pendleton" w:date="2025-09-29T11:37:00Z" w16du:dateUtc="2025-09-29T15:37:00Z">
          <w:pPr/>
        </w:pPrChange>
      </w:pPr>
      <w:ins w:id="200" w:author="Marian Louise Schmidt" w:date="2025-10-21T14:28:00Z" w16du:dateUtc="2025-10-21T18:28:00Z">
        <w:r>
          <w:lastRenderedPageBreak/>
          <w:t xml:space="preserve">Importantly, </w:t>
        </w:r>
      </w:ins>
      <w:del w:id="201" w:author="Augustus Raymond Pendleton" w:date="2025-09-29T11:37:00Z" w16du:dateUtc="2025-09-29T15:37:00Z">
        <w:r w:rsidR="0007048F" w:rsidRPr="0007048F" w:rsidDel="00FF313F">
          <w:delText>    </w:delText>
        </w:r>
      </w:del>
      <w:del w:id="202" w:author="Marian Louise Schmidt" w:date="2025-10-21T14:27:00Z" w16du:dateUtc="2025-10-21T18:27:00Z">
        <w:r w:rsidR="0007048F" w:rsidRPr="0007048F" w:rsidDel="000A3BD5">
          <w:delText xml:space="preserve">Because </w:delText>
        </w:r>
      </w:del>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is most sensitive to changes in abundant lineages</w:t>
      </w:r>
      <w:ins w:id="203" w:author="Marian Louise Schmidt" w:date="2025-10-21T14:28:00Z" w16du:dateUtc="2025-10-21T18:28:00Z">
        <w:r>
          <w:t xml:space="preserve">, which </w:t>
        </w:r>
      </w:ins>
      <w:del w:id="204" w:author="Marian Louise Schmidt" w:date="2025-10-21T14:28:00Z" w16du:dateUtc="2025-10-21T18:28:00Z">
        <w:r w:rsidR="0007048F" w:rsidRPr="0007048F" w:rsidDel="000A3BD5">
          <w:delText xml:space="preserve">, it </w:delText>
        </w:r>
      </w:del>
      <w:r w:rsidR="0007048F" w:rsidRPr="0007048F">
        <w:t>can sometimes obscure compositional differences driven by rare to moderately-abundant taxa</w:t>
      </w:r>
      <w:r w:rsidR="00327654">
        <w:t xml:space="preserve"> </w:t>
      </w:r>
      <w:r w:rsidR="00327654">
        <w:fldChar w:fldCharType="begin"/>
      </w:r>
      <w:r w:rsidR="00327654">
        <w:instrText xml:space="preserve"> ADDIN ZOTERO_ITEM CSL_CITATION {"citationID":"A3Hhn8QB","properties":{"formattedCitation":"[9]","plainCitation":"[9]","noteIndex":0},"citationItems":[{"id":2017,"uris":["http://zotero.org/groups/5077571/items/W4RRRQEL"],"itemData":{"id":2017,"type":"article-journal","abstract":"Motivation: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instrText>
      </w:r>
      <w:r w:rsidR="00327654">
        <w:fldChar w:fldCharType="separate"/>
      </w:r>
      <w:r w:rsidR="00327654">
        <w:rPr>
          <w:noProof/>
        </w:rPr>
        <w:t>[9]</w:t>
      </w:r>
      <w:r w:rsidR="00327654">
        <w:fldChar w:fldCharType="end"/>
      </w:r>
      <w:r w:rsidR="00327654">
        <w:t>.</w:t>
      </w:r>
      <w:r w:rsidR="0007048F" w:rsidRPr="0007048F">
        <w:t xml:space="preserve"> To address this weakness, Chen et al. (2012) introduced the generalized UniFrac distance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xml:space="preserve">), in which the impact of abundant lineages can be mitigated by decreasing the parameter </w:t>
      </w:r>
      <m:oMath>
        <m:r>
          <w:rPr>
            <w:rFonts w:ascii="Cambria Math" w:hAnsi="Cambria Math"/>
          </w:rPr>
          <m:t>α</m:t>
        </m:r>
      </m:oMath>
      <w:r w:rsidR="0007048F" w:rsidRPr="0007048F">
        <w:t>:</w:t>
      </w:r>
    </w:p>
    <w:p w14:paraId="2210D8E1" w14:textId="77777777" w:rsidR="0007048F" w:rsidRPr="0007048F" w:rsidRDefault="0007048F" w:rsidP="0007048F">
      <m:oMathPara>
        <m:oMathParaPr>
          <m:jc m:val="center"/>
        </m:oMathParaP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b</m:t>
                          </m:r>
                        </m:sup>
                      </m:sSubSup>
                    </m:e>
                  </m:d>
                </m:e>
                <m:sup>
                  <m:r>
                    <w:rPr>
                      <w:rFonts w:ascii="Cambria Math" w:hAnsi="Cambria Math"/>
                    </w:rPr>
                    <m:t>α</m:t>
                  </m:r>
                </m:sup>
              </m:sSup>
            </m:den>
          </m:f>
        </m:oMath>
      </m:oMathPara>
    </w:p>
    <w:p w14:paraId="7B5D041B" w14:textId="1AA1E69C" w:rsidR="0007048F" w:rsidRPr="0007048F" w:rsidRDefault="0007048F" w:rsidP="0007048F">
      <w:r w:rsidRPr="0007048F">
        <w:t xml:space="preserve">where </w:t>
      </w:r>
      <m:oMath>
        <m:r>
          <w:rPr>
            <w:rFonts w:ascii="Cambria Math" w:hAnsi="Cambria Math"/>
          </w:rPr>
          <m:t>α</m:t>
        </m:r>
      </m:oMath>
      <w:r w:rsidRPr="0007048F">
        <w:t xml:space="preserve"> ranges from 0 (close to </w:t>
      </w:r>
      <w:r w:rsidR="00327654">
        <w:t>U</w:t>
      </w:r>
      <w:r w:rsidRPr="0007048F">
        <w:t xml:space="preserve">nweighted UniFrac) up to 1 (identical to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above). However, if one wishes to use absolute abundances, both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can be derived without normalizing to proportions:</w:t>
      </w:r>
    </w:p>
    <w:p w14:paraId="3A7384E2" w14:textId="77777777" w:rsidR="0007048F" w:rsidRPr="0007048F" w:rsidRDefault="00000000" w:rsidP="0007048F">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den>
                </m:f>
                <m:r>
                  <w:rPr>
                    <w:rFonts w:ascii="Cambria Math" w:hAnsi="Cambria Math"/>
                  </w:rPr>
                  <m:t>  </m:t>
                </m:r>
              </m:e>
              <m:e/>
              <m:e>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
                      <m:dPr>
                        <m:begChr m:val="|"/>
                        <m:endChr m:val="|"/>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num>
                          <m:den>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den>
                        </m:f>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e>
                        </m:d>
                      </m:e>
                      <m:sup>
                        <m:r>
                          <w:rPr>
                            <w:rFonts w:ascii="Cambria Math" w:hAnsi="Cambria Math"/>
                          </w:rPr>
                          <m:t>α</m:t>
                        </m:r>
                      </m:sup>
                    </m:sSup>
                  </m:den>
                </m:f>
              </m:e>
            </m:mr>
          </m:m>
        </m:oMath>
      </m:oMathPara>
    </w:p>
    <w:p w14:paraId="7CBD9C5A" w14:textId="04CED795" w:rsidR="0007048F" w:rsidRPr="0007048F" w:rsidRDefault="0007048F" w:rsidP="000F0D90">
      <w:r w:rsidRPr="0007048F">
        <w:t xml:space="preserve">Where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a</m:t>
            </m:r>
          </m:sup>
        </m:sSubSup>
      </m:oMath>
      <w:r w:rsidRPr="0007048F">
        <w:t xml:space="preserve"> and </w:t>
      </w:r>
      <m:oMath>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b</m:t>
            </m:r>
          </m:sup>
        </m:sSubSup>
      </m:oMath>
      <w:r w:rsidRPr="0007048F">
        <w:t xml:space="preserve"> stands for the absolute counts of species descended from branch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Pr="0007048F">
        <w:t xml:space="preserve"> in community </w:t>
      </w:r>
      <m:oMath>
        <m:r>
          <w:rPr>
            <w:rFonts w:ascii="Cambria Math" w:hAnsi="Cambria Math"/>
          </w:rPr>
          <m:t>a</m:t>
        </m:r>
      </m:oMath>
      <w:r w:rsidRPr="0007048F">
        <w:t xml:space="preserve"> and </w:t>
      </w:r>
      <m:oMath>
        <m:r>
          <w:rPr>
            <w:rFonts w:ascii="Cambria Math" w:hAnsi="Cambria Math"/>
          </w:rPr>
          <m:t>b</m:t>
        </m:r>
      </m:oMath>
      <w:r w:rsidRPr="0007048F">
        <w:t xml:space="preserve">, respectively. We refer to these distances as </w:t>
      </w:r>
      <w:r w:rsidRPr="0007048F">
        <w:rPr>
          <w:i/>
          <w:iCs/>
        </w:rPr>
        <w:t>Absolute Unifrac</w:t>
      </w:r>
      <w:r w:rsidRPr="0007048F">
        <w:t xml:space="preserve"> </w:t>
      </w:r>
      <w:ins w:id="205" w:author="Marian Louise Schmidt" w:date="2025-10-21T14:29:00Z" w16du:dateUtc="2025-10-21T18:29:00Z">
        <w:r w:rsidR="000A3BD5">
          <w:t>(</w:t>
        </w:r>
      </w:ins>
      <w:moveTo w:id="206" w:author="Marian Louise Schmidt" w:date="2025-10-21T14:29:00Z" w16du:dateUtc="2025-10-21T18:29:00Z">
        <w:moveToRangeStart w:id="207" w:author="Marian Louise Schmidt" w:date="2025-10-21T14:29:00Z" w:name="move211949382"/>
        <m:oMath>
          <m:sSup>
            <m:sSupPr>
              <m:ctrlPr>
                <w:rPr>
                  <w:rFonts w:ascii="Cambria Math" w:hAnsi="Cambria Math"/>
                </w:rPr>
              </m:ctrlPr>
            </m:sSupPr>
            <m:e>
              <w:moveTo w:id="208" w:author="Marian Louise Schmidt" w:date="2025-10-21T14:29:00Z" w16du:dateUtc="2025-10-21T18:29:00Z">
                <m:r>
                  <w:rPr>
                    <w:rFonts w:ascii="Cambria Math" w:hAnsi="Cambria Math"/>
                  </w:rPr>
                  <m:t>U</m:t>
                </m:r>
              </w:moveTo>
            </m:e>
            <m:sup>
              <w:moveTo w:id="209" w:author="Marian Louise Schmidt" w:date="2025-10-21T14:29:00Z" w16du:dateUtc="2025-10-21T18:29:00Z">
                <m:r>
                  <w:rPr>
                    <w:rFonts w:ascii="Cambria Math" w:hAnsi="Cambria Math"/>
                  </w:rPr>
                  <m:t>A</m:t>
                </m:r>
              </w:moveTo>
            </m:sup>
          </m:sSup>
        </m:oMath>
        <w:moveToRangeEnd w:id="207"/>
        <w:ins w:id="210" w:author="Marian Louise Schmidt" w:date="2025-10-21T14:29:00Z" w16du:dateUtc="2025-10-21T18:29:00Z">
          <w:r w:rsidR="000A3BD5">
            <w:t xml:space="preserve">) </w:t>
          </w:r>
        </w:ins>
        <w:r w:rsidRPr="0007048F">
          <w:t xml:space="preserve">and </w:t>
        </w:r>
        <w:r w:rsidRPr="0007048F">
          <w:rPr>
            <w:i/>
            <w:iCs/>
          </w:rPr>
          <w:t>Generalized Absolute Unifrac</w:t>
        </w:r>
        <w:r w:rsidRPr="0007048F">
          <w:t xml:space="preserve"> (</w:t>
        </w:r>
        <w:moveFromRangeStart w:id="211" w:author="Marian Louise Schmidt" w:date="2025-10-21T14:29:00Z" w:name="move211949382"/>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212" w:author="Marian Louise Schmidt" w:date="2025-10-21T14:29:00Z" w16du:dateUtc="2025-10-21T18:29:00Z">
          <w:r w:rsidRPr="0007048F" w:rsidDel="000A3BD5">
            <w:t xml:space="preserve"> </w:t>
          </w:r>
          <w:moveFromRangeEnd w:id="211"/>
          <m:oMath>
            <m:r>
              <w:del w:id="213" w:author="Marian Louise Schmidt" w:date="2025-10-21T14:29:00Z" w16du:dateUtc="2025-10-21T18:29:00Z">
                <m:rPr>
                  <m:sty m:val="p"/>
                </m:rPr>
                <w:rPr>
                  <w:rFonts w:ascii="Cambria Math" w:hAnsi="Cambria Math"/>
                </w:rPr>
                <m:t xml:space="preserve">and </m:t>
              </w:del>
            </m:r>
            <m:r>
              <w:del w:id="214" w:author="Marian Louise Schmidt" w:date="2025-10-21T14:29:00Z" w16du:dateUtc="2025-10-21T18:29:00Z">
                <w:rPr>
                  <w:rFonts w:ascii="Cambria Math" w:hAnsi="Cambria Math"/>
                </w:rPr>
                <m:t>G</m:t>
              </w:del>
            </m:r>
            <m:sSup>
              <m:sSupPr>
                <m:ctrlPr>
                  <w:del w:id="215" w:author="Marian Louise Schmidt" w:date="2025-10-21T14:29:00Z" w16du:dateUtc="2025-10-21T18:29:00Z">
                    <w:rPr>
                      <w:rFonts w:ascii="Cambria Math" w:hAnsi="Cambria Math"/>
                    </w:rPr>
                  </w:del>
                </m:ctrlPr>
              </m:sSupPr>
              <m:e>
                <m:r>
                  <w:del w:id="216" w:author="Marian Louise Schmidt" w:date="2025-10-21T14:29:00Z" w16du:dateUtc="2025-10-21T18:29:00Z">
                    <w:rPr>
                      <w:rFonts w:ascii="Cambria Math" w:hAnsi="Cambria Math"/>
                    </w:rPr>
                    <m:t>U</m:t>
                  </w:del>
                </m:r>
              </m:e>
              <m:sup>
                <m:r>
                  <w:del w:id="217" w:author="Marian Louise Schmidt" w:date="2025-10-21T14:29:00Z" w16du:dateUtc="2025-10-21T18:29:00Z">
                    <w:rPr>
                      <w:rFonts w:ascii="Cambria Math" w:hAnsi="Cambria Math"/>
                    </w:rPr>
                    <m:t>A</m:t>
                  </w:del>
                </m:r>
              </m:sup>
            </m:sSup>
          </m:oMath>
          <w:del w:id="218" w:author="Marian Louise Schmidt" w:date="2025-10-21T14:29:00Z" w16du:dateUtc="2025-10-21T18:29:00Z">
            <w:r w:rsidRPr="0007048F">
              <w:delText>).</w:delText>
            </w:r>
          </w:del>
          <w:ins w:id="219" w:author="Augustus Raymond Pendleton" w:date="2025-09-25T13:53:00Z" w16du:dateUtc="2025-09-25T17:53:00Z">
            <w:del w:id="220" w:author="Marian Louise Schmidt" w:date="2025-10-21T14:29:00Z" w16du:dateUtc="2025-10-21T18:29:00Z">
              <w:r w:rsidR="00686055">
                <w:delText xml:space="preserve"> </w:delText>
              </w:r>
              <w:r w:rsidR="00686055" w:rsidDel="000A3BD5">
                <w:delText xml:space="preserve">As </w:delText>
              </w:r>
              <w:r w:rsidR="00686055" w:rsidDel="0027752C">
                <w:delText>can be seen</w:delText>
              </w:r>
              <w:r w:rsidR="00686055" w:rsidDel="000A3BD5">
                <w:delText>,</w:delText>
              </w:r>
            </w:del>
          </w:ins>
          <w:ins w:id="221" w:author="Marian Louise Schmidt" w:date="2025-10-21T14:30:00Z" w16du:dateUtc="2025-10-21T18:30:00Z">
            <w:del w:id="222" w:author="Marian Louise Schmidt" w:date="2025-10-21T14:29:00Z" w16du:dateUtc="2025-10-21T18:29:00Z">
              <w:r w:rsidR="000A3BD5">
                <w:delText>Although</w:delText>
              </w:r>
            </w:del>
          </w:ins>
          <w:ins w:id="223" w:author="Augustus Raymond Pendleton" w:date="2025-09-25T13:53:00Z" w16du:dateUtc="2025-09-25T17:53:00Z">
            <w:del w:id="224" w:author="Marian Louise Schmidt" w:date="2025-10-21T14:29:00Z" w16du:dateUtc="2025-10-21T18:29:00Z">
              <w:r w:rsidR="00686055">
                <w:delText xml:space="preserve"> this </w:delText>
              </w:r>
              <w:r w:rsidR="00686055" w:rsidDel="000A3BD5">
                <w:delText>replacement</w:delText>
              </w:r>
            </w:del>
          </w:ins>
          <w:ins w:id="225" w:author="Marian Louise Schmidt" w:date="2025-10-21T14:30:00Z" w16du:dateUtc="2025-10-21T18:30:00Z">
            <w:del w:id="226" w:author="Marian Louise Schmidt" w:date="2025-10-21T14:29:00Z" w16du:dateUtc="2025-10-21T18:29:00Z">
              <w:r w:rsidR="000A3BD5">
                <w:delText>substitution of absolute for relative abundances</w:delText>
              </w:r>
            </w:del>
          </w:ins>
          <w:ins w:id="227" w:author="Augustus Raymond Pendleton" w:date="2025-09-25T13:53:00Z" w16du:dateUtc="2025-09-25T17:53:00Z">
            <w:del w:id="228" w:author="Marian Louise Schmidt" w:date="2025-10-21T14:29:00Z" w16du:dateUtc="2025-10-21T18:29:00Z">
              <w:r w:rsidR="00686055">
                <w:delText xml:space="preserve"> is mathematically </w:delText>
              </w:r>
            </w:del>
          </w:ins>
          <w:ins w:id="229" w:author="Augustus Raymond Pendleton" w:date="2025-09-25T13:54:00Z" w16du:dateUtc="2025-09-25T17:54:00Z">
            <w:del w:id="230" w:author="Marian Louise Schmidt" w:date="2025-10-21T14:29:00Z" w16du:dateUtc="2025-10-21T18:29:00Z">
              <w:r w:rsidR="00686055" w:rsidDel="0027752C">
                <w:delText>trivial</w:delText>
              </w:r>
            </w:del>
          </w:ins>
          <w:ins w:id="231" w:author="Marian Louise Schmidt" w:date="2025-10-07T10:16:00Z" w16du:dateUtc="2025-10-07T14:16:00Z">
            <w:del w:id="232" w:author="Marian Louise Schmidt" w:date="2025-10-21T14:29:00Z" w16du:dateUtc="2025-10-21T18:29:00Z">
              <w:r w:rsidR="0027752C">
                <w:delText>straightforward</w:delText>
              </w:r>
            </w:del>
          </w:ins>
          <w:ins w:id="233" w:author="Augustus Raymond Pendleton" w:date="2025-09-25T13:54:00Z" w16du:dateUtc="2025-09-25T17:54:00Z">
            <w:del w:id="234" w:author="Marian Louise Schmidt" w:date="2025-10-21T14:29:00Z" w16du:dateUtc="2025-10-21T18:29:00Z">
              <w:r w:rsidR="00686055">
                <w:delText>,</w:delText>
              </w:r>
            </w:del>
          </w:ins>
          <w:ins w:id="235" w:author="Marian Louise Schmidt" w:date="2025-10-07T10:16:00Z" w16du:dateUtc="2025-10-07T14:16:00Z">
            <w:del w:id="236" w:author="Marian Louise Schmidt" w:date="2025-10-21T14:29:00Z" w16du:dateUtc="2025-10-21T18:29:00Z">
              <w:r w:rsidR="0027752C">
                <w:delText xml:space="preserve"> </w:delText>
              </w:r>
            </w:del>
          </w:ins>
          <w:ins w:id="237" w:author="Augustus Raymond Pendleton" w:date="2025-09-25T13:54:00Z" w16du:dateUtc="2025-09-25T17:54:00Z">
            <w:del w:id="238" w:author="Marian Louise Schmidt" w:date="2025-10-21T14:29:00Z" w16du:dateUtc="2025-10-21T18:29:00Z">
              <w:r w:rsidR="00686055" w:rsidDel="0027752C">
                <w:delText xml:space="preserve"> but</w:delText>
              </w:r>
              <w:r w:rsidR="00686055" w:rsidDel="000A3BD5">
                <w:delText xml:space="preserve"> </w:delText>
              </w:r>
              <w:r w:rsidR="00686055">
                <w:delText xml:space="preserve">we </w:delText>
              </w:r>
              <w:r w:rsidR="00686055" w:rsidDel="0027752C">
                <w:delText>were unable to find</w:delText>
              </w:r>
            </w:del>
          </w:ins>
          <w:ins w:id="239" w:author="Marian Louise Schmidt" w:date="2025-10-07T10:16:00Z" w16du:dateUtc="2025-10-07T14:16:00Z">
            <w:del w:id="240" w:author="Marian Louise Schmidt" w:date="2025-10-21T14:29:00Z" w16du:dateUtc="2025-10-21T18:29:00Z">
              <w:r w:rsidR="0027752C">
                <w:delText>found no</w:delText>
              </w:r>
            </w:del>
          </w:ins>
          <w:ins w:id="241" w:author="Augustus Raymond Pendleton" w:date="2025-09-25T13:54:00Z" w16du:dateUtc="2025-09-25T17:54:00Z">
            <w:del w:id="242" w:author="Marian Louise Schmidt" w:date="2025-10-21T14:29:00Z" w16du:dateUtc="2025-10-21T18:29:00Z">
              <w:r w:rsidR="00686055" w:rsidDel="0027752C">
                <w:delText xml:space="preserve"> any</w:delText>
              </w:r>
              <w:r w:rsidR="00686055">
                <w:delText xml:space="preserve"> </w:delText>
              </w:r>
              <w:r w:rsidR="00686055" w:rsidDel="000A3BD5">
                <w:delText>examples in the literature</w:delText>
              </w:r>
            </w:del>
          </w:ins>
          <w:ins w:id="243" w:author="Marian Louise Schmidt" w:date="2025-10-21T14:31:00Z" w16du:dateUtc="2025-10-21T18:31:00Z">
            <w:del w:id="244" w:author="Marian Louise Schmidt" w:date="2025-10-21T14:29:00Z" w16du:dateUtc="2025-10-21T18:29:00Z">
              <w:r w:rsidR="000A3BD5">
                <w:delText>prior work that examines UniFrac</w:delText>
              </w:r>
            </w:del>
          </w:ins>
          <w:ins w:id="245" w:author="Augustus Raymond Pendleton" w:date="2025-09-25T13:54:00Z" w16du:dateUtc="2025-09-25T17:54:00Z">
            <w:del w:id="246" w:author="Marian Louise Schmidt" w:date="2025-10-21T14:29:00Z" w16du:dateUtc="2025-10-21T18:29:00Z">
              <w:r w:rsidR="00686055">
                <w:delText xml:space="preserve"> </w:delText>
              </w:r>
            </w:del>
          </w:ins>
          <w:ins w:id="247" w:author="Marian Louise Schmidt" w:date="2025-10-21T14:31:00Z" w16du:dateUtc="2025-10-21T18:31:00Z">
            <w:del w:id="248" w:author="Marian Louise Schmidt" w:date="2025-10-21T14:29:00Z" w16du:dateUtc="2025-10-21T18:29:00Z">
              <w:r w:rsidR="000A3BD5">
                <w:delText xml:space="preserve">in the context of </w:delText>
              </w:r>
            </w:del>
          </w:ins>
          <w:ins w:id="249" w:author="Augustus Raymond Pendleton" w:date="2025-09-25T13:54:00Z" w16du:dateUtc="2025-09-25T17:54:00Z">
            <w:del w:id="250" w:author="Marian Louise Schmidt" w:date="2025-10-21T14:29:00Z" w16du:dateUtc="2025-10-21T18:29:00Z">
              <w:r w:rsidR="00686055" w:rsidDel="0027752C">
                <w:delText>where</w:delText>
              </w:r>
              <w:r w:rsidR="00686055">
                <w:delText xml:space="preserve"> absolute abundances</w:delText>
              </w:r>
              <w:r w:rsidR="00686055" w:rsidDel="000A3BD5">
                <w:delText xml:space="preserve"> </w:delText>
              </w:r>
              <w:r w:rsidR="00686055" w:rsidDel="0027752C">
                <w:delText xml:space="preserve">are discussed </w:delText>
              </w:r>
              <w:r w:rsidR="00686055" w:rsidDel="000A3BD5">
                <w:delText>in relation to Unifrac distances</w:delText>
              </w:r>
              <w:r w:rsidR="00686055">
                <w:delText xml:space="preserve">, either conceptually or in </w:delText>
              </w:r>
              <w:r w:rsidR="00686055" w:rsidDel="000A3BD5">
                <w:delText>application</w:delText>
              </w:r>
            </w:del>
          </w:ins>
          <w:ins w:id="251" w:author="Marian Louise Schmidt" w:date="2025-10-21T14:32:00Z" w16du:dateUtc="2025-10-21T18:32:00Z">
            <w:del w:id="252" w:author="Marian Louise Schmidt" w:date="2025-10-21T14:29:00Z" w16du:dateUtc="2025-10-21T18:29:00Z">
              <w:r w:rsidR="000A3BD5">
                <w:delText>practice</w:delText>
              </w:r>
            </w:del>
          </w:ins>
          <w:ins w:id="253" w:author="Augustus Raymond Pendleton" w:date="2025-09-25T13:54:00Z" w16du:dateUtc="2025-09-25T17:54:00Z">
            <w:del w:id="254" w:author="Marian Louise Schmidt" w:date="2025-10-21T14:29:00Z" w16du:dateUtc="2025-10-21T18:29:00Z">
              <w:r w:rsidR="00686055">
                <w:delText>.</w:delText>
              </w:r>
            </w:del>
          </w:ins>
          <w:ins w:id="255" w:author="Augustus Raymond Pendleton" w:date="2025-09-25T13:56:00Z" w16du:dateUtc="2025-09-25T17:56:00Z">
            <w:del w:id="256" w:author="Marian Louise Schmidt" w:date="2025-10-21T14:29:00Z" w16du:dateUtc="2025-10-21T18:29:00Z">
              <w:r w:rsidR="00686055">
                <w:delText xml:space="preserve"> </w:delText>
              </w:r>
            </w:del>
          </w:ins>
          <w:ins w:id="257" w:author="Marian Louise Schmidt" w:date="2025-10-21T14:49:00Z" w16du:dateUtc="2025-10-21T18:49:00Z">
            <w:del w:id="258" w:author="Marian Louise Schmidt" w:date="2025-10-21T14:29:00Z" w16du:dateUtc="2025-10-21T18:29:00Z">
              <w:r w:rsidR="00BE52A2">
                <w:delText>Incorporating</w:delText>
              </w:r>
            </w:del>
          </w:ins>
          <w:ins w:id="259" w:author="Marian Louise Schmidt" w:date="2025-10-07T10:17:00Z" w16du:dateUtc="2025-10-07T14:17:00Z">
            <w:del w:id="260" w:author="Marian Louise Schmidt" w:date="2025-10-21T14:29:00Z" w16du:dateUtc="2025-10-21T18:29:00Z">
              <w:r w:rsidR="0027752C">
                <w:delText xml:space="preserve"> a</w:delText>
              </w:r>
            </w:del>
          </w:ins>
          <w:ins w:id="261" w:author="Augustus Raymond Pendleton" w:date="2025-09-25T13:56:00Z" w16du:dateUtc="2025-09-25T17:56:00Z">
            <w:del w:id="262" w:author="Marian Louise Schmidt" w:date="2025-10-21T14:29:00Z" w16du:dateUtc="2025-10-21T18:29:00Z">
              <w:r w:rsidR="00686055" w:rsidDel="0027752C">
                <w:delText>A</w:delText>
              </w:r>
              <w:r w:rsidR="00686055">
                <w:delText xml:space="preserve">bsolute abundances </w:delText>
              </w:r>
              <w:r w:rsidR="00686055" w:rsidDel="0027752C">
                <w:delText>add</w:delText>
              </w:r>
            </w:del>
          </w:ins>
          <w:ins w:id="263" w:author="Marian Louise Schmidt" w:date="2025-10-21T14:32:00Z" w16du:dateUtc="2025-10-21T18:32:00Z">
            <w:del w:id="264" w:author="Marian Louise Schmidt" w:date="2025-10-21T14:29:00Z" w16du:dateUtc="2025-10-21T18:29:00Z">
              <w:r w:rsidR="000A3BD5">
                <w:delText>adds a</w:delText>
              </w:r>
            </w:del>
          </w:ins>
          <w:ins w:id="265" w:author="Marian Louise Schmidt" w:date="2025-10-21T14:50:00Z" w16du:dateUtc="2025-10-21T18:50:00Z">
            <w:del w:id="266" w:author="Marian Louise Schmidt" w:date="2025-10-21T14:29:00Z" w16du:dateUtc="2025-10-21T18:29:00Z">
              <w:r w:rsidR="00BE52A2">
                <w:delText xml:space="preserve">nother </w:delText>
              </w:r>
            </w:del>
          </w:ins>
          <w:ins w:id="267" w:author="Augustus Raymond Pendleton" w:date="2025-09-25T13:57:00Z" w16du:dateUtc="2025-09-25T17:57:00Z">
            <w:del w:id="268" w:author="Marian Louise Schmidt" w:date="2025-10-21T14:29:00Z" w16du:dateUtc="2025-10-21T18:29:00Z">
              <w:r w:rsidR="00686055" w:rsidDel="000A3BD5">
                <w:delText xml:space="preserve"> another</w:delText>
              </w:r>
              <w:r w:rsidR="00686055" w:rsidDel="00BE52A2">
                <w:delText xml:space="preserve"> </w:delText>
              </w:r>
              <w:r w:rsidR="00686055">
                <w:delText>axis</w:delText>
              </w:r>
            </w:del>
          </w:ins>
          <w:ins w:id="269" w:author="Marian Louise Schmidt" w:date="2025-10-07T10:17:00Z" w16du:dateUtc="2025-10-07T14:17:00Z">
            <w:del w:id="270" w:author="Marian Louise Schmidt" w:date="2025-10-21T14:29:00Z" w16du:dateUtc="2025-10-21T18:29:00Z">
              <w:r w:rsidR="0027752C">
                <w:delText xml:space="preserve"> of variation</w:delText>
              </w:r>
            </w:del>
          </w:ins>
          <w:ins w:id="271" w:author="Marian Louise Schmidt" w:date="2025-10-21T14:32:00Z" w16du:dateUtc="2025-10-21T18:32:00Z">
            <w:del w:id="272" w:author="Marian Louise Schmidt" w:date="2025-10-21T14:29:00Z" w16du:dateUtc="2025-10-21T18:29:00Z">
              <w:r w:rsidR="000A3BD5">
                <w:delText>:</w:delText>
              </w:r>
            </w:del>
          </w:ins>
          <w:ins w:id="273" w:author="Marian Louise Schmidt" w:date="2025-10-21T14:51:00Z" w16du:dateUtc="2025-10-21T18:51:00Z">
            <w:del w:id="274" w:author="Marian Louise Schmidt" w:date="2025-10-21T14:29:00Z" w16du:dateUtc="2025-10-21T18:29:00Z">
              <w:r w:rsidR="00BE52A2">
                <w:delText xml:space="preserve"> beyond differences in community composition and phylogenetic turnover, </w:delText>
              </w:r>
            </w:del>
          </w:ins>
          <w:ins w:id="275" w:author="Augustus Raymond Pendleton" w:date="2025-09-25T13:57:00Z" w16du:dateUtc="2025-09-25T17:57:00Z">
            <w:del w:id="276" w:author="Marian Louise Schmidt" w:date="2025-10-21T14:29:00Z" w16du:dateUtc="2025-10-21T18:29:00Z">
              <w:r w:rsidR="00686055" w:rsidDel="000A3BD5">
                <w:delText xml:space="preserve"> </w:delText>
              </w:r>
            </w:del>
          </w:ins>
          <w:ins w:id="277" w:author="Marian Louise Schmidt" w:date="2025-10-21T14:32:00Z" w16du:dateUtc="2025-10-21T18:32:00Z">
            <w:del w:id="278" w:author="Marian Louise Schmidt" w:date="2025-10-21T14:29:00Z" w16du:dateUtc="2025-10-21T18:29:00Z">
              <w:r w:rsidR="000A3BD5">
                <w:delText xml:space="preserve"> </w:delText>
              </w:r>
            </w:del>
          </w:ins>
          <w:ins w:id="279" w:author="Augustus Raymond Pendleton" w:date="2025-09-25T13:57:00Z" w16du:dateUtc="2025-09-25T17:57:00Z">
            <w:del w:id="280" w:author="Marian Louise Schmidt" w:date="2025-10-21T14:29:00Z" w16du:dateUtc="2025-10-21T18:29:00Z">
              <w:r w:rsidR="00686055" w:rsidDel="0027752C">
                <w:delText xml:space="preserve">along which </w:delText>
              </w:r>
            </w:del>
          </w:ins>
          <m:oMath>
            <m:sSup>
              <m:sSupPr>
                <m:ctrlPr>
                  <w:ins w:id="281" w:author="Augustus Raymond Pendleton" w:date="2025-09-25T13:57:00Z" w16du:dateUtc="2025-09-25T17:57:00Z">
                    <w:del w:id="282" w:author="Marian Louise Schmidt" w:date="2025-10-21T14:29:00Z" w16du:dateUtc="2025-10-21T18:29:00Z">
                      <w:rPr>
                        <w:rFonts w:ascii="Cambria Math" w:hAnsi="Cambria Math"/>
                      </w:rPr>
                    </w:del>
                  </w:ins>
                </m:ctrlPr>
              </m:sSupPr>
              <m:e>
                <m:r>
                  <w:ins w:id="283" w:author="Augustus Raymond Pendleton" w:date="2025-09-25T13:57:00Z" w16du:dateUtc="2025-09-25T17:57:00Z">
                    <w:del w:id="284" w:author="Marian Louise Schmidt" w:date="2025-10-21T14:29:00Z" w16du:dateUtc="2025-10-21T18:29:00Z">
                      <w:rPr>
                        <w:rFonts w:ascii="Cambria Math" w:hAnsi="Cambria Math"/>
                      </w:rPr>
                      <m:t>U</m:t>
                    </w:del>
                  </w:ins>
                </m:r>
              </m:e>
              <m:sup>
                <m:r>
                  <w:ins w:id="285" w:author="Augustus Raymond Pendleton" w:date="2025-09-25T13:57:00Z" w16du:dateUtc="2025-09-25T17:57:00Z">
                    <w:del w:id="286" w:author="Marian Louise Schmidt" w:date="2025-10-21T14:29:00Z" w16du:dateUtc="2025-10-21T18:29:00Z">
                      <w:rPr>
                        <w:rFonts w:ascii="Cambria Math" w:hAnsi="Cambria Math"/>
                      </w:rPr>
                      <m:t>A</m:t>
                    </w:del>
                  </w:ins>
                </m:r>
              </m:sup>
            </m:sSup>
          </m:oMath>
          <w:ins w:id="287" w:author="Augustus Raymond Pendleton" w:date="2025-09-25T13:57:00Z" w16du:dateUtc="2025-09-25T17:57:00Z">
            <w:del w:id="288" w:author="Marian Louise Schmidt" w:date="2025-10-21T14:29:00Z" w16du:dateUtc="2025-10-21T18:29:00Z">
              <w:r w:rsidR="00686055" w:rsidRPr="0007048F" w:rsidDel="0027752C">
                <w:delText xml:space="preserve"> </w:delText>
              </w:r>
              <w:r w:rsidR="00686055" w:rsidDel="0027752C">
                <w:delText>can vary; besides</w:delText>
              </w:r>
              <w:r w:rsidR="00686055" w:rsidDel="001C589D">
                <w:delText xml:space="preserve"> </w:delText>
              </w:r>
              <w:r w:rsidR="00686055" w:rsidDel="000A3BD5">
                <w:delText>dif</w:delText>
              </w:r>
            </w:del>
          </w:ins>
          <w:ins w:id="289" w:author="Augustus Raymond Pendleton" w:date="2025-09-25T13:58:00Z" w16du:dateUtc="2025-09-25T17:58:00Z">
            <w:del w:id="290" w:author="Marian Louise Schmidt" w:date="2025-10-21T14:29:00Z" w16du:dateUtc="2025-10-21T18:29:00Z">
              <w:r w:rsidR="00686055" w:rsidDel="000A3BD5">
                <w:delText>ferences</w:delText>
              </w:r>
              <w:r w:rsidR="00686055" w:rsidDel="001C589D">
                <w:delText xml:space="preserve"> in community </w:delText>
              </w:r>
              <w:r w:rsidR="00686055" w:rsidDel="000A3BD5">
                <w:delText>composition and phylogenetic similarity</w:delText>
              </w:r>
              <w:r w:rsidR="00686055" w:rsidDel="001C589D">
                <w:delText xml:space="preserve">, </w:delText>
              </w:r>
            </w:del>
          </w:ins>
          <m:oMath>
            <m:sSup>
              <m:sSupPr>
                <m:ctrlPr>
                  <w:ins w:id="291" w:author="Augustus Raymond Pendleton" w:date="2025-09-25T13:58:00Z" w16du:dateUtc="2025-09-25T17:58:00Z">
                    <w:del w:id="292" w:author="Marian Louise Schmidt" w:date="2025-10-21T14:29:00Z" w16du:dateUtc="2025-10-21T18:29:00Z">
                      <w:rPr>
                        <w:rFonts w:ascii="Cambria Math" w:hAnsi="Cambria Math"/>
                      </w:rPr>
                    </w:del>
                  </w:ins>
                </m:ctrlPr>
              </m:sSupPr>
              <m:e>
                <m:r>
                  <w:ins w:id="293" w:author="Augustus Raymond Pendleton" w:date="2025-09-25T13:58:00Z" w16du:dateUtc="2025-09-25T17:58:00Z">
                    <w:del w:id="294" w:author="Marian Louise Schmidt" w:date="2025-10-21T14:29:00Z" w16du:dateUtc="2025-10-21T18:29:00Z">
                      <w:rPr>
                        <w:rFonts w:ascii="Cambria Math" w:hAnsi="Cambria Math"/>
                      </w:rPr>
                      <m:t>U</m:t>
                    </w:del>
                  </w:ins>
                </m:r>
              </m:e>
              <m:sup>
                <m:r>
                  <w:ins w:id="295" w:author="Augustus Raymond Pendleton" w:date="2025-09-25T13:58:00Z" w16du:dateUtc="2025-09-25T17:58:00Z">
                    <w:del w:id="296" w:author="Marian Louise Schmidt" w:date="2025-10-21T14:29:00Z" w16du:dateUtc="2025-10-21T18:29:00Z">
                      <w:rPr>
                        <w:rFonts w:ascii="Cambria Math" w:hAnsi="Cambria Math"/>
                      </w:rPr>
                      <m:t>A</m:t>
                    </w:del>
                  </w:ins>
                </m:r>
              </m:sup>
            </m:sSup>
          </m:oMath>
          <w:ins w:id="297" w:author="Augustus Raymond Pendleton" w:date="2025-09-25T13:58:00Z" w16du:dateUtc="2025-09-25T17:58:00Z">
            <w:del w:id="298" w:author="Marian Louise Schmidt" w:date="2025-10-21T14:29:00Z" w16du:dateUtc="2025-10-21T18:29:00Z">
              <w:r w:rsidR="00686055" w:rsidRPr="0007048F">
                <w:delText xml:space="preserve"> </w:delText>
              </w:r>
              <w:r w:rsidR="00686055">
                <w:delText xml:space="preserve"> </w:delText>
              </w:r>
            </w:del>
          </w:ins>
          <w:ins w:id="299" w:author="Marian Louise Schmidt" w:date="2025-10-21T14:51:00Z" w16du:dateUtc="2025-10-21T18:51:00Z">
            <w:del w:id="300" w:author="Marian Louise Schmidt" w:date="2025-10-21T14:29:00Z" w16du:dateUtc="2025-10-21T18:29:00Z">
              <w:r w:rsidR="00BE52A2">
                <w:delText xml:space="preserve">also </w:delText>
              </w:r>
            </w:del>
          </w:ins>
          <w:ins w:id="301" w:author="Augustus Raymond Pendleton" w:date="2025-09-25T13:58:00Z" w16du:dateUtc="2025-09-25T17:58:00Z">
            <w:del w:id="302" w:author="Marian Louise Schmidt" w:date="2025-10-21T14:29:00Z" w16du:dateUtc="2025-10-21T18:29:00Z">
              <w:r w:rsidR="00686055" w:rsidDel="001C589D">
                <w:delText xml:space="preserve">also </w:delText>
              </w:r>
              <w:r w:rsidR="00686055" w:rsidDel="0027752C">
                <w:delText>considers</w:delText>
              </w:r>
            </w:del>
          </w:ins>
          <w:ins w:id="303" w:author="Marian Louise Schmidt" w:date="2025-10-21T14:37:00Z" w16du:dateUtc="2025-10-21T18:37:00Z">
            <w:del w:id="304" w:author="Marian Louise Schmidt" w:date="2025-10-21T14:29:00Z" w16du:dateUtc="2025-10-21T18:29:00Z">
              <w:r w:rsidR="001C589D">
                <w:delText xml:space="preserve">captures </w:delText>
              </w:r>
            </w:del>
          </w:ins>
          <w:ins w:id="305" w:author="Marian Louise Schmidt" w:date="2025-10-21T14:49:00Z" w16du:dateUtc="2025-10-21T18:49:00Z">
            <w:del w:id="306" w:author="Marian Louise Schmidt" w:date="2025-10-21T14:29:00Z" w16du:dateUtc="2025-10-21T18:29:00Z">
              <w:r w:rsidR="00BE52A2">
                <w:delText>how differences</w:delText>
              </w:r>
            </w:del>
          </w:ins>
          <w:ins w:id="307" w:author="Marian Louise Schmidt" w:date="2025-10-21T14:37:00Z" w16du:dateUtc="2025-10-21T18:37:00Z">
            <w:del w:id="308" w:author="Marian Louise Schmidt" w:date="2025-10-21T14:29:00Z" w16du:dateUtc="2025-10-21T18:29:00Z">
              <w:r w:rsidR="001C589D">
                <w:delText xml:space="preserve"> in microbial load </w:delText>
              </w:r>
            </w:del>
          </w:ins>
          <w:ins w:id="309" w:author="Marian Louise Schmidt" w:date="2025-10-21T14:49:00Z" w16du:dateUtc="2025-10-21T18:49:00Z">
            <w:del w:id="310" w:author="Marian Louise Schmidt" w:date="2025-10-21T14:29:00Z" w16du:dateUtc="2025-10-21T18:29:00Z">
              <w:r w:rsidR="00BE52A2">
                <w:delText xml:space="preserve">shape </w:delText>
              </w:r>
            </w:del>
          </w:ins>
          <w:ins w:id="311" w:author="Marian Louise Schmidt" w:date="2025-10-21T14:37:00Z" w16du:dateUtc="2025-10-21T18:37:00Z">
            <w:del w:id="312" w:author="Marian Louise Schmidt" w:date="2025-10-21T14:29:00Z" w16du:dateUtc="2025-10-21T18:29:00Z">
              <w:r w:rsidR="001C589D">
                <w:delText>ecological impact</w:delText>
              </w:r>
            </w:del>
          </w:ins>
          <w:ins w:id="313" w:author="Augustus Raymond Pendleton" w:date="2025-09-25T13:58:00Z" w16du:dateUtc="2025-09-25T17:58:00Z">
            <w:del w:id="314" w:author="Marian Louise Schmidt" w:date="2025-10-21T14:29:00Z" w16du:dateUtc="2025-10-21T18:29:00Z">
              <w:r w:rsidR="00686055" w:rsidDel="000A3BD5">
                <w:delText xml:space="preserve"> absolute differences</w:delText>
              </w:r>
              <w:r w:rsidR="00686055">
                <w:delText xml:space="preserve">. </w:delText>
              </w:r>
            </w:del>
          </w:ins>
        </w:moveFrom>
      </w:moveTo>
    </w:p>
    <w:p w14:paraId="11242920" w14:textId="34C5E761" w:rsidR="0007048F" w:rsidRPr="0007048F" w:rsidRDefault="0027752C">
      <w:pPr>
        <w:ind w:firstLine="720"/>
        <w:pPrChange w:id="315" w:author="Augustus Raymond Pendleton" w:date="2025-09-29T12:09:00Z" w16du:dateUtc="2025-09-29T16:09:00Z">
          <w:pPr/>
        </w:pPrChange>
      </w:pPr>
      <w:ins w:id="316" w:author="Marian Louise Schmidt" w:date="2025-10-07T10:18:00Z" w16du:dateUtc="2025-10-07T14:18:00Z">
        <w:r>
          <w:t xml:space="preserve">Consequently, </w:t>
        </w:r>
      </w:ins>
      <w:ins w:id="317" w:author="Marian Louise Schmidt" w:date="2025-10-21T14:53:00Z" w16du:dateUtc="2025-10-21T18:53:00Z">
        <w:r w:rsidR="00BE52A2">
          <w:t>interpreting the behavior of</w:t>
        </w:r>
      </w:ins>
      <w:ins w:id="318" w:author="Augustus Raymond Pendleton" w:date="2025-09-29T12:09:00Z" w16du:dateUtc="2025-09-29T16:09:00Z">
        <w:del w:id="319" w:author="Marian Louise Schmidt" w:date="2025-10-07T10:18:00Z" w16du:dateUtc="2025-10-07T14:18:00Z">
          <w:r w:rsidR="000F0D90" w:rsidDel="0027752C">
            <w:delText xml:space="preserve">It is a nontrivial task to consider </w:delText>
          </w:r>
        </w:del>
        <w:del w:id="320" w:author="Marian Louise Schmidt" w:date="2025-10-21T14:53:00Z" w16du:dateUtc="2025-10-21T18:53:00Z">
          <w:r w:rsidR="000F0D90" w:rsidDel="00BE52A2">
            <w:delText>how</w:delText>
          </w:r>
        </w:del>
        <w:r w:rsidR="000F0D90">
          <w:t xml:space="preserve"> </w:t>
        </w:r>
      </w:ins>
      <m:oMath>
        <m:sSup>
          <m:sSupPr>
            <m:ctrlPr>
              <w:ins w:id="321" w:author="Augustus Raymond Pendleton" w:date="2025-09-29T12:09:00Z" w16du:dateUtc="2025-09-29T16:09:00Z">
                <w:rPr>
                  <w:rFonts w:ascii="Cambria Math" w:hAnsi="Cambria Math"/>
                </w:rPr>
              </w:ins>
            </m:ctrlPr>
          </m:sSupPr>
          <m:e>
            <m:r>
              <w:ins w:id="322" w:author="Augustus Raymond Pendleton" w:date="2025-09-29T12:09:00Z" w16du:dateUtc="2025-09-29T16:09:00Z">
                <w:rPr>
                  <w:rFonts w:ascii="Cambria Math" w:hAnsi="Cambria Math"/>
                </w:rPr>
                <m:t>U</m:t>
              </w:ins>
            </m:r>
          </m:e>
          <m:sup>
            <m:r>
              <w:ins w:id="323" w:author="Augustus Raymond Pendleton" w:date="2025-09-29T12:09:00Z" w16du:dateUtc="2025-09-29T16:09:00Z">
                <w:rPr>
                  <w:rFonts w:ascii="Cambria Math" w:hAnsi="Cambria Math"/>
                </w:rPr>
                <m:t>A</m:t>
              </w:ins>
            </m:r>
          </m:sup>
        </m:sSup>
      </m:oMath>
      <w:ins w:id="324" w:author="Augustus Raymond Pendleton" w:date="2025-09-29T12:09:00Z" w16du:dateUtc="2025-09-29T16:09:00Z">
        <w:r w:rsidR="000F0D90" w:rsidRPr="0007048F">
          <w:t xml:space="preserve"> </w:t>
        </w:r>
        <w:del w:id="325" w:author="Marian Louise Schmidt" w:date="2025-10-21T14:54:00Z" w16du:dateUtc="2025-10-21T18:54:00Z">
          <w:r w:rsidR="000F0D90" w:rsidDel="00BE52A2">
            <w:delText xml:space="preserve">behaves </w:delText>
          </w:r>
        </w:del>
        <w:r w:rsidR="000F0D90">
          <w:t xml:space="preserve">in comparison to other </w:t>
        </w:r>
        <w:del w:id="326" w:author="Marian Louise Schmidt" w:date="2025-10-21T14:53:00Z" w16du:dateUtc="2025-10-21T18:53:00Z">
          <w:r w:rsidR="000F0D90" w:rsidDel="00BE52A2">
            <w:delText xml:space="preserve">metrics of </w:delText>
          </w:r>
        </w:del>
        <w:del w:id="327" w:author="Marian Louise Schmidt" w:date="2025-10-21T14:34:00Z" w16du:dateUtc="2025-10-21T18:34:00Z">
          <w:r w:rsidR="000F0D90" w:rsidRPr="0007048F" w:rsidDel="000A3BD5">
            <w:delText xml:space="preserve">using </w:delText>
          </w:r>
        </w:del>
      </w:ins>
      <m:oMath>
        <m:r>
          <w:ins w:id="328" w:author="Augustus Raymond Pendleton" w:date="2025-09-29T12:09:00Z" w16du:dateUtc="2025-09-29T16:09:00Z">
            <w:rPr>
              <w:rFonts w:ascii="Cambria Math" w:hAnsi="Cambria Math"/>
            </w:rPr>
            <m:t>β</m:t>
          </w:ins>
        </m:r>
      </m:oMath>
      <w:ins w:id="329" w:author="Augustus Raymond Pendleton" w:date="2025-09-29T12:09:00Z" w16du:dateUtc="2025-09-29T16:09:00Z">
        <w:r w:rsidR="000F0D90" w:rsidRPr="0007048F">
          <w:t>-diversity</w:t>
        </w:r>
      </w:ins>
      <w:ins w:id="330" w:author="Marian Louise Schmidt" w:date="2025-10-07T10:18:00Z" w16du:dateUtc="2025-10-07T14:18:00Z">
        <w:r>
          <w:t xml:space="preserve"> </w:t>
        </w:r>
      </w:ins>
      <w:ins w:id="331" w:author="Marian Louise Schmidt" w:date="2025-10-21T14:53:00Z" w16du:dateUtc="2025-10-21T18:53:00Z">
        <w:r w:rsidR="00BE52A2">
          <w:t xml:space="preserve">metrics </w:t>
        </w:r>
      </w:ins>
      <w:ins w:id="332" w:author="Marian Louise Schmidt" w:date="2025-10-21T14:54:00Z" w16du:dateUtc="2025-10-21T18:54:00Z">
        <w:r w:rsidR="00BE52A2">
          <w:t>becomes</w:t>
        </w:r>
      </w:ins>
      <w:ins w:id="333" w:author="Marian Louise Schmidt" w:date="2025-10-07T10:18:00Z" w16du:dateUtc="2025-10-07T14:18:00Z">
        <w:r>
          <w:t xml:space="preserve"> nontrivial</w:t>
        </w:r>
      </w:ins>
      <w:ins w:id="334" w:author="Augustus Raymond Pendleton" w:date="2025-09-29T12:09:00Z" w16du:dateUtc="2025-09-29T16:09:00Z">
        <w:r w:rsidR="000F0D90">
          <w:t xml:space="preserve">, especially in complex microbiomes with many samples. </w:t>
        </w:r>
      </w:ins>
      <w:del w:id="335" w:author="Augustus Raymond Pendleton" w:date="2025-09-29T11:37:00Z" w16du:dateUtc="2025-09-29T15:37:00Z">
        <w:r w:rsidR="0007048F" w:rsidRPr="0007048F" w:rsidDel="00FF313F">
          <w:delText>    </w:delText>
        </w:r>
      </w:del>
      <w:r w:rsidR="0007048F" w:rsidRPr="0007048F">
        <w:t xml:space="preserve">To </w:t>
      </w:r>
      <w:ins w:id="336" w:author="Augustus Raymond Pendleton" w:date="2025-09-29T12:10:00Z" w16du:dateUtc="2025-09-29T16:10:00Z">
        <w:del w:id="337" w:author="Marian Louise Schmidt" w:date="2025-10-21T14:55:00Z" w16du:dateUtc="2025-10-21T18:55:00Z">
          <w:r w:rsidR="000F0D90" w:rsidDel="00BE52A2">
            <w:delText>first see</w:delText>
          </w:r>
        </w:del>
      </w:ins>
      <w:ins w:id="338" w:author="Marian Louise Schmidt" w:date="2025-10-21T14:55:00Z" w16du:dateUtc="2025-10-21T18:55:00Z">
        <w:r w:rsidR="00BE52A2">
          <w:t>illustrate</w:t>
        </w:r>
      </w:ins>
      <w:ins w:id="339" w:author="Augustus Raymond Pendleton" w:date="2025-09-29T12:10:00Z" w16du:dateUtc="2025-09-29T16:10:00Z">
        <w:r w:rsidR="000F0D90">
          <w:t xml:space="preserve"> </w:t>
        </w:r>
      </w:ins>
      <w:del w:id="340" w:author="Augustus Raymond Pendleton" w:date="2025-09-29T12:09:00Z" w16du:dateUtc="2025-09-29T16:09:00Z">
        <w:r w:rsidR="0007048F" w:rsidRPr="0007048F" w:rsidDel="000F0D90">
          <w:delText xml:space="preserve">illustrate </w:delText>
        </w:r>
      </w:del>
      <w:r w:rsidR="0007048F" w:rsidRPr="0007048F">
        <w:t xml:space="preserve">how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 xml:space="preserve"> </w:t>
      </w:r>
      <w:ins w:id="341" w:author="Augustus Raymond Pendleton" w:date="2025-09-29T12:10:00Z" w16du:dateUtc="2025-09-29T16:10:00Z">
        <w:r w:rsidR="000F0D90">
          <w:t>compares to other metrics</w:t>
        </w:r>
      </w:ins>
      <w:del w:id="342" w:author="Augustus Raymond Pendleton" w:date="2025-09-29T12:09:00Z" w16du:dateUtc="2025-09-29T16:09:00Z">
        <w:r w:rsidR="0007048F" w:rsidRPr="0007048F" w:rsidDel="000F0D90">
          <w:delText>behaves</w:delText>
        </w:r>
      </w:del>
      <w:r w:rsidR="0007048F" w:rsidRPr="0007048F">
        <w:t xml:space="preserve">, we </w:t>
      </w:r>
      <w:ins w:id="343" w:author="Marian Louise Schmidt" w:date="2025-10-21T14:55:00Z" w16du:dateUtc="2025-10-21T18:55:00Z">
        <w:r w:rsidR="00BE52A2">
          <w:t xml:space="preserve">first </w:t>
        </w:r>
      </w:ins>
      <w:r w:rsidR="0007048F" w:rsidRPr="0007048F">
        <w:t xml:space="preserve">constructed a </w:t>
      </w:r>
      <w:ins w:id="344" w:author="Augustus Raymond Pendleton" w:date="2025-09-29T12:10:00Z" w16du:dateUtc="2025-09-29T16:10:00Z">
        <w:r w:rsidR="000F0D90">
          <w:t xml:space="preserve">simple example: a </w:t>
        </w:r>
      </w:ins>
      <w:r w:rsidR="0007048F" w:rsidRPr="0007048F">
        <w:t>simulated community of four ASVs arranged in a simple phylogeny (Fig. 1A). By varying the absolute abundance of each ASV (1, 10, or 100), we generated 81 samples and 3,240 pairwise comparisons. For each pair, we computed four dissimilarity metrics: Bray-Curtis with relative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0007048F" w:rsidRPr="0007048F">
        <w:t>), Bray-Curtis with absolute abundance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0007048F" w:rsidRPr="0007048F">
        <w:t>), Weighted UniFrac with relative abundance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0007048F" w:rsidRPr="0007048F">
        <w:t>), and Weighted UniFrac with absolute abundance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0007048F" w:rsidRPr="0007048F">
        <w:t>).</w:t>
      </w:r>
    </w:p>
    <w:p w14:paraId="334A70D7" w14:textId="3381F985" w:rsidR="0007048F" w:rsidRPr="0007048F" w:rsidRDefault="0007048F">
      <w:pPr>
        <w:ind w:firstLine="720"/>
        <w:pPrChange w:id="345" w:author="Augustus Raymond Pendleton" w:date="2025-09-29T11:37:00Z" w16du:dateUtc="2025-09-29T15:37:00Z">
          <w:pPr/>
        </w:pPrChange>
      </w:pPr>
      <w:del w:id="346" w:author="Augustus Raymond Pendleton" w:date="2025-09-29T11:37:00Z" w16du:dateUtc="2025-09-29T15:37:00Z">
        <w:r w:rsidRPr="0007048F" w:rsidDel="00FF313F">
          <w:delText>    </w:delText>
        </w:r>
      </w:del>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does not consistently yield higher or lower distances but instead varies depending on how abundance and phylogeny intersect (Fig. 1B). In the improbable scenario that all branch lengths are equal,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always less than or equal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(Fig. S1). </w:t>
      </w:r>
      <w:commentRangeStart w:id="347"/>
      <w:r w:rsidRPr="0007048F">
        <w:t xml:space="preserve">These comparisons emphasize that </w:t>
      </w:r>
      <w:ins w:id="348" w:author="Marian Louise Schmidt" w:date="2025-10-21T15:04:00Z" w16du:dateUtc="2025-10-21T19:04:00Z">
        <w:r w:rsidR="00FA12B5">
          <w:t xml:space="preserve">once branch lengths differ, </w:t>
        </w:r>
      </w:ins>
      <w:r w:rsidRPr="0007048F">
        <w:t xml:space="preserve">incorporating phylogeny and absolute abundance </w:t>
      </w:r>
      <w:ins w:id="349" w:author="Marian Louise Schmidt" w:date="2025-10-21T14:58:00Z" w16du:dateUtc="2025-10-21T18:58:00Z">
        <w:r w:rsidR="00FA12B5">
          <w:t>alters the structure of the dis</w:t>
        </w:r>
      </w:ins>
      <w:ins w:id="350" w:author="Marian Louise Schmidt" w:date="2025-10-21T14:59:00Z" w16du:dateUtc="2025-10-21T18:59:00Z">
        <w:r w:rsidR="00FA12B5">
          <w:t>tance space</w:t>
        </w:r>
      </w:ins>
      <w:ins w:id="351" w:author="Marian Louise Schmidt" w:date="2025-10-21T15:00:00Z" w16du:dateUtc="2025-10-21T19:00:00Z">
        <w:r w:rsidR="00FA12B5">
          <w:t xml:space="preserve">. The direction and magnitude of </w:t>
        </w:r>
      </w:ins>
      <w:ins w:id="352" w:author="Marian Louise Schmidt" w:date="2025-10-21T15:07:00Z" w16du:dateUtc="2025-10-21T19:07:00Z">
        <w:r w:rsidR="00142C07">
          <w:t xml:space="preserve">that </w:t>
        </w:r>
      </w:ins>
      <w:ins w:id="353" w:author="Marian Louise Schmidt" w:date="2025-10-21T15:00:00Z" w16du:dateUtc="2025-10-21T19:00:00Z">
        <w:r w:rsidR="00FA12B5">
          <w:t>change</w:t>
        </w:r>
      </w:ins>
      <w:ins w:id="354" w:author="Marian Louise Schmidt" w:date="2025-10-21T15:01:00Z" w16du:dateUtc="2025-10-21T19:01:00Z">
        <w:r w:rsidR="00FA12B5">
          <w:t xml:space="preserve"> </w:t>
        </w:r>
      </w:ins>
      <w:ins w:id="355" w:author="Marian Louise Schmidt" w:date="2025-10-21T14:59:00Z" w16du:dateUtc="2025-10-21T18:59:00Z">
        <w:r w:rsidR="00FA12B5">
          <w:t xml:space="preserve">depend on </w:t>
        </w:r>
      </w:ins>
      <w:ins w:id="356" w:author="Marian Louise Schmidt" w:date="2025-10-21T15:00:00Z" w16du:dateUtc="2025-10-21T19:00:00Z">
        <w:r w:rsidR="00FA12B5">
          <w:t>which branch</w:t>
        </w:r>
      </w:ins>
      <w:ins w:id="357" w:author="Marian Louise Schmidt" w:date="2025-10-21T15:06:00Z" w16du:dateUtc="2025-10-21T19:06:00Z">
        <w:r w:rsidR="00142C07">
          <w:t>es</w:t>
        </w:r>
      </w:ins>
      <w:ins w:id="358" w:author="Marian Louise Schmidt" w:date="2025-10-21T15:04:00Z" w16du:dateUtc="2025-10-21T19:04:00Z">
        <w:r w:rsidR="00FA12B5">
          <w:t xml:space="preserve"> </w:t>
        </w:r>
      </w:ins>
      <w:ins w:id="359" w:author="Marian Louise Schmidt" w:date="2025-10-21T15:00:00Z" w16du:dateUtc="2025-10-21T19:00:00Z">
        <w:r w:rsidR="00FA12B5">
          <w:t>carr</w:t>
        </w:r>
      </w:ins>
      <w:ins w:id="360" w:author="Marian Louise Schmidt" w:date="2025-10-21T15:06:00Z" w16du:dateUtc="2025-10-21T19:06:00Z">
        <w:r w:rsidR="00142C07">
          <w:t>y</w:t>
        </w:r>
      </w:ins>
      <w:ins w:id="361" w:author="Marian Louise Schmidt" w:date="2025-10-21T15:00:00Z" w16du:dateUtc="2025-10-21T19:00:00Z">
        <w:r w:rsidR="00FA12B5">
          <w:t xml:space="preserve"> the </w:t>
        </w:r>
      </w:ins>
      <w:ins w:id="362" w:author="Marian Louise Schmidt" w:date="2025-10-21T15:07:00Z" w16du:dateUtc="2025-10-21T19:07:00Z">
        <w:r w:rsidR="00142C07">
          <w:t>abundance shifts</w:t>
        </w:r>
      </w:ins>
      <w:ins w:id="363" w:author="Marian Louise Schmidt" w:date="2025-10-21T14:59:00Z" w16du:dateUtc="2025-10-21T18:59:00Z">
        <w:r w:rsidR="00FA12B5">
          <w:t xml:space="preserve">. </w:t>
        </w:r>
      </w:ins>
      <w:commentRangeEnd w:id="347"/>
      <w:ins w:id="364" w:author="Marian Louise Schmidt" w:date="2025-10-21T15:07:00Z" w16du:dateUtc="2025-10-21T19:07:00Z">
        <w:r w:rsidR="00142C07">
          <w:rPr>
            <w:rStyle w:val="CommentReference"/>
          </w:rPr>
          <w:commentReference w:id="347"/>
        </w:r>
      </w:ins>
      <w:del w:id="365" w:author="Marian Louise Schmidt" w:date="2025-10-21T15:04:00Z" w16du:dateUtc="2025-10-21T19:04:00Z">
        <w:r w:rsidRPr="0007048F" w:rsidDel="00FA12B5">
          <w:delText>reshapes distance estimates in nontrivial ways.</w:delText>
        </w:r>
      </w:del>
    </w:p>
    <w:p w14:paraId="49D7B522" w14:textId="5723032A" w:rsidR="0007048F" w:rsidDel="00EF1BA1" w:rsidRDefault="0007048F">
      <w:pPr>
        <w:ind w:firstLine="720"/>
        <w:rPr>
          <w:del w:id="366" w:author="Augustus Raymond Pendleton" w:date="2025-09-29T09:20:00Z" w16du:dateUtc="2025-09-29T13:20:00Z"/>
        </w:rPr>
        <w:pPrChange w:id="367" w:author="Augustus Raymond Pendleton" w:date="2025-09-29T11:36:00Z" w16du:dateUtc="2025-09-29T15:36:00Z">
          <w:pPr/>
        </w:pPrChange>
      </w:pPr>
      <w:del w:id="368" w:author="Augustus Raymond Pendleton" w:date="2025-09-29T11:36:00Z" w16du:dateUtc="2025-09-29T15:36:00Z">
        <w:r w:rsidRPr="0007048F" w:rsidDel="00FF313F">
          <w:delText>    </w:delText>
        </w:r>
      </w:del>
      <w:r w:rsidRPr="0007048F">
        <w:t xml:space="preserve">To better understand how these metrics diverge, we examined individual sample pairs (Fig. 1C). Scenario 1 (gold star) illustrates the classic advantage of UniFrac: ASV_1 and ASV_2 are phylogenetically close, so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discern greater similarity between samples than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which ignore phylogenetic structure. Scenario 2 (red star) highlights a limitation of relative metrics: two samples with identical relative composition but a 100-fold difference in </w:t>
      </w:r>
      <w:r w:rsidRPr="0007048F">
        <w:lastRenderedPageBreak/>
        <w:t xml:space="preserve">biomass appear identical to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but not to their absolute counterparts. In Scenario 3 (green star), incorporating absolute abundance decreases dissimilarity.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and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are lower than their relative counterparts because half the community is identical in absolute </w:t>
      </w:r>
      <w:del w:id="369" w:author="Marian Louise Schmidt" w:date="2025-10-21T16:16:00Z" w16du:dateUtc="2025-10-21T20:16:00Z">
        <w:r w:rsidRPr="0007048F" w:rsidDel="00883574">
          <w:delText>terms</w:delText>
        </w:r>
      </w:del>
      <w:ins w:id="370" w:author="Marian Louise Schmidt" w:date="2025-10-21T16:16:00Z" w16du:dateUtc="2025-10-21T20:16:00Z">
        <w:r w:rsidR="00883574">
          <w:t>abundance</w:t>
        </w:r>
      </w:ins>
      <w:r w:rsidRPr="0007048F">
        <w:t>,</w:t>
      </w:r>
      <w:ins w:id="371" w:author="Marian Louise Schmidt" w:date="2025-10-21T16:16:00Z" w16du:dateUtc="2025-10-21T20:16:00Z">
        <w:r w:rsidR="00883574">
          <w:t xml:space="preserve"> even though their</w:t>
        </w:r>
      </w:ins>
      <w:del w:id="372" w:author="Marian Louise Schmidt" w:date="2025-10-21T16:16:00Z" w16du:dateUtc="2025-10-21T20:16:00Z">
        <w:r w:rsidRPr="0007048F" w:rsidDel="00883574">
          <w:delText xml:space="preserve"> despite</w:delText>
        </w:r>
      </w:del>
      <w:r w:rsidRPr="0007048F">
        <w:t xml:space="preserve"> proportion</w:t>
      </w:r>
      <w:ins w:id="373" w:author="Marian Louise Schmidt" w:date="2025-10-21T16:16:00Z" w16du:dateUtc="2025-10-21T20:16:00Z">
        <w:r w:rsidR="00883574">
          <w:t>s</w:t>
        </w:r>
      </w:ins>
      <w:del w:id="374" w:author="Marian Louise Schmidt" w:date="2025-10-21T16:16:00Z" w16du:dateUtc="2025-10-21T20:16:00Z">
        <w:r w:rsidRPr="0007048F" w:rsidDel="00883574">
          <w:delText>al</w:delText>
        </w:r>
      </w:del>
      <w:r w:rsidRPr="0007048F">
        <w:t xml:space="preserve"> differ</w:t>
      </w:r>
      <w:del w:id="375" w:author="Marian Louise Schmidt" w:date="2025-10-21T16:16:00Z" w16du:dateUtc="2025-10-21T20:16:00Z">
        <w:r w:rsidRPr="0007048F" w:rsidDel="00883574">
          <w:delText>ences</w:delText>
        </w:r>
      </w:del>
      <w:r w:rsidRPr="0007048F">
        <w:t xml:space="preserve">. In contrast, Scenario 4 (blue star) shows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w:t>
      </w:r>
      <w:del w:id="376" w:author="Marian Louise Schmidt" w:date="2025-10-21T16:17:00Z" w16du:dateUtc="2025-10-21T20:17:00Z">
        <w:r w:rsidRPr="0007048F" w:rsidDel="00883574">
          <w:delText xml:space="preserve">increase </w:delText>
        </w:r>
      </w:del>
      <w:ins w:id="377" w:author="Marian Louise Schmidt" w:date="2025-10-21T16:17:00Z" w16du:dateUtc="2025-10-21T20:17:00Z">
        <w:r w:rsidR="00883574">
          <w:t>exceed</w:t>
        </w:r>
      </w:ins>
      <w:del w:id="378" w:author="Marian Louise Schmidt" w:date="2025-10-21T16:17:00Z" w16du:dateUtc="2025-10-21T20:17:00Z">
        <w:r w:rsidRPr="0007048F" w:rsidDel="00883574">
          <w:delText>dissimilarity relative to</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w:t>
      </w:r>
      <w:del w:id="379" w:author="Marian Louise Schmidt" w:date="2025-10-21T16:18:00Z" w16du:dateUtc="2025-10-21T20:18:00Z">
        <w:r w:rsidRPr="0007048F" w:rsidDel="00883574">
          <w:delText xml:space="preserve">occur </w:delText>
        </w:r>
      </w:del>
      <w:ins w:id="380" w:author="Marian Louise Schmidt" w:date="2025-10-21T16:18:00Z" w16du:dateUtc="2025-10-21T20:18:00Z">
        <w:r w:rsidR="00883574">
          <w:t>fall</w:t>
        </w:r>
        <w:r w:rsidR="00883574" w:rsidRPr="0007048F">
          <w:t xml:space="preserve"> </w:t>
        </w:r>
      </w:ins>
      <w:r w:rsidRPr="0007048F">
        <w:t xml:space="preserve">on long branches, </w:t>
      </w:r>
      <w:ins w:id="381" w:author="Marian Louise Schmidt" w:date="2025-10-21T16:19:00Z" w16du:dateUtc="2025-10-21T20:19:00Z">
        <w:r w:rsidR="00883574">
          <w:t xml:space="preserve">magnifying evolutionary distance </w:t>
        </w:r>
      </w:ins>
      <w:ins w:id="382" w:author="Marian Louise Schmidt" w:date="2025-10-21T16:20:00Z" w16du:dateUtc="2025-10-21T20:20:00Z">
        <w:r w:rsidR="00883574">
          <w:t>and</w:t>
        </w:r>
      </w:ins>
      <w:ins w:id="383" w:author="Marian Louise Schmidt" w:date="2025-10-21T16:19:00Z" w16du:dateUtc="2025-10-21T20:19:00Z">
        <w:r w:rsidR="00883574">
          <w:t xml:space="preserve"> </w:t>
        </w:r>
      </w:ins>
      <w:r w:rsidRPr="0007048F">
        <w:t>amplifying phylogenetic dissimilarity.</w:t>
      </w:r>
      <w:r w:rsidR="00AE18EA">
        <w:t xml:space="preserve"> </w:t>
      </w:r>
    </w:p>
    <w:p w14:paraId="42D7F41D" w14:textId="77777777" w:rsidR="00AE18EA" w:rsidDel="00EF1BA1" w:rsidRDefault="00AE18EA">
      <w:pPr>
        <w:ind w:firstLine="720"/>
        <w:rPr>
          <w:del w:id="384" w:author="Augustus Raymond Pendleton" w:date="2025-09-29T09:20:00Z" w16du:dateUtc="2025-09-29T13:20:00Z"/>
        </w:rPr>
        <w:pPrChange w:id="385" w:author="Augustus Raymond Pendleton" w:date="2025-09-29T11:36:00Z" w16du:dateUtc="2025-09-29T15:36:00Z">
          <w:pPr/>
        </w:pPrChange>
      </w:pPr>
    </w:p>
    <w:p w14:paraId="36028C7A" w14:textId="77777777" w:rsidR="00AE18EA" w:rsidRDefault="00AE18EA">
      <w:pPr>
        <w:ind w:firstLine="720"/>
        <w:pPrChange w:id="386" w:author="Augustus Raymond Pendleton" w:date="2025-09-29T11:36:00Z" w16du:dateUtc="2025-09-29T15:36:00Z">
          <w:pPr/>
        </w:pPrChange>
      </w:pPr>
    </w:p>
    <w:p w14:paraId="26A4AD24" w14:textId="151C33FB" w:rsidR="00AE18EA" w:rsidRPr="00AE18EA" w:rsidRDefault="00AE18EA" w:rsidP="0007048F">
      <w:pPr>
        <w:rPr>
          <w:sz w:val="20"/>
          <w:szCs w:val="20"/>
        </w:rPr>
      </w:pPr>
      <w:commentRangeStart w:id="387"/>
      <w:r>
        <w:rPr>
          <w:noProof/>
        </w:rPr>
        <w:drawing>
          <wp:anchor distT="0" distB="0" distL="114300" distR="114300" simplePos="0" relativeHeight="251658240" behindDoc="0" locked="0" layoutInCell="1" allowOverlap="1" wp14:anchorId="746AB1CC" wp14:editId="3DC6B87C">
            <wp:simplePos x="0" y="0"/>
            <wp:positionH relativeFrom="column">
              <wp:posOffset>-155575</wp:posOffset>
            </wp:positionH>
            <wp:positionV relativeFrom="paragraph">
              <wp:posOffset>406</wp:posOffset>
            </wp:positionV>
            <wp:extent cx="6111240" cy="3355975"/>
            <wp:effectExtent l="0" t="0" r="0" b="0"/>
            <wp:wrapSquare wrapText="bothSides"/>
            <wp:docPr id="52330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9400" name="Picture 5233094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1240" cy="3355975"/>
                    </a:xfrm>
                    <a:prstGeom prst="rect">
                      <a:avLst/>
                    </a:prstGeom>
                  </pic:spPr>
                </pic:pic>
              </a:graphicData>
            </a:graphic>
            <wp14:sizeRelH relativeFrom="page">
              <wp14:pctWidth>0</wp14:pctWidth>
            </wp14:sizeRelH>
            <wp14:sizeRelV relativeFrom="page">
              <wp14:pctHeight>0</wp14:pctHeight>
            </wp14:sizeRelV>
          </wp:anchor>
        </w:drawing>
      </w:r>
      <w:commentRangeEnd w:id="387"/>
      <w:r w:rsidR="0027752C">
        <w:rPr>
          <w:rStyle w:val="CommentReference"/>
        </w:rPr>
        <w:commentReference w:id="387"/>
      </w:r>
      <w:r w:rsidRPr="00AE18EA">
        <w:rPr>
          <w:i/>
          <w:iCs/>
          <w:sz w:val="20"/>
          <w:szCs w:val="20"/>
        </w:rPr>
        <w:t>Figure 1. Simulated communities reveal how absolute abundance affects phylogenetic and non-phylogenetic β-diversity measures.</w:t>
      </w:r>
      <w:r w:rsidRPr="00AE18EA">
        <w:rPr>
          <w:sz w:val="20"/>
          <w:szCs w:val="20"/>
        </w:rPr>
        <w:t xml:space="preserve"> (A) We constructed a simple four-ASV community with a known phylogeny and generated all permutations of each ASV having an absolute abundance of 1, 10, or 100, resulting in 81 unique communities and 3,240 pairwise comparisons. (B) Distributions of pairwise differences between weighted UniFrac using absolute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A</m:t>
            </m:r>
          </m:sup>
        </m:sSup>
      </m:oMath>
      <w:r w:rsidRPr="00AE18EA">
        <w:rPr>
          <w:sz w:val="20"/>
          <w:szCs w:val="20"/>
        </w:rPr>
        <w:t>) and three other metrics: Bray-Curtis using relative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R</m:t>
            </m:r>
          </m:sup>
        </m:sSup>
      </m:oMath>
      <w:r w:rsidRPr="00AE18EA">
        <w:rPr>
          <w:sz w:val="20"/>
          <w:szCs w:val="20"/>
        </w:rPr>
        <w:t>), weighted UniFrac using relative abundance (</w:t>
      </w:r>
      <m:oMath>
        <m:sSup>
          <m:sSupPr>
            <m:ctrlPr>
              <w:rPr>
                <w:rFonts w:ascii="Cambria Math" w:hAnsi="Cambria Math"/>
                <w:sz w:val="20"/>
                <w:szCs w:val="20"/>
              </w:rPr>
            </m:ctrlPr>
          </m:sSupPr>
          <m:e>
            <m:r>
              <w:rPr>
                <w:rFonts w:ascii="Cambria Math" w:hAnsi="Cambria Math"/>
                <w:sz w:val="20"/>
                <w:szCs w:val="20"/>
              </w:rPr>
              <m:t>U</m:t>
            </m:r>
          </m:e>
          <m:sup>
            <m:r>
              <w:rPr>
                <w:rFonts w:ascii="Cambria Math" w:hAnsi="Cambria Math"/>
                <w:sz w:val="20"/>
                <w:szCs w:val="20"/>
              </w:rPr>
              <m:t>R</m:t>
            </m:r>
          </m:sup>
        </m:sSup>
      </m:oMath>
      <w:r w:rsidRPr="00AE18EA">
        <w:rPr>
          <w:sz w:val="20"/>
          <w:szCs w:val="20"/>
        </w:rPr>
        <w:t>), and Bray-Curtis using absolute abundance (</w:t>
      </w:r>
      <m:oMath>
        <m:r>
          <w:rPr>
            <w:rFonts w:ascii="Cambria Math" w:hAnsi="Cambria Math"/>
            <w:sz w:val="20"/>
            <w:szCs w:val="20"/>
          </w:rPr>
          <m:t>B</m:t>
        </m:r>
        <m:sSup>
          <m:sSupPr>
            <m:ctrlPr>
              <w:rPr>
                <w:rFonts w:ascii="Cambria Math" w:hAnsi="Cambria Math"/>
                <w:sz w:val="20"/>
                <w:szCs w:val="20"/>
              </w:rPr>
            </m:ctrlPr>
          </m:sSupPr>
          <m:e>
            <m:r>
              <w:rPr>
                <w:rFonts w:ascii="Cambria Math" w:hAnsi="Cambria Math"/>
                <w:sz w:val="20"/>
                <w:szCs w:val="20"/>
              </w:rPr>
              <m:t>C</m:t>
            </m:r>
          </m:e>
          <m:sup>
            <m:r>
              <w:rPr>
                <w:rFonts w:ascii="Cambria Math" w:hAnsi="Cambria Math"/>
                <w:sz w:val="20"/>
                <w:szCs w:val="20"/>
              </w:rPr>
              <m:t>A</m:t>
            </m:r>
          </m:sup>
        </m:sSup>
      </m:oMath>
      <w:r w:rsidRPr="00AE18EA">
        <w:rPr>
          <w:sz w:val="20"/>
          <w:szCs w:val="20"/>
        </w:rPr>
        <w:t xml:space="preserve">). (C) </w:t>
      </w:r>
      <w:del w:id="388" w:author="Marian Louise Schmidt" w:date="2025-10-21T16:21:00Z" w16du:dateUtc="2025-10-21T20:21:00Z">
        <w:r w:rsidRPr="00AE18EA" w:rsidDel="00883574">
          <w:rPr>
            <w:sz w:val="20"/>
            <w:szCs w:val="20"/>
          </w:rPr>
          <w:delText>Exampl</w:delText>
        </w:r>
      </w:del>
      <w:ins w:id="389" w:author="Augustus Raymond Pendleton" w:date="2025-09-25T14:15:00Z" w16du:dateUtc="2025-09-25T18:15:00Z">
        <w:del w:id="390" w:author="Marian Louise Schmidt" w:date="2025-10-21T16:21:00Z" w16du:dateUtc="2025-10-21T20:21:00Z">
          <w:r w:rsidR="003E5D44" w:rsidDel="00883574">
            <w:rPr>
              <w:sz w:val="20"/>
              <w:szCs w:val="20"/>
            </w:rPr>
            <w:delText>es of</w:delText>
          </w:r>
        </w:del>
      </w:ins>
      <w:del w:id="391" w:author="Augustus Raymond Pendleton" w:date="2025-09-25T14:14:00Z" w16du:dateUtc="2025-09-25T18:14:00Z">
        <w:r w:rsidRPr="00AE18EA" w:rsidDel="003E5D44">
          <w:rPr>
            <w:sz w:val="20"/>
            <w:szCs w:val="20"/>
          </w:rPr>
          <w:delText>e comparisons</w:delText>
        </w:r>
      </w:del>
      <w:del w:id="392" w:author="Marian Louise Schmidt" w:date="2025-10-21T16:21:00Z" w16du:dateUtc="2025-10-21T20:21:00Z">
        <w:r w:rsidRPr="00AE18EA" w:rsidDel="00883574">
          <w:rPr>
            <w:sz w:val="20"/>
            <w:szCs w:val="20"/>
          </w:rPr>
          <w:delText xml:space="preserve"> i</w:delText>
        </w:r>
      </w:del>
      <w:ins w:id="393" w:author="Marian Louise Schmidt" w:date="2025-10-21T16:21:00Z" w16du:dateUtc="2025-10-21T20:21:00Z">
        <w:r w:rsidR="00883574">
          <w:rPr>
            <w:sz w:val="20"/>
            <w:szCs w:val="20"/>
          </w:rPr>
          <w:t>I</w:t>
        </w:r>
      </w:ins>
      <w:r w:rsidRPr="00AE18EA">
        <w:rPr>
          <w:sz w:val="20"/>
          <w:szCs w:val="20"/>
        </w:rPr>
        <w:t>llustrati</w:t>
      </w:r>
      <w:ins w:id="394" w:author="Augustus Raymond Pendleton" w:date="2025-09-25T14:15:00Z" w16du:dateUtc="2025-09-25T18:15:00Z">
        <w:r w:rsidR="003E5D44">
          <w:rPr>
            <w:sz w:val="20"/>
            <w:szCs w:val="20"/>
          </w:rPr>
          <w:t xml:space="preserve">ve </w:t>
        </w:r>
      </w:ins>
      <w:ins w:id="395" w:author="Marian Louise Schmidt" w:date="2025-10-21T16:21:00Z" w16du:dateUtc="2025-10-21T20:21:00Z">
        <w:r w:rsidR="00883574">
          <w:rPr>
            <w:sz w:val="20"/>
            <w:szCs w:val="20"/>
          </w:rPr>
          <w:t>sample pairs</w:t>
        </w:r>
      </w:ins>
      <w:ins w:id="396" w:author="Marian Louise Schmidt" w:date="2025-10-21T16:22:00Z" w16du:dateUtc="2025-10-21T20:22:00Z">
        <w:r w:rsidR="00883574">
          <w:rPr>
            <w:sz w:val="20"/>
            <w:szCs w:val="20"/>
          </w:rPr>
          <w:t xml:space="preserve"> demonstrate </w:t>
        </w:r>
      </w:ins>
      <w:ins w:id="397" w:author="Augustus Raymond Pendleton" w:date="2025-09-25T14:15:00Z" w16du:dateUtc="2025-09-25T18:15:00Z">
        <w:del w:id="398" w:author="Marian Louise Schmidt" w:date="2025-10-21T16:22:00Z" w16du:dateUtc="2025-10-21T20:22:00Z">
          <w:r w:rsidR="003E5D44" w:rsidDel="00883574">
            <w:rPr>
              <w:sz w:val="20"/>
              <w:szCs w:val="20"/>
            </w:rPr>
            <w:delText>comparisons</w:delText>
          </w:r>
        </w:del>
      </w:ins>
      <w:del w:id="399" w:author="Augustus Raymond Pendleton" w:date="2025-09-25T14:15:00Z" w16du:dateUtc="2025-09-25T18:15:00Z">
        <w:r w:rsidRPr="00AE18EA" w:rsidDel="003E5D44">
          <w:rPr>
            <w:sz w:val="20"/>
            <w:szCs w:val="20"/>
          </w:rPr>
          <w:delText>ng</w:delText>
        </w:r>
      </w:del>
      <w:del w:id="400" w:author="Augustus Raymond Pendleton" w:date="2025-09-25T14:13:00Z" w16du:dateUtc="2025-09-25T18:13:00Z">
        <w:r w:rsidRPr="00AE18EA" w:rsidDel="003E5D44">
          <w:rPr>
            <w:sz w:val="20"/>
            <w:szCs w:val="20"/>
          </w:rPr>
          <w:delText xml:space="preserve"> specific</w:delText>
        </w:r>
      </w:del>
      <w:del w:id="401" w:author="Marian Louise Schmidt" w:date="2025-10-21T16:22:00Z" w16du:dateUtc="2025-10-21T20:22:00Z">
        <w:r w:rsidRPr="00AE18EA" w:rsidDel="00883574">
          <w:rPr>
            <w:sz w:val="20"/>
            <w:szCs w:val="20"/>
          </w:rPr>
          <w:delText xml:space="preserve"> </w:delText>
        </w:r>
      </w:del>
      <w:del w:id="402" w:author="Augustus Raymond Pendleton" w:date="2025-09-25T14:15:00Z" w16du:dateUtc="2025-09-25T18:15:00Z">
        <w:r w:rsidRPr="00AE18EA" w:rsidDel="003E5D44">
          <w:rPr>
            <w:sz w:val="20"/>
            <w:szCs w:val="20"/>
          </w:rPr>
          <w:delText xml:space="preserve">scenarios </w:delText>
        </w:r>
      </w:del>
      <w:ins w:id="403" w:author="Augustus Raymond Pendleton" w:date="2025-09-25T14:16:00Z" w16du:dateUtc="2025-09-25T18:16:00Z">
        <w:del w:id="404" w:author="Marian Louise Schmidt" w:date="2025-10-21T16:22:00Z" w16du:dateUtc="2025-10-21T20:22:00Z">
          <w:r w:rsidR="003E5D44" w:rsidDel="00883574">
            <w:rPr>
              <w:sz w:val="20"/>
              <w:szCs w:val="20"/>
            </w:rPr>
            <w:delText>which reflect</w:delText>
          </w:r>
        </w:del>
        <w:r w:rsidR="003E5D44">
          <w:rPr>
            <w:sz w:val="20"/>
            <w:szCs w:val="20"/>
          </w:rPr>
          <w:t xml:space="preserve"> how absolute abundances and phylogenetic </w:t>
        </w:r>
        <w:del w:id="405" w:author="Marian Louise Schmidt" w:date="2025-10-21T16:22:00Z" w16du:dateUtc="2025-10-21T20:22:00Z">
          <w:r w:rsidR="003E5D44" w:rsidDel="00883574">
            <w:rPr>
              <w:sz w:val="20"/>
              <w:szCs w:val="20"/>
            </w:rPr>
            <w:delText>similarity</w:delText>
          </w:r>
        </w:del>
      </w:ins>
      <w:ins w:id="406" w:author="Marian Louise Schmidt" w:date="2025-10-21T16:22:00Z" w16du:dateUtc="2025-10-21T20:22:00Z">
        <w:r w:rsidR="00883574">
          <w:rPr>
            <w:sz w:val="20"/>
            <w:szCs w:val="20"/>
          </w:rPr>
          <w:t xml:space="preserve">structure interact to increase or decrease </w:t>
        </w:r>
      </w:ins>
      <w:ins w:id="407" w:author="Augustus Raymond Pendleton" w:date="2025-09-25T14:16:00Z" w16du:dateUtc="2025-09-25T18:16:00Z">
        <w:del w:id="408" w:author="Marian Louise Schmidt" w:date="2025-10-21T16:22:00Z" w16du:dateUtc="2025-10-21T20:22:00Z">
          <w:r w:rsidR="003E5D44" w:rsidDel="00883574">
            <w:rPr>
              <w:sz w:val="20"/>
              <w:szCs w:val="20"/>
            </w:rPr>
            <w:delText xml:space="preserve"> can drive differences across </w:delText>
          </w:r>
        </w:del>
        <w:r w:rsidR="003E5D44">
          <w:rPr>
            <w:sz w:val="20"/>
            <w:szCs w:val="20"/>
          </w:rPr>
          <w:t xml:space="preserve">dissimilarity </w:t>
        </w:r>
      </w:ins>
      <w:ins w:id="409" w:author="Marian Louise Schmidt" w:date="2025-10-21T16:22:00Z" w16du:dateUtc="2025-10-21T20:22:00Z">
        <w:r w:rsidR="00883574">
          <w:rPr>
            <w:sz w:val="20"/>
            <w:szCs w:val="20"/>
          </w:rPr>
          <w:t xml:space="preserve">across </w:t>
        </w:r>
      </w:ins>
      <w:ins w:id="410" w:author="Augustus Raymond Pendleton" w:date="2025-09-25T14:16:00Z" w16du:dateUtc="2025-09-25T18:16:00Z">
        <w:r w:rsidR="003E5D44">
          <w:rPr>
            <w:sz w:val="20"/>
            <w:szCs w:val="20"/>
          </w:rPr>
          <w:t>metrics</w:t>
        </w:r>
      </w:ins>
      <w:del w:id="411" w:author="Augustus Raymond Pendleton" w:date="2025-09-25T14:16:00Z" w16du:dateUtc="2025-09-25T18:16:00Z">
        <w:r w:rsidRPr="00AE18EA" w:rsidDel="003E5D44">
          <w:rPr>
            <w:sz w:val="20"/>
            <w:szCs w:val="20"/>
          </w:rPr>
          <w:delText xml:space="preserve">where </w:delText>
        </w:r>
      </w:del>
      <m:oMath>
        <m:sSup>
          <m:sSupPr>
            <m:ctrlPr>
              <w:del w:id="412" w:author="Augustus Raymond Pendleton" w:date="2025-09-25T14:16:00Z" w16du:dateUtc="2025-09-25T18:16:00Z">
                <w:rPr>
                  <w:rFonts w:ascii="Cambria Math" w:hAnsi="Cambria Math"/>
                  <w:sz w:val="20"/>
                  <w:szCs w:val="20"/>
                </w:rPr>
              </w:del>
            </m:ctrlPr>
          </m:sSupPr>
          <m:e>
            <m:r>
              <w:del w:id="413" w:author="Augustus Raymond Pendleton" w:date="2025-09-25T14:16:00Z" w16du:dateUtc="2025-09-25T18:16:00Z">
                <w:rPr>
                  <w:rFonts w:ascii="Cambria Math" w:hAnsi="Cambria Math"/>
                  <w:sz w:val="20"/>
                  <w:szCs w:val="20"/>
                </w:rPr>
                <m:t>U</m:t>
              </w:del>
            </m:r>
          </m:e>
          <m:sup>
            <m:r>
              <w:del w:id="414" w:author="Augustus Raymond Pendleton" w:date="2025-09-25T14:16:00Z" w16du:dateUtc="2025-09-25T18:16:00Z">
                <w:rPr>
                  <w:rFonts w:ascii="Cambria Math" w:hAnsi="Cambria Math"/>
                  <w:sz w:val="20"/>
                  <w:szCs w:val="20"/>
                </w:rPr>
                <m:t>A</m:t>
              </w:del>
            </m:r>
          </m:sup>
        </m:sSup>
      </m:oMath>
      <w:del w:id="415" w:author="Augustus Raymond Pendleton" w:date="2025-09-25T14:16:00Z" w16du:dateUtc="2025-09-25T18:16:00Z">
        <w:r w:rsidRPr="00AE18EA" w:rsidDel="003E5D44">
          <w:rPr>
            <w:sz w:val="20"/>
            <w:szCs w:val="20"/>
          </w:rPr>
          <w:delText xml:space="preserve"> yields greater or smaller dissimilarity than other metrics</w:delText>
        </w:r>
      </w:del>
      <w:r w:rsidRPr="00AE18EA">
        <w:rPr>
          <w:sz w:val="20"/>
          <w:szCs w:val="20"/>
        </w:rPr>
        <w:t>. Colored stars indicate where each scenario falls within the distributions shown in panel B. Actual values for each metric are displayed beneath each scenario.</w:t>
      </w:r>
    </w:p>
    <w:p w14:paraId="4FAF448F" w14:textId="67A20D28" w:rsidR="00D73FD0" w:rsidRDefault="0007048F">
      <w:pPr>
        <w:ind w:firstLine="720"/>
        <w:rPr>
          <w:ins w:id="416" w:author="Augustus Raymond Pendleton" w:date="2025-09-28T21:28:00Z" w16du:dateUtc="2025-09-29T01:28:00Z"/>
        </w:rPr>
        <w:pPrChange w:id="417" w:author="Augustus Raymond Pendleton" w:date="2025-09-29T11:36:00Z" w16du:dateUtc="2025-09-29T15:36:00Z">
          <w:pPr/>
        </w:pPrChange>
      </w:pPr>
      <w:del w:id="418" w:author="Augustus Raymond Pendleton" w:date="2025-09-29T11:36:00Z" w16du:dateUtc="2025-09-29T15:36:00Z">
        <w:r w:rsidRPr="0007048F" w:rsidDel="00FF313F">
          <w:delText>    </w:delText>
        </w:r>
      </w:del>
      <w:r w:rsidRPr="0007048F">
        <w:t xml:space="preserve">Across all 3,240 pairwise comparisons,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is usually smaller than </w:t>
      </w:r>
      <w:ins w:id="419" w:author="Augustus Raymond Pendleton" w:date="2025-09-29T12:11:00Z" w16du:dateUtc="2025-09-29T16:11:00Z">
        <w:r w:rsidR="00BB7799">
          <w:rPr>
            <w:i/>
            <w:iCs/>
          </w:rPr>
          <w:t>BC</w:t>
        </w:r>
        <w:r w:rsidR="00BB7799">
          <w:rPr>
            <w:i/>
            <w:iCs/>
            <w:vertAlign w:val="superscript"/>
          </w:rPr>
          <w:t>A</w:t>
        </w:r>
        <w:r w:rsidR="00BB7799">
          <w:rPr>
            <w:i/>
            <w:iCs/>
          </w:rPr>
          <w:t xml:space="preserve"> </w:t>
        </w:r>
      </w:ins>
      <w:r w:rsidRPr="0007048F">
        <w:t xml:space="preserve">and </w:t>
      </w:r>
      <w:ins w:id="420" w:author="Marian Louise Schmidt" w:date="2025-10-21T16:24:00Z" w16du:dateUtc="2025-10-21T20:24:00Z">
        <w:r w:rsidR="00883574">
          <w:t xml:space="preserve">is </w:t>
        </w:r>
      </w:ins>
      <w:ins w:id="421" w:author="Augustus Raymond Pendleton" w:date="2025-09-29T09:21:00Z" w16du:dateUtc="2025-09-29T13:21:00Z">
        <w:r w:rsidR="00EF1BA1">
          <w:t xml:space="preserve">more </w:t>
        </w:r>
      </w:ins>
      <w:r w:rsidRPr="0007048F">
        <w:t xml:space="preserve">strongly correlated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(Pearsons </w:t>
      </w:r>
      <m:oMath>
        <m:r>
          <w:rPr>
            <w:rFonts w:ascii="Cambria Math" w:hAnsi="Cambria Math"/>
          </w:rPr>
          <m:t>r</m:t>
        </m:r>
      </m:oMath>
      <w:r w:rsidRPr="0007048F">
        <w:t xml:space="preserve"> = 0.82, </w:t>
      </w:r>
      <m:oMath>
        <m:r>
          <w:rPr>
            <w:rFonts w:ascii="Cambria Math" w:hAnsi="Cambria Math"/>
          </w:rPr>
          <m:t>p</m:t>
        </m:r>
      </m:oMath>
      <w:r w:rsidRPr="0007048F">
        <w:t xml:space="preserve"> &lt; 0.0001) than with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R</m:t>
            </m:r>
          </m:sup>
        </m:sSup>
      </m:oMath>
      <w:r w:rsidRPr="0007048F">
        <w:t xml:space="preserve"> (</w:t>
      </w:r>
      <m:oMath>
        <m:r>
          <w:rPr>
            <w:rFonts w:ascii="Cambria Math" w:hAnsi="Cambria Math"/>
          </w:rPr>
          <m:t>r</m:t>
        </m:r>
      </m:oMath>
      <w:r w:rsidRPr="0007048F">
        <w:t xml:space="preserve"> = 0.41) and </w:t>
      </w:r>
      <m:oMath>
        <m:sSup>
          <m:sSupPr>
            <m:ctrlPr>
              <w:rPr>
                <w:rFonts w:ascii="Cambria Math" w:hAnsi="Cambria Math"/>
              </w:rPr>
            </m:ctrlPr>
          </m:sSupPr>
          <m:e>
            <m:r>
              <w:rPr>
                <w:rFonts w:ascii="Cambria Math" w:hAnsi="Cambria Math"/>
              </w:rPr>
              <m:t>U</m:t>
            </m:r>
          </m:e>
          <m:sup>
            <m:r>
              <w:rPr>
                <w:rFonts w:ascii="Cambria Math" w:hAnsi="Cambria Math"/>
              </w:rPr>
              <m:t>R</m:t>
            </m:r>
          </m:sup>
        </m:sSup>
      </m:oMath>
      <w:r w:rsidRPr="0007048F">
        <w:t xml:space="preserve"> (</w:t>
      </w:r>
      <m:oMath>
        <m:r>
          <w:rPr>
            <w:rFonts w:ascii="Cambria Math" w:hAnsi="Cambria Math"/>
          </w:rPr>
          <m:t>r</m:t>
        </m:r>
      </m:oMath>
      <w:r w:rsidRPr="0007048F">
        <w:t xml:space="preserve"> = 0.55), reflecting the effect illustrated in Scenario 1. However, exceptions like Scenario 4 show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can also </w:t>
      </w:r>
      <w:del w:id="422" w:author="Marian Louise Schmidt" w:date="2025-10-21T16:24:00Z" w16du:dateUtc="2025-10-21T20:24:00Z">
        <w:r w:rsidRPr="0007048F" w:rsidDel="00883574">
          <w:delText xml:space="preserve">yield </w:delText>
        </w:r>
      </w:del>
      <w:ins w:id="423" w:author="Marian Louise Schmidt" w:date="2025-10-21T16:24:00Z" w16du:dateUtc="2025-10-21T20:24:00Z">
        <w:r w:rsidR="00883574">
          <w:t>exceed</w:t>
        </w:r>
      </w:ins>
      <w:del w:id="424" w:author="Marian Louise Schmidt" w:date="2025-10-21T16:24:00Z" w16du:dateUtc="2025-10-21T20:24:00Z">
        <w:r w:rsidRPr="0007048F" w:rsidDel="00883574">
          <w:delText>larger distances than</w:delText>
        </w:r>
      </w:del>
      <w:r w:rsidRPr="0007048F">
        <w:t xml:space="preserve"> </w:t>
      </w:r>
      <m:oMath>
        <m:r>
          <w:rPr>
            <w:rFonts w:ascii="Cambria Math" w:hAnsi="Cambria Math"/>
          </w:rPr>
          <m:t>B</m:t>
        </m:r>
        <m:sSup>
          <m:sSupPr>
            <m:ctrlPr>
              <w:rPr>
                <w:rFonts w:ascii="Cambria Math" w:hAnsi="Cambria Math"/>
              </w:rPr>
            </m:ctrlPr>
          </m:sSupPr>
          <m:e>
            <m:r>
              <w:rPr>
                <w:rFonts w:ascii="Cambria Math" w:hAnsi="Cambria Math"/>
              </w:rPr>
              <m:t>C</m:t>
            </m:r>
          </m:e>
          <m:sup>
            <m:r>
              <w:rPr>
                <w:rFonts w:ascii="Cambria Math" w:hAnsi="Cambria Math"/>
              </w:rPr>
              <m:t>A</m:t>
            </m:r>
          </m:sup>
        </m:sSup>
      </m:oMath>
      <w:r w:rsidRPr="0007048F">
        <w:t xml:space="preserve"> when abundance differences occur on long branches. These scenarios demonstrate that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425" w:author="Augustus Raymond Pendleton" w:date="2025-09-26T09:28:00Z" w16du:dateUtc="2025-09-26T13:28:00Z">
        <w:del w:id="426" w:author="Marian Louise Schmidt" w:date="2025-10-21T16:25:00Z" w16du:dateUtc="2025-10-21T20:25:00Z">
          <w:r w:rsidR="00CC3C53" w:rsidDel="00883574">
            <w:delText xml:space="preserve">can </w:delText>
          </w:r>
        </w:del>
        <w:r w:rsidR="00CC3C53">
          <w:t>integrate</w:t>
        </w:r>
      </w:ins>
      <w:ins w:id="427" w:author="Marian Louise Schmidt" w:date="2025-10-21T16:25:00Z" w16du:dateUtc="2025-10-21T20:25:00Z">
        <w:r w:rsidR="00883574">
          <w:t>s</w:t>
        </w:r>
      </w:ins>
      <w:ins w:id="428" w:author="Augustus Raymond Pendleton" w:date="2025-09-26T09:28:00Z" w16du:dateUtc="2025-09-26T13:28:00Z">
        <w:del w:id="429" w:author="Marian Louise Schmidt" w:date="2025-10-21T16:25:00Z" w16du:dateUtc="2025-10-21T20:25:00Z">
          <w:r w:rsidR="00CC3C53" w:rsidDel="00883574">
            <w:delText xml:space="preserve"> changes along </w:delText>
          </w:r>
        </w:del>
      </w:ins>
      <w:ins w:id="430" w:author="Marian Louise Schmidt" w:date="2025-10-21T16:25:00Z" w16du:dateUtc="2025-10-21T20:25:00Z">
        <w:r w:rsidR="00883574">
          <w:t xml:space="preserve"> </w:t>
        </w:r>
      </w:ins>
      <w:ins w:id="431" w:author="Marian Louise Schmidt" w:date="2025-10-21T16:30:00Z" w16du:dateUtc="2025-10-21T20:30:00Z">
        <w:r w:rsidR="00A00D0F">
          <w:t xml:space="preserve">variation along </w:t>
        </w:r>
      </w:ins>
      <w:ins w:id="432" w:author="Augustus Raymond Pendleton" w:date="2025-09-26T09:28:00Z" w16du:dateUtc="2025-09-26T13:28:00Z">
        <w:del w:id="433" w:author="Marian Louise Schmidt" w:date="2025-10-21T16:28:00Z" w16du:dateUtc="2025-10-21T20:28:00Z">
          <w:r w:rsidR="00CC3C53" w:rsidDel="00A00D0F">
            <w:delText>multiple</w:delText>
          </w:r>
        </w:del>
      </w:ins>
      <w:ins w:id="434" w:author="Marian Louise Schmidt" w:date="2025-10-21T16:28:00Z" w16du:dateUtc="2025-10-21T20:28:00Z">
        <w:r w:rsidR="00A00D0F">
          <w:t>three</w:t>
        </w:r>
      </w:ins>
      <w:ins w:id="435" w:author="Marian Louise Schmidt" w:date="2025-10-21T16:25:00Z" w16du:dateUtc="2025-10-21T20:25:00Z">
        <w:r w:rsidR="00883574">
          <w:t xml:space="preserve"> </w:t>
        </w:r>
      </w:ins>
      <w:ins w:id="436" w:author="Marian Louise Schmidt" w:date="2025-10-21T16:29:00Z" w16du:dateUtc="2025-10-21T20:29:00Z">
        <w:r w:rsidR="00A00D0F">
          <w:t xml:space="preserve">ecologically relevant </w:t>
        </w:r>
      </w:ins>
      <w:ins w:id="437" w:author="Augustus Raymond Pendleton" w:date="2025-09-26T09:28:00Z" w16du:dateUtc="2025-09-26T13:28:00Z">
        <w:del w:id="438" w:author="Marian Louise Schmidt" w:date="2025-10-21T16:25:00Z" w16du:dateUtc="2025-10-21T20:25:00Z">
          <w:r w:rsidR="00CC3C53" w:rsidDel="00883574">
            <w:delText xml:space="preserve">, ecologically relevant </w:delText>
          </w:r>
        </w:del>
        <w:r w:rsidR="00CC3C53">
          <w:t>axes</w:t>
        </w:r>
      </w:ins>
      <w:ins w:id="439" w:author="Marian Louise Schmidt" w:date="2025-10-21T16:30:00Z" w16du:dateUtc="2025-10-21T20:30:00Z">
        <w:r w:rsidR="00A00D0F">
          <w:t>:</w:t>
        </w:r>
      </w:ins>
      <w:ins w:id="440" w:author="Marian Louise Schmidt" w:date="2025-10-21T16:29:00Z" w16du:dateUtc="2025-10-21T20:29:00Z">
        <w:r w:rsidR="00A00D0F">
          <w:t xml:space="preserve"> </w:t>
        </w:r>
      </w:ins>
      <w:ins w:id="441" w:author="Augustus Raymond Pendleton" w:date="2025-09-26T09:28:00Z" w16du:dateUtc="2025-09-26T13:28:00Z">
        <w:del w:id="442" w:author="Marian Louise Schmidt" w:date="2025-10-07T10:21:00Z" w16du:dateUtc="2025-10-07T14:21:00Z">
          <w:r w:rsidR="00CC3C53" w:rsidDel="0027752C">
            <w:delText xml:space="preserve"> (</w:delText>
          </w:r>
        </w:del>
        <w:del w:id="443" w:author="Marian Louise Schmidt" w:date="2025-10-21T16:29:00Z" w16du:dateUtc="2025-10-21T20:29:00Z">
          <w:r w:rsidR="00CC3C53" w:rsidDel="00A00D0F">
            <w:delText xml:space="preserve">including </w:delText>
          </w:r>
        </w:del>
        <w:del w:id="444" w:author="Marian Louise Schmidt" w:date="2025-10-21T16:25:00Z" w16du:dateUtc="2025-10-21T20:25:00Z">
          <w:r w:rsidR="00CC3C53" w:rsidDel="00883574">
            <w:delText xml:space="preserve">differences in </w:delText>
          </w:r>
        </w:del>
        <w:r w:rsidR="00CC3C53">
          <w:t xml:space="preserve">composition, phylogenetic </w:t>
        </w:r>
        <w:del w:id="445" w:author="Marian Louise Schmidt" w:date="2025-10-21T16:25:00Z" w16du:dateUtc="2025-10-21T20:25:00Z">
          <w:r w:rsidR="00CC3C53" w:rsidDel="00883574">
            <w:delText>similarity</w:delText>
          </w:r>
        </w:del>
      </w:ins>
      <w:ins w:id="446" w:author="Marian Louise Schmidt" w:date="2025-10-21T16:25:00Z" w16du:dateUtc="2025-10-21T20:25:00Z">
        <w:r w:rsidR="00883574">
          <w:t>relatedness</w:t>
        </w:r>
      </w:ins>
      <w:ins w:id="447" w:author="Augustus Raymond Pendleton" w:date="2025-09-26T09:28:00Z" w16du:dateUtc="2025-09-26T13:28:00Z">
        <w:r w:rsidR="00CC3C53">
          <w:t xml:space="preserve">, and </w:t>
        </w:r>
      </w:ins>
      <w:ins w:id="448" w:author="Augustus Raymond Pendleton" w:date="2025-09-26T09:29:00Z" w16du:dateUtc="2025-09-26T13:29:00Z">
        <w:r w:rsidR="00CC3C53">
          <w:t>microbial load</w:t>
        </w:r>
      </w:ins>
      <w:ins w:id="449" w:author="Marian Louise Schmidt" w:date="2025-10-21T16:26:00Z" w16du:dateUtc="2025-10-21T20:26:00Z">
        <w:r w:rsidR="00883574">
          <w:t>, rather than isolating any single dimension</w:t>
        </w:r>
      </w:ins>
      <w:ins w:id="450" w:author="Augustus Raymond Pendleton" w:date="2025-09-26T09:29:00Z" w16du:dateUtc="2025-09-26T13:29:00Z">
        <w:del w:id="451" w:author="Marian Louise Schmidt" w:date="2025-10-07T10:21:00Z" w16du:dateUtc="2025-10-07T14:21:00Z">
          <w:r w:rsidR="00CC3C53" w:rsidDel="0027752C">
            <w:delText>)</w:delText>
          </w:r>
        </w:del>
        <w:r w:rsidR="00CC3C53">
          <w:t>.</w:t>
        </w:r>
      </w:ins>
      <w:ins w:id="452" w:author="Marian Louise Schmidt" w:date="2025-10-21T16:26:00Z" w16du:dateUtc="2025-10-21T20:26:00Z">
        <w:r w:rsidR="00A00D0F">
          <w:t xml:space="preserve"> </w:t>
        </w:r>
      </w:ins>
      <w:ins w:id="453" w:author="Augustus Raymond Pendleton" w:date="2025-09-26T09:29:00Z" w16du:dateUtc="2025-09-26T13:29:00Z">
        <w:del w:id="454" w:author="Marian Louise Schmidt" w:date="2025-10-21T16:26:00Z" w16du:dateUtc="2025-10-21T20:26:00Z">
          <w:r w:rsidR="00CC3C53" w:rsidDel="00A00D0F">
            <w:delText xml:space="preserve"> However, b</w:delText>
          </w:r>
        </w:del>
      </w:ins>
      <w:ins w:id="455" w:author="Marian Louise Schmidt" w:date="2025-10-21T16:26:00Z" w16du:dateUtc="2025-10-21T20:26:00Z">
        <w:r w:rsidR="00A00D0F">
          <w:t>B</w:t>
        </w:r>
      </w:ins>
      <w:ins w:id="456" w:author="Augustus Raymond Pendleton" w:date="2025-09-26T09:29:00Z" w16du:dateUtc="2025-09-26T13:29:00Z">
        <w:r w:rsidR="00CC3C53">
          <w:t xml:space="preserve">ecause </w:t>
        </w:r>
      </w:ins>
      <w:ins w:id="457" w:author="Marian Louise Schmidt" w:date="2025-10-21T16:30:00Z" w16du:dateUtc="2025-10-21T20:30:00Z">
        <w:r w:rsidR="00A00D0F">
          <w:t xml:space="preserve">a </w:t>
        </w:r>
      </w:ins>
      <w:ins w:id="458" w:author="Augustus Raymond Pendleton" w:date="2025-09-26T09:29:00Z" w16du:dateUtc="2025-09-26T13:29:00Z">
        <w:del w:id="459" w:author="Marian Louise Schmidt" w:date="2025-10-21T16:26:00Z" w16du:dateUtc="2025-10-21T20:26:00Z">
          <w:r w:rsidR="00CC3C53" w:rsidDel="00A00D0F">
            <w:delText>a</w:delText>
          </w:r>
        </w:del>
        <w:del w:id="460" w:author="Marian Louise Schmidt" w:date="2025-10-21T16:30:00Z" w16du:dateUtc="2025-10-21T20:30:00Z">
          <w:r w:rsidR="00CC3C53" w:rsidDel="00A00D0F">
            <w:delText xml:space="preserve"> </w:delText>
          </w:r>
        </w:del>
        <w:r w:rsidR="00CC3C53">
          <w:t xml:space="preserve">given </w:t>
        </w:r>
      </w:ins>
      <m:oMath>
        <m:sSup>
          <m:sSupPr>
            <m:ctrlPr>
              <w:ins w:id="461" w:author="Augustus Raymond Pendleton" w:date="2025-09-26T09:33:00Z" w16du:dateUtc="2025-09-26T13:33:00Z">
                <w:rPr>
                  <w:rFonts w:ascii="Cambria Math" w:hAnsi="Cambria Math"/>
                </w:rPr>
              </w:ins>
            </m:ctrlPr>
          </m:sSupPr>
          <m:e>
            <m:r>
              <w:ins w:id="462" w:author="Augustus Raymond Pendleton" w:date="2025-09-26T09:33:00Z" w16du:dateUtc="2025-09-26T13:33:00Z">
                <w:rPr>
                  <w:rFonts w:ascii="Cambria Math" w:hAnsi="Cambria Math"/>
                </w:rPr>
                <m:t>U</m:t>
              </w:ins>
            </m:r>
          </m:e>
          <m:sup>
            <m:r>
              <w:ins w:id="463" w:author="Augustus Raymond Pendleton" w:date="2025-09-26T09:33:00Z" w16du:dateUtc="2025-09-26T13:33:00Z">
                <w:rPr>
                  <w:rFonts w:ascii="Cambria Math" w:hAnsi="Cambria Math"/>
                </w:rPr>
                <m:t>A</m:t>
              </w:ins>
            </m:r>
          </m:sup>
        </m:sSup>
      </m:oMath>
      <w:ins w:id="464" w:author="Augustus Raymond Pendleton" w:date="2025-09-26T09:29:00Z" w16du:dateUtc="2025-09-26T13:29:00Z">
        <w:r w:rsidR="00CC3C53">
          <w:t xml:space="preserve"> </w:t>
        </w:r>
        <w:del w:id="465" w:author="Marian Louise Schmidt" w:date="2025-10-21T16:30:00Z" w16du:dateUtc="2025-10-21T20:30:00Z">
          <w:r w:rsidR="00CC3C53" w:rsidDel="00A00D0F">
            <w:delText>distance</w:delText>
          </w:r>
        </w:del>
      </w:ins>
      <w:ins w:id="466" w:author="Augustus Raymond Pendleton" w:date="2025-09-26T09:35:00Z" w16du:dateUtc="2025-09-26T13:35:00Z">
        <w:del w:id="467" w:author="Marian Louise Schmidt" w:date="2025-10-21T16:26:00Z" w16du:dateUtc="2025-10-21T20:26:00Z">
          <w:r w:rsidR="00CC3C53" w:rsidDel="00A00D0F">
            <w:delText xml:space="preserve"> </w:delText>
          </w:r>
        </w:del>
        <w:del w:id="468" w:author="Marian Louise Schmidt" w:date="2025-10-07T10:22:00Z" w16du:dateUtc="2025-10-07T14:22:00Z">
          <w:r w:rsidR="00CC3C53" w:rsidDel="0027752C">
            <w:delText>is the result of</w:delText>
          </w:r>
        </w:del>
        <w:del w:id="469" w:author="Marian Louise Schmidt" w:date="2025-10-21T16:26:00Z" w16du:dateUtc="2025-10-21T20:26:00Z">
          <w:r w:rsidR="00CC3C53" w:rsidDel="00A00D0F">
            <w:delText xml:space="preserve"> multiple drivers of variation between communities,</w:delText>
          </w:r>
        </w:del>
      </w:ins>
      <w:ins w:id="470" w:author="Augustus Raymond Pendleton" w:date="2025-09-26T09:30:00Z" w16du:dateUtc="2025-09-26T13:30:00Z">
        <w:del w:id="471" w:author="Marian Louise Schmidt" w:date="2025-10-21T16:26:00Z" w16du:dateUtc="2025-10-21T20:26:00Z">
          <w:r w:rsidR="00CC3C53" w:rsidDel="00A00D0F">
            <w:delText xml:space="preserve"> its interpretation</w:delText>
          </w:r>
        </w:del>
        <w:del w:id="472" w:author="Marian Louise Schmidt" w:date="2025-10-21T16:30:00Z" w16du:dateUtc="2025-10-21T20:30:00Z">
          <w:r w:rsidR="00CC3C53" w:rsidDel="00A00D0F">
            <w:delText xml:space="preserve"> </w:delText>
          </w:r>
        </w:del>
      </w:ins>
      <w:ins w:id="473" w:author="Marian Louise Schmidt" w:date="2025-10-21T16:30:00Z" w16du:dateUtc="2025-10-21T20:30:00Z">
        <w:r w:rsidR="00A00D0F">
          <w:t xml:space="preserve">value can reflect multiple drivers of community change, interpreting it </w:t>
        </w:r>
      </w:ins>
      <w:ins w:id="474" w:author="Augustus Raymond Pendleton" w:date="2025-09-26T09:31:00Z" w16du:dateUtc="2025-09-26T13:31:00Z">
        <w:del w:id="475" w:author="Marian Louise Schmidt" w:date="2025-10-07T10:22:00Z" w16du:dateUtc="2025-10-07T14:22:00Z">
          <w:r w:rsidR="00CC3C53" w:rsidDel="0027752C">
            <w:delText>likely</w:delText>
          </w:r>
        </w:del>
      </w:ins>
      <w:ins w:id="476" w:author="Augustus Raymond Pendleton" w:date="2025-09-26T09:30:00Z" w16du:dateUtc="2025-09-26T13:30:00Z">
        <w:del w:id="477" w:author="Marian Louise Schmidt" w:date="2025-10-07T10:22:00Z" w16du:dateUtc="2025-10-07T14:22:00Z">
          <w:r w:rsidR="00CC3C53" w:rsidDel="0027752C">
            <w:delText xml:space="preserve"> </w:delText>
          </w:r>
        </w:del>
        <w:r w:rsidR="00CC3C53">
          <w:t>require</w:t>
        </w:r>
      </w:ins>
      <w:ins w:id="478" w:author="Augustus Raymond Pendleton" w:date="2025-09-26T09:31:00Z" w16du:dateUtc="2025-09-26T13:31:00Z">
        <w:r w:rsidR="00CC3C53">
          <w:t>s</w:t>
        </w:r>
      </w:ins>
      <w:ins w:id="479" w:author="Augustus Raymond Pendleton" w:date="2025-09-26T09:30:00Z" w16du:dateUtc="2025-09-26T13:30:00Z">
        <w:r w:rsidR="00CC3C53">
          <w:t xml:space="preserve"> </w:t>
        </w:r>
      </w:ins>
      <w:ins w:id="480" w:author="Augustus Raymond Pendleton" w:date="2025-09-26T09:31:00Z" w16du:dateUtc="2025-09-26T13:31:00Z">
        <w:del w:id="481" w:author="Marian Louise Schmidt" w:date="2025-10-21T16:27:00Z" w16du:dateUtc="2025-10-21T20:27:00Z">
          <w:r w:rsidR="00CC3C53" w:rsidDel="00A00D0F">
            <w:delText>additional</w:delText>
          </w:r>
        </w:del>
      </w:ins>
      <w:ins w:id="482" w:author="Marian Louise Schmidt" w:date="2025-10-21T16:27:00Z" w16du:dateUtc="2025-10-21T20:27:00Z">
        <w:r w:rsidR="00A00D0F">
          <w:t>downstream</w:t>
        </w:r>
      </w:ins>
      <w:ins w:id="483" w:author="Augustus Raymond Pendleton" w:date="2025-09-26T09:31:00Z" w16du:dateUtc="2025-09-26T13:31:00Z">
        <w:del w:id="484" w:author="Marian Louise Schmidt" w:date="2025-10-21T16:27:00Z" w16du:dateUtc="2025-10-21T20:27:00Z">
          <w:r w:rsidR="00CC3C53" w:rsidDel="00A00D0F">
            <w:delText xml:space="preserve"> data</w:delText>
          </w:r>
        </w:del>
        <w:r w:rsidR="00CC3C53">
          <w:t xml:space="preserve"> analyses</w:t>
        </w:r>
      </w:ins>
      <w:ins w:id="485" w:author="Marian Louise Schmidt" w:date="2025-10-07T10:22:00Z" w16du:dateUtc="2025-10-07T14:22:00Z">
        <w:r w:rsidR="0027752C">
          <w:t xml:space="preserve"> to dise</w:t>
        </w:r>
      </w:ins>
      <w:ins w:id="486" w:author="Marian Louise Schmidt" w:date="2025-10-07T10:23:00Z" w16du:dateUtc="2025-10-07T14:23:00Z">
        <w:r w:rsidR="0027752C">
          <w:t xml:space="preserve">ntangle the relative contributions </w:t>
        </w:r>
      </w:ins>
      <w:ins w:id="487" w:author="Marian Louise Schmidt" w:date="2025-10-21T16:31:00Z" w16du:dateUtc="2025-10-21T20:31:00Z">
        <w:r w:rsidR="00A00D0F">
          <w:t xml:space="preserve">abundance, </w:t>
        </w:r>
        <w:r w:rsidR="00A00D0F">
          <w:lastRenderedPageBreak/>
          <w:t>phylogeny, and composition</w:t>
        </w:r>
      </w:ins>
      <w:ins w:id="488" w:author="Marian Louise Schmidt" w:date="2025-10-07T10:23:00Z" w16du:dateUtc="2025-10-07T14:23:00Z">
        <w:r w:rsidR="0027752C">
          <w:t xml:space="preserve">. To </w:t>
        </w:r>
      </w:ins>
      <w:ins w:id="489" w:author="Marian Louise Schmidt" w:date="2025-10-21T16:28:00Z" w16du:dateUtc="2025-10-21T20:28:00Z">
        <w:r w:rsidR="00A00D0F">
          <w:t xml:space="preserve">evaluate how this plays out in real systems, we next </w:t>
        </w:r>
      </w:ins>
      <w:ins w:id="490" w:author="Augustus Raymond Pendleton" w:date="2025-09-26T09:30:00Z" w16du:dateUtc="2025-09-26T13:30:00Z">
        <w:del w:id="491" w:author="Marian Louise Schmidt" w:date="2025-10-21T16:28:00Z" w16du:dateUtc="2025-10-21T20:28:00Z">
          <w:r w:rsidR="00CC3C53" w:rsidDel="00A00D0F">
            <w:delText xml:space="preserve"> </w:delText>
          </w:r>
        </w:del>
      </w:ins>
      <w:ins w:id="492" w:author="Marian Louise Schmidt" w:date="2025-10-07T10:23:00Z" w16du:dateUtc="2025-10-07T14:23:00Z">
        <w:r w:rsidR="0027752C">
          <w:t xml:space="preserve">re-analyzed </w:t>
        </w:r>
      </w:ins>
      <w:ins w:id="493" w:author="Augustus Raymond Pendleton" w:date="2025-09-28T21:28:00Z" w16du:dateUtc="2025-09-29T01:28:00Z">
        <w:r w:rsidR="005A0BFB" w:rsidRPr="003641B9">
          <w:rPr>
            <w:noProof/>
            <w:sz w:val="20"/>
            <w:szCs w:val="20"/>
            <w:rPrChange w:id="494" w:author="Augustus Raymond Pendleton" w:date="2025-09-28T21:42:00Z" w16du:dateUtc="2025-09-29T01:42:00Z">
              <w:rPr>
                <w:noProof/>
              </w:rPr>
            </w:rPrChange>
          </w:rPr>
          <w:drawing>
            <wp:anchor distT="0" distB="0" distL="114300" distR="114300" simplePos="0" relativeHeight="251659264" behindDoc="0" locked="0" layoutInCell="1" allowOverlap="1" wp14:anchorId="73DB701C" wp14:editId="4FA666E8">
              <wp:simplePos x="0" y="0"/>
              <wp:positionH relativeFrom="margin">
                <wp:posOffset>0</wp:posOffset>
              </wp:positionH>
              <wp:positionV relativeFrom="margin">
                <wp:posOffset>412625</wp:posOffset>
              </wp:positionV>
              <wp:extent cx="5943600" cy="5723255"/>
              <wp:effectExtent l="0" t="0" r="0" b="4445"/>
              <wp:wrapSquare wrapText="bothSides"/>
              <wp:docPr id="1906658992" name="Picture 1"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58992" name="Picture 1" descr="A graph of different types of data&#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23255"/>
                      </a:xfrm>
                      <a:prstGeom prst="rect">
                        <a:avLst/>
                      </a:prstGeom>
                    </pic:spPr>
                  </pic:pic>
                </a:graphicData>
              </a:graphic>
              <wp14:sizeRelH relativeFrom="page">
                <wp14:pctWidth>0</wp14:pctWidth>
              </wp14:sizeRelH>
              <wp14:sizeRelV relativeFrom="page">
                <wp14:pctHeight>0</wp14:pctHeight>
              </wp14:sizeRelV>
            </wp:anchor>
          </w:drawing>
        </w:r>
      </w:ins>
      <w:ins w:id="495" w:author="Marian Louise Schmidt" w:date="2025-10-07T10:23:00Z" w16du:dateUtc="2025-10-07T14:23:00Z">
        <w:r w:rsidR="0027752C">
          <w:t xml:space="preserve">four previously published datasets spanning diverse microbial </w:t>
        </w:r>
      </w:ins>
      <w:ins w:id="496" w:author="Marian Louise Schmidt" w:date="2025-10-21T16:28:00Z" w16du:dateUtc="2025-10-21T20:28:00Z">
        <w:r w:rsidR="00A00D0F">
          <w:t>environments</w:t>
        </w:r>
      </w:ins>
      <w:ins w:id="497" w:author="Marian Louise Schmidt" w:date="2025-10-07T10:23:00Z" w16du:dateUtc="2025-10-07T14:23:00Z">
        <w:r w:rsidR="0027752C">
          <w:t xml:space="preserve">. </w:t>
        </w:r>
      </w:ins>
      <w:ins w:id="498" w:author="Augustus Raymond Pendleton" w:date="2025-09-26T09:30:00Z" w16du:dateUtc="2025-09-26T13:30:00Z">
        <w:del w:id="499" w:author="Marian Louise Schmidt" w:date="2025-10-07T10:23:00Z" w16du:dateUtc="2025-10-07T14:23:00Z">
          <w:r w:rsidR="00CC3C53" w:rsidDel="0027752C">
            <w:delText>– are differences being driven primarily by changes in absolute abundance, or composition?</w:delText>
          </w:r>
        </w:del>
      </w:ins>
      <w:ins w:id="500" w:author="Augustus Raymond Pendleton" w:date="2025-09-26T09:31:00Z" w16du:dateUtc="2025-09-26T13:31:00Z">
        <w:del w:id="501" w:author="Marian Louise Schmidt" w:date="2025-10-07T10:23:00Z" w16du:dateUtc="2025-10-07T14:23:00Z">
          <w:r w:rsidR="00CC3C53" w:rsidDel="0027752C">
            <w:delText xml:space="preserve"> </w:delText>
          </w:r>
        </w:del>
      </w:ins>
    </w:p>
    <w:p w14:paraId="1F3E04CB" w14:textId="5D07DADB" w:rsidR="00D73FD0" w:rsidRPr="003641B9" w:rsidRDefault="00D73FD0">
      <w:pPr>
        <w:rPr>
          <w:ins w:id="502" w:author="Augustus Raymond Pendleton" w:date="2025-09-28T21:27:00Z" w16du:dateUtc="2025-09-29T01:27:00Z"/>
          <w:sz w:val="20"/>
          <w:szCs w:val="20"/>
          <w:rPrChange w:id="503" w:author="Augustus Raymond Pendleton" w:date="2025-09-28T21:42:00Z" w16du:dateUtc="2025-09-29T01:42:00Z">
            <w:rPr>
              <w:ins w:id="504" w:author="Augustus Raymond Pendleton" w:date="2025-09-28T21:27:00Z" w16du:dateUtc="2025-09-29T01:27:00Z"/>
            </w:rPr>
          </w:rPrChange>
        </w:rPr>
        <w:pPrChange w:id="505" w:author="Augustus Raymond Pendleton" w:date="2025-09-28T21:28:00Z" w16du:dateUtc="2025-09-29T01:28:00Z">
          <w:pPr>
            <w:ind w:firstLine="720"/>
          </w:pPr>
        </w:pPrChange>
      </w:pPr>
      <w:commentRangeStart w:id="506"/>
      <w:ins w:id="507" w:author="Augustus Raymond Pendleton" w:date="2025-09-28T21:28:00Z" w16du:dateUtc="2025-09-29T01:28:00Z">
        <w:r w:rsidRPr="003641B9">
          <w:rPr>
            <w:i/>
            <w:iCs/>
            <w:sz w:val="20"/>
            <w:szCs w:val="20"/>
            <w:rPrChange w:id="508" w:author="Augustus Raymond Pendleton" w:date="2025-09-28T21:42:00Z" w16du:dateUtc="2025-09-29T01:42:00Z">
              <w:rPr>
                <w:i/>
                <w:iCs/>
              </w:rPr>
            </w:rPrChange>
          </w:rPr>
          <w:t>Figure 2</w:t>
        </w:r>
      </w:ins>
      <w:commentRangeEnd w:id="506"/>
      <w:r w:rsidR="004F2D6D">
        <w:rPr>
          <w:rStyle w:val="CommentReference"/>
        </w:rPr>
        <w:commentReference w:id="506"/>
      </w:r>
      <w:ins w:id="509" w:author="Augustus Raymond Pendleton" w:date="2025-09-28T21:28:00Z" w16du:dateUtc="2025-09-29T01:28:00Z">
        <w:r w:rsidRPr="003641B9">
          <w:rPr>
            <w:i/>
            <w:iCs/>
            <w:sz w:val="20"/>
            <w:szCs w:val="20"/>
            <w:rPrChange w:id="510" w:author="Augustus Raymond Pendleton" w:date="2025-09-28T21:42:00Z" w16du:dateUtc="2025-09-29T01:42:00Z">
              <w:rPr>
                <w:i/>
                <w:iCs/>
              </w:rPr>
            </w:rPrChange>
          </w:rPr>
          <w:t xml:space="preserve">. </w:t>
        </w:r>
      </w:ins>
      <w:ins w:id="511" w:author="Augustus Raymond Pendleton" w:date="2025-09-28T21:34:00Z" w16du:dateUtc="2025-09-29T01:34:00Z">
        <w:del w:id="512" w:author="Marian Louise Schmidt" w:date="2025-10-21T16:56:00Z" w16du:dateUtc="2025-10-21T20:56:00Z">
          <w:r w:rsidR="002D2CA2" w:rsidRPr="003641B9" w:rsidDel="00387BC5">
            <w:rPr>
              <w:i/>
              <w:iCs/>
              <w:sz w:val="20"/>
              <w:szCs w:val="20"/>
              <w:rPrChange w:id="513" w:author="Augustus Raymond Pendleton" w:date="2025-09-28T21:42:00Z" w16du:dateUtc="2025-09-29T01:42:00Z">
                <w:rPr>
                  <w:i/>
                  <w:iCs/>
                </w:rPr>
              </w:rPrChange>
            </w:rPr>
            <w:delText>Differences between</w:delText>
          </w:r>
        </w:del>
      </w:ins>
      <w:ins w:id="514" w:author="Marian Louise Schmidt" w:date="2025-10-21T16:56:00Z" w16du:dateUtc="2025-10-21T20:56:00Z">
        <w:r w:rsidR="00387BC5">
          <w:rPr>
            <w:i/>
            <w:iCs/>
            <w:sz w:val="20"/>
            <w:szCs w:val="20"/>
          </w:rPr>
          <w:t>Absolute UniFrac</w:t>
        </w:r>
      </w:ins>
      <w:ins w:id="515" w:author="Augustus Raymond Pendleton" w:date="2025-09-28T21:34:00Z" w16du:dateUtc="2025-09-29T01:34:00Z">
        <w:r w:rsidR="002D2CA2" w:rsidRPr="003641B9">
          <w:rPr>
            <w:i/>
            <w:iCs/>
            <w:sz w:val="20"/>
            <w:szCs w:val="20"/>
            <w:rPrChange w:id="516" w:author="Augustus Raymond Pendleton" w:date="2025-09-28T21:42:00Z" w16du:dateUtc="2025-09-29T01:42:00Z">
              <w:rPr>
                <w:i/>
                <w:iCs/>
              </w:rPr>
            </w:rPrChange>
          </w:rPr>
          <w:t xml:space="preserve"> </w:t>
        </w:r>
      </w:ins>
      <w:ins w:id="517" w:author="Marian Louise Schmidt" w:date="2025-10-21T16:56:00Z" w16du:dateUtc="2025-10-21T20:56:00Z">
        <w:r w:rsidR="00387BC5">
          <w:rPr>
            <w:i/>
            <w:iCs/>
            <w:sz w:val="20"/>
            <w:szCs w:val="20"/>
          </w:rPr>
          <w:t>(</w:t>
        </w:r>
      </w:ins>
      <w:ins w:id="518" w:author="Augustus Raymond Pendleton" w:date="2025-09-28T21:34:00Z" w16du:dateUtc="2025-09-29T01:34:00Z">
        <w:r w:rsidR="002D2CA2" w:rsidRPr="003641B9">
          <w:rPr>
            <w:i/>
            <w:iCs/>
            <w:sz w:val="20"/>
            <w:szCs w:val="20"/>
            <w:rPrChange w:id="519" w:author="Augustus Raymond Pendleton" w:date="2025-09-28T21:42:00Z" w16du:dateUtc="2025-09-29T01:42:00Z">
              <w:rPr>
                <w:i/>
                <w:iCs/>
              </w:rPr>
            </w:rPrChange>
          </w:rPr>
          <w:t>U</w:t>
        </w:r>
        <w:r w:rsidR="002D2CA2" w:rsidRPr="003641B9">
          <w:rPr>
            <w:i/>
            <w:iCs/>
            <w:sz w:val="20"/>
            <w:szCs w:val="20"/>
            <w:vertAlign w:val="superscript"/>
            <w:rPrChange w:id="520" w:author="Augustus Raymond Pendleton" w:date="2025-09-28T21:42:00Z" w16du:dateUtc="2025-09-29T01:42:00Z">
              <w:rPr>
                <w:i/>
                <w:iCs/>
                <w:vertAlign w:val="superscript"/>
              </w:rPr>
            </w:rPrChange>
          </w:rPr>
          <w:t>A</w:t>
        </w:r>
        <w:del w:id="521" w:author="Marian Louise Schmidt" w:date="2025-10-21T16:56:00Z" w16du:dateUtc="2025-10-21T20:56:00Z">
          <w:r w:rsidR="002D2CA2" w:rsidRPr="003641B9" w:rsidDel="00387BC5">
            <w:rPr>
              <w:i/>
              <w:iCs/>
              <w:sz w:val="20"/>
              <w:szCs w:val="20"/>
              <w:rPrChange w:id="522" w:author="Augustus Raymond Pendleton" w:date="2025-09-28T21:42:00Z" w16du:dateUtc="2025-09-29T01:42:00Z">
                <w:rPr>
                  <w:i/>
                  <w:iCs/>
                </w:rPr>
              </w:rPrChange>
            </w:rPr>
            <w:delText xml:space="preserve"> </w:delText>
          </w:r>
        </w:del>
      </w:ins>
      <w:ins w:id="523" w:author="Marian Louise Schmidt" w:date="2025-10-21T16:56:00Z" w16du:dateUtc="2025-10-21T20:56:00Z">
        <w:r w:rsidR="00387BC5">
          <w:rPr>
            <w:i/>
            <w:iCs/>
            <w:sz w:val="20"/>
            <w:szCs w:val="20"/>
          </w:rPr>
          <w:t xml:space="preserve">) compared with </w:t>
        </w:r>
      </w:ins>
      <w:ins w:id="524" w:author="Augustus Raymond Pendleton" w:date="2025-09-28T21:34:00Z" w16du:dateUtc="2025-09-29T01:34:00Z">
        <w:del w:id="525" w:author="Marian Louise Schmidt" w:date="2025-10-21T16:56:00Z" w16du:dateUtc="2025-10-21T20:56:00Z">
          <w:r w:rsidR="002D2CA2" w:rsidRPr="003641B9" w:rsidDel="00387BC5">
            <w:rPr>
              <w:i/>
              <w:iCs/>
              <w:sz w:val="20"/>
              <w:szCs w:val="20"/>
              <w:rPrChange w:id="526" w:author="Augustus Raymond Pendleton" w:date="2025-09-28T21:42:00Z" w16du:dateUtc="2025-09-29T01:42:00Z">
                <w:rPr>
                  <w:i/>
                  <w:iCs/>
                </w:rPr>
              </w:rPrChange>
            </w:rPr>
            <w:delText xml:space="preserve">and </w:delText>
          </w:r>
        </w:del>
        <w:r w:rsidR="002D2CA2" w:rsidRPr="003641B9">
          <w:rPr>
            <w:i/>
            <w:iCs/>
            <w:sz w:val="20"/>
            <w:szCs w:val="20"/>
            <w:rPrChange w:id="527" w:author="Augustus Raymond Pendleton" w:date="2025-09-28T21:42:00Z" w16du:dateUtc="2025-09-29T01:42:00Z">
              <w:rPr>
                <w:i/>
                <w:iCs/>
              </w:rPr>
            </w:rPrChange>
          </w:rPr>
          <w:t xml:space="preserve">other </w:t>
        </w:r>
      </w:ins>
      <w:ins w:id="528" w:author="Marian Louise Schmidt" w:date="2025-10-21T16:57:00Z" w16du:dateUtc="2025-10-21T20:57:00Z">
        <w:r w:rsidR="00387BC5">
          <w:rPr>
            <w:i/>
            <w:iCs/>
            <w:sz w:val="20"/>
            <w:szCs w:val="20"/>
          </w:rPr>
          <w:sym w:font="Symbol" w:char="F062"/>
        </w:r>
        <w:r w:rsidR="00387BC5">
          <w:rPr>
            <w:i/>
            <w:iCs/>
            <w:sz w:val="20"/>
            <w:szCs w:val="20"/>
          </w:rPr>
          <w:t xml:space="preserve">-diversity </w:t>
        </w:r>
      </w:ins>
      <w:ins w:id="529" w:author="Augustus Raymond Pendleton" w:date="2025-09-28T21:34:00Z" w16du:dateUtc="2025-09-29T01:34:00Z">
        <w:r w:rsidR="002D2CA2" w:rsidRPr="003641B9">
          <w:rPr>
            <w:i/>
            <w:iCs/>
            <w:sz w:val="20"/>
            <w:szCs w:val="20"/>
            <w:rPrChange w:id="530" w:author="Augustus Raymond Pendleton" w:date="2025-09-28T21:42:00Z" w16du:dateUtc="2025-09-29T01:42:00Z">
              <w:rPr>
                <w:i/>
                <w:iCs/>
              </w:rPr>
            </w:rPrChange>
          </w:rPr>
          <w:t xml:space="preserve">metrics across </w:t>
        </w:r>
      </w:ins>
      <w:ins w:id="531" w:author="Marian Louise Schmidt" w:date="2025-10-21T16:57:00Z" w16du:dateUtc="2025-10-21T20:57:00Z">
        <w:r w:rsidR="00387BC5">
          <w:rPr>
            <w:i/>
            <w:iCs/>
            <w:sz w:val="20"/>
            <w:szCs w:val="20"/>
          </w:rPr>
          <w:t xml:space="preserve">four </w:t>
        </w:r>
      </w:ins>
      <w:ins w:id="532" w:author="Augustus Raymond Pendleton" w:date="2025-09-28T21:34:00Z" w16du:dateUtc="2025-09-29T01:34:00Z">
        <w:r w:rsidR="002D2CA2" w:rsidRPr="003641B9">
          <w:rPr>
            <w:i/>
            <w:iCs/>
            <w:sz w:val="20"/>
            <w:szCs w:val="20"/>
            <w:rPrChange w:id="533" w:author="Augustus Raymond Pendleton" w:date="2025-09-28T21:42:00Z" w16du:dateUtc="2025-09-29T01:42:00Z">
              <w:rPr>
                <w:i/>
                <w:iCs/>
              </w:rPr>
            </w:rPrChange>
          </w:rPr>
          <w:t xml:space="preserve">real microbial </w:t>
        </w:r>
        <w:del w:id="534" w:author="Marian Louise Schmidt" w:date="2025-10-21T16:57:00Z" w16du:dateUtc="2025-10-21T20:57:00Z">
          <w:r w:rsidR="002D2CA2" w:rsidRPr="003641B9" w:rsidDel="00387BC5">
            <w:rPr>
              <w:i/>
              <w:iCs/>
              <w:sz w:val="20"/>
              <w:szCs w:val="20"/>
              <w:rPrChange w:id="535" w:author="Augustus Raymond Pendleton" w:date="2025-09-28T21:42:00Z" w16du:dateUtc="2025-09-29T01:42:00Z">
                <w:rPr>
                  <w:i/>
                  <w:iCs/>
                </w:rPr>
              </w:rPrChange>
            </w:rPr>
            <w:delText>communities</w:delText>
          </w:r>
        </w:del>
      </w:ins>
      <w:ins w:id="536" w:author="Marian Louise Schmidt" w:date="2025-10-21T16:57:00Z" w16du:dateUtc="2025-10-21T20:57:00Z">
        <w:r w:rsidR="00387BC5">
          <w:rPr>
            <w:i/>
            <w:iCs/>
            <w:sz w:val="20"/>
            <w:szCs w:val="20"/>
          </w:rPr>
          <w:t>datasets</w:t>
        </w:r>
      </w:ins>
      <w:ins w:id="537" w:author="Augustus Raymond Pendleton" w:date="2025-09-28T21:34:00Z" w16du:dateUtc="2025-09-29T01:34:00Z">
        <w:r w:rsidR="002D2CA2" w:rsidRPr="003641B9">
          <w:rPr>
            <w:i/>
            <w:iCs/>
            <w:sz w:val="20"/>
            <w:szCs w:val="20"/>
            <w:rPrChange w:id="538" w:author="Augustus Raymond Pendleton" w:date="2025-09-28T21:42:00Z" w16du:dateUtc="2025-09-29T01:42:00Z">
              <w:rPr>
                <w:i/>
                <w:iCs/>
              </w:rPr>
            </w:rPrChange>
          </w:rPr>
          <w:t xml:space="preserve">. </w:t>
        </w:r>
      </w:ins>
      <w:ins w:id="539" w:author="Marian Louise Schmidt" w:date="2025-10-21T16:57:00Z" w16du:dateUtc="2025-10-21T20:57:00Z">
        <w:r w:rsidR="00387BC5">
          <w:rPr>
            <w:sz w:val="20"/>
            <w:szCs w:val="20"/>
          </w:rPr>
          <w:t xml:space="preserve">Each panel shows pairwise sample distances for </w:t>
        </w:r>
      </w:ins>
      <w:ins w:id="540" w:author="Augustus Raymond Pendleton" w:date="2025-09-28T21:34:00Z" w16du:dateUtc="2025-09-29T01:34:00Z">
        <w:del w:id="541" w:author="Marian Louise Schmidt" w:date="2025-10-21T16:58:00Z" w16du:dateUtc="2025-10-21T20:58:00Z">
          <w:r w:rsidR="002D2CA2" w:rsidRPr="003641B9" w:rsidDel="00387BC5">
            <w:rPr>
              <w:sz w:val="20"/>
              <w:szCs w:val="20"/>
              <w:rPrChange w:id="542" w:author="Augustus Raymond Pendleton" w:date="2025-09-28T21:42:00Z" w16du:dateUtc="2025-09-29T01:42:00Z">
                <w:rPr>
                  <w:i/>
                  <w:iCs/>
                </w:rPr>
              </w:rPrChange>
            </w:rPr>
            <w:delText xml:space="preserve">Four 16S datasets with </w:delText>
          </w:r>
        </w:del>
      </w:ins>
      <w:ins w:id="543" w:author="Augustus Raymond Pendleton" w:date="2025-09-28T21:35:00Z" w16du:dateUtc="2025-09-29T01:35:00Z">
        <w:del w:id="544" w:author="Marian Louise Schmidt" w:date="2025-10-21T16:58:00Z" w16du:dateUtc="2025-10-21T20:58:00Z">
          <w:r w:rsidR="002D2CA2" w:rsidRPr="003641B9" w:rsidDel="00387BC5">
            <w:rPr>
              <w:sz w:val="20"/>
              <w:szCs w:val="20"/>
              <w:rPrChange w:id="545" w:author="Augustus Raymond Pendleton" w:date="2025-09-28T21:42:00Z" w16du:dateUtc="2025-09-29T01:42:00Z">
                <w:rPr>
                  <w:i/>
                  <w:iCs/>
                </w:rPr>
              </w:rPrChange>
            </w:rPr>
            <w:delText xml:space="preserve">absolute abundance quantification were reanalyzed </w:delText>
          </w:r>
        </w:del>
      </w:ins>
      <w:ins w:id="546" w:author="Augustus Raymond Pendleton" w:date="2025-09-29T12:12:00Z" w16du:dateUtc="2025-09-29T16:12:00Z">
        <w:del w:id="547" w:author="Marian Louise Schmidt" w:date="2025-10-21T16:58:00Z" w16du:dateUtc="2025-10-21T20:58:00Z">
          <w:r w:rsidR="00BB7799" w:rsidDel="00387BC5">
            <w:rPr>
              <w:sz w:val="20"/>
              <w:szCs w:val="20"/>
            </w:rPr>
            <w:delText xml:space="preserve">to produce ASVs </w:delText>
          </w:r>
        </w:del>
      </w:ins>
      <w:ins w:id="548" w:author="Augustus Raymond Pendleton" w:date="2025-09-28T21:35:00Z" w16du:dateUtc="2025-09-29T01:35:00Z">
        <w:del w:id="549" w:author="Marian Louise Schmidt" w:date="2025-10-21T16:58:00Z" w16du:dateUtc="2025-10-21T20:58:00Z">
          <w:r w:rsidR="002D2CA2" w:rsidRPr="003641B9" w:rsidDel="00387BC5">
            <w:rPr>
              <w:sz w:val="20"/>
              <w:szCs w:val="20"/>
              <w:rPrChange w:id="550" w:author="Augustus Raymond Pendleton" w:date="2025-09-28T21:42:00Z" w16du:dateUtc="2025-09-29T01:42:00Z">
                <w:rPr>
                  <w:i/>
                  <w:iCs/>
                </w:rPr>
              </w:rPrChange>
            </w:rPr>
            <w:delText>and four dissimilarity metrics were calculated</w:delText>
          </w:r>
        </w:del>
      </w:ins>
      <w:ins w:id="551" w:author="Augustus Raymond Pendleton" w:date="2025-09-28T21:37:00Z" w16du:dateUtc="2025-09-29T01:37:00Z">
        <w:del w:id="552" w:author="Marian Louise Schmidt" w:date="2025-10-21T16:58:00Z" w16du:dateUtc="2025-10-21T20:58:00Z">
          <w:r w:rsidR="002D2CA2" w:rsidRPr="003641B9" w:rsidDel="00387BC5">
            <w:rPr>
              <w:sz w:val="20"/>
              <w:szCs w:val="20"/>
              <w:rPrChange w:id="553" w:author="Augustus Raymond Pendleton" w:date="2025-09-28T21:42:00Z" w16du:dateUtc="2025-09-29T01:42:00Z">
                <w:rPr>
                  <w:i/>
                  <w:iCs/>
                </w:rPr>
              </w:rPrChange>
            </w:rPr>
            <w:delText xml:space="preserve">. </w:delText>
          </w:r>
        </w:del>
      </w:ins>
      <w:ins w:id="554" w:author="Augustus Raymond Pendleton" w:date="2025-09-28T21:38:00Z" w16du:dateUtc="2025-09-29T01:38:00Z">
        <w:r w:rsidR="002D2CA2" w:rsidRPr="003641B9">
          <w:rPr>
            <w:i/>
            <w:iCs/>
            <w:sz w:val="20"/>
            <w:szCs w:val="20"/>
            <w:rPrChange w:id="555" w:author="Augustus Raymond Pendleton" w:date="2025-09-28T21:42:00Z" w16du:dateUtc="2025-09-29T01:42:00Z">
              <w:rPr>
                <w:i/>
                <w:iCs/>
              </w:rPr>
            </w:rPrChange>
          </w:rPr>
          <w:t>U</w:t>
        </w:r>
        <w:r w:rsidR="002D2CA2" w:rsidRPr="003641B9">
          <w:rPr>
            <w:i/>
            <w:iCs/>
            <w:sz w:val="20"/>
            <w:szCs w:val="20"/>
            <w:vertAlign w:val="superscript"/>
            <w:rPrChange w:id="556" w:author="Augustus Raymond Pendleton" w:date="2025-09-28T21:42:00Z" w16du:dateUtc="2025-09-29T01:42:00Z">
              <w:rPr>
                <w:i/>
                <w:iCs/>
                <w:vertAlign w:val="superscript"/>
              </w:rPr>
            </w:rPrChange>
          </w:rPr>
          <w:t>A</w:t>
        </w:r>
        <w:r w:rsidR="002D2CA2" w:rsidRPr="003641B9">
          <w:rPr>
            <w:sz w:val="20"/>
            <w:szCs w:val="20"/>
            <w:rPrChange w:id="557" w:author="Augustus Raymond Pendleton" w:date="2025-09-28T21:42:00Z" w16du:dateUtc="2025-09-29T01:42:00Z">
              <w:rPr>
                <w:i/>
                <w:iCs/>
              </w:rPr>
            </w:rPrChange>
          </w:rPr>
          <w:t xml:space="preserve"> </w:t>
        </w:r>
      </w:ins>
      <w:ins w:id="558" w:author="Marian Louise Schmidt" w:date="2025-10-21T16:58:00Z" w16du:dateUtc="2025-10-21T20:58:00Z">
        <w:r w:rsidR="00387BC5">
          <w:rPr>
            <w:sz w:val="20"/>
            <w:szCs w:val="20"/>
          </w:rPr>
          <w:t xml:space="preserve">(x-axis) against </w:t>
        </w:r>
      </w:ins>
      <w:ins w:id="559" w:author="Augustus Raymond Pendleton" w:date="2025-09-28T21:38:00Z" w16du:dateUtc="2025-09-29T01:38:00Z">
        <w:del w:id="560" w:author="Marian Louise Schmidt" w:date="2025-10-21T16:58:00Z" w16du:dateUtc="2025-10-21T20:58:00Z">
          <w:r w:rsidR="002D2CA2" w:rsidRPr="003641B9" w:rsidDel="00387BC5">
            <w:rPr>
              <w:sz w:val="20"/>
              <w:szCs w:val="20"/>
              <w:rPrChange w:id="561" w:author="Augustus Raymond Pendleton" w:date="2025-09-28T21:42:00Z" w16du:dateUtc="2025-09-29T01:42:00Z">
                <w:rPr>
                  <w:i/>
                  <w:iCs/>
                </w:rPr>
              </w:rPrChange>
            </w:rPr>
            <w:delText xml:space="preserve">is always on the x-axis, while </w:delText>
          </w:r>
        </w:del>
        <w:r w:rsidR="002D2CA2" w:rsidRPr="003641B9">
          <w:rPr>
            <w:sz w:val="20"/>
            <w:szCs w:val="20"/>
            <w:rPrChange w:id="562" w:author="Augustus Raymond Pendleton" w:date="2025-09-28T21:42:00Z" w16du:dateUtc="2025-09-29T01:42:00Z">
              <w:rPr>
                <w:i/>
                <w:iCs/>
              </w:rPr>
            </w:rPrChange>
          </w:rPr>
          <w:t xml:space="preserve">another metric </w:t>
        </w:r>
        <w:del w:id="563" w:author="Marian Louise Schmidt" w:date="2025-10-21T16:58:00Z" w16du:dateUtc="2025-10-21T20:58:00Z">
          <w:r w:rsidR="002D2CA2" w:rsidRPr="003641B9" w:rsidDel="00387BC5">
            <w:rPr>
              <w:sz w:val="20"/>
              <w:szCs w:val="20"/>
              <w:rPrChange w:id="564" w:author="Augustus Raymond Pendleton" w:date="2025-09-28T21:42:00Z" w16du:dateUtc="2025-09-29T01:42:00Z">
                <w:rPr>
                  <w:i/>
                  <w:iCs/>
                </w:rPr>
              </w:rPrChange>
            </w:rPr>
            <w:delText xml:space="preserve">is on the </w:delText>
          </w:r>
        </w:del>
      </w:ins>
      <w:ins w:id="565" w:author="Marian Louise Schmidt" w:date="2025-10-21T16:58:00Z" w16du:dateUtc="2025-10-21T20:58:00Z">
        <w:r w:rsidR="00387BC5">
          <w:rPr>
            <w:sz w:val="20"/>
            <w:szCs w:val="20"/>
          </w:rPr>
          <w:t>(</w:t>
        </w:r>
      </w:ins>
      <w:ins w:id="566" w:author="Augustus Raymond Pendleton" w:date="2025-09-28T21:38:00Z" w16du:dateUtc="2025-09-29T01:38:00Z">
        <w:r w:rsidR="002D2CA2" w:rsidRPr="003641B9">
          <w:rPr>
            <w:sz w:val="20"/>
            <w:szCs w:val="20"/>
            <w:rPrChange w:id="567" w:author="Augustus Raymond Pendleton" w:date="2025-09-28T21:42:00Z" w16du:dateUtc="2025-09-29T01:42:00Z">
              <w:rPr>
                <w:i/>
                <w:iCs/>
              </w:rPr>
            </w:rPrChange>
          </w:rPr>
          <w:t>y</w:t>
        </w:r>
      </w:ins>
      <w:ins w:id="568" w:author="Augustus Raymond Pendleton" w:date="2025-09-28T21:42:00Z" w16du:dateUtc="2025-09-29T01:42:00Z">
        <w:r w:rsidR="003641B9" w:rsidRPr="003641B9">
          <w:rPr>
            <w:sz w:val="20"/>
            <w:szCs w:val="20"/>
            <w:rPrChange w:id="569" w:author="Augustus Raymond Pendleton" w:date="2025-09-28T21:42:00Z" w16du:dateUtc="2025-09-29T01:42:00Z">
              <w:rPr/>
            </w:rPrChange>
          </w:rPr>
          <w:t>-axis</w:t>
        </w:r>
      </w:ins>
      <w:ins w:id="570" w:author="Marian Louise Schmidt" w:date="2025-10-21T16:58:00Z" w16du:dateUtc="2025-10-21T20:58:00Z">
        <w:r w:rsidR="00387BC5">
          <w:rPr>
            <w:sz w:val="20"/>
            <w:szCs w:val="20"/>
          </w:rPr>
          <w:t>)</w:t>
        </w:r>
      </w:ins>
      <w:ins w:id="571" w:author="Augustus Raymond Pendleton" w:date="2025-09-28T21:38:00Z" w16du:dateUtc="2025-09-29T01:38:00Z">
        <w:r w:rsidR="002D2CA2" w:rsidRPr="003641B9">
          <w:rPr>
            <w:sz w:val="20"/>
            <w:szCs w:val="20"/>
            <w:rPrChange w:id="572" w:author="Augustus Raymond Pendleton" w:date="2025-09-28T21:42:00Z" w16du:dateUtc="2025-09-29T01:42:00Z">
              <w:rPr>
                <w:i/>
                <w:iCs/>
              </w:rPr>
            </w:rPrChange>
          </w:rPr>
          <w:t xml:space="preserve">: </w:t>
        </w:r>
      </w:ins>
      <w:ins w:id="573" w:author="Marian Louise Schmidt" w:date="2025-10-21T16:58:00Z" w16du:dateUtc="2025-10-21T20:58:00Z">
        <w:r w:rsidR="00387BC5">
          <w:rPr>
            <w:sz w:val="20"/>
            <w:szCs w:val="20"/>
          </w:rPr>
          <w:t>Bray-Curtis using re</w:t>
        </w:r>
      </w:ins>
      <w:ins w:id="574" w:author="Marian Louise Schmidt" w:date="2025-10-21T16:59:00Z" w16du:dateUtc="2025-10-21T20:59:00Z">
        <w:r w:rsidR="00387BC5">
          <w:rPr>
            <w:sz w:val="20"/>
            <w:szCs w:val="20"/>
          </w:rPr>
          <w:t>lative abundance (</w:t>
        </w:r>
      </w:ins>
      <w:ins w:id="575" w:author="Augustus Raymond Pendleton" w:date="2025-09-28T21:38:00Z" w16du:dateUtc="2025-09-29T01:38:00Z">
        <w:r w:rsidR="002D2CA2" w:rsidRPr="003641B9">
          <w:rPr>
            <w:i/>
            <w:iCs/>
            <w:sz w:val="20"/>
            <w:szCs w:val="20"/>
            <w:rPrChange w:id="576" w:author="Augustus Raymond Pendleton" w:date="2025-09-28T21:42:00Z" w16du:dateUtc="2025-09-29T01:42:00Z">
              <w:rPr>
                <w:i/>
                <w:iCs/>
              </w:rPr>
            </w:rPrChange>
          </w:rPr>
          <w:t>BC</w:t>
        </w:r>
        <w:r w:rsidR="002D2CA2" w:rsidRPr="003641B9">
          <w:rPr>
            <w:i/>
            <w:iCs/>
            <w:sz w:val="20"/>
            <w:szCs w:val="20"/>
            <w:vertAlign w:val="superscript"/>
            <w:rPrChange w:id="577" w:author="Augustus Raymond Pendleton" w:date="2025-09-28T21:42:00Z" w16du:dateUtc="2025-09-29T01:42:00Z">
              <w:rPr>
                <w:i/>
                <w:iCs/>
                <w:vertAlign w:val="superscript"/>
              </w:rPr>
            </w:rPrChange>
          </w:rPr>
          <w:t>R</w:t>
        </w:r>
        <w:del w:id="578" w:author="Marian Louise Schmidt" w:date="2025-10-21T16:59:00Z" w16du:dateUtc="2025-10-21T20:59:00Z">
          <w:r w:rsidR="002D2CA2" w:rsidRPr="003641B9" w:rsidDel="00387BC5">
            <w:rPr>
              <w:sz w:val="20"/>
              <w:szCs w:val="20"/>
              <w:rPrChange w:id="579" w:author="Augustus Raymond Pendleton" w:date="2025-09-28T21:42:00Z" w16du:dateUtc="2025-09-29T01:42:00Z">
                <w:rPr>
                  <w:i/>
                  <w:iCs/>
                </w:rPr>
              </w:rPrChange>
            </w:rPr>
            <w:delText xml:space="preserve"> </w:delText>
          </w:r>
        </w:del>
      </w:ins>
      <w:ins w:id="580" w:author="Marian Louise Schmidt" w:date="2025-10-21T16:59:00Z" w16du:dateUtc="2025-10-21T20:59:00Z">
        <w:r w:rsidR="00387BC5">
          <w:rPr>
            <w:sz w:val="20"/>
            <w:szCs w:val="20"/>
          </w:rPr>
          <w:t xml:space="preserve">, </w:t>
        </w:r>
      </w:ins>
      <w:ins w:id="581" w:author="Augustus Raymond Pendleton" w:date="2025-09-28T21:38:00Z" w16du:dateUtc="2025-09-29T01:38:00Z">
        <w:del w:id="582" w:author="Marian Louise Schmidt" w:date="2025-10-21T16:59:00Z" w16du:dateUtc="2025-10-21T20:59:00Z">
          <w:r w:rsidR="002D2CA2" w:rsidRPr="003641B9" w:rsidDel="00387BC5">
            <w:rPr>
              <w:sz w:val="20"/>
              <w:szCs w:val="20"/>
              <w:rPrChange w:id="583" w:author="Augustus Raymond Pendleton" w:date="2025-09-28T21:42:00Z" w16du:dateUtc="2025-09-29T01:42:00Z">
                <w:rPr>
                  <w:i/>
                  <w:iCs/>
                </w:rPr>
              </w:rPrChange>
            </w:rPr>
            <w:delText xml:space="preserve">on the </w:delText>
          </w:r>
        </w:del>
        <w:r w:rsidR="002D2CA2" w:rsidRPr="003641B9">
          <w:rPr>
            <w:sz w:val="20"/>
            <w:szCs w:val="20"/>
            <w:rPrChange w:id="584" w:author="Augustus Raymond Pendleton" w:date="2025-09-28T21:42:00Z" w16du:dateUtc="2025-09-29T01:42:00Z">
              <w:rPr>
                <w:i/>
                <w:iCs/>
              </w:rPr>
            </w:rPrChange>
          </w:rPr>
          <w:t>first column</w:t>
        </w:r>
      </w:ins>
      <w:ins w:id="585" w:author="Marian Louise Schmidt" w:date="2025-10-21T16:59:00Z" w16du:dateUtc="2025-10-21T20:59:00Z">
        <w:r w:rsidR="00387BC5">
          <w:rPr>
            <w:sz w:val="20"/>
            <w:szCs w:val="20"/>
          </w:rPr>
          <w:t>)</w:t>
        </w:r>
      </w:ins>
      <w:ins w:id="586" w:author="Augustus Raymond Pendleton" w:date="2025-09-28T21:38:00Z" w16du:dateUtc="2025-09-29T01:38:00Z">
        <w:r w:rsidR="002D2CA2" w:rsidRPr="003641B9">
          <w:rPr>
            <w:sz w:val="20"/>
            <w:szCs w:val="20"/>
            <w:rPrChange w:id="587" w:author="Augustus Raymond Pendleton" w:date="2025-09-28T21:42:00Z" w16du:dateUtc="2025-09-29T01:42:00Z">
              <w:rPr>
                <w:i/>
                <w:iCs/>
              </w:rPr>
            </w:rPrChange>
          </w:rPr>
          <w:t>,</w:t>
        </w:r>
      </w:ins>
      <w:ins w:id="588" w:author="Marian Louise Schmidt" w:date="2025-10-21T16:59:00Z" w16du:dateUtc="2025-10-21T20:59:00Z">
        <w:r w:rsidR="00387BC5">
          <w:rPr>
            <w:sz w:val="20"/>
            <w:szCs w:val="20"/>
          </w:rPr>
          <w:t xml:space="preserve"> weighted UniFrac using relative abundances (</w:t>
        </w:r>
      </w:ins>
      <w:ins w:id="589" w:author="Augustus Raymond Pendleton" w:date="2025-09-28T21:38:00Z" w16du:dateUtc="2025-09-29T01:38:00Z">
        <w:del w:id="590" w:author="Marian Louise Schmidt" w:date="2025-10-21T16:59:00Z" w16du:dateUtc="2025-10-21T20:59:00Z">
          <w:r w:rsidR="002D2CA2" w:rsidRPr="003641B9" w:rsidDel="00387BC5">
            <w:rPr>
              <w:sz w:val="20"/>
              <w:szCs w:val="20"/>
              <w:rPrChange w:id="591" w:author="Augustus Raymond Pendleton" w:date="2025-09-28T21:42:00Z" w16du:dateUtc="2025-09-29T01:42:00Z">
                <w:rPr>
                  <w:i/>
                  <w:iCs/>
                </w:rPr>
              </w:rPrChange>
            </w:rPr>
            <w:delText xml:space="preserve"> </w:delText>
          </w:r>
        </w:del>
        <w:r w:rsidR="002D2CA2" w:rsidRPr="003641B9">
          <w:rPr>
            <w:i/>
            <w:iCs/>
            <w:sz w:val="20"/>
            <w:szCs w:val="20"/>
            <w:rPrChange w:id="592" w:author="Augustus Raymond Pendleton" w:date="2025-09-28T21:42:00Z" w16du:dateUtc="2025-09-29T01:42:00Z">
              <w:rPr>
                <w:i/>
                <w:iCs/>
              </w:rPr>
            </w:rPrChange>
          </w:rPr>
          <w:t>U</w:t>
        </w:r>
      </w:ins>
      <w:ins w:id="593" w:author="Augustus Raymond Pendleton" w:date="2025-09-28T21:39:00Z" w16du:dateUtc="2025-09-29T01:39:00Z">
        <w:r w:rsidR="002D2CA2" w:rsidRPr="003641B9">
          <w:rPr>
            <w:i/>
            <w:iCs/>
            <w:sz w:val="20"/>
            <w:szCs w:val="20"/>
            <w:vertAlign w:val="superscript"/>
            <w:rPrChange w:id="594" w:author="Augustus Raymond Pendleton" w:date="2025-09-28T21:42:00Z" w16du:dateUtc="2025-09-29T01:42:00Z">
              <w:rPr>
                <w:i/>
                <w:iCs/>
                <w:vertAlign w:val="superscript"/>
              </w:rPr>
            </w:rPrChange>
          </w:rPr>
          <w:t>R</w:t>
        </w:r>
        <w:del w:id="595" w:author="Marian Louise Schmidt" w:date="2025-10-21T16:59:00Z" w16du:dateUtc="2025-10-21T20:59:00Z">
          <w:r w:rsidR="002D2CA2" w:rsidRPr="003641B9" w:rsidDel="00387BC5">
            <w:rPr>
              <w:sz w:val="20"/>
              <w:szCs w:val="20"/>
              <w:rPrChange w:id="596" w:author="Augustus Raymond Pendleton" w:date="2025-09-28T21:42:00Z" w16du:dateUtc="2025-09-29T01:42:00Z">
                <w:rPr>
                  <w:i/>
                  <w:iCs/>
                </w:rPr>
              </w:rPrChange>
            </w:rPr>
            <w:delText xml:space="preserve"> </w:delText>
          </w:r>
        </w:del>
      </w:ins>
      <w:ins w:id="597" w:author="Marian Louise Schmidt" w:date="2025-10-21T16:59:00Z" w16du:dateUtc="2025-10-21T20:59:00Z">
        <w:r w:rsidR="00387BC5">
          <w:rPr>
            <w:sz w:val="20"/>
            <w:szCs w:val="20"/>
          </w:rPr>
          <w:t xml:space="preserve">, </w:t>
        </w:r>
      </w:ins>
      <w:ins w:id="598" w:author="Augustus Raymond Pendleton" w:date="2025-09-28T21:39:00Z" w16du:dateUtc="2025-09-29T01:39:00Z">
        <w:del w:id="599" w:author="Marian Louise Schmidt" w:date="2025-10-21T16:59:00Z" w16du:dateUtc="2025-10-21T20:59:00Z">
          <w:r w:rsidR="002D2CA2" w:rsidRPr="003641B9" w:rsidDel="00387BC5">
            <w:rPr>
              <w:sz w:val="20"/>
              <w:szCs w:val="20"/>
              <w:rPrChange w:id="600" w:author="Augustus Raymond Pendleton" w:date="2025-09-28T21:42:00Z" w16du:dateUtc="2025-09-29T01:42:00Z">
                <w:rPr>
                  <w:i/>
                  <w:iCs/>
                </w:rPr>
              </w:rPrChange>
            </w:rPr>
            <w:delText xml:space="preserve">in the </w:delText>
          </w:r>
        </w:del>
        <w:r w:rsidR="002D2CA2" w:rsidRPr="003641B9">
          <w:rPr>
            <w:sz w:val="20"/>
            <w:szCs w:val="20"/>
            <w:rPrChange w:id="601" w:author="Augustus Raymond Pendleton" w:date="2025-09-28T21:42:00Z" w16du:dateUtc="2025-09-29T01:42:00Z">
              <w:rPr>
                <w:i/>
                <w:iCs/>
              </w:rPr>
            </w:rPrChange>
          </w:rPr>
          <w:t>second</w:t>
        </w:r>
      </w:ins>
      <w:ins w:id="602" w:author="Marian Louise Schmidt" w:date="2025-10-21T16:59:00Z" w16du:dateUtc="2025-10-21T20:59:00Z">
        <w:r w:rsidR="00387BC5">
          <w:rPr>
            <w:sz w:val="20"/>
            <w:szCs w:val="20"/>
          </w:rPr>
          <w:t xml:space="preserve"> column)</w:t>
        </w:r>
      </w:ins>
      <w:ins w:id="603" w:author="Augustus Raymond Pendleton" w:date="2025-09-28T21:39:00Z" w16du:dateUtc="2025-09-29T01:39:00Z">
        <w:r w:rsidR="002D2CA2" w:rsidRPr="003641B9">
          <w:rPr>
            <w:sz w:val="20"/>
            <w:szCs w:val="20"/>
            <w:rPrChange w:id="604" w:author="Augustus Raymond Pendleton" w:date="2025-09-28T21:42:00Z" w16du:dateUtc="2025-09-29T01:42:00Z">
              <w:rPr>
                <w:i/>
                <w:iCs/>
              </w:rPr>
            </w:rPrChange>
          </w:rPr>
          <w:t>, and</w:t>
        </w:r>
      </w:ins>
      <w:ins w:id="605" w:author="Marian Louise Schmidt" w:date="2025-10-21T16:59:00Z" w16du:dateUtc="2025-10-21T20:59:00Z">
        <w:r w:rsidR="00387BC5">
          <w:rPr>
            <w:sz w:val="20"/>
            <w:szCs w:val="20"/>
          </w:rPr>
          <w:t xml:space="preserve"> Bray-curtis using absolute abundances (</w:t>
        </w:r>
      </w:ins>
      <w:ins w:id="606" w:author="Augustus Raymond Pendleton" w:date="2025-09-28T21:39:00Z" w16du:dateUtc="2025-09-29T01:39:00Z">
        <w:del w:id="607" w:author="Marian Louise Schmidt" w:date="2025-10-21T16:59:00Z" w16du:dateUtc="2025-10-21T20:59:00Z">
          <w:r w:rsidR="002D2CA2" w:rsidRPr="003641B9" w:rsidDel="00387BC5">
            <w:rPr>
              <w:sz w:val="20"/>
              <w:szCs w:val="20"/>
              <w:rPrChange w:id="608" w:author="Augustus Raymond Pendleton" w:date="2025-09-28T21:42:00Z" w16du:dateUtc="2025-09-29T01:42:00Z">
                <w:rPr>
                  <w:i/>
                  <w:iCs/>
                </w:rPr>
              </w:rPrChange>
            </w:rPr>
            <w:delText xml:space="preserve"> </w:delText>
          </w:r>
        </w:del>
        <w:r w:rsidR="002D2CA2" w:rsidRPr="003641B9">
          <w:rPr>
            <w:i/>
            <w:iCs/>
            <w:sz w:val="20"/>
            <w:szCs w:val="20"/>
            <w:rPrChange w:id="609" w:author="Augustus Raymond Pendleton" w:date="2025-09-28T21:42:00Z" w16du:dateUtc="2025-09-29T01:42:00Z">
              <w:rPr>
                <w:i/>
                <w:iCs/>
              </w:rPr>
            </w:rPrChange>
          </w:rPr>
          <w:t>BC</w:t>
        </w:r>
        <w:r w:rsidR="002D2CA2" w:rsidRPr="003641B9">
          <w:rPr>
            <w:i/>
            <w:iCs/>
            <w:sz w:val="20"/>
            <w:szCs w:val="20"/>
            <w:vertAlign w:val="superscript"/>
            <w:rPrChange w:id="610" w:author="Augustus Raymond Pendleton" w:date="2025-09-28T21:42:00Z" w16du:dateUtc="2025-09-29T01:42:00Z">
              <w:rPr>
                <w:i/>
                <w:iCs/>
                <w:vertAlign w:val="superscript"/>
              </w:rPr>
            </w:rPrChange>
          </w:rPr>
          <w:t>A</w:t>
        </w:r>
        <w:del w:id="611" w:author="Marian Louise Schmidt" w:date="2025-10-21T16:59:00Z" w16du:dateUtc="2025-10-21T20:59:00Z">
          <w:r w:rsidR="002D2CA2" w:rsidRPr="003641B9" w:rsidDel="00387BC5">
            <w:rPr>
              <w:sz w:val="20"/>
              <w:szCs w:val="20"/>
              <w:rPrChange w:id="612" w:author="Augustus Raymond Pendleton" w:date="2025-09-28T21:42:00Z" w16du:dateUtc="2025-09-29T01:42:00Z">
                <w:rPr>
                  <w:i/>
                  <w:iCs/>
                </w:rPr>
              </w:rPrChange>
            </w:rPr>
            <w:delText xml:space="preserve"> </w:delText>
          </w:r>
        </w:del>
      </w:ins>
      <w:ins w:id="613" w:author="Marian Louise Schmidt" w:date="2025-10-21T16:59:00Z" w16du:dateUtc="2025-10-21T20:59:00Z">
        <w:r w:rsidR="00387BC5">
          <w:rPr>
            <w:sz w:val="20"/>
            <w:szCs w:val="20"/>
          </w:rPr>
          <w:t>,</w:t>
        </w:r>
      </w:ins>
      <w:ins w:id="614" w:author="Augustus Raymond Pendleton" w:date="2025-09-28T21:39:00Z" w16du:dateUtc="2025-09-29T01:39:00Z">
        <w:del w:id="615" w:author="Marian Louise Schmidt" w:date="2025-10-21T16:59:00Z" w16du:dateUtc="2025-10-21T20:59:00Z">
          <w:r w:rsidR="002D2CA2" w:rsidRPr="003641B9" w:rsidDel="00387BC5">
            <w:rPr>
              <w:sz w:val="20"/>
              <w:szCs w:val="20"/>
              <w:rPrChange w:id="616" w:author="Augustus Raymond Pendleton" w:date="2025-09-28T21:42:00Z" w16du:dateUtc="2025-09-29T01:42:00Z">
                <w:rPr>
                  <w:i/>
                  <w:iCs/>
                </w:rPr>
              </w:rPrChange>
            </w:rPr>
            <w:delText>i</w:delText>
          </w:r>
        </w:del>
        <w:del w:id="617" w:author="Marian Louise Schmidt" w:date="2025-10-21T17:00:00Z" w16du:dateUtc="2025-10-21T21:00:00Z">
          <w:r w:rsidR="002D2CA2" w:rsidRPr="003641B9" w:rsidDel="00387BC5">
            <w:rPr>
              <w:sz w:val="20"/>
              <w:szCs w:val="20"/>
              <w:rPrChange w:id="618" w:author="Augustus Raymond Pendleton" w:date="2025-09-28T21:42:00Z" w16du:dateUtc="2025-09-29T01:42:00Z">
                <w:rPr>
                  <w:i/>
                  <w:iCs/>
                </w:rPr>
              </w:rPrChange>
            </w:rPr>
            <w:delText xml:space="preserve">n the </w:delText>
          </w:r>
        </w:del>
      </w:ins>
      <w:ins w:id="619" w:author="Marian Louise Schmidt" w:date="2025-10-21T17:00:00Z" w16du:dateUtc="2025-10-21T21:00:00Z">
        <w:r w:rsidR="00387BC5">
          <w:rPr>
            <w:sz w:val="20"/>
            <w:szCs w:val="20"/>
          </w:rPr>
          <w:t xml:space="preserve"> </w:t>
        </w:r>
      </w:ins>
      <w:ins w:id="620" w:author="Augustus Raymond Pendleton" w:date="2025-09-28T21:39:00Z" w16du:dateUtc="2025-09-29T01:39:00Z">
        <w:r w:rsidR="002D2CA2" w:rsidRPr="003641B9">
          <w:rPr>
            <w:sz w:val="20"/>
            <w:szCs w:val="20"/>
            <w:rPrChange w:id="621" w:author="Augustus Raymond Pendleton" w:date="2025-09-28T21:42:00Z" w16du:dateUtc="2025-09-29T01:42:00Z">
              <w:rPr>
                <w:i/>
                <w:iCs/>
              </w:rPr>
            </w:rPrChange>
          </w:rPr>
          <w:t>third</w:t>
        </w:r>
      </w:ins>
      <w:ins w:id="622" w:author="Marian Louise Schmidt" w:date="2025-10-21T17:00:00Z" w16du:dateUtc="2025-10-21T21:00:00Z">
        <w:r w:rsidR="00387BC5">
          <w:rPr>
            <w:sz w:val="20"/>
            <w:szCs w:val="20"/>
          </w:rPr>
          <w:t xml:space="preserve"> column)</w:t>
        </w:r>
      </w:ins>
      <w:ins w:id="623" w:author="Augustus Raymond Pendleton" w:date="2025-09-28T21:39:00Z" w16du:dateUtc="2025-09-29T01:39:00Z">
        <w:r w:rsidR="002D2CA2" w:rsidRPr="003641B9">
          <w:rPr>
            <w:sz w:val="20"/>
            <w:szCs w:val="20"/>
            <w:rPrChange w:id="624" w:author="Augustus Raymond Pendleton" w:date="2025-09-28T21:42:00Z" w16du:dateUtc="2025-09-29T01:42:00Z">
              <w:rPr>
                <w:i/>
                <w:iCs/>
              </w:rPr>
            </w:rPrChange>
          </w:rPr>
          <w:t>.</w:t>
        </w:r>
      </w:ins>
      <w:ins w:id="625" w:author="Augustus Raymond Pendleton" w:date="2025-09-28T21:35:00Z" w16du:dateUtc="2025-09-29T01:35:00Z">
        <w:r w:rsidR="002D2CA2" w:rsidRPr="003641B9">
          <w:rPr>
            <w:sz w:val="20"/>
            <w:szCs w:val="20"/>
            <w:rPrChange w:id="626" w:author="Augustus Raymond Pendleton" w:date="2025-09-28T21:42:00Z" w16du:dateUtc="2025-09-29T01:42:00Z">
              <w:rPr>
                <w:i/>
                <w:iCs/>
              </w:rPr>
            </w:rPrChange>
          </w:rPr>
          <w:t xml:space="preserve"> </w:t>
        </w:r>
      </w:ins>
      <w:ins w:id="627" w:author="Augustus Raymond Pendleton" w:date="2025-09-28T21:36:00Z" w16du:dateUtc="2025-09-29T01:36:00Z">
        <w:r w:rsidR="002D2CA2" w:rsidRPr="003641B9">
          <w:rPr>
            <w:sz w:val="20"/>
            <w:szCs w:val="20"/>
            <w:rPrChange w:id="628" w:author="Augustus Raymond Pendleton" w:date="2025-09-28T21:42:00Z" w16du:dateUtc="2025-09-29T01:42:00Z">
              <w:rPr>
                <w:i/>
                <w:iCs/>
              </w:rPr>
            </w:rPrChange>
          </w:rPr>
          <w:t>Contours in</w:t>
        </w:r>
      </w:ins>
      <w:ins w:id="629" w:author="Marian Louise Schmidt" w:date="2025-10-21T17:00:00Z" w16du:dateUtc="2025-10-21T21:00:00Z">
        <w:r w:rsidR="00387BC5">
          <w:rPr>
            <w:sz w:val="20"/>
            <w:szCs w:val="20"/>
          </w:rPr>
          <w:t xml:space="preserve">dicate </w:t>
        </w:r>
      </w:ins>
      <w:ins w:id="630" w:author="Augustus Raymond Pendleton" w:date="2025-09-28T21:36:00Z" w16du:dateUtc="2025-09-29T01:36:00Z">
        <w:del w:id="631" w:author="Marian Louise Schmidt" w:date="2025-10-21T17:00:00Z" w16du:dateUtc="2025-10-21T21:00:00Z">
          <w:r w:rsidR="002D2CA2" w:rsidRPr="003641B9" w:rsidDel="00387BC5">
            <w:rPr>
              <w:sz w:val="20"/>
              <w:szCs w:val="20"/>
              <w:rPrChange w:id="632" w:author="Augustus Raymond Pendleton" w:date="2025-09-28T21:42:00Z" w16du:dateUtc="2025-09-29T01:42:00Z">
                <w:rPr>
                  <w:i/>
                  <w:iCs/>
                </w:rPr>
              </w:rPrChange>
            </w:rPr>
            <w:delText xml:space="preserve"> each panel reflect </w:delText>
          </w:r>
        </w:del>
        <w:r w:rsidR="002D2CA2" w:rsidRPr="003641B9">
          <w:rPr>
            <w:sz w:val="20"/>
            <w:szCs w:val="20"/>
            <w:rPrChange w:id="633" w:author="Augustus Raymond Pendleton" w:date="2025-09-28T21:42:00Z" w16du:dateUtc="2025-09-29T01:42:00Z">
              <w:rPr>
                <w:i/>
                <w:iCs/>
              </w:rPr>
            </w:rPrChange>
          </w:rPr>
          <w:t xml:space="preserve">the density of </w:t>
        </w:r>
      </w:ins>
      <w:ins w:id="634" w:author="Marian Louise Schmidt" w:date="2025-10-21T17:00:00Z" w16du:dateUtc="2025-10-21T21:00:00Z">
        <w:r w:rsidR="00387BC5">
          <w:rPr>
            <w:sz w:val="20"/>
            <w:szCs w:val="20"/>
          </w:rPr>
          <w:t>pairwise comparisons (</w:t>
        </w:r>
      </w:ins>
      <w:ins w:id="635" w:author="Augustus Raymond Pendleton" w:date="2025-09-28T21:36:00Z" w16du:dateUtc="2025-09-29T01:36:00Z">
        <w:del w:id="636" w:author="Marian Louise Schmidt" w:date="2025-10-21T17:00:00Z" w16du:dateUtc="2025-10-21T21:00:00Z">
          <w:r w:rsidR="002D2CA2" w:rsidRPr="003641B9" w:rsidDel="00387BC5">
            <w:rPr>
              <w:sz w:val="20"/>
              <w:szCs w:val="20"/>
              <w:rPrChange w:id="637" w:author="Augustus Raymond Pendleton" w:date="2025-09-28T21:42:00Z" w16du:dateUtc="2025-09-29T01:42:00Z">
                <w:rPr>
                  <w:i/>
                  <w:iCs/>
                </w:rPr>
              </w:rPrChange>
            </w:rPr>
            <w:delText xml:space="preserve">points </w:delText>
          </w:r>
        </w:del>
      </w:ins>
      <w:ins w:id="638" w:author="Augustus Raymond Pendleton" w:date="2025-09-28T21:37:00Z" w16du:dateUtc="2025-09-29T01:37:00Z">
        <w:del w:id="639" w:author="Marian Louise Schmidt" w:date="2025-10-21T17:00:00Z" w16du:dateUtc="2025-10-21T21:00:00Z">
          <w:r w:rsidR="002D2CA2" w:rsidRPr="003641B9" w:rsidDel="00387BC5">
            <w:rPr>
              <w:sz w:val="20"/>
              <w:szCs w:val="20"/>
              <w:rPrChange w:id="640" w:author="Augustus Raymond Pendleton" w:date="2025-09-28T21:42:00Z" w16du:dateUtc="2025-09-29T01:42:00Z">
                <w:rPr>
                  <w:i/>
                  <w:iCs/>
                </w:rPr>
              </w:rPrChange>
            </w:rPr>
            <w:delText>within that space</w:delText>
          </w:r>
        </w:del>
      </w:ins>
      <w:ins w:id="641" w:author="Augustus Raymond Pendleton" w:date="2025-09-28T21:41:00Z" w16du:dateUtc="2025-09-29T01:41:00Z">
        <w:del w:id="642" w:author="Marian Louise Schmidt" w:date="2025-10-21T17:00:00Z" w16du:dateUtc="2025-10-21T21:00:00Z">
          <w:r w:rsidR="003641B9" w:rsidRPr="003641B9" w:rsidDel="00387BC5">
            <w:rPr>
              <w:sz w:val="20"/>
              <w:szCs w:val="20"/>
              <w:rPrChange w:id="643" w:author="Augustus Raymond Pendleton" w:date="2025-09-28T21:42:00Z" w16du:dateUtc="2025-09-29T01:42:00Z">
                <w:rPr>
                  <w:i/>
                  <w:iCs/>
                </w:rPr>
              </w:rPrChange>
            </w:rPr>
            <w:delText xml:space="preserve"> (total </w:delText>
          </w:r>
        </w:del>
        <w:r w:rsidR="003641B9" w:rsidRPr="003641B9">
          <w:rPr>
            <w:sz w:val="20"/>
            <w:szCs w:val="20"/>
            <w:rPrChange w:id="644" w:author="Augustus Raymond Pendleton" w:date="2025-09-28T21:42:00Z" w16du:dateUtc="2025-09-29T01:42:00Z">
              <w:rPr>
                <w:i/>
                <w:iCs/>
              </w:rPr>
            </w:rPrChange>
          </w:rPr>
          <w:t xml:space="preserve">n </w:t>
        </w:r>
      </w:ins>
      <w:ins w:id="645" w:author="Marian Louise Schmidt" w:date="2025-10-21T17:01:00Z" w16du:dateUtc="2025-10-21T21:01:00Z">
        <w:r w:rsidR="00387BC5">
          <w:rPr>
            <w:sz w:val="20"/>
            <w:szCs w:val="20"/>
          </w:rPr>
          <w:t xml:space="preserve">shown for </w:t>
        </w:r>
      </w:ins>
      <w:ins w:id="646" w:author="Augustus Raymond Pendleton" w:date="2025-09-28T21:41:00Z" w16du:dateUtc="2025-09-29T01:41:00Z">
        <w:del w:id="647" w:author="Marian Louise Schmidt" w:date="2025-10-21T17:01:00Z" w16du:dateUtc="2025-10-21T21:01:00Z">
          <w:r w:rsidR="003641B9" w:rsidRPr="003641B9" w:rsidDel="00387BC5">
            <w:rPr>
              <w:sz w:val="20"/>
              <w:szCs w:val="20"/>
              <w:rPrChange w:id="648" w:author="Augustus Raymond Pendleton" w:date="2025-09-28T21:42:00Z" w16du:dateUtc="2025-09-29T01:42:00Z">
                <w:rPr>
                  <w:i/>
                  <w:iCs/>
                </w:rPr>
              </w:rPrChange>
            </w:rPr>
            <w:delText xml:space="preserve">given below </w:delText>
          </w:r>
        </w:del>
        <w:r w:rsidR="003641B9" w:rsidRPr="003641B9">
          <w:rPr>
            <w:sz w:val="20"/>
            <w:szCs w:val="20"/>
            <w:rPrChange w:id="649" w:author="Augustus Raymond Pendleton" w:date="2025-09-28T21:42:00Z" w16du:dateUtc="2025-09-29T01:42:00Z">
              <w:rPr>
                <w:i/>
                <w:iCs/>
              </w:rPr>
            </w:rPrChange>
          </w:rPr>
          <w:t>each dataset</w:t>
        </w:r>
      </w:ins>
      <w:ins w:id="650" w:author="Marian Louise Schmidt" w:date="2025-10-21T17:01:00Z" w16du:dateUtc="2025-10-21T21:01:00Z">
        <w:r w:rsidR="00387BC5">
          <w:rPr>
            <w:sz w:val="20"/>
            <w:szCs w:val="20"/>
          </w:rPr>
          <w:t>, left</w:t>
        </w:r>
      </w:ins>
      <w:ins w:id="651" w:author="Augustus Raymond Pendleton" w:date="2025-09-28T21:41:00Z" w16du:dateUtc="2025-09-29T01:41:00Z">
        <w:del w:id="652" w:author="Marian Louise Schmidt" w:date="2025-10-21T17:01:00Z" w16du:dateUtc="2025-10-21T21:01:00Z">
          <w:r w:rsidR="003641B9" w:rsidRPr="003641B9" w:rsidDel="00387BC5">
            <w:rPr>
              <w:sz w:val="20"/>
              <w:szCs w:val="20"/>
              <w:rPrChange w:id="653" w:author="Augustus Raymond Pendleton" w:date="2025-09-28T21:42:00Z" w16du:dateUtc="2025-09-29T01:42:00Z">
                <w:rPr>
                  <w:i/>
                  <w:iCs/>
                </w:rPr>
              </w:rPrChange>
            </w:rPr>
            <w:delText xml:space="preserve"> name</w:delText>
          </w:r>
        </w:del>
        <w:r w:rsidR="003641B9" w:rsidRPr="003641B9">
          <w:rPr>
            <w:sz w:val="20"/>
            <w:szCs w:val="20"/>
            <w:rPrChange w:id="654" w:author="Augustus Raymond Pendleton" w:date="2025-09-28T21:42:00Z" w16du:dateUtc="2025-09-29T01:42:00Z">
              <w:rPr>
                <w:i/>
                <w:iCs/>
              </w:rPr>
            </w:rPrChange>
          </w:rPr>
          <w:t>)</w:t>
        </w:r>
      </w:ins>
      <w:ins w:id="655" w:author="Augustus Raymond Pendleton" w:date="2025-09-28T21:37:00Z" w16du:dateUtc="2025-09-29T01:37:00Z">
        <w:r w:rsidR="002D2CA2" w:rsidRPr="003641B9">
          <w:rPr>
            <w:sz w:val="20"/>
            <w:szCs w:val="20"/>
            <w:rPrChange w:id="656" w:author="Augustus Raymond Pendleton" w:date="2025-09-28T21:42:00Z" w16du:dateUtc="2025-09-29T01:42:00Z">
              <w:rPr>
                <w:i/>
                <w:iCs/>
              </w:rPr>
            </w:rPrChange>
          </w:rPr>
          <w:t xml:space="preserve">, with darker </w:t>
        </w:r>
        <w:del w:id="657" w:author="Marian Louise Schmidt" w:date="2025-10-21T17:01:00Z" w16du:dateUtc="2025-10-21T21:01:00Z">
          <w:r w:rsidR="002D2CA2" w:rsidRPr="003641B9" w:rsidDel="00387BC5">
            <w:rPr>
              <w:sz w:val="20"/>
              <w:szCs w:val="20"/>
              <w:rPrChange w:id="658" w:author="Augustus Raymond Pendleton" w:date="2025-09-28T21:42:00Z" w16du:dateUtc="2025-09-29T01:42:00Z">
                <w:rPr>
                  <w:i/>
                  <w:iCs/>
                </w:rPr>
              </w:rPrChange>
            </w:rPr>
            <w:delText>colors</w:delText>
          </w:r>
        </w:del>
      </w:ins>
      <w:ins w:id="659" w:author="Marian Louise Schmidt" w:date="2025-10-21T17:01:00Z" w16du:dateUtc="2025-10-21T21:01:00Z">
        <w:r w:rsidR="00387BC5">
          <w:rPr>
            <w:sz w:val="20"/>
            <w:szCs w:val="20"/>
          </w:rPr>
          <w:t>shading</w:t>
        </w:r>
      </w:ins>
      <w:ins w:id="660" w:author="Augustus Raymond Pendleton" w:date="2025-09-28T21:37:00Z" w16du:dateUtc="2025-09-29T01:37:00Z">
        <w:r w:rsidR="002D2CA2" w:rsidRPr="003641B9">
          <w:rPr>
            <w:sz w:val="20"/>
            <w:szCs w:val="20"/>
            <w:rPrChange w:id="661" w:author="Augustus Raymond Pendleton" w:date="2025-09-28T21:42:00Z" w16du:dateUtc="2025-09-29T01:42:00Z">
              <w:rPr>
                <w:i/>
                <w:iCs/>
              </w:rPr>
            </w:rPrChange>
          </w:rPr>
          <w:t xml:space="preserve"> corresponding to more observations</w:t>
        </w:r>
        <w:del w:id="662" w:author="Marian Louise Schmidt" w:date="2025-10-21T17:01:00Z" w16du:dateUtc="2025-10-21T21:01:00Z">
          <w:r w:rsidR="002D2CA2" w:rsidRPr="003641B9" w:rsidDel="00387BC5">
            <w:rPr>
              <w:sz w:val="20"/>
              <w:szCs w:val="20"/>
              <w:rPrChange w:id="663" w:author="Augustus Raymond Pendleton" w:date="2025-09-28T21:42:00Z" w16du:dateUtc="2025-09-29T01:42:00Z">
                <w:rPr>
                  <w:i/>
                  <w:iCs/>
                </w:rPr>
              </w:rPrChange>
            </w:rPr>
            <w:delText xml:space="preserve"> within that area</w:delText>
          </w:r>
        </w:del>
        <w:r w:rsidR="002D2CA2" w:rsidRPr="003641B9">
          <w:rPr>
            <w:sz w:val="20"/>
            <w:szCs w:val="20"/>
            <w:rPrChange w:id="664" w:author="Augustus Raymond Pendleton" w:date="2025-09-28T21:42:00Z" w16du:dateUtc="2025-09-29T01:42:00Z">
              <w:rPr>
                <w:i/>
                <w:iCs/>
              </w:rPr>
            </w:rPrChange>
          </w:rPr>
          <w:t>. The</w:t>
        </w:r>
      </w:ins>
      <w:ins w:id="665" w:author="Marian Louise Schmidt" w:date="2025-10-21T17:01:00Z" w16du:dateUtc="2025-10-21T21:01:00Z">
        <w:r w:rsidR="00387BC5">
          <w:rPr>
            <w:sz w:val="20"/>
            <w:szCs w:val="20"/>
          </w:rPr>
          <w:t xml:space="preserve"> da</w:t>
        </w:r>
      </w:ins>
      <w:ins w:id="666" w:author="Marian Louise Schmidt" w:date="2025-10-21T17:02:00Z" w16du:dateUtc="2025-10-21T21:02:00Z">
        <w:r w:rsidR="00387BC5">
          <w:rPr>
            <w:sz w:val="20"/>
            <w:szCs w:val="20"/>
          </w:rPr>
          <w:t xml:space="preserve">shed line marks the </w:t>
        </w:r>
      </w:ins>
      <w:ins w:id="667" w:author="Augustus Raymond Pendleton" w:date="2025-09-28T21:37:00Z" w16du:dateUtc="2025-09-29T01:37:00Z">
        <w:del w:id="668" w:author="Marian Louise Schmidt" w:date="2025-10-21T17:02:00Z" w16du:dateUtc="2025-10-21T21:02:00Z">
          <w:r w:rsidR="002D2CA2" w:rsidRPr="003641B9" w:rsidDel="00387BC5">
            <w:rPr>
              <w:sz w:val="20"/>
              <w:szCs w:val="20"/>
              <w:rPrChange w:id="669" w:author="Augustus Raymond Pendleton" w:date="2025-09-28T21:42:00Z" w16du:dateUtc="2025-09-29T01:42:00Z">
                <w:rPr>
                  <w:i/>
                  <w:iCs/>
                </w:rPr>
              </w:rPrChange>
            </w:rPr>
            <w:delText xml:space="preserve"> </w:delText>
          </w:r>
        </w:del>
        <w:r w:rsidR="002D2CA2" w:rsidRPr="003641B9">
          <w:rPr>
            <w:sz w:val="20"/>
            <w:szCs w:val="20"/>
            <w:rPrChange w:id="670" w:author="Augustus Raymond Pendleton" w:date="2025-09-28T21:42:00Z" w16du:dateUtc="2025-09-29T01:42:00Z">
              <w:rPr>
                <w:i/>
                <w:iCs/>
              </w:rPr>
            </w:rPrChange>
          </w:rPr>
          <w:t xml:space="preserve">1:1 </w:t>
        </w:r>
        <w:del w:id="671" w:author="Marian Louise Schmidt" w:date="2025-10-21T17:02:00Z" w16du:dateUtc="2025-10-21T21:02:00Z">
          <w:r w:rsidR="002D2CA2" w:rsidRPr="003641B9" w:rsidDel="00387BC5">
            <w:rPr>
              <w:sz w:val="20"/>
              <w:szCs w:val="20"/>
              <w:rPrChange w:id="672" w:author="Augustus Raymond Pendleton" w:date="2025-09-28T21:42:00Z" w16du:dateUtc="2025-09-29T01:42:00Z">
                <w:rPr>
                  <w:i/>
                  <w:iCs/>
                </w:rPr>
              </w:rPrChange>
            </w:rPr>
            <w:delText>line</w:delText>
          </w:r>
        </w:del>
      </w:ins>
      <w:ins w:id="673" w:author="Marian Louise Schmidt" w:date="2025-10-21T17:02:00Z" w16du:dateUtc="2025-10-21T21:02:00Z">
        <w:r w:rsidR="00387BC5">
          <w:rPr>
            <w:sz w:val="20"/>
            <w:szCs w:val="20"/>
          </w:rPr>
          <w:t xml:space="preserve">relationship. Points </w:t>
        </w:r>
      </w:ins>
      <w:ins w:id="674" w:author="Augustus Raymond Pendleton" w:date="2025-09-28T21:37:00Z" w16du:dateUtc="2025-09-29T01:37:00Z">
        <w:del w:id="675" w:author="Marian Louise Schmidt" w:date="2025-10-21T17:02:00Z" w16du:dateUtc="2025-10-21T21:02:00Z">
          <w:r w:rsidR="002D2CA2" w:rsidRPr="003641B9" w:rsidDel="00387BC5">
            <w:rPr>
              <w:sz w:val="20"/>
              <w:szCs w:val="20"/>
              <w:rPrChange w:id="676" w:author="Augustus Raymond Pendleton" w:date="2025-09-28T21:42:00Z" w16du:dateUtc="2025-09-29T01:42:00Z">
                <w:rPr>
                  <w:i/>
                  <w:iCs/>
                </w:rPr>
              </w:rPrChange>
            </w:rPr>
            <w:delText xml:space="preserve">, where each </w:delText>
          </w:r>
        </w:del>
      </w:ins>
      <w:ins w:id="677" w:author="Augustus Raymond Pendleton" w:date="2025-09-28T21:39:00Z" w16du:dateUtc="2025-09-29T01:39:00Z">
        <w:del w:id="678" w:author="Marian Louise Schmidt" w:date="2025-10-21T17:02:00Z" w16du:dateUtc="2025-10-21T21:02:00Z">
          <w:r w:rsidR="002D2CA2" w:rsidRPr="003641B9" w:rsidDel="00387BC5">
            <w:rPr>
              <w:sz w:val="20"/>
              <w:szCs w:val="20"/>
              <w:rPrChange w:id="679" w:author="Augustus Raymond Pendleton" w:date="2025-09-28T21:42:00Z" w16du:dateUtc="2025-09-29T01:42:00Z">
                <w:rPr>
                  <w:i/>
                  <w:iCs/>
                </w:rPr>
              </w:rPrChange>
            </w:rPr>
            <w:delText>two metrics were equal, is</w:delText>
          </w:r>
        </w:del>
      </w:ins>
      <w:ins w:id="680" w:author="Augustus Raymond Pendleton" w:date="2025-09-28T21:37:00Z" w16du:dateUtc="2025-09-29T01:37:00Z">
        <w:del w:id="681" w:author="Marian Louise Schmidt" w:date="2025-10-21T17:02:00Z" w16du:dateUtc="2025-10-21T21:02:00Z">
          <w:r w:rsidR="002D2CA2" w:rsidRPr="003641B9" w:rsidDel="00387BC5">
            <w:rPr>
              <w:sz w:val="20"/>
              <w:szCs w:val="20"/>
              <w:rPrChange w:id="682" w:author="Augustus Raymond Pendleton" w:date="2025-09-28T21:42:00Z" w16du:dateUtc="2025-09-29T01:42:00Z">
                <w:rPr>
                  <w:i/>
                  <w:iCs/>
                </w:rPr>
              </w:rPrChange>
            </w:rPr>
            <w:delText xml:space="preserve"> drawn as a dashed line</w:delText>
          </w:r>
        </w:del>
      </w:ins>
      <w:ins w:id="683" w:author="Augustus Raymond Pendleton" w:date="2025-09-28T21:39:00Z" w16du:dateUtc="2025-09-29T01:39:00Z">
        <w:del w:id="684" w:author="Marian Louise Schmidt" w:date="2025-10-21T17:02:00Z" w16du:dateUtc="2025-10-21T21:02:00Z">
          <w:r w:rsidR="002D2CA2" w:rsidRPr="003641B9" w:rsidDel="00387BC5">
            <w:rPr>
              <w:sz w:val="20"/>
              <w:szCs w:val="20"/>
              <w:rPrChange w:id="685" w:author="Augustus Raymond Pendleton" w:date="2025-09-28T21:42:00Z" w16du:dateUtc="2025-09-29T01:42:00Z">
                <w:rPr>
                  <w:i/>
                  <w:iCs/>
                </w:rPr>
              </w:rPrChange>
            </w:rPr>
            <w:delText>.</w:delText>
          </w:r>
        </w:del>
      </w:ins>
      <w:ins w:id="686" w:author="Augustus Raymond Pendleton" w:date="2025-09-28T21:42:00Z" w16du:dateUtc="2025-09-29T01:42:00Z">
        <w:del w:id="687" w:author="Marian Louise Schmidt" w:date="2025-10-21T17:02:00Z" w16du:dateUtc="2025-10-21T21:02:00Z">
          <w:r w:rsidR="003641B9" w:rsidRPr="003641B9" w:rsidDel="00387BC5">
            <w:rPr>
              <w:sz w:val="20"/>
              <w:szCs w:val="20"/>
              <w:rPrChange w:id="688" w:author="Augustus Raymond Pendleton" w:date="2025-09-28T21:42:00Z" w16du:dateUtc="2025-09-29T01:42:00Z">
                <w:rPr/>
              </w:rPrChange>
            </w:rPr>
            <w:delText xml:space="preserve"> </w:delText>
          </w:r>
        </w:del>
      </w:ins>
      <w:ins w:id="689" w:author="Augustus Raymond Pendleton" w:date="2025-09-28T21:39:00Z" w16du:dateUtc="2025-09-29T01:39:00Z">
        <w:del w:id="690" w:author="Marian Louise Schmidt" w:date="2025-10-21T17:02:00Z" w16du:dateUtc="2025-10-21T21:02:00Z">
          <w:r w:rsidR="002D2CA2" w:rsidRPr="003641B9" w:rsidDel="00387BC5">
            <w:rPr>
              <w:sz w:val="20"/>
              <w:szCs w:val="20"/>
              <w:rPrChange w:id="691" w:author="Augustus Raymond Pendleton" w:date="2025-09-28T21:42:00Z" w16du:dateUtc="2025-09-29T01:42:00Z">
                <w:rPr>
                  <w:i/>
                  <w:iCs/>
                </w:rPr>
              </w:rPrChange>
            </w:rPr>
            <w:delText xml:space="preserve">When density falls </w:delText>
          </w:r>
        </w:del>
        <w:r w:rsidR="002D2CA2" w:rsidRPr="003641B9">
          <w:rPr>
            <w:sz w:val="20"/>
            <w:szCs w:val="20"/>
            <w:rPrChange w:id="692" w:author="Augustus Raymond Pendleton" w:date="2025-09-28T21:42:00Z" w16du:dateUtc="2025-09-29T01:42:00Z">
              <w:rPr>
                <w:i/>
                <w:iCs/>
              </w:rPr>
            </w:rPrChange>
          </w:rPr>
          <w:t>above the</w:t>
        </w:r>
        <w:del w:id="693" w:author="Marian Louise Schmidt" w:date="2025-10-21T17:02:00Z" w16du:dateUtc="2025-10-21T21:02:00Z">
          <w:r w:rsidR="002D2CA2" w:rsidRPr="003641B9" w:rsidDel="00387BC5">
            <w:rPr>
              <w:sz w:val="20"/>
              <w:szCs w:val="20"/>
              <w:rPrChange w:id="694" w:author="Augustus Raymond Pendleton" w:date="2025-09-28T21:42:00Z" w16du:dateUtc="2025-09-29T01:42:00Z">
                <w:rPr>
                  <w:i/>
                  <w:iCs/>
                </w:rPr>
              </w:rPrChange>
            </w:rPr>
            <w:delText xml:space="preserve"> 1:1</w:delText>
          </w:r>
        </w:del>
        <w:r w:rsidR="002D2CA2" w:rsidRPr="003641B9">
          <w:rPr>
            <w:sz w:val="20"/>
            <w:szCs w:val="20"/>
            <w:rPrChange w:id="695" w:author="Augustus Raymond Pendleton" w:date="2025-09-28T21:42:00Z" w16du:dateUtc="2025-09-29T01:42:00Z">
              <w:rPr>
                <w:i/>
                <w:iCs/>
              </w:rPr>
            </w:rPrChange>
          </w:rPr>
          <w:t xml:space="preserve"> line</w:t>
        </w:r>
      </w:ins>
      <w:ins w:id="696" w:author="Marian Louise Schmidt" w:date="2025-10-21T17:02:00Z" w16du:dateUtc="2025-10-21T21:02:00Z">
        <w:r w:rsidR="00387BC5">
          <w:rPr>
            <w:sz w:val="20"/>
            <w:szCs w:val="20"/>
          </w:rPr>
          <w:t xml:space="preserve"> indicate cases where</w:t>
        </w:r>
      </w:ins>
      <w:ins w:id="697" w:author="Augustus Raymond Pendleton" w:date="2025-09-28T21:39:00Z" w16du:dateUtc="2025-09-29T01:39:00Z">
        <w:del w:id="698" w:author="Marian Louise Schmidt" w:date="2025-10-21T17:02:00Z" w16du:dateUtc="2025-10-21T21:02:00Z">
          <w:r w:rsidR="002D2CA2" w:rsidRPr="003641B9" w:rsidDel="00387BC5">
            <w:rPr>
              <w:sz w:val="20"/>
              <w:szCs w:val="20"/>
              <w:rPrChange w:id="699" w:author="Augustus Raymond Pendleton" w:date="2025-09-28T21:42:00Z" w16du:dateUtc="2025-09-29T01:42:00Z">
                <w:rPr>
                  <w:i/>
                  <w:iCs/>
                </w:rPr>
              </w:rPrChange>
            </w:rPr>
            <w:delText>,</w:delText>
          </w:r>
        </w:del>
        <w:r w:rsidR="002D2CA2" w:rsidRPr="003641B9">
          <w:rPr>
            <w:sz w:val="20"/>
            <w:szCs w:val="20"/>
            <w:rPrChange w:id="700" w:author="Augustus Raymond Pendleton" w:date="2025-09-28T21:42:00Z" w16du:dateUtc="2025-09-29T01:42:00Z">
              <w:rPr>
                <w:i/>
                <w:iCs/>
              </w:rPr>
            </w:rPrChange>
          </w:rPr>
          <w:t xml:space="preserve"> </w:t>
        </w:r>
        <w:r w:rsidR="002D2CA2" w:rsidRPr="003641B9">
          <w:rPr>
            <w:i/>
            <w:iCs/>
            <w:sz w:val="20"/>
            <w:szCs w:val="20"/>
            <w:rPrChange w:id="701" w:author="Augustus Raymond Pendleton" w:date="2025-09-28T21:42:00Z" w16du:dateUtc="2025-09-29T01:42:00Z">
              <w:rPr>
                <w:i/>
                <w:iCs/>
              </w:rPr>
            </w:rPrChange>
          </w:rPr>
          <w:t>U</w:t>
        </w:r>
      </w:ins>
      <w:ins w:id="702" w:author="Augustus Raymond Pendleton" w:date="2025-09-28T21:40:00Z" w16du:dateUtc="2025-09-29T01:40:00Z">
        <w:r w:rsidR="002D2CA2" w:rsidRPr="003641B9">
          <w:rPr>
            <w:i/>
            <w:iCs/>
            <w:sz w:val="20"/>
            <w:szCs w:val="20"/>
            <w:vertAlign w:val="superscript"/>
            <w:rPrChange w:id="703" w:author="Augustus Raymond Pendleton" w:date="2025-09-28T21:42:00Z" w16du:dateUtc="2025-09-29T01:42:00Z">
              <w:rPr>
                <w:i/>
                <w:iCs/>
                <w:vertAlign w:val="superscript"/>
              </w:rPr>
            </w:rPrChange>
          </w:rPr>
          <w:t>A</w:t>
        </w:r>
        <w:r w:rsidR="002D2CA2" w:rsidRPr="003641B9">
          <w:rPr>
            <w:sz w:val="20"/>
            <w:szCs w:val="20"/>
            <w:rPrChange w:id="704" w:author="Augustus Raymond Pendleton" w:date="2025-09-28T21:42:00Z" w16du:dateUtc="2025-09-29T01:42:00Z">
              <w:rPr>
                <w:i/>
                <w:iCs/>
              </w:rPr>
            </w:rPrChange>
          </w:rPr>
          <w:t xml:space="preserve"> </w:t>
        </w:r>
        <w:del w:id="705" w:author="Marian Louise Schmidt" w:date="2025-10-21T17:02:00Z" w16du:dateUtc="2025-10-21T21:02:00Z">
          <w:r w:rsidR="002D2CA2" w:rsidRPr="003641B9" w:rsidDel="00387BC5">
            <w:rPr>
              <w:sz w:val="20"/>
              <w:szCs w:val="20"/>
              <w:rPrChange w:id="706" w:author="Augustus Raymond Pendleton" w:date="2025-09-28T21:42:00Z" w16du:dateUtc="2025-09-29T01:42:00Z">
                <w:rPr>
                  <w:i/>
                  <w:iCs/>
                </w:rPr>
              </w:rPrChange>
            </w:rPr>
            <w:delText>tended</w:delText>
          </w:r>
        </w:del>
      </w:ins>
      <w:ins w:id="707" w:author="Marian Louise Schmidt" w:date="2025-10-21T17:02:00Z" w16du:dateUtc="2025-10-21T21:02:00Z">
        <w:r w:rsidR="00387BC5">
          <w:rPr>
            <w:sz w:val="20"/>
            <w:szCs w:val="20"/>
          </w:rPr>
          <w:t>is smaller than the comparator metric, while points b</w:t>
        </w:r>
      </w:ins>
      <w:ins w:id="708" w:author="Marian Louise Schmidt" w:date="2025-10-21T17:03:00Z" w16du:dateUtc="2025-10-21T21:03:00Z">
        <w:r w:rsidR="00387BC5">
          <w:rPr>
            <w:sz w:val="20"/>
            <w:szCs w:val="20"/>
          </w:rPr>
          <w:t xml:space="preserve">elow the line indicate cases where </w:t>
        </w:r>
        <w:r w:rsidR="00387BC5" w:rsidRPr="00B926F8">
          <w:rPr>
            <w:i/>
            <w:iCs/>
            <w:sz w:val="20"/>
            <w:szCs w:val="20"/>
          </w:rPr>
          <w:t>U</w:t>
        </w:r>
        <w:r w:rsidR="00387BC5" w:rsidRPr="00B926F8">
          <w:rPr>
            <w:i/>
            <w:iCs/>
            <w:sz w:val="20"/>
            <w:szCs w:val="20"/>
            <w:vertAlign w:val="superscript"/>
          </w:rPr>
          <w:t>A</w:t>
        </w:r>
        <w:r w:rsidR="00387BC5" w:rsidRPr="00B926F8">
          <w:rPr>
            <w:sz w:val="20"/>
            <w:szCs w:val="20"/>
          </w:rPr>
          <w:t xml:space="preserve"> </w:t>
        </w:r>
        <w:r w:rsidR="00387BC5">
          <w:rPr>
            <w:sz w:val="20"/>
            <w:szCs w:val="20"/>
          </w:rPr>
          <w:t>is larger.</w:t>
        </w:r>
      </w:ins>
      <w:ins w:id="709" w:author="Augustus Raymond Pendleton" w:date="2025-09-28T21:40:00Z" w16du:dateUtc="2025-09-29T01:40:00Z">
        <w:del w:id="710" w:author="Marian Louise Schmidt" w:date="2025-10-21T17:03:00Z" w16du:dateUtc="2025-10-21T21:03:00Z">
          <w:r w:rsidR="002D2CA2" w:rsidRPr="003641B9" w:rsidDel="00387BC5">
            <w:rPr>
              <w:sz w:val="20"/>
              <w:szCs w:val="20"/>
              <w:rPrChange w:id="711" w:author="Augustus Raymond Pendleton" w:date="2025-09-28T21:42:00Z" w16du:dateUtc="2025-09-29T01:42:00Z">
                <w:rPr>
                  <w:i/>
                  <w:iCs/>
                </w:rPr>
              </w:rPrChange>
            </w:rPr>
            <w:delText xml:space="preserve"> to lower dissimilarity than the other metric.</w:delText>
          </w:r>
        </w:del>
      </w:ins>
    </w:p>
    <w:p w14:paraId="5EF0C294" w14:textId="7F911372" w:rsidR="0007048F" w:rsidDel="008729F6" w:rsidRDefault="00CC3C53" w:rsidP="008729F6">
      <w:pPr>
        <w:ind w:firstLine="720"/>
        <w:rPr>
          <w:del w:id="712" w:author="Augustus Raymond Pendleton" w:date="2025-09-26T09:33:00Z" w16du:dateUtc="2025-09-26T13:33:00Z"/>
        </w:rPr>
      </w:pPr>
      <w:ins w:id="713" w:author="Augustus Raymond Pendleton" w:date="2025-09-26T09:31:00Z" w16du:dateUtc="2025-09-26T13:31:00Z">
        <w:r>
          <w:t>To</w:t>
        </w:r>
      </w:ins>
      <w:ins w:id="714" w:author="Augustus Raymond Pendleton" w:date="2025-09-26T09:32:00Z" w16du:dateUtc="2025-09-26T13:32:00Z">
        <w:r>
          <w:t xml:space="preserve"> illustrate the sensitivity of </w:t>
        </w:r>
      </w:ins>
      <m:oMath>
        <m:sSup>
          <m:sSupPr>
            <m:ctrlPr>
              <w:ins w:id="715" w:author="Augustus Raymond Pendleton" w:date="2025-09-26T09:33:00Z" w16du:dateUtc="2025-09-26T13:33:00Z">
                <w:rPr>
                  <w:rFonts w:ascii="Cambria Math" w:hAnsi="Cambria Math"/>
                </w:rPr>
              </w:ins>
            </m:ctrlPr>
          </m:sSupPr>
          <m:e>
            <m:r>
              <w:ins w:id="716" w:author="Augustus Raymond Pendleton" w:date="2025-09-26T09:33:00Z" w16du:dateUtc="2025-09-26T13:33:00Z">
                <w:rPr>
                  <w:rFonts w:ascii="Cambria Math" w:hAnsi="Cambria Math"/>
                </w:rPr>
                <m:t>U</m:t>
              </w:ins>
            </m:r>
          </m:e>
          <m:sup>
            <m:r>
              <w:ins w:id="717" w:author="Augustus Raymond Pendleton" w:date="2025-09-26T09:33:00Z" w16du:dateUtc="2025-09-26T13:33:00Z">
                <w:rPr>
                  <w:rFonts w:ascii="Cambria Math" w:hAnsi="Cambria Math"/>
                </w:rPr>
                <m:t>A</m:t>
              </w:ins>
            </m:r>
          </m:sup>
        </m:sSup>
        <m:r>
          <w:ins w:id="718" w:author="Augustus Raymond Pendleton" w:date="2025-09-26T09:34:00Z" w16du:dateUtc="2025-09-26T13:34:00Z">
            <w:rPr>
              <w:rFonts w:ascii="Cambria Math" w:hAnsi="Cambria Math"/>
            </w:rPr>
            <m:t xml:space="preserve"> </m:t>
          </w:ins>
        </m:r>
      </m:oMath>
      <w:ins w:id="719" w:author="Augustus Raymond Pendleton" w:date="2025-09-26T09:32:00Z" w16du:dateUtc="2025-09-26T13:32:00Z">
        <w:r>
          <w:t xml:space="preserve">to </w:t>
        </w:r>
      </w:ins>
      <w:ins w:id="720" w:author="Marian Louise Schmidt" w:date="2025-10-22T11:30:00Z" w16du:dateUtc="2025-10-22T15:30:00Z">
        <w:r w:rsidR="005A0BFB">
          <w:t xml:space="preserve">both </w:t>
        </w:r>
      </w:ins>
      <w:ins w:id="721" w:author="Augustus Raymond Pendleton" w:date="2025-09-26T09:32:00Z" w16du:dateUtc="2025-09-26T13:32:00Z">
        <w:r>
          <w:t xml:space="preserve">variation in composition and absolute abundance, we </w:t>
        </w:r>
      </w:ins>
      <w:ins w:id="722" w:author="Augustus Raymond Pendleton" w:date="2025-09-26T09:33:00Z" w16du:dateUtc="2025-09-26T13:33:00Z">
        <w:r>
          <w:t>re-analy</w:t>
        </w:r>
      </w:ins>
      <w:ins w:id="723" w:author="Augustus Raymond Pendleton" w:date="2025-09-29T09:22:00Z" w16du:dateUtc="2025-09-29T13:22:00Z">
        <w:r w:rsidR="008729F6">
          <w:t>z</w:t>
        </w:r>
      </w:ins>
      <w:ins w:id="724" w:author="Augustus Raymond Pendleton" w:date="2025-09-26T09:33:00Z" w16du:dateUtc="2025-09-26T13:33:00Z">
        <w:r>
          <w:t>ed four previously published datasets from diverse microbial systems.</w:t>
        </w:r>
      </w:ins>
      <w:ins w:id="725" w:author="Augustus Raymond Pendleton" w:date="2025-09-26T09:30:00Z" w16du:dateUtc="2025-09-26T13:30:00Z">
        <w:r>
          <w:t xml:space="preserve"> </w:t>
        </w:r>
      </w:ins>
      <w:ins w:id="726" w:author="Augustus Raymond Pendleton" w:date="2025-09-29T09:23:00Z" w16du:dateUtc="2025-09-29T13:23:00Z">
        <w:r w:rsidR="008729F6">
          <w:t xml:space="preserve">These </w:t>
        </w:r>
        <w:del w:id="727" w:author="Marian Louise Schmidt" w:date="2025-10-22T11:30:00Z" w16du:dateUtc="2025-10-22T15:30:00Z">
          <w:r w:rsidR="008729F6" w:rsidDel="005A0BFB">
            <w:delText xml:space="preserve">datasets </w:delText>
          </w:r>
        </w:del>
        <w:r w:rsidR="008729F6">
          <w:t xml:space="preserve">included: </w:t>
        </w:r>
      </w:ins>
      <w:ins w:id="728" w:author="Marian Louise Schmidt" w:date="2025-10-22T11:30:00Z" w16du:dateUtc="2025-10-22T15:30:00Z">
        <w:r w:rsidR="005A0BFB">
          <w:t xml:space="preserve">(i) </w:t>
        </w:r>
      </w:ins>
      <w:ins w:id="729" w:author="Augustus Raymond Pendleton" w:date="2025-09-29T09:23:00Z" w16du:dateUtc="2025-09-29T13:23:00Z">
        <w:r w:rsidR="008729F6">
          <w:t xml:space="preserve">nuclear reactor cooling water </w:t>
        </w:r>
      </w:ins>
      <w:ins w:id="730" w:author="Marian Louise Schmidt" w:date="2025-10-22T11:31:00Z" w16du:dateUtc="2025-10-22T15:31:00Z">
        <w:r w:rsidR="0048423A">
          <w:t>sampled</w:t>
        </w:r>
      </w:ins>
      <w:ins w:id="731" w:author="Marian Louise Schmidt" w:date="2025-10-22T11:30:00Z" w16du:dateUtc="2025-10-22T15:30:00Z">
        <w:r w:rsidR="005A0BFB">
          <w:t xml:space="preserve"> </w:t>
        </w:r>
      </w:ins>
      <w:ins w:id="732" w:author="Augustus Raymond Pendleton" w:date="2025-09-29T09:23:00Z" w16du:dateUtc="2025-09-29T13:23:00Z">
        <w:r w:rsidR="008729F6">
          <w:t>across three reactor cycle phases</w:t>
        </w:r>
      </w:ins>
      <w:ins w:id="733" w:author="Augustus Raymond Pendleton" w:date="2025-09-29T09:28:00Z" w16du:dateUtc="2025-09-29T13:28:00Z">
        <w:r w:rsidR="008729F6">
          <w:t xml:space="preserve"> </w:t>
        </w:r>
      </w:ins>
      <w:r w:rsidR="008729F6">
        <w:fldChar w:fldCharType="begin"/>
      </w:r>
      <w:r w:rsidR="008729F6">
        <w:instrText xml:space="preserve"> ADDIN ZOTERO_ITEM CSL_CITATION {"citationID":"YXhePQcW","properties":{"formattedCitation":"[4]","plainCitation":"[4]","noteIndex":0},"citationItems":[{"id":1451,"uris":["http://zotero.org/groups/5077571/items/JAZBIWBQ"],"itemData":{"id":1451,"type":"article-journal","abstract":"High-throughput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schema":"https://github.com/citation-style-language/schema/raw/master/csl-citation.json"} </w:instrText>
      </w:r>
      <w:r w:rsidR="008729F6">
        <w:fldChar w:fldCharType="separate"/>
      </w:r>
      <w:r w:rsidR="008729F6">
        <w:rPr>
          <w:noProof/>
        </w:rPr>
        <w:t>[4]</w:t>
      </w:r>
      <w:r w:rsidR="008729F6">
        <w:fldChar w:fldCharType="end"/>
      </w:r>
      <w:ins w:id="734" w:author="Augustus Raymond Pendleton" w:date="2025-09-29T09:24:00Z" w16du:dateUtc="2025-09-29T13:24:00Z">
        <w:r w:rsidR="008729F6">
          <w:t xml:space="preserve">; </w:t>
        </w:r>
      </w:ins>
      <w:ins w:id="735" w:author="Marian Louise Schmidt" w:date="2025-10-22T11:30:00Z" w16du:dateUtc="2025-10-22T15:30:00Z">
        <w:r w:rsidR="005A0BFB">
          <w:t xml:space="preserve">(ii) </w:t>
        </w:r>
      </w:ins>
      <w:ins w:id="736" w:author="Marian Louise Schmidt" w:date="2025-10-22T11:31:00Z" w16du:dateUtc="2025-10-22T15:31:00Z">
        <w:r w:rsidR="005A0BFB">
          <w:t xml:space="preserve">the </w:t>
        </w:r>
      </w:ins>
      <w:ins w:id="737" w:author="Augustus Raymond Pendleton" w:date="2025-09-29T09:24:00Z" w16du:dateUtc="2025-09-29T13:24:00Z">
        <w:r w:rsidR="008729F6">
          <w:t xml:space="preserve">mouse </w:t>
        </w:r>
        <w:del w:id="738" w:author="Marian Louise Schmidt" w:date="2025-10-22T11:31:00Z" w16du:dateUtc="2025-10-22T15:31:00Z">
          <w:r w:rsidR="008729F6" w:rsidDel="0048423A">
            <w:delText xml:space="preserve">gut samples across multiple </w:delText>
          </w:r>
        </w:del>
        <w:r w:rsidR="008729F6">
          <w:t xml:space="preserve">intestinal </w:t>
        </w:r>
      </w:ins>
      <w:ins w:id="739" w:author="Marian Louise Schmidt" w:date="2025-10-22T11:31:00Z" w16du:dateUtc="2025-10-22T15:31:00Z">
        <w:r w:rsidR="0048423A">
          <w:t xml:space="preserve">track sampled across </w:t>
        </w:r>
      </w:ins>
      <w:ins w:id="740" w:author="Marian Louise Schmidt" w:date="2025-10-22T11:32:00Z" w16du:dateUtc="2025-10-22T15:32:00Z">
        <w:r w:rsidR="0048423A">
          <w:t xml:space="preserve">gut regions </w:t>
        </w:r>
      </w:ins>
      <w:ins w:id="741" w:author="Augustus Raymond Pendleton" w:date="2025-09-29T09:24:00Z" w16du:dateUtc="2025-09-29T13:24:00Z">
        <w:del w:id="742" w:author="Marian Louise Schmidt" w:date="2025-10-22T11:32:00Z" w16du:dateUtc="2025-10-22T15:32:00Z">
          <w:r w:rsidR="008729F6" w:rsidDel="0048423A">
            <w:delText>locations</w:delText>
          </w:r>
        </w:del>
      </w:ins>
      <w:ins w:id="743" w:author="Augustus Raymond Pendleton" w:date="2025-09-29T12:13:00Z" w16du:dateUtc="2025-09-29T16:13:00Z">
        <w:del w:id="744" w:author="Marian Louise Schmidt" w:date="2025-10-22T11:32:00Z" w16du:dateUtc="2025-10-22T15:32:00Z">
          <w:r w:rsidR="00BB7799" w:rsidDel="0048423A">
            <w:delText xml:space="preserve"> </w:delText>
          </w:r>
        </w:del>
        <w:r w:rsidR="00BB7799">
          <w:t>and</w:t>
        </w:r>
      </w:ins>
      <w:ins w:id="745" w:author="Augustus Raymond Pendleton" w:date="2025-09-29T09:24:00Z" w16du:dateUtc="2025-09-29T13:24:00Z">
        <w:r w:rsidR="008729F6">
          <w:t xml:space="preserve"> </w:t>
        </w:r>
        <w:del w:id="746" w:author="Marian Louise Schmidt" w:date="2025-10-22T11:32:00Z" w16du:dateUtc="2025-10-22T15:32:00Z">
          <w:r w:rsidR="008729F6" w:rsidDel="0048423A">
            <w:delText>between</w:delText>
          </w:r>
        </w:del>
      </w:ins>
      <w:ins w:id="747" w:author="Marian Louise Schmidt" w:date="2025-10-22T11:32:00Z" w16du:dateUtc="2025-10-22T15:32:00Z">
        <w:r w:rsidR="0048423A">
          <w:t>under</w:t>
        </w:r>
      </w:ins>
      <w:ins w:id="748" w:author="Augustus Raymond Pendleton" w:date="2025-09-29T09:24:00Z" w16du:dateUtc="2025-09-29T13:24:00Z">
        <w:r w:rsidR="008729F6">
          <w:t xml:space="preserve"> two diets</w:t>
        </w:r>
      </w:ins>
      <w:ins w:id="749" w:author="Augustus Raymond Pendleton" w:date="2025-09-29T09:28:00Z" w16du:dateUtc="2025-09-29T13:28:00Z">
        <w:r w:rsidR="008729F6">
          <w:t xml:space="preserve"> </w:t>
        </w:r>
      </w:ins>
      <w:r w:rsidR="008729F6">
        <w:fldChar w:fldCharType="begin"/>
      </w:r>
      <w:r w:rsidR="008729F6">
        <w:instrText xml:space="preserve"> ADDIN ZOTERO_ITEM CSL_CITATION {"citationID":"n4RMJQYI","properties":{"formattedCitation":"[3]","plainCitation":"[3]","noteIndex":0},"citationItems":[{"id":2078,"uris":["http://zotero.org/groups/5077571/items/9FC6PKRB"],"itemData":{"id":2078,"type":"article-journal","abstract":"A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008729F6">
        <w:fldChar w:fldCharType="separate"/>
      </w:r>
      <w:r w:rsidR="008729F6">
        <w:rPr>
          <w:noProof/>
        </w:rPr>
        <w:t>[3]</w:t>
      </w:r>
      <w:r w:rsidR="008729F6">
        <w:fldChar w:fldCharType="end"/>
      </w:r>
      <w:ins w:id="750" w:author="Augustus Raymond Pendleton" w:date="2025-09-29T09:25:00Z" w16du:dateUtc="2025-09-29T13:25:00Z">
        <w:r w:rsidR="008729F6">
          <w:t xml:space="preserve">; </w:t>
        </w:r>
      </w:ins>
      <w:ins w:id="751" w:author="Marian Louise Schmidt" w:date="2025-10-22T11:32:00Z" w16du:dateUtc="2025-10-22T15:32:00Z">
        <w:r w:rsidR="0048423A">
          <w:t>(iii) depth</w:t>
        </w:r>
      </w:ins>
      <w:ins w:id="752" w:author="Marian Louise Schmidt" w:date="2025-10-22T11:33:00Z" w16du:dateUtc="2025-10-22T15:33:00Z">
        <w:r w:rsidR="0048423A">
          <w:t>-</w:t>
        </w:r>
        <w:r w:rsidR="0048423A">
          <w:lastRenderedPageBreak/>
          <w:t>s</w:t>
        </w:r>
      </w:ins>
      <w:ins w:id="753" w:author="Marian Louise Schmidt" w:date="2025-10-22T11:32:00Z" w16du:dateUtc="2025-10-22T15:32:00Z">
        <w:r w:rsidR="0048423A">
          <w:t xml:space="preserve">tratified </w:t>
        </w:r>
      </w:ins>
      <w:ins w:id="754" w:author="Marian Louise Schmidt" w:date="2025-10-22T12:00:00Z" w16du:dateUtc="2025-10-22T16:00:00Z">
        <w:r w:rsidR="00E14761">
          <w:t>freshwa</w:t>
        </w:r>
      </w:ins>
      <w:ins w:id="755" w:author="Marian Louise Schmidt" w:date="2025-10-22T12:01:00Z" w16du:dateUtc="2025-10-22T16:01:00Z">
        <w:r w:rsidR="00E14761">
          <w:t xml:space="preserve">ter </w:t>
        </w:r>
      </w:ins>
      <w:ins w:id="756" w:author="Augustus Raymond Pendleton" w:date="2025-09-29T09:25:00Z" w16du:dateUtc="2025-09-29T13:25:00Z">
        <w:del w:id="757" w:author="Marian Louise Schmidt" w:date="2025-10-22T11:32:00Z" w16du:dateUtc="2025-10-22T15:32:00Z">
          <w:r w:rsidR="008729F6" w:rsidDel="0048423A">
            <w:delText>f</w:delText>
          </w:r>
        </w:del>
        <w:del w:id="758" w:author="Marian Louise Schmidt" w:date="2025-10-22T11:33:00Z" w16du:dateUtc="2025-10-22T15:33:00Z">
          <w:r w:rsidR="008729F6" w:rsidDel="0048423A">
            <w:delText xml:space="preserve">reshwater samples from </w:delText>
          </w:r>
        </w:del>
        <w:del w:id="759" w:author="Marian Louise Schmidt" w:date="2025-10-22T12:02:00Z" w16du:dateUtc="2025-10-22T16:02:00Z">
          <w:r w:rsidR="008729F6" w:rsidDel="00E14761">
            <w:delText xml:space="preserve">Lake Ontario </w:delText>
          </w:r>
        </w:del>
      </w:ins>
      <w:ins w:id="760" w:author="Marian Louise Schmidt" w:date="2025-10-22T11:33:00Z" w16du:dateUtc="2025-10-22T15:33:00Z">
        <w:r w:rsidR="0048423A">
          <w:t xml:space="preserve">communities sampled across </w:t>
        </w:r>
      </w:ins>
      <w:ins w:id="761" w:author="Augustus Raymond Pendleton" w:date="2025-09-29T09:25:00Z" w16du:dateUtc="2025-09-29T13:25:00Z">
        <w:del w:id="762" w:author="Marian Louise Schmidt" w:date="2025-10-22T11:33:00Z" w16du:dateUtc="2025-10-22T15:33:00Z">
          <w:r w:rsidR="008729F6" w:rsidDel="0048423A">
            <w:delText xml:space="preserve">taken at </w:delText>
          </w:r>
        </w:del>
        <w:r w:rsidR="008729F6">
          <w:t xml:space="preserve">two months </w:t>
        </w:r>
        <w:del w:id="763" w:author="Marian Louise Schmidt" w:date="2025-10-22T11:33:00Z" w16du:dateUtc="2025-10-22T15:33:00Z">
          <w:r w:rsidR="008729F6" w:rsidDel="0048423A">
            <w:delText>and multiple depths</w:delText>
          </w:r>
        </w:del>
      </w:ins>
      <w:ins w:id="764" w:author="Augustus Raymond Pendleton" w:date="2025-09-29T09:29:00Z" w16du:dateUtc="2025-09-29T13:29:00Z">
        <w:del w:id="765" w:author="Marian Louise Schmidt" w:date="2025-10-22T11:33:00Z" w16du:dateUtc="2025-10-22T15:33:00Z">
          <w:r w:rsidR="008729F6" w:rsidDel="0048423A">
            <w:delText xml:space="preserve"> </w:delText>
          </w:r>
        </w:del>
      </w:ins>
      <w:r w:rsidR="008729F6">
        <w:fldChar w:fldCharType="begin"/>
      </w:r>
      <w:r w:rsidR="008729F6">
        <w:instrText xml:space="preserve"> ADDIN ZOTERO_ITEM CSL_CITATION {"citationID":"Ar3tFVi0","properties":{"formattedCitation":"[10]","plainCitation":"[10]","noteIndex":0},"citationItems":[{"id":2063,"uris":["http://zotero.org/groups/5077571/items/XECMGR9Y"],"itemData":{"id":2063,"type":"article","abstract":"The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8729F6">
        <w:rPr>
          <w:rFonts w:ascii="Cambria Math" w:hAnsi="Cambria Math" w:cs="Cambria Math"/>
        </w:rPr>
        <w:instrText>∼</w:instrText>
      </w:r>
      <w:r w:rsidR="008729F6">
        <w:instrText xml:space="preserve">60 km day ¹. Given the </w:instrText>
      </w:r>
      <w:r w:rsidR="008729F6">
        <w:rPr>
          <w:rFonts w:ascii="Cambria Math" w:hAnsi="Cambria Math" w:cs="Cambria Math"/>
        </w:rPr>
        <w:instrText>∼</w:instrText>
      </w:r>
      <w:r w:rsidR="008729F6">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8729F6">
        <w:fldChar w:fldCharType="separate"/>
      </w:r>
      <w:r w:rsidR="008729F6">
        <w:rPr>
          <w:noProof/>
        </w:rPr>
        <w:t>[10]</w:t>
      </w:r>
      <w:r w:rsidR="008729F6">
        <w:fldChar w:fldCharType="end"/>
      </w:r>
      <w:ins w:id="766" w:author="Augustus Raymond Pendleton" w:date="2025-09-29T09:25:00Z" w16du:dateUtc="2025-09-29T13:25:00Z">
        <w:r w:rsidR="008729F6">
          <w:t xml:space="preserve">; and </w:t>
        </w:r>
      </w:ins>
      <w:ins w:id="767" w:author="Marian Louise Schmidt" w:date="2025-10-22T11:34:00Z" w16du:dateUtc="2025-10-22T15:34:00Z">
        <w:r w:rsidR="0048423A">
          <w:t xml:space="preserve">(iv) </w:t>
        </w:r>
      </w:ins>
      <w:ins w:id="768" w:author="Augustus Raymond Pendleton" w:date="2025-09-29T09:25:00Z" w16du:dateUtc="2025-09-29T13:25:00Z">
        <w:r w:rsidR="008729F6">
          <w:t>peanut rhizo</w:t>
        </w:r>
      </w:ins>
      <w:ins w:id="769" w:author="Marian Louise Schmidt" w:date="2025-10-22T11:38:00Z" w16du:dateUtc="2025-10-22T15:38:00Z">
        <w:r w:rsidR="0048423A">
          <w:t>s</w:t>
        </w:r>
      </w:ins>
      <w:ins w:id="770" w:author="Augustus Raymond Pendleton" w:date="2025-09-29T09:25:00Z" w16du:dateUtc="2025-09-29T13:25:00Z">
        <w:r w:rsidR="008729F6">
          <w:t xml:space="preserve">phere </w:t>
        </w:r>
        <w:del w:id="771" w:author="Marian Louise Schmidt" w:date="2025-10-22T11:34:00Z" w16du:dateUtc="2025-10-22T15:34:00Z">
          <w:r w:rsidR="008729F6" w:rsidDel="0048423A">
            <w:delText>samples</w:delText>
          </w:r>
        </w:del>
      </w:ins>
      <w:ins w:id="772" w:author="Marian Louise Schmidt" w:date="2025-10-22T11:34:00Z" w16du:dateUtc="2025-10-22T15:34:00Z">
        <w:r w:rsidR="0048423A">
          <w:t>microbiomes under</w:t>
        </w:r>
      </w:ins>
      <w:ins w:id="773" w:author="Augustus Raymond Pendleton" w:date="2025-09-29T09:25:00Z" w16du:dateUtc="2025-09-29T13:25:00Z">
        <w:del w:id="774" w:author="Marian Louise Schmidt" w:date="2025-10-22T11:34:00Z" w16du:dateUtc="2025-10-22T15:34:00Z">
          <w:r w:rsidR="008729F6" w:rsidDel="0048423A">
            <w:delText xml:space="preserve"> </w:delText>
          </w:r>
        </w:del>
      </w:ins>
      <w:ins w:id="775" w:author="Augustus Raymond Pendleton" w:date="2025-09-29T09:26:00Z" w16du:dateUtc="2025-09-29T13:26:00Z">
        <w:del w:id="776" w:author="Marian Louise Schmidt" w:date="2025-10-22T11:34:00Z" w16du:dateUtc="2025-10-22T15:34:00Z">
          <w:r w:rsidR="008729F6" w:rsidDel="0048423A">
            <w:delText xml:space="preserve">between </w:delText>
          </w:r>
        </w:del>
      </w:ins>
      <w:ins w:id="777" w:author="Marian Louise Schmidt" w:date="2025-10-22T11:35:00Z" w16du:dateUtc="2025-10-22T15:35:00Z">
        <w:r w:rsidR="0048423A">
          <w:t xml:space="preserve"> </w:t>
        </w:r>
      </w:ins>
      <w:ins w:id="778" w:author="Augustus Raymond Pendleton" w:date="2025-09-29T09:26:00Z" w16du:dateUtc="2025-09-29T13:26:00Z">
        <w:r w:rsidR="008729F6">
          <w:t xml:space="preserve">two crop </w:t>
        </w:r>
      </w:ins>
      <w:ins w:id="779" w:author="Augustus Raymond Pendleton" w:date="2025-09-29T09:28:00Z" w16du:dateUtc="2025-09-29T13:28:00Z">
        <w:r w:rsidR="008729F6">
          <w:t xml:space="preserve">rotation </w:t>
        </w:r>
        <w:del w:id="780" w:author="Marian Louise Schmidt" w:date="2025-10-22T11:35:00Z" w16du:dateUtc="2025-10-22T15:35:00Z">
          <w:r w:rsidR="008729F6" w:rsidDel="0048423A">
            <w:delText>schemes</w:delText>
          </w:r>
        </w:del>
      </w:ins>
      <w:ins w:id="781" w:author="Marian Louise Schmidt" w:date="2025-10-22T11:35:00Z" w16du:dateUtc="2025-10-22T15:35:00Z">
        <w:r w:rsidR="0048423A">
          <w:t>regimes</w:t>
        </w:r>
      </w:ins>
      <w:ins w:id="782" w:author="Augustus Raymond Pendleton" w:date="2025-09-29T09:28:00Z" w16du:dateUtc="2025-09-29T13:28:00Z">
        <w:r w:rsidR="008729F6">
          <w:t xml:space="preserve"> (conventional rotation (CR) vs. sod-based rotation (SBR)</w:t>
        </w:r>
      </w:ins>
      <w:ins w:id="783" w:author="Marian Louise Schmidt" w:date="2025-10-22T11:35:00Z" w16du:dateUtc="2025-10-22T15:35:00Z">
        <w:r w:rsidR="0048423A">
          <w:t>)</w:t>
        </w:r>
      </w:ins>
      <w:ins w:id="784" w:author="Augustus Raymond Pendleton" w:date="2025-09-29T12:13:00Z" w16du:dateUtc="2025-09-29T16:13:00Z">
        <w:r w:rsidR="00BB7799">
          <w:t xml:space="preserve">, plant maturities, and irrigation </w:t>
        </w:r>
        <w:del w:id="785" w:author="Marian Louise Schmidt" w:date="2025-10-22T11:36:00Z" w16du:dateUtc="2025-10-22T15:36:00Z">
          <w:r w:rsidR="00BB7799" w:rsidDel="0048423A">
            <w:delText>schemes</w:delText>
          </w:r>
        </w:del>
      </w:ins>
      <w:ins w:id="786" w:author="Marian Louise Schmidt" w:date="2025-10-22T11:36:00Z" w16du:dateUtc="2025-10-22T15:36:00Z">
        <w:r w:rsidR="0048423A">
          <w:t>treatments</w:t>
        </w:r>
      </w:ins>
      <w:ins w:id="787" w:author="Augustus Raymond Pendleton" w:date="2025-09-29T09:29:00Z" w16du:dateUtc="2025-09-29T13:29:00Z">
        <w:r w:rsidR="008729F6">
          <w:t xml:space="preserve"> </w:t>
        </w:r>
      </w:ins>
      <w:r w:rsidR="008729F6">
        <w:fldChar w:fldCharType="begin"/>
      </w:r>
      <w:r w:rsidR="008729F6">
        <w:instrText xml:space="preserve"> ADDIN ZOTERO_ITEM CSL_CITATION {"citationID":"q9iaTt58","properties":{"formattedCitation":"[11]","plainCitation":"[11]","noteIndex":0},"citationItems":[{"id":2082,"uris":["http://zotero.org/groups/5077571/items/7DSKNWDW"],"itemData":{"id":2082,"type":"article-journal","abstract":"High-throughput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008729F6">
        <w:fldChar w:fldCharType="separate"/>
      </w:r>
      <w:r w:rsidR="008729F6">
        <w:rPr>
          <w:noProof/>
        </w:rPr>
        <w:t>[11]</w:t>
      </w:r>
      <w:r w:rsidR="008729F6">
        <w:fldChar w:fldCharType="end"/>
      </w:r>
      <w:ins w:id="788" w:author="Augustus Raymond Pendleton" w:date="2025-09-29T09:28:00Z" w16du:dateUtc="2025-09-29T13:28:00Z">
        <w:r w:rsidR="008729F6">
          <w:t xml:space="preserve">. </w:t>
        </w:r>
      </w:ins>
      <w:ins w:id="789" w:author="Marian Louise Schmidt" w:date="2025-10-22T11:37:00Z" w16du:dateUtc="2025-10-22T15:37:00Z">
        <w:r w:rsidR="0048423A">
          <w:t xml:space="preserve">Absolute abundance was quantified by flow cytometry for </w:t>
        </w:r>
      </w:ins>
      <w:ins w:id="790" w:author="Augustus Raymond Pendleton" w:date="2025-09-29T09:29:00Z" w16du:dateUtc="2025-09-29T13:29:00Z">
        <w:del w:id="791" w:author="Marian Louise Schmidt" w:date="2025-10-22T11:37:00Z" w16du:dateUtc="2025-10-22T15:37:00Z">
          <w:r w:rsidR="008729F6" w:rsidDel="0048423A">
            <w:delText xml:space="preserve">In </w:delText>
          </w:r>
        </w:del>
        <w:r w:rsidR="008729F6">
          <w:t xml:space="preserve">the </w:t>
        </w:r>
      </w:ins>
      <w:ins w:id="792" w:author="Augustus Raymond Pendleton" w:date="2025-09-29T09:30:00Z" w16du:dateUtc="2025-09-29T13:30:00Z">
        <w:r w:rsidR="008729F6">
          <w:t xml:space="preserve">cooling water and freshwater datasets, </w:t>
        </w:r>
        <w:del w:id="793" w:author="Marian Louise Schmidt" w:date="2025-10-22T11:37:00Z" w16du:dateUtc="2025-10-22T15:37:00Z">
          <w:r w:rsidR="008729F6" w:rsidDel="0048423A">
            <w:delText xml:space="preserve">absolute abundance was calculated via flow cytometry; in the mouse gut via </w:delText>
          </w:r>
        </w:del>
        <w:r w:rsidR="008729F6">
          <w:t>droplet d</w:t>
        </w:r>
      </w:ins>
      <w:ins w:id="794" w:author="Marian Louise Schmidt" w:date="2025-10-22T11:37:00Z" w16du:dateUtc="2025-10-22T15:37:00Z">
        <w:r w:rsidR="0048423A">
          <w:t xml:space="preserve">igital </w:t>
        </w:r>
      </w:ins>
      <w:ins w:id="795" w:author="Augustus Raymond Pendleton" w:date="2025-09-29T09:30:00Z" w16du:dateUtc="2025-09-29T13:30:00Z">
        <w:r w:rsidR="008729F6">
          <w:t>PCR</w:t>
        </w:r>
      </w:ins>
      <w:ins w:id="796" w:author="Marian Louise Schmidt" w:date="2025-10-22T11:37:00Z" w16du:dateUtc="2025-10-22T15:37:00Z">
        <w:r w:rsidR="0048423A">
          <w:t xml:space="preserve"> for the mouse gut,</w:t>
        </w:r>
      </w:ins>
      <w:ins w:id="797" w:author="Augustus Raymond Pendleton" w:date="2025-09-29T09:30:00Z" w16du:dateUtc="2025-09-29T13:30:00Z">
        <w:del w:id="798" w:author="Marian Louise Schmidt" w:date="2025-10-22T11:37:00Z" w16du:dateUtc="2025-10-22T15:37:00Z">
          <w:r w:rsidR="008729F6" w:rsidDel="0048423A">
            <w:delText>;</w:delText>
          </w:r>
        </w:del>
        <w:r w:rsidR="008729F6">
          <w:t xml:space="preserve"> and </w:t>
        </w:r>
      </w:ins>
      <w:ins w:id="799" w:author="Marian Louise Schmidt" w:date="2025-10-22T11:37:00Z" w16du:dateUtc="2025-10-22T15:37:00Z">
        <w:r w:rsidR="0048423A">
          <w:t xml:space="preserve">by </w:t>
        </w:r>
      </w:ins>
      <w:ins w:id="800" w:author="Augustus Raymond Pendleton" w:date="2025-09-29T09:30:00Z" w16du:dateUtc="2025-09-29T13:30:00Z">
        <w:del w:id="801" w:author="Marian Louise Schmidt" w:date="2025-10-22T11:37:00Z" w16du:dateUtc="2025-10-22T15:37:00Z">
          <w:r w:rsidR="008729F6" w:rsidDel="0048423A">
            <w:delText xml:space="preserve">in the soil datasets, </w:delText>
          </w:r>
        </w:del>
        <w:r w:rsidR="008729F6">
          <w:t>qPCR</w:t>
        </w:r>
      </w:ins>
      <w:ins w:id="802" w:author="Marian Louise Schmidt" w:date="2025-10-22T11:37:00Z" w16du:dateUtc="2025-10-22T15:37:00Z">
        <w:r w:rsidR="0048423A">
          <w:t xml:space="preserve"> </w:t>
        </w:r>
      </w:ins>
      <w:ins w:id="803" w:author="Marian Louise Schmidt" w:date="2025-10-22T11:38:00Z" w16du:dateUtc="2025-10-22T15:38:00Z">
        <w:r w:rsidR="0048423A">
          <w:t>for</w:t>
        </w:r>
      </w:ins>
      <w:ins w:id="804" w:author="Marian Louise Schmidt" w:date="2025-10-22T11:37:00Z" w16du:dateUtc="2025-10-22T15:37:00Z">
        <w:r w:rsidR="0048423A">
          <w:t xml:space="preserve"> </w:t>
        </w:r>
      </w:ins>
      <w:ins w:id="805" w:author="Marian Louise Schmidt" w:date="2025-10-22T11:38:00Z" w16du:dateUtc="2025-10-22T15:38:00Z">
        <w:r w:rsidR="0048423A">
          <w:t>the rhizosphere dataset</w:t>
        </w:r>
      </w:ins>
      <w:ins w:id="806" w:author="Augustus Raymond Pendleton" w:date="2025-09-29T09:30:00Z" w16du:dateUtc="2025-09-29T13:30:00Z">
        <w:r w:rsidR="008729F6">
          <w:t>.</w:t>
        </w:r>
      </w:ins>
      <w:ins w:id="807" w:author="Augustus Raymond Pendleton" w:date="2025-09-29T09:34:00Z" w16du:dateUtc="2025-09-29T13:34:00Z">
        <w:r w:rsidR="00CE2ACD">
          <w:t xml:space="preserve"> </w:t>
        </w:r>
      </w:ins>
      <w:ins w:id="808" w:author="Marian Louise Schmidt" w:date="2025-10-22T11:38:00Z" w16du:dateUtc="2025-10-22T15:38:00Z">
        <w:r w:rsidR="0048423A">
          <w:t>Together t</w:t>
        </w:r>
      </w:ins>
      <w:ins w:id="809" w:author="Augustus Raymond Pendleton" w:date="2025-09-29T09:34:00Z" w16du:dateUtc="2025-09-29T13:34:00Z">
        <w:del w:id="810" w:author="Marian Louise Schmidt" w:date="2025-10-22T11:38:00Z" w16du:dateUtc="2025-10-22T15:38:00Z">
          <w:r w:rsidR="00CE2ACD" w:rsidDel="0048423A">
            <w:delText>T</w:delText>
          </w:r>
        </w:del>
        <w:r w:rsidR="00CE2ACD">
          <w:t xml:space="preserve">hese </w:t>
        </w:r>
        <w:del w:id="811" w:author="Marian Louise Schmidt" w:date="2025-10-22T11:38:00Z" w16du:dateUtc="2025-10-22T15:38:00Z">
          <w:r w:rsidR="00CE2ACD" w:rsidDel="0048423A">
            <w:delText>datasets also represent a</w:delText>
          </w:r>
        </w:del>
      </w:ins>
      <w:ins w:id="812" w:author="Marian Louise Schmidt" w:date="2025-10-22T11:38:00Z" w16du:dateUtc="2025-10-22T15:38:00Z">
        <w:r w:rsidR="0048423A">
          <w:t>span a</w:t>
        </w:r>
      </w:ins>
      <w:ins w:id="813" w:author="Augustus Raymond Pendleton" w:date="2025-09-29T09:34:00Z" w16du:dateUtc="2025-09-29T13:34:00Z">
        <w:r w:rsidR="00CE2ACD">
          <w:t xml:space="preserve"> wide range of richness</w:t>
        </w:r>
      </w:ins>
      <w:ins w:id="814" w:author="Augustus Raymond Pendleton" w:date="2025-09-29T09:35:00Z" w16du:dateUtc="2025-09-29T13:35:00Z">
        <w:r w:rsidR="00CE2ACD">
          <w:t>–</w:t>
        </w:r>
      </w:ins>
      <w:ins w:id="815" w:author="Augustus Raymond Pendleton" w:date="2025-09-29T09:34:00Z" w16du:dateUtc="2025-09-29T13:34:00Z">
        <w:del w:id="816" w:author="Marian Louise Schmidt" w:date="2025-10-22T11:39:00Z" w16du:dateUtc="2025-10-22T15:39:00Z">
          <w:r w:rsidR="00CE2ACD" w:rsidDel="0048423A">
            <w:delText>r</w:delText>
          </w:r>
        </w:del>
      </w:ins>
      <w:ins w:id="817" w:author="Augustus Raymond Pendleton" w:date="2025-09-29T09:35:00Z" w16du:dateUtc="2025-09-29T13:35:00Z">
        <w:del w:id="818" w:author="Marian Louise Schmidt" w:date="2025-10-22T11:39:00Z" w16du:dateUtc="2025-10-22T15:39:00Z">
          <w:r w:rsidR="00CE2ACD" w:rsidDel="0048423A">
            <w:delText xml:space="preserve">anging </w:delText>
          </w:r>
        </w:del>
        <w:r w:rsidR="00CE2ACD">
          <w:t>from</w:t>
        </w:r>
      </w:ins>
      <w:ins w:id="819" w:author="Augustus Raymond Pendleton" w:date="2025-09-29T12:15:00Z" w16du:dateUtc="2025-09-29T16:15:00Z">
        <w:r w:rsidR="00BB7799">
          <w:t xml:space="preserve"> 215 </w:t>
        </w:r>
      </w:ins>
      <w:ins w:id="820" w:author="Augustus Raymond Pendleton" w:date="2025-09-29T12:16:00Z" w16du:dateUtc="2025-09-29T16:16:00Z">
        <w:del w:id="821" w:author="Marian Louise Schmidt" w:date="2025-10-22T11:39:00Z" w16du:dateUtc="2025-10-22T15:39:00Z">
          <w:r w:rsidR="00BB7799" w:rsidDel="0048423A">
            <w:delText xml:space="preserve">total </w:delText>
          </w:r>
        </w:del>
        <w:r w:rsidR="00BB7799">
          <w:t>ASVs</w:t>
        </w:r>
      </w:ins>
      <w:ins w:id="822" w:author="Augustus Raymond Pendleton" w:date="2025-09-29T09:35:00Z" w16du:dateUtc="2025-09-29T13:35:00Z">
        <w:r w:rsidR="00CE2ACD">
          <w:t xml:space="preserve"> in the cooling water to </w:t>
        </w:r>
      </w:ins>
      <w:ins w:id="823" w:author="Augustus Raymond Pendleton" w:date="2025-09-29T12:15:00Z" w16du:dateUtc="2025-09-29T16:15:00Z">
        <w:r w:rsidR="00BB7799">
          <w:t xml:space="preserve">24,000 </w:t>
        </w:r>
        <w:del w:id="824" w:author="Marian Louise Schmidt" w:date="2025-10-22T11:39:00Z" w16du:dateUtc="2025-10-22T15:39:00Z">
          <w:r w:rsidR="00BB7799" w:rsidDel="0048423A">
            <w:delText xml:space="preserve">total </w:delText>
          </w:r>
        </w:del>
        <w:r w:rsidR="00BB7799">
          <w:t>ASVs</w:t>
        </w:r>
      </w:ins>
      <w:ins w:id="825" w:author="Augustus Raymond Pendleton" w:date="2025-09-29T09:35:00Z" w16du:dateUtc="2025-09-29T13:35:00Z">
        <w:r w:rsidR="00CE2ACD">
          <w:t xml:space="preserve"> in the soil</w:t>
        </w:r>
      </w:ins>
      <w:ins w:id="826" w:author="Augustus Raymond Pendleton" w:date="2025-09-29T09:36:00Z" w16du:dateUtc="2025-09-29T13:36:00Z">
        <w:r w:rsidR="00CE2ACD">
          <w:t>–</w:t>
        </w:r>
      </w:ins>
      <w:ins w:id="827" w:author="Augustus Raymond Pendleton" w:date="2025-09-29T09:35:00Z" w16du:dateUtc="2025-09-29T13:35:00Z">
        <w:r w:rsidR="00CE2ACD">
          <w:t xml:space="preserve">and microbial load–from as low as </w:t>
        </w:r>
      </w:ins>
      <w:commentRangeStart w:id="828"/>
      <w:ins w:id="829" w:author="Augustus Raymond Pendleton" w:date="2025-09-29T12:17:00Z" w16du:dateUtc="2025-09-29T16:17:00Z">
        <w:r w:rsidR="00BB7799">
          <w:t>3</w:t>
        </w:r>
      </w:ins>
      <w:ins w:id="830" w:author="Marian Louise Schmidt" w:date="2025-10-22T11:39:00Z" w16du:dateUtc="2025-10-22T15:39:00Z">
        <w:r w:rsidR="0048423A">
          <w:t>.</w:t>
        </w:r>
      </w:ins>
      <w:ins w:id="831" w:author="Augustus Raymond Pendleton" w:date="2025-09-29T12:17:00Z" w16du:dateUtc="2025-09-29T16:17:00Z">
        <w:r w:rsidR="00BB7799">
          <w:t>99</w:t>
        </w:r>
        <w:del w:id="832" w:author="Marian Louise Schmidt" w:date="2025-10-22T11:39:00Z" w16du:dateUtc="2025-10-22T15:39:00Z">
          <w:r w:rsidR="00BB7799" w:rsidDel="0048423A">
            <w:delText>,120</w:delText>
          </w:r>
        </w:del>
      </w:ins>
      <w:ins w:id="833" w:author="Marian Louise Schmidt" w:date="2025-10-22T11:39:00Z" w16du:dateUtc="2025-10-22T15:39:00Z">
        <w:r w:rsidR="0048423A">
          <w:t>x10</w:t>
        </w:r>
        <w:r w:rsidR="0048423A" w:rsidRPr="0048423A">
          <w:rPr>
            <w:vertAlign w:val="superscript"/>
            <w:rPrChange w:id="834" w:author="Marian Louise Schmidt" w:date="2025-10-22T11:40:00Z" w16du:dateUtc="2025-10-22T15:40:00Z">
              <w:rPr/>
            </w:rPrChange>
          </w:rPr>
          <w:t>5</w:t>
        </w:r>
      </w:ins>
      <w:commentRangeEnd w:id="828"/>
      <w:ins w:id="835" w:author="Marian Louise Schmidt" w:date="2025-10-22T11:40:00Z" w16du:dateUtc="2025-10-22T15:40:00Z">
        <w:r w:rsidR="0048423A">
          <w:rPr>
            <w:rStyle w:val="CommentReference"/>
          </w:rPr>
          <w:commentReference w:id="828"/>
        </w:r>
      </w:ins>
      <w:ins w:id="836" w:author="Augustus Raymond Pendleton" w:date="2025-09-29T12:17:00Z" w16du:dateUtc="2025-09-29T16:17:00Z">
        <w:r w:rsidR="00BB7799">
          <w:t xml:space="preserve"> </w:t>
        </w:r>
      </w:ins>
      <w:ins w:id="837" w:author="Augustus Raymond Pendleton" w:date="2025-09-29T12:18:00Z" w16du:dateUtc="2025-09-29T16:18:00Z">
        <w:r w:rsidR="00BB7799">
          <w:t>cells/ml (cooling water) up to 2</w:t>
        </w:r>
      </w:ins>
      <w:ins w:id="838" w:author="Augustus Raymond Pendleton" w:date="2025-09-29T12:19:00Z" w16du:dateUtc="2025-09-29T16:19:00Z">
        <w:r w:rsidR="00BB7799">
          <w:t>x10</w:t>
        </w:r>
        <w:r w:rsidR="00BB7799">
          <w:rPr>
            <w:vertAlign w:val="superscript"/>
          </w:rPr>
          <w:t>12</w:t>
        </w:r>
        <w:r w:rsidR="00BB7799">
          <w:t xml:space="preserve"> 16S </w:t>
        </w:r>
      </w:ins>
      <w:ins w:id="839" w:author="Marian Louise Schmidt" w:date="2025-10-22T11:40:00Z" w16du:dateUtc="2025-10-22T15:40:00Z">
        <w:r w:rsidR="0048423A">
          <w:t xml:space="preserve">rRNA </w:t>
        </w:r>
      </w:ins>
      <w:ins w:id="840" w:author="Augustus Raymond Pendleton" w:date="2025-09-29T12:19:00Z" w16du:dateUtc="2025-09-29T16:19:00Z">
        <w:r w:rsidR="00BB7799">
          <w:t xml:space="preserve">copies/gram </w:t>
        </w:r>
      </w:ins>
      <w:ins w:id="841" w:author="Augustus Raymond Pendleton" w:date="2025-09-29T12:21:00Z" w16du:dateUtc="2025-09-29T16:21:00Z">
        <w:r w:rsidR="00BB7799">
          <w:t xml:space="preserve">(mouse gut). </w:t>
        </w:r>
      </w:ins>
      <w:ins w:id="842" w:author="Augustus Raymond Pendleton" w:date="2025-09-29T09:32:00Z" w16du:dateUtc="2025-09-29T13:32:00Z">
        <w:r w:rsidR="008729F6">
          <w:t>Additional details of the re-analysis</w:t>
        </w:r>
      </w:ins>
      <w:ins w:id="843" w:author="Marian Louise Schmidt" w:date="2025-10-22T11:41:00Z" w16du:dateUtc="2025-10-22T15:41:00Z">
        <w:r w:rsidR="0048423A">
          <w:t xml:space="preserve"> workflow</w:t>
        </w:r>
      </w:ins>
      <w:ins w:id="844" w:author="Augustus Raymond Pendleton" w:date="2025-09-29T12:21:00Z" w16du:dateUtc="2025-09-29T16:21:00Z">
        <w:r w:rsidR="006B42C1">
          <w:t>, including ASV generation and phylogenetic</w:t>
        </w:r>
      </w:ins>
      <w:ins w:id="845" w:author="Marian Louise Schmidt" w:date="2025-10-22T11:41:00Z" w16du:dateUtc="2025-10-22T15:41:00Z">
        <w:r w:rsidR="0048423A">
          <w:t xml:space="preserve"> inference</w:t>
        </w:r>
      </w:ins>
      <w:ins w:id="846" w:author="Augustus Raymond Pendleton" w:date="2025-09-29T12:21:00Z" w16du:dateUtc="2025-09-29T16:21:00Z">
        <w:del w:id="847" w:author="Marian Louise Schmidt" w:date="2025-10-22T11:41:00Z" w16du:dateUtc="2025-10-22T15:41:00Z">
          <w:r w:rsidR="006B42C1" w:rsidDel="005675DB">
            <w:delText>s</w:delText>
          </w:r>
        </w:del>
        <w:r w:rsidR="006B42C1">
          <w:t>,</w:t>
        </w:r>
      </w:ins>
      <w:ins w:id="848" w:author="Augustus Raymond Pendleton" w:date="2025-09-29T09:32:00Z" w16du:dateUtc="2025-09-29T13:32:00Z">
        <w:r w:rsidR="008729F6">
          <w:t xml:space="preserve"> </w:t>
        </w:r>
      </w:ins>
      <w:ins w:id="849" w:author="Marian Louise Schmidt" w:date="2025-10-22T11:41:00Z" w16du:dateUtc="2025-10-22T15:41:00Z">
        <w:r w:rsidR="005675DB">
          <w:t xml:space="preserve">are provided </w:t>
        </w:r>
      </w:ins>
      <w:ins w:id="850" w:author="Augustus Raymond Pendleton" w:date="2025-09-29T09:32:00Z" w16du:dateUtc="2025-09-29T13:32:00Z">
        <w:del w:id="851" w:author="Marian Louise Schmidt" w:date="2025-10-22T11:41:00Z" w16du:dateUtc="2025-10-22T15:41:00Z">
          <w:r w:rsidR="008729F6" w:rsidDel="005675DB">
            <w:delText xml:space="preserve">can be found </w:delText>
          </w:r>
        </w:del>
        <w:r w:rsidR="008729F6">
          <w:t>in the Supp</w:t>
        </w:r>
      </w:ins>
      <w:ins w:id="852" w:author="Augustus Raymond Pendleton" w:date="2025-09-29T11:56:00Z" w16du:dateUtc="2025-09-29T15:56:00Z">
        <w:r w:rsidR="008830B0">
          <w:t>orting</w:t>
        </w:r>
      </w:ins>
      <w:ins w:id="853" w:author="Augustus Raymond Pendleton" w:date="2025-09-29T09:32:00Z" w16du:dateUtc="2025-09-29T13:32:00Z">
        <w:r w:rsidR="008729F6">
          <w:t xml:space="preserve"> Methods. </w:t>
        </w:r>
      </w:ins>
      <w:commentRangeStart w:id="854"/>
      <w:ins w:id="855" w:author="Marian Louise Schmidt" w:date="2025-10-22T11:41:00Z" w16du:dateUtc="2025-10-22T15:41:00Z">
        <w:r w:rsidR="005675DB">
          <w:t xml:space="preserve">Collectively, these re-analyses highlight that </w:t>
        </w:r>
        <w:r w:rsidR="005675DB">
          <w:t xml:space="preserve"> </w:t>
        </w:r>
      </w:ins>
      <m:oMath>
        <m:sSup>
          <m:sSupPr>
            <m:ctrlPr>
              <w:ins w:id="856" w:author="Marian Louise Schmidt" w:date="2025-10-22T11:41:00Z" w16du:dateUtc="2025-10-22T15:41:00Z">
                <w:rPr>
                  <w:rFonts w:ascii="Cambria Math" w:hAnsi="Cambria Math"/>
                </w:rPr>
              </w:ins>
            </m:ctrlPr>
          </m:sSupPr>
          <m:e>
            <m:r>
              <w:ins w:id="857" w:author="Marian Louise Schmidt" w:date="2025-10-22T11:41:00Z" w16du:dateUtc="2025-10-22T15:41:00Z">
                <w:rPr>
                  <w:rFonts w:ascii="Cambria Math" w:hAnsi="Cambria Math"/>
                </w:rPr>
                <m:t>U</m:t>
              </w:ins>
            </m:r>
          </m:e>
          <m:sup>
            <m:r>
              <w:ins w:id="858" w:author="Marian Louise Schmidt" w:date="2025-10-22T11:41:00Z" w16du:dateUtc="2025-10-22T15:41:00Z">
                <w:rPr>
                  <w:rFonts w:ascii="Cambria Math" w:hAnsi="Cambria Math"/>
                </w:rPr>
                <m:t>A</m:t>
              </w:ins>
            </m:r>
          </m:sup>
        </m:sSup>
      </m:oMath>
      <w:ins w:id="859" w:author="Marian Louise Schmidt" w:date="2025-10-22T11:41:00Z" w16du:dateUtc="2025-10-22T15:41:00Z">
        <w:r w:rsidR="005675DB">
          <w:t>integrates ecological realism by incorporating differences in both lineage identity and total biomass.</w:t>
        </w:r>
      </w:ins>
      <w:commentRangeEnd w:id="854"/>
      <w:ins w:id="860" w:author="Marian Louise Schmidt" w:date="2025-10-22T11:42:00Z" w16du:dateUtc="2025-10-22T15:42:00Z">
        <w:r w:rsidR="005675DB">
          <w:rPr>
            <w:rStyle w:val="CommentReference"/>
          </w:rPr>
          <w:commentReference w:id="854"/>
        </w:r>
      </w:ins>
      <w:del w:id="861" w:author="Augustus Raymond Pendleton" w:date="2025-09-26T09:33:00Z" w16du:dateUtc="2025-09-26T13:33:00Z">
        <w:r w:rsidR="0007048F" w:rsidRPr="0007048F" w:rsidDel="00CC3C53">
          <w:delText>integrates ecological realism by capturing differences in both lineage identity and total biomass.</w:delText>
        </w:r>
      </w:del>
    </w:p>
    <w:p w14:paraId="74691CEE" w14:textId="77777777" w:rsidR="008729F6" w:rsidRPr="0007048F" w:rsidRDefault="008729F6">
      <w:pPr>
        <w:ind w:firstLine="720"/>
        <w:rPr>
          <w:ins w:id="862" w:author="Augustus Raymond Pendleton" w:date="2025-09-29T09:31:00Z" w16du:dateUtc="2025-09-29T13:31:00Z"/>
        </w:rPr>
        <w:pPrChange w:id="863" w:author="Augustus Raymond Pendleton" w:date="2025-09-29T09:25:00Z" w16du:dateUtc="2025-09-29T13:25:00Z">
          <w:pPr/>
        </w:pPrChange>
      </w:pPr>
    </w:p>
    <w:p w14:paraId="3252272C" w14:textId="1E6B5EE7" w:rsidR="0007048F" w:rsidDel="00CE2ACD" w:rsidRDefault="008729F6" w:rsidP="00693D9A">
      <w:pPr>
        <w:ind w:firstLine="720"/>
        <w:rPr>
          <w:del w:id="864" w:author="Augustus Raymond Pendleton" w:date="2025-09-29T09:30:00Z" w16du:dateUtc="2025-09-29T13:30:00Z"/>
        </w:rPr>
      </w:pPr>
      <w:ins w:id="865" w:author="Augustus Raymond Pendleton" w:date="2025-09-29T09:31:00Z" w16du:dateUtc="2025-09-29T13:31:00Z">
        <w:r>
          <w:t>We first calculated four</w:t>
        </w:r>
      </w:ins>
      <w:ins w:id="866" w:author="Augustus Raymond Pendleton" w:date="2025-09-29T09:32:00Z">
        <w:r w:rsidRPr="008729F6">
          <w:rPr>
            <w:rPrChange w:id="867" w:author="Augustus Raymond Pendleton" w:date="2025-09-29T09:32:00Z" w16du:dateUtc="2025-09-29T13:32:00Z">
              <w:rPr>
                <w:i/>
                <w:iCs/>
              </w:rPr>
            </w:rPrChange>
          </w:rPr>
          <w:t xml:space="preserve"> β-diversity</w:t>
        </w:r>
      </w:ins>
      <w:ins w:id="868" w:author="Augustus Raymond Pendleton" w:date="2025-09-29T09:32:00Z" w16du:dateUtc="2025-09-29T13:32:00Z">
        <w:r>
          <w:t xml:space="preserve"> metrics for all sample pairs </w:t>
        </w:r>
      </w:ins>
      <w:ins w:id="869" w:author="Augustus Raymond Pendleton" w:date="2025-09-29T09:33:00Z" w16du:dateUtc="2025-09-29T13:33:00Z">
        <w:r w:rsidR="00CE2ACD">
          <w:t xml:space="preserve">in each dataset and compared them to </w:t>
        </w:r>
        <w:r w:rsidR="00CE2ACD">
          <w:rPr>
            <w:i/>
            <w:iCs/>
          </w:rPr>
          <w:t>U</w:t>
        </w:r>
        <w:r w:rsidR="00CE2ACD">
          <w:rPr>
            <w:i/>
            <w:iCs/>
            <w:vertAlign w:val="superscript"/>
          </w:rPr>
          <w:t>A</w:t>
        </w:r>
        <w:r w:rsidR="00CE2ACD">
          <w:t xml:space="preserve"> (Fig. 2). </w:t>
        </w:r>
      </w:ins>
      <w:ins w:id="870" w:author="Marian Louise Schmidt" w:date="2025-10-22T11:42:00Z" w16du:dateUtc="2025-10-22T15:42:00Z">
        <w:r w:rsidR="005675DB">
          <w:t xml:space="preserve">The degree of concordance </w:t>
        </w:r>
      </w:ins>
      <w:ins w:id="871" w:author="Augustus Raymond Pendleton" w:date="2025-09-29T09:33:00Z" w16du:dateUtc="2025-09-29T13:33:00Z">
        <w:del w:id="872" w:author="Marian Louise Schmidt" w:date="2025-10-22T11:42:00Z" w16du:dateUtc="2025-10-22T15:42:00Z">
          <w:r w:rsidR="00CE2ACD" w:rsidRPr="006B42C1" w:rsidDel="005675DB">
            <w:delText>Agreement</w:delText>
          </w:r>
        </w:del>
        <w:del w:id="873" w:author="Marian Louise Schmidt" w:date="2025-10-22T11:43:00Z" w16du:dateUtc="2025-10-22T15:43:00Z">
          <w:r w:rsidR="00CE2ACD" w:rsidRPr="006B42C1" w:rsidDel="005675DB">
            <w:delText xml:space="preserve"> </w:delText>
          </w:r>
        </w:del>
        <w:r w:rsidR="00CE2ACD" w:rsidRPr="006B42C1">
          <w:t xml:space="preserve">between </w:t>
        </w:r>
      </w:ins>
      <w:ins w:id="874" w:author="Marian Louise Schmidt" w:date="2025-10-22T11:43:00Z" w16du:dateUtc="2025-10-22T15:43:00Z">
        <w:r w:rsidR="005675DB">
          <w:rPr>
            <w:i/>
            <w:iCs/>
          </w:rPr>
          <w:t>U</w:t>
        </w:r>
        <w:r w:rsidR="005675DB">
          <w:rPr>
            <w:i/>
            <w:iCs/>
            <w:vertAlign w:val="superscript"/>
          </w:rPr>
          <w:t>A</w:t>
        </w:r>
        <w:r w:rsidR="005675DB">
          <w:t xml:space="preserve"> </w:t>
        </w:r>
        <w:r w:rsidR="005675DB">
          <w:t xml:space="preserve"> and other metrics was</w:t>
        </w:r>
      </w:ins>
      <w:ins w:id="875" w:author="Augustus Raymond Pendleton" w:date="2025-09-29T09:33:00Z" w16du:dateUtc="2025-09-29T13:33:00Z">
        <w:del w:id="876" w:author="Marian Louise Schmidt" w:date="2025-10-22T11:43:00Z" w16du:dateUtc="2025-10-22T15:43:00Z">
          <w:r w:rsidR="00CE2ACD" w:rsidRPr="006B42C1" w:rsidDel="005675DB">
            <w:delText xml:space="preserve">a given metric and </w:delText>
          </w:r>
        </w:del>
      </w:ins>
      <w:ins w:id="877" w:author="Augustus Raymond Pendleton" w:date="2025-09-29T09:34:00Z" w16du:dateUtc="2025-09-29T13:34:00Z">
        <w:del w:id="878" w:author="Marian Louise Schmidt" w:date="2025-10-22T11:43:00Z" w16du:dateUtc="2025-10-22T15:43:00Z">
          <w:r w:rsidR="00CE2ACD" w:rsidRPr="006B42C1" w:rsidDel="005675DB">
            <w:rPr>
              <w:rPrChange w:id="879" w:author="Augustus Raymond Pendleton" w:date="2025-09-29T12:22:00Z" w16du:dateUtc="2025-09-29T16:22:00Z">
                <w:rPr>
                  <w:i/>
                  <w:iCs/>
                </w:rPr>
              </w:rPrChange>
            </w:rPr>
            <w:delText>U</w:delText>
          </w:r>
          <w:r w:rsidR="00CE2ACD" w:rsidRPr="006B42C1" w:rsidDel="005675DB">
            <w:rPr>
              <w:vertAlign w:val="superscript"/>
              <w:rPrChange w:id="880" w:author="Augustus Raymond Pendleton" w:date="2025-09-29T12:22:00Z" w16du:dateUtc="2025-09-29T16:22:00Z">
                <w:rPr>
                  <w:i/>
                  <w:iCs/>
                  <w:vertAlign w:val="superscript"/>
                </w:rPr>
              </w:rPrChange>
            </w:rPr>
            <w:delText xml:space="preserve">A </w:delText>
          </w:r>
          <w:r w:rsidR="00CE2ACD" w:rsidRPr="006B42C1" w:rsidDel="005675DB">
            <w:delText>is</w:delText>
          </w:r>
        </w:del>
        <w:r w:rsidR="00CE2ACD" w:rsidRPr="006B42C1">
          <w:t xml:space="preserve"> highly context dependent</w:t>
        </w:r>
        <w:r w:rsidR="00CE2ACD" w:rsidRPr="001B5344">
          <w:rPr>
            <w:i/>
            <w:iCs/>
            <w:rPrChange w:id="881" w:author="Augustus Raymond Pendleton" w:date="2025-09-29T09:45:00Z" w16du:dateUtc="2025-09-29T13:45:00Z">
              <w:rPr/>
            </w:rPrChange>
          </w:rPr>
          <w:t xml:space="preserve">. </w:t>
        </w:r>
        <w:r w:rsidR="00CE2ACD">
          <w:t xml:space="preserve">In the </w:t>
        </w:r>
      </w:ins>
      <w:ins w:id="882" w:author="Augustus Raymond Pendleton" w:date="2025-09-29T09:36:00Z" w16du:dateUtc="2025-09-29T13:36:00Z">
        <w:r w:rsidR="00CE2ACD">
          <w:t>cooling water</w:t>
        </w:r>
      </w:ins>
      <w:ins w:id="883" w:author="Marian Louise Schmidt" w:date="2025-10-22T11:43:00Z" w16du:dateUtc="2025-10-22T15:43:00Z">
        <w:r w:rsidR="005675DB">
          <w:t xml:space="preserve"> dataset</w:t>
        </w:r>
      </w:ins>
      <w:ins w:id="884" w:author="Augustus Raymond Pendleton" w:date="2025-09-29T09:36:00Z" w16du:dateUtc="2025-09-29T13:36:00Z">
        <w:r w:rsidR="00CE2ACD">
          <w:t xml:space="preserve">, </w:t>
        </w:r>
        <w:r w:rsidR="00CE2ACD">
          <w:rPr>
            <w:i/>
            <w:iCs/>
          </w:rPr>
          <w:t>U</w:t>
        </w:r>
        <w:r w:rsidR="00CE2ACD">
          <w:rPr>
            <w:i/>
            <w:iCs/>
            <w:vertAlign w:val="superscript"/>
          </w:rPr>
          <w:t>A</w:t>
        </w:r>
        <w:r w:rsidR="00CE2ACD">
          <w:rPr>
            <w:i/>
            <w:iCs/>
          </w:rPr>
          <w:t xml:space="preserve"> </w:t>
        </w:r>
        <w:del w:id="885" w:author="Marian Louise Schmidt" w:date="2025-10-22T11:43:00Z" w16du:dateUtc="2025-10-22T15:43:00Z">
          <w:r w:rsidR="00CE2ACD" w:rsidDel="005675DB">
            <w:delText xml:space="preserve">was in </w:delText>
          </w:r>
        </w:del>
        <w:r w:rsidR="00CE2ACD">
          <w:t>close</w:t>
        </w:r>
      </w:ins>
      <w:ins w:id="886" w:author="Marian Louise Schmidt" w:date="2025-10-22T11:43:00Z" w16du:dateUtc="2025-10-22T15:43:00Z">
        <w:r w:rsidR="005675DB">
          <w:t xml:space="preserve">ly tracked </w:t>
        </w:r>
      </w:ins>
      <w:ins w:id="887" w:author="Augustus Raymond Pendleton" w:date="2025-09-29T09:36:00Z" w16du:dateUtc="2025-09-29T13:36:00Z">
        <w:del w:id="888" w:author="Marian Louise Schmidt" w:date="2025-10-22T11:43:00Z" w16du:dateUtc="2025-10-22T15:43:00Z">
          <w:r w:rsidR="00CE2ACD" w:rsidDel="005675DB">
            <w:delText xml:space="preserve"> agreement with </w:delText>
          </w:r>
        </w:del>
        <w:r w:rsidR="00CE2ACD">
          <w:t xml:space="preserve">all three </w:t>
        </w:r>
        <w:del w:id="889" w:author="Marian Louise Schmidt" w:date="2025-10-22T11:43:00Z" w16du:dateUtc="2025-10-22T15:43:00Z">
          <w:r w:rsidR="00CE2ACD" w:rsidDel="005675DB">
            <w:delText>other</w:delText>
          </w:r>
        </w:del>
      </w:ins>
      <w:ins w:id="890" w:author="Marian Louise Schmidt" w:date="2025-10-22T11:43:00Z" w16du:dateUtc="2025-10-22T15:43:00Z">
        <w:r w:rsidR="005675DB">
          <w:t>alternatives</w:t>
        </w:r>
      </w:ins>
      <w:ins w:id="891" w:author="Augustus Raymond Pendleton" w:date="2025-09-29T09:36:00Z" w16du:dateUtc="2025-09-29T13:36:00Z">
        <w:del w:id="892" w:author="Marian Louise Schmidt" w:date="2025-10-22T11:43:00Z" w16du:dateUtc="2025-10-22T15:43:00Z">
          <w:r w:rsidR="00CE2ACD" w:rsidDel="005675DB">
            <w:delText xml:space="preserve"> metrics</w:delText>
          </w:r>
        </w:del>
        <w:r w:rsidR="00CE2ACD">
          <w:t xml:space="preserve">, </w:t>
        </w:r>
        <w:del w:id="893" w:author="Marian Louise Schmidt" w:date="2025-10-22T11:43:00Z" w16du:dateUtc="2025-10-22T15:43:00Z">
          <w:r w:rsidR="00CE2ACD" w:rsidDel="005675DB">
            <w:delText>while</w:delText>
          </w:r>
        </w:del>
      </w:ins>
      <w:ins w:id="894" w:author="Marian Louise Schmidt" w:date="2025-10-22T11:43:00Z" w16du:dateUtc="2025-10-22T15:43:00Z">
        <w:r w:rsidR="005675DB">
          <w:t>whereas in the remaining sys</w:t>
        </w:r>
      </w:ins>
      <w:ins w:id="895" w:author="Marian Louise Schmidt" w:date="2025-10-22T11:44:00Z" w16du:dateUtc="2025-10-22T15:44:00Z">
        <w:r w:rsidR="005675DB">
          <w:t>tems it diverged substantially</w:t>
        </w:r>
      </w:ins>
      <w:ins w:id="896" w:author="Augustus Raymond Pendleton" w:date="2025-09-29T09:36:00Z" w16du:dateUtc="2025-09-29T13:36:00Z">
        <w:del w:id="897" w:author="Marian Louise Schmidt" w:date="2025-10-22T11:44:00Z" w16du:dateUtc="2025-10-22T15:44:00Z">
          <w:r w:rsidR="00CE2ACD" w:rsidDel="005675DB">
            <w:delText xml:space="preserve"> it deviated broadly in other datasets</w:delText>
          </w:r>
        </w:del>
        <w:r w:rsidR="00CE2ACD">
          <w:t>.</w:t>
        </w:r>
      </w:ins>
      <w:ins w:id="898" w:author="Augustus Raymond Pendleton" w:date="2025-09-29T09:37:00Z" w16du:dateUtc="2025-09-29T13:37:00Z">
        <w:r w:rsidR="00CE2ACD">
          <w:t xml:space="preserve"> </w:t>
        </w:r>
        <w:r w:rsidR="00CE2ACD">
          <w:rPr>
            <w:i/>
            <w:iCs/>
          </w:rPr>
          <w:t>U</w:t>
        </w:r>
        <w:r w:rsidR="00CE2ACD">
          <w:rPr>
            <w:i/>
            <w:iCs/>
            <w:vertAlign w:val="superscript"/>
          </w:rPr>
          <w:t>A</w:t>
        </w:r>
        <w:r w:rsidR="00CE2ACD">
          <w:t xml:space="preserve"> </w:t>
        </w:r>
      </w:ins>
      <w:ins w:id="899" w:author="Augustus Raymond Pendleton" w:date="2025-09-29T09:40:00Z" w16du:dateUtc="2025-09-29T13:40:00Z">
        <w:r w:rsidR="00CE2ACD">
          <w:t xml:space="preserve">also </w:t>
        </w:r>
      </w:ins>
      <w:ins w:id="900" w:author="Augustus Raymond Pendleton" w:date="2025-09-29T09:37:00Z" w16du:dateUtc="2025-09-29T13:37:00Z">
        <w:del w:id="901" w:author="Marian Louise Schmidt" w:date="2025-10-22T11:44:00Z" w16du:dateUtc="2025-10-22T15:44:00Z">
          <w:r w:rsidR="00CE2ACD" w:rsidDel="005675DB">
            <w:delText>measured distance values</w:delText>
          </w:r>
        </w:del>
      </w:ins>
      <w:ins w:id="902" w:author="Marian Louise Schmidt" w:date="2025-10-22T11:44:00Z" w16du:dateUtc="2025-10-22T15:44:00Z">
        <w:r w:rsidR="005675DB">
          <w:t>spanned</w:t>
        </w:r>
      </w:ins>
      <w:ins w:id="903" w:author="Augustus Raymond Pendleton" w:date="2025-09-29T09:37:00Z" w16du:dateUtc="2025-09-29T13:37:00Z">
        <w:del w:id="904" w:author="Marian Louise Schmidt" w:date="2025-10-22T11:44:00Z" w16du:dateUtc="2025-10-22T15:44:00Z">
          <w:r w:rsidR="00CE2ACD" w:rsidDel="005675DB">
            <w:delText xml:space="preserve"> across</w:delText>
          </w:r>
        </w:del>
        <w:r w:rsidR="00CE2ACD">
          <w:t xml:space="preserve"> a </w:t>
        </w:r>
      </w:ins>
      <w:ins w:id="905" w:author="Augustus Raymond Pendleton" w:date="2025-09-29T09:40:00Z" w16du:dateUtc="2025-09-29T13:40:00Z">
        <w:r w:rsidR="00CE2ACD">
          <w:t xml:space="preserve">similar or </w:t>
        </w:r>
      </w:ins>
      <w:ins w:id="906" w:author="Augustus Raymond Pendleton" w:date="2025-09-29T09:37:00Z" w16du:dateUtc="2025-09-29T13:37:00Z">
        <w:r w:rsidR="00CE2ACD">
          <w:t xml:space="preserve">wider </w:t>
        </w:r>
      </w:ins>
      <w:ins w:id="907" w:author="Augustus Raymond Pendleton" w:date="2025-09-29T09:38:00Z" w16du:dateUtc="2025-09-29T13:38:00Z">
        <w:r w:rsidR="00CE2ACD">
          <w:t>range</w:t>
        </w:r>
      </w:ins>
      <w:ins w:id="908" w:author="Marian Louise Schmidt" w:date="2025-10-22T11:45:00Z" w16du:dateUtc="2025-10-22T15:45:00Z">
        <w:r w:rsidR="005675DB">
          <w:t xml:space="preserve"> of distances than</w:t>
        </w:r>
      </w:ins>
      <w:ins w:id="909" w:author="Augustus Raymond Pendleton" w:date="2025-09-29T09:38:00Z" w16du:dateUtc="2025-09-29T13:38:00Z">
        <w:del w:id="910" w:author="Marian Louise Schmidt" w:date="2025-10-22T11:45:00Z" w16du:dateUtc="2025-10-22T15:45:00Z">
          <w:r w:rsidR="00CE2ACD" w:rsidDel="005675DB">
            <w:delText xml:space="preserve"> compared to</w:delText>
          </w:r>
        </w:del>
      </w:ins>
      <w:ins w:id="911" w:author="Marian Louise Schmidt" w:date="2025-10-22T11:45:00Z" w16du:dateUtc="2025-10-22T15:45:00Z">
        <w:r w:rsidR="005675DB">
          <w:t xml:space="preserve"> the</w:t>
        </w:r>
      </w:ins>
      <w:ins w:id="912" w:author="Augustus Raymond Pendleton" w:date="2025-09-29T09:38:00Z" w16du:dateUtc="2025-09-29T13:38:00Z">
        <w:r w:rsidR="00CE2ACD">
          <w:t xml:space="preserve"> other metrics</w:t>
        </w:r>
      </w:ins>
      <w:ins w:id="913" w:author="Marian Louise Schmidt" w:date="2025-10-22T11:45:00Z" w16du:dateUtc="2025-10-22T15:45:00Z">
        <w:r w:rsidR="005675DB">
          <w:t>. F</w:t>
        </w:r>
      </w:ins>
      <w:ins w:id="914" w:author="Augustus Raymond Pendleton" w:date="2025-09-29T09:38:00Z" w16du:dateUtc="2025-09-29T13:38:00Z">
        <w:del w:id="915" w:author="Marian Louise Schmidt" w:date="2025-10-22T11:45:00Z" w16du:dateUtc="2025-10-22T15:45:00Z">
          <w:r w:rsidR="00CE2ACD" w:rsidDel="005675DB">
            <w:delText>; f</w:delText>
          </w:r>
        </w:del>
        <w:r w:rsidR="00CE2ACD">
          <w:t xml:space="preserve">or example, </w:t>
        </w:r>
        <w:del w:id="916" w:author="Marian Louise Schmidt" w:date="2025-10-22T11:45:00Z" w16du:dateUtc="2025-10-22T15:45:00Z">
          <w:r w:rsidR="00CE2ACD" w:rsidDel="005675DB">
            <w:delText xml:space="preserve">notice how </w:delText>
          </w:r>
        </w:del>
        <w:r w:rsidR="00CE2ACD">
          <w:t>in the soil dataset</w:t>
        </w:r>
        <w:del w:id="917" w:author="Marian Louise Schmidt" w:date="2025-10-22T11:45:00Z" w16du:dateUtc="2025-10-22T15:45:00Z">
          <w:r w:rsidR="00CE2ACD" w:rsidDel="005675DB">
            <w:delText>,</w:delText>
          </w:r>
        </w:del>
        <w:r w:rsidR="00CE2ACD">
          <w:t xml:space="preserve"> </w:t>
        </w:r>
        <w:r w:rsidR="00CE2ACD">
          <w:rPr>
            <w:i/>
            <w:iCs/>
          </w:rPr>
          <w:t>BC</w:t>
        </w:r>
        <w:r w:rsidR="00CE2ACD">
          <w:rPr>
            <w:i/>
            <w:iCs/>
            <w:vertAlign w:val="superscript"/>
          </w:rPr>
          <w:t>R</w:t>
        </w:r>
        <w:r w:rsidR="00CE2ACD">
          <w:rPr>
            <w:i/>
            <w:iCs/>
          </w:rPr>
          <w:t xml:space="preserve"> </w:t>
        </w:r>
        <w:r w:rsidR="00CE2ACD">
          <w:t xml:space="preserve">and </w:t>
        </w:r>
        <w:r w:rsidR="00CE2ACD">
          <w:rPr>
            <w:i/>
            <w:iCs/>
          </w:rPr>
          <w:t>U</w:t>
        </w:r>
        <w:r w:rsidR="00CE2ACD">
          <w:rPr>
            <w:i/>
            <w:iCs/>
            <w:vertAlign w:val="superscript"/>
          </w:rPr>
          <w:t>R</w:t>
        </w:r>
        <w:r w:rsidR="00CE2ACD">
          <w:t xml:space="preserve"> </w:t>
        </w:r>
        <w:del w:id="918" w:author="Marian Louise Schmidt" w:date="2025-10-22T11:45:00Z" w16du:dateUtc="2025-10-22T15:45:00Z">
          <w:r w:rsidR="00CE2ACD" w:rsidDel="005675DB">
            <w:delText>have</w:delText>
          </w:r>
        </w:del>
      </w:ins>
      <w:ins w:id="919" w:author="Marian Louise Schmidt" w:date="2025-10-22T11:45:00Z" w16du:dateUtc="2025-10-22T15:45:00Z">
        <w:r w:rsidR="005675DB">
          <w:t>occupied a</w:t>
        </w:r>
      </w:ins>
      <w:ins w:id="920" w:author="Augustus Raymond Pendleton" w:date="2025-09-29T09:38:00Z" w16du:dateUtc="2025-09-29T13:38:00Z">
        <w:r w:rsidR="00CE2ACD">
          <w:t xml:space="preserve"> narrow ra</w:t>
        </w:r>
      </w:ins>
      <w:ins w:id="921" w:author="Augustus Raymond Pendleton" w:date="2025-09-29T09:39:00Z" w16du:dateUtc="2025-09-29T13:39:00Z">
        <w:r w:rsidR="00CE2ACD">
          <w:t>nge</w:t>
        </w:r>
        <w:del w:id="922" w:author="Marian Louise Schmidt" w:date="2025-10-22T11:45:00Z" w16du:dateUtc="2025-10-22T15:45:00Z">
          <w:r w:rsidR="00CE2ACD" w:rsidDel="005675DB">
            <w:delText>s</w:delText>
          </w:r>
        </w:del>
        <w:r w:rsidR="00CE2ACD">
          <w:t xml:space="preserve"> </w:t>
        </w:r>
        <w:del w:id="923" w:author="Marian Louise Schmidt" w:date="2025-10-22T11:45:00Z" w16du:dateUtc="2025-10-22T15:45:00Z">
          <w:r w:rsidR="00CE2ACD" w:rsidDel="005675DB">
            <w:delText>compared</w:delText>
          </w:r>
        </w:del>
      </w:ins>
      <w:ins w:id="924" w:author="Marian Louise Schmidt" w:date="2025-10-22T11:45:00Z" w16du:dateUtc="2025-10-22T15:45:00Z">
        <w:r w:rsidR="005675DB">
          <w:t>relative</w:t>
        </w:r>
      </w:ins>
      <w:ins w:id="925" w:author="Augustus Raymond Pendleton" w:date="2025-09-29T09:39:00Z" w16du:dateUtc="2025-09-29T13:39:00Z">
        <w:r w:rsidR="00CE2ACD">
          <w:t xml:space="preserve"> to the broad </w:t>
        </w:r>
      </w:ins>
      <w:ins w:id="926" w:author="Marian Louise Schmidt" w:date="2025-10-22T11:46:00Z" w16du:dateUtc="2025-10-22T15:46:00Z">
        <w:r w:rsidR="005675DB">
          <w:t>separation observed under</w:t>
        </w:r>
      </w:ins>
      <w:ins w:id="927" w:author="Augustus Raymond Pendleton" w:date="2025-09-29T09:39:00Z" w16du:dateUtc="2025-09-29T13:39:00Z">
        <w:del w:id="928" w:author="Marian Louise Schmidt" w:date="2025-10-22T11:46:00Z" w16du:dateUtc="2025-10-22T15:46:00Z">
          <w:r w:rsidR="00CE2ACD" w:rsidDel="005675DB">
            <w:delText>range of</w:delText>
          </w:r>
        </w:del>
        <w:r w:rsidR="00CE2ACD">
          <w:t xml:space="preserve"> </w:t>
        </w:r>
        <w:r w:rsidR="00CE2ACD">
          <w:rPr>
            <w:i/>
            <w:iCs/>
          </w:rPr>
          <w:t>U</w:t>
        </w:r>
        <w:r w:rsidR="00CE2ACD">
          <w:rPr>
            <w:i/>
            <w:iCs/>
            <w:vertAlign w:val="superscript"/>
          </w:rPr>
          <w:t>A</w:t>
        </w:r>
        <w:r w:rsidR="00CE2ACD">
          <w:rPr>
            <w:i/>
            <w:iCs/>
          </w:rPr>
          <w:t>.</w:t>
        </w:r>
      </w:ins>
      <w:del w:id="929" w:author="Augustus Raymond Pendleton" w:date="2025-09-26T09:33:00Z" w16du:dateUtc="2025-09-26T13:33:00Z">
        <w:r w:rsidR="0007048F" w:rsidRPr="0007048F" w:rsidDel="00CC3C53">
          <w:delText xml:space="preserve">    We next evaluated how </w:delText>
        </w:r>
      </w:del>
      <m:oMath>
        <m:sSup>
          <m:sSupPr>
            <m:ctrlPr>
              <w:del w:id="930" w:author="Augustus Raymond Pendleton" w:date="2025-09-26T09:33:00Z" w16du:dateUtc="2025-09-26T13:33:00Z">
                <w:rPr>
                  <w:rFonts w:ascii="Cambria Math" w:hAnsi="Cambria Math"/>
                </w:rPr>
              </w:del>
            </m:ctrlPr>
          </m:sSupPr>
          <m:e>
            <m:r>
              <w:del w:id="931" w:author="Augustus Raymond Pendleton" w:date="2025-09-26T09:33:00Z" w16du:dateUtc="2025-09-26T13:33:00Z">
                <w:rPr>
                  <w:rFonts w:ascii="Cambria Math" w:hAnsi="Cambria Math"/>
                </w:rPr>
                <m:t>U</m:t>
              </w:del>
            </m:r>
          </m:e>
          <m:sup>
            <m:r>
              <w:del w:id="932" w:author="Augustus Raymond Pendleton" w:date="2025-09-26T09:33:00Z" w16du:dateUtc="2025-09-26T13:33:00Z">
                <w:rPr>
                  <w:rFonts w:ascii="Cambria Math" w:hAnsi="Cambria Math"/>
                </w:rPr>
                <m:t>A</m:t>
              </w:del>
            </m:r>
          </m:sup>
        </m:sSup>
      </m:oMath>
      <w:del w:id="933" w:author="Augustus Raymond Pendleton" w:date="2025-09-26T09:33:00Z" w16du:dateUtc="2025-09-26T13:33:00Z">
        <w:r w:rsidR="0007048F" w:rsidRPr="0007048F" w:rsidDel="00CC3C53">
          <w:delText xml:space="preserve"> influences group separation in a real-world dataset. </w:delText>
        </w:r>
      </w:del>
      <w:del w:id="934" w:author="Augustus Raymond Pendleton" w:date="2025-09-29T09:22:00Z" w16du:dateUtc="2025-09-29T13:22:00Z">
        <w:r w:rsidR="0007048F" w:rsidRPr="0007048F" w:rsidDel="008729F6">
          <w:delText xml:space="preserve">Using a previously published 16S rRNA gene dataset from Lake Ontario, we analyzed 66 samples and &gt;7,000 ASVs. Samples clustered into three groups defined by depth and month, reflecting shifts in both taxonomic composition and microbial load (Fig. S2, </w:delText>
        </w:r>
        <w:r w:rsidR="00327654" w:rsidDel="008729F6">
          <w:fldChar w:fldCharType="begin"/>
        </w:r>
        <w:r w:rsidR="00327654" w:rsidDel="008729F6">
          <w:delInstrText xml:space="preserve"> ADDIN ZOTERO_ITEM CSL_CITATION {"citationID":"PtFoGuuV","properties":{"formattedCitation":"[10]","plainCitation":"[10]","noteIndex":0},"citationItems":[{"id":2063,"uris":["http://zotero.org/groups/5077571/items/XECMGR9Y"],"itemData":{"id":2063,"type":"article","abstract":"The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delInstrText>
        </w:r>
        <w:r w:rsidR="00327654" w:rsidDel="008729F6">
          <w:rPr>
            <w:rFonts w:ascii="Cambria Math" w:hAnsi="Cambria Math" w:cs="Cambria Math"/>
          </w:rPr>
          <w:delInstrText>∼</w:delInstrText>
        </w:r>
        <w:r w:rsidR="00327654" w:rsidDel="008729F6">
          <w:delInstrText xml:space="preserve">60 km day ¹. Given the </w:delInstrText>
        </w:r>
        <w:r w:rsidR="00327654" w:rsidDel="008729F6">
          <w:rPr>
            <w:rFonts w:ascii="Cambria Math" w:hAnsi="Cambria Math" w:cs="Cambria Math"/>
          </w:rPr>
          <w:delInstrText>∼</w:delInstrText>
        </w:r>
        <w:r w:rsidR="00327654" w:rsidDel="008729F6">
          <w:del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delInstrText>
        </w:r>
        <w:r w:rsidR="00327654" w:rsidDel="008729F6">
          <w:fldChar w:fldCharType="separate"/>
        </w:r>
        <w:r w:rsidR="00327654" w:rsidDel="008729F6">
          <w:rPr>
            <w:noProof/>
          </w:rPr>
          <w:delText>[10]</w:delText>
        </w:r>
        <w:r w:rsidR="00327654" w:rsidDel="008729F6">
          <w:fldChar w:fldCharType="end"/>
        </w:r>
        <w:r w:rsidR="0007048F" w:rsidRPr="0007048F" w:rsidDel="008729F6">
          <w:delText xml:space="preserve">). </w:delText>
        </w:r>
      </w:del>
      <w:del w:id="935" w:author="Augustus Raymond Pendleton" w:date="2025-09-29T09:25:00Z" w16du:dateUtc="2025-09-29T13:25:00Z">
        <w:r w:rsidR="0007048F" w:rsidRPr="0007048F" w:rsidDel="008729F6">
          <w:delText xml:space="preserve">Our </w:delText>
        </w:r>
      </w:del>
      <w:del w:id="936" w:author="Augustus Raymond Pendleton" w:date="2025-09-29T09:30:00Z" w16du:dateUtc="2025-09-29T13:30:00Z">
        <w:r w:rsidR="0007048F" w:rsidRPr="0007048F" w:rsidDel="008729F6">
          <w:delText>goal was to determine whether weighting phylogenetic distances by absolute abundance enhances interpretability and statistical power to distinguish sample groups.</w:delText>
        </w:r>
      </w:del>
    </w:p>
    <w:p w14:paraId="0F905BFD" w14:textId="77777777" w:rsidR="00CE2ACD" w:rsidRDefault="00CE2ACD">
      <w:pPr>
        <w:ind w:firstLine="720"/>
        <w:rPr>
          <w:ins w:id="937" w:author="Augustus Raymond Pendleton" w:date="2025-09-29T09:39:00Z" w16du:dateUtc="2025-09-29T13:39:00Z"/>
        </w:rPr>
        <w:pPrChange w:id="938" w:author="Augustus Raymond Pendleton" w:date="2025-09-29T09:45:00Z" w16du:dateUtc="2025-09-29T13:45:00Z">
          <w:pPr/>
        </w:pPrChange>
      </w:pPr>
    </w:p>
    <w:p w14:paraId="576FC2B7" w14:textId="4092F17D" w:rsidR="008729F6" w:rsidRDefault="00CE2ACD" w:rsidP="008729F6">
      <w:pPr>
        <w:ind w:firstLine="720"/>
        <w:rPr>
          <w:ins w:id="939" w:author="Augustus Raymond Pendleton" w:date="2025-09-29T09:46:00Z" w16du:dateUtc="2025-09-29T13:46:00Z"/>
        </w:rPr>
      </w:pPr>
      <w:ins w:id="940" w:author="Augustus Raymond Pendleton" w:date="2025-09-29T09:40:00Z" w16du:dateUtc="2025-09-29T13:40:00Z">
        <w:r>
          <w:rPr>
            <w:i/>
            <w:iCs/>
          </w:rPr>
          <w:t>U</w:t>
        </w:r>
        <w:r>
          <w:rPr>
            <w:i/>
            <w:iCs/>
            <w:vertAlign w:val="superscript"/>
          </w:rPr>
          <w:t>A</w:t>
        </w:r>
        <w:r>
          <w:rPr>
            <w:i/>
            <w:iCs/>
          </w:rPr>
          <w:t xml:space="preserve"> </w:t>
        </w:r>
      </w:ins>
      <w:ins w:id="941" w:author="Augustus Raymond Pendleton" w:date="2025-09-29T09:41:00Z" w16du:dateUtc="2025-09-29T13:41:00Z">
        <w:del w:id="942" w:author="Marian Louise Schmidt" w:date="2025-10-22T11:48:00Z" w16du:dateUtc="2025-10-22T15:48:00Z">
          <w:r w:rsidDel="00D63970">
            <w:delText>measured</w:delText>
          </w:r>
        </w:del>
      </w:ins>
      <w:ins w:id="943" w:author="Marian Louise Schmidt" w:date="2025-10-22T11:48:00Z" w16du:dateUtc="2025-10-22T15:48:00Z">
        <w:r w:rsidR="00D63970">
          <w:t>generally reported</w:t>
        </w:r>
      </w:ins>
      <w:ins w:id="944" w:author="Augustus Raymond Pendleton" w:date="2025-09-29T09:41:00Z" w16du:dateUtc="2025-09-29T13:41:00Z">
        <w:r>
          <w:t xml:space="preserve"> </w:t>
        </w:r>
        <w:del w:id="945" w:author="Marian Louise Schmidt" w:date="2025-10-22T11:48:00Z" w16du:dateUtc="2025-10-22T15:48:00Z">
          <w:r w:rsidDel="00D63970">
            <w:delText xml:space="preserve">either similar or greater </w:delText>
          </w:r>
        </w:del>
        <w:r>
          <w:t>distance</w:t>
        </w:r>
      </w:ins>
      <w:ins w:id="946" w:author="Marian Louise Schmidt" w:date="2025-10-22T11:49:00Z" w16du:dateUtc="2025-10-22T15:49:00Z">
        <w:r w:rsidR="00D63970">
          <w:t xml:space="preserve">s that were similar </w:t>
        </w:r>
      </w:ins>
      <w:ins w:id="947" w:author="Marian Louise Schmidt" w:date="2025-10-22T11:51:00Z" w16du:dateUtc="2025-10-22T15:51:00Z">
        <w:r w:rsidR="00D63970">
          <w:t xml:space="preserve">to </w:t>
        </w:r>
      </w:ins>
      <w:ins w:id="948" w:author="Marian Louise Schmidt" w:date="2025-10-22T11:49:00Z" w16du:dateUtc="2025-10-22T15:49:00Z">
        <w:r w:rsidR="00D63970">
          <w:t>or great</w:t>
        </w:r>
      </w:ins>
      <w:ins w:id="949" w:author="Marian Louise Schmidt" w:date="2025-10-22T11:50:00Z" w16du:dateUtc="2025-10-22T15:50:00Z">
        <w:r w:rsidR="00D63970">
          <w:t>er</w:t>
        </w:r>
      </w:ins>
      <w:ins w:id="950" w:author="Augustus Raymond Pendleton" w:date="2025-09-29T09:41:00Z" w16du:dateUtc="2025-09-29T13:41:00Z">
        <w:r>
          <w:t xml:space="preserve"> than </w:t>
        </w:r>
        <w:r>
          <w:rPr>
            <w:i/>
            <w:iCs/>
          </w:rPr>
          <w:t>U</w:t>
        </w:r>
        <w:r>
          <w:rPr>
            <w:i/>
            <w:iCs/>
            <w:vertAlign w:val="superscript"/>
          </w:rPr>
          <w:t>R</w:t>
        </w:r>
        <w:r>
          <w:rPr>
            <w:i/>
            <w:iCs/>
          </w:rPr>
          <w:t xml:space="preserve">, </w:t>
        </w:r>
      </w:ins>
      <w:ins w:id="951" w:author="Augustus Raymond Pendleton" w:date="2025-09-29T09:42:00Z" w16du:dateUtc="2025-09-29T13:42:00Z">
        <w:del w:id="952" w:author="Marian Louise Schmidt" w:date="2025-10-22T11:49:00Z" w16du:dateUtc="2025-10-22T15:49:00Z">
          <w:r w:rsidDel="00D63970">
            <w:delText>in accordance</w:delText>
          </w:r>
        </w:del>
      </w:ins>
      <w:ins w:id="953" w:author="Marian Louise Schmidt" w:date="2025-10-22T11:49:00Z" w16du:dateUtc="2025-10-22T15:49:00Z">
        <w:r w:rsidR="00D63970">
          <w:t>consistent</w:t>
        </w:r>
      </w:ins>
      <w:ins w:id="954" w:author="Augustus Raymond Pendleton" w:date="2025-09-29T09:42:00Z" w16du:dateUtc="2025-09-29T13:42:00Z">
        <w:r>
          <w:t xml:space="preserve"> with the simulations shown in Fig. 1B. </w:t>
        </w:r>
        <w:del w:id="955" w:author="Marian Louise Schmidt" w:date="2025-10-22T11:49:00Z" w16du:dateUtc="2025-10-22T15:49:00Z">
          <w:r w:rsidDel="00D63970">
            <w:delText>We attribute t</w:delText>
          </w:r>
        </w:del>
      </w:ins>
      <w:ins w:id="956" w:author="Marian Louise Schmidt" w:date="2025-10-22T11:49:00Z" w16du:dateUtc="2025-10-22T15:49:00Z">
        <w:r w:rsidR="00D63970">
          <w:t>T</w:t>
        </w:r>
      </w:ins>
      <w:ins w:id="957" w:author="Augustus Raymond Pendleton" w:date="2025-09-29T09:42:00Z" w16du:dateUtc="2025-09-29T13:42:00Z">
        <w:r>
          <w:t xml:space="preserve">his </w:t>
        </w:r>
      </w:ins>
      <w:ins w:id="958" w:author="Marian Louise Schmidt" w:date="2025-10-22T11:49:00Z" w16du:dateUtc="2025-10-22T15:49:00Z">
        <w:r w:rsidR="00D63970">
          <w:t xml:space="preserve">reflects </w:t>
        </w:r>
      </w:ins>
      <w:ins w:id="959" w:author="Augustus Raymond Pendleton" w:date="2025-09-29T09:42:00Z" w16du:dateUtc="2025-09-29T13:42:00Z">
        <w:del w:id="960" w:author="Marian Louise Schmidt" w:date="2025-10-22T11:49:00Z" w16du:dateUtc="2025-10-22T15:49:00Z">
          <w:r w:rsidDel="00D63970">
            <w:delText xml:space="preserve">to </w:delText>
          </w:r>
        </w:del>
        <w:r>
          <w:t xml:space="preserve">the ability of </w:t>
        </w:r>
        <w:r>
          <w:rPr>
            <w:i/>
            <w:iCs/>
          </w:rPr>
          <w:t>U</w:t>
        </w:r>
        <w:r>
          <w:rPr>
            <w:i/>
            <w:iCs/>
            <w:vertAlign w:val="superscript"/>
          </w:rPr>
          <w:t>A</w:t>
        </w:r>
        <w:r>
          <w:rPr>
            <w:i/>
            <w:iCs/>
          </w:rPr>
          <w:t xml:space="preserve"> </w:t>
        </w:r>
        <w:r>
          <w:t xml:space="preserve">to </w:t>
        </w:r>
      </w:ins>
      <w:ins w:id="961" w:author="Augustus Raymond Pendleton" w:date="2025-09-29T09:43:00Z" w16du:dateUtc="2025-09-29T13:43:00Z">
        <w:r w:rsidR="001B5344">
          <w:t xml:space="preserve">discern </w:t>
        </w:r>
        <w:del w:id="962" w:author="Marian Louise Schmidt" w:date="2025-10-22T11:50:00Z" w16du:dateUtc="2025-10-22T15:50:00Z">
          <w:r w:rsidR="001B5344" w:rsidDel="00D63970">
            <w:delText>differences</w:delText>
          </w:r>
        </w:del>
      </w:ins>
      <w:ins w:id="963" w:author="Marian Louise Schmidt" w:date="2025-10-22T11:50:00Z" w16du:dateUtc="2025-10-22T15:50:00Z">
        <w:r w:rsidR="00D63970">
          <w:t>dissimilarity</w:t>
        </w:r>
      </w:ins>
      <w:ins w:id="964" w:author="Augustus Raymond Pendleton" w:date="2025-09-29T09:43:00Z" w16du:dateUtc="2025-09-29T13:43:00Z">
        <w:r w:rsidR="001B5344">
          <w:t xml:space="preserve"> due to differences in microbial load, even when community composition is </w:t>
        </w:r>
        <w:del w:id="965" w:author="Marian Louise Schmidt" w:date="2025-10-22T11:50:00Z" w16du:dateUtc="2025-10-22T15:50:00Z">
          <w:r w:rsidR="001B5344" w:rsidDel="00D63970">
            <w:delText>similar</w:delText>
          </w:r>
        </w:del>
      </w:ins>
      <w:ins w:id="966" w:author="Marian Louise Schmidt" w:date="2025-10-22T11:50:00Z" w16du:dateUtc="2025-10-22T15:50:00Z">
        <w:r w:rsidR="00D63970">
          <w:t>conserved</w:t>
        </w:r>
      </w:ins>
      <w:ins w:id="967" w:author="Augustus Raymond Pendleton" w:date="2025-09-29T09:43:00Z" w16du:dateUtc="2025-09-29T13:43:00Z">
        <w:r w:rsidR="001B5344">
          <w:t xml:space="preserve">. In contrast, </w:t>
        </w:r>
        <w:r w:rsidR="001B5344">
          <w:rPr>
            <w:i/>
            <w:iCs/>
          </w:rPr>
          <w:t>U</w:t>
        </w:r>
        <w:r w:rsidR="001B5344">
          <w:rPr>
            <w:i/>
            <w:iCs/>
            <w:vertAlign w:val="superscript"/>
          </w:rPr>
          <w:t>A</w:t>
        </w:r>
        <w:r w:rsidR="001B5344">
          <w:rPr>
            <w:i/>
            <w:iCs/>
          </w:rPr>
          <w:t xml:space="preserve"> </w:t>
        </w:r>
        <w:del w:id="968" w:author="Marian Louise Schmidt" w:date="2025-10-22T11:51:00Z" w16du:dateUtc="2025-10-22T15:51:00Z">
          <w:r w:rsidR="001B5344" w:rsidDel="00E14761">
            <w:delText>measured</w:delText>
          </w:r>
        </w:del>
      </w:ins>
      <w:ins w:id="969" w:author="Marian Louise Schmidt" w:date="2025-10-22T11:51:00Z" w16du:dateUtc="2025-10-22T15:51:00Z">
        <w:r w:rsidR="00E14761">
          <w:t>yielded</w:t>
        </w:r>
      </w:ins>
      <w:ins w:id="970" w:author="Augustus Raymond Pendleton" w:date="2025-09-29T09:43:00Z" w16du:dateUtc="2025-09-29T13:43:00Z">
        <w:del w:id="971" w:author="Marian Louise Schmidt" w:date="2025-10-22T11:51:00Z" w16du:dateUtc="2025-10-22T15:51:00Z">
          <w:r w:rsidR="001B5344" w:rsidDel="00E14761">
            <w:delText xml:space="preserve"> either similar or less</w:delText>
          </w:r>
        </w:del>
        <w:r w:rsidR="001B5344">
          <w:t xml:space="preserve"> distance</w:t>
        </w:r>
      </w:ins>
      <w:ins w:id="972" w:author="Marian Louise Schmidt" w:date="2025-10-22T11:51:00Z" w16du:dateUtc="2025-10-22T15:51:00Z">
        <w:r w:rsidR="00E14761">
          <w:t>s that were similar to or lower</w:t>
        </w:r>
      </w:ins>
      <w:ins w:id="973" w:author="Augustus Raymond Pendleton" w:date="2025-09-29T09:43:00Z" w16du:dateUtc="2025-09-29T13:43:00Z">
        <w:r w:rsidR="001B5344">
          <w:t xml:space="preserve"> than </w:t>
        </w:r>
        <w:r w:rsidR="001B5344">
          <w:rPr>
            <w:i/>
            <w:iCs/>
          </w:rPr>
          <w:t>BC</w:t>
        </w:r>
        <w:r w:rsidR="001B5344">
          <w:rPr>
            <w:i/>
            <w:iCs/>
            <w:vertAlign w:val="superscript"/>
          </w:rPr>
          <w:t>A</w:t>
        </w:r>
        <w:r w:rsidR="001B5344">
          <w:rPr>
            <w:i/>
            <w:iCs/>
          </w:rPr>
          <w:t xml:space="preserve">, </w:t>
        </w:r>
        <w:r w:rsidR="001B5344">
          <w:t xml:space="preserve">again </w:t>
        </w:r>
      </w:ins>
      <w:ins w:id="974" w:author="Marian Louise Schmidt" w:date="2025-10-22T11:51:00Z" w16du:dateUtc="2025-10-22T15:51:00Z">
        <w:r w:rsidR="00E14761">
          <w:t xml:space="preserve">matching </w:t>
        </w:r>
      </w:ins>
      <w:ins w:id="975" w:author="Marian Louise Schmidt" w:date="2025-10-22T11:52:00Z" w16du:dateUtc="2025-10-22T15:52:00Z">
        <w:r w:rsidR="00E14761">
          <w:t>the</w:t>
        </w:r>
      </w:ins>
      <w:ins w:id="976" w:author="Augustus Raymond Pendleton" w:date="2025-09-29T09:43:00Z" w16du:dateUtc="2025-09-29T13:43:00Z">
        <w:del w:id="977" w:author="Marian Louise Schmidt" w:date="2025-10-22T11:51:00Z" w16du:dateUtc="2025-10-22T15:51:00Z">
          <w:r w:rsidR="001B5344" w:rsidDel="00E14761">
            <w:delText>in agr</w:delText>
          </w:r>
        </w:del>
      </w:ins>
      <w:ins w:id="978" w:author="Augustus Raymond Pendleton" w:date="2025-09-29T09:44:00Z" w16du:dateUtc="2025-09-29T13:44:00Z">
        <w:del w:id="979" w:author="Marian Louise Schmidt" w:date="2025-10-22T11:51:00Z" w16du:dateUtc="2025-10-22T15:51:00Z">
          <w:r w:rsidR="001B5344" w:rsidDel="00E14761">
            <w:delText xml:space="preserve">eement </w:delText>
          </w:r>
        </w:del>
        <w:del w:id="980" w:author="Marian Louise Schmidt" w:date="2025-10-22T11:52:00Z" w16du:dateUtc="2025-10-22T15:52:00Z">
          <w:r w:rsidR="001B5344" w:rsidDel="00E14761">
            <w:delText>with</w:delText>
          </w:r>
        </w:del>
        <w:r w:rsidR="001B5344">
          <w:t xml:space="preserve"> simulat</w:t>
        </w:r>
      </w:ins>
      <w:ins w:id="981" w:author="Marian Louise Schmidt" w:date="2025-10-22T11:52:00Z" w16du:dateUtc="2025-10-22T15:52:00Z">
        <w:r w:rsidR="00E14761">
          <w:t>ed</w:t>
        </w:r>
      </w:ins>
      <w:ins w:id="982" w:author="Augustus Raymond Pendleton" w:date="2025-09-29T09:44:00Z" w16du:dateUtc="2025-09-29T13:44:00Z">
        <w:del w:id="983" w:author="Marian Louise Schmidt" w:date="2025-10-22T11:52:00Z" w16du:dateUtc="2025-10-22T15:52:00Z">
          <w:r w:rsidR="001B5344" w:rsidDel="00E14761">
            <w:delText>ions</w:delText>
          </w:r>
        </w:del>
      </w:ins>
      <w:ins w:id="984" w:author="Marian Louise Schmidt" w:date="2025-10-22T11:52:00Z" w16du:dateUtc="2025-10-22T15:52:00Z">
        <w:r w:rsidR="00E14761">
          <w:t xml:space="preserve"> behavior </w:t>
        </w:r>
      </w:ins>
      <w:ins w:id="985" w:author="Augustus Raymond Pendleton" w:date="2025-09-29T09:44:00Z" w16du:dateUtc="2025-09-29T13:44:00Z">
        <w:del w:id="986" w:author="Marian Louise Schmidt" w:date="2025-10-22T11:52:00Z" w16du:dateUtc="2025-10-22T15:52:00Z">
          <w:r w:rsidR="001B5344" w:rsidDel="00E14761">
            <w:delText xml:space="preserve"> shown </w:delText>
          </w:r>
        </w:del>
        <w:r w:rsidR="001B5344">
          <w:t xml:space="preserve">in Fig 1B. </w:t>
        </w:r>
      </w:ins>
      <w:ins w:id="987" w:author="Augustus Raymond Pendleton" w:date="2025-09-29T09:45:00Z" w16du:dateUtc="2025-09-29T13:45:00Z">
        <w:del w:id="988" w:author="Marian Louise Schmidt" w:date="2025-10-22T11:52:00Z" w16du:dateUtc="2025-10-22T15:52:00Z">
          <w:r w:rsidR="001B5344" w:rsidDel="00E14761">
            <w:delText>Here</w:delText>
          </w:r>
        </w:del>
      </w:ins>
      <w:ins w:id="989" w:author="Marian Louise Schmidt" w:date="2025-10-22T11:52:00Z" w16du:dateUtc="2025-10-22T15:52:00Z">
        <w:r w:rsidR="00E14761">
          <w:t>In these cases</w:t>
        </w:r>
      </w:ins>
      <w:ins w:id="990" w:author="Augustus Raymond Pendleton" w:date="2025-09-29T09:45:00Z" w16du:dateUtc="2025-09-29T13:45:00Z">
        <w:r w:rsidR="001B5344">
          <w:t xml:space="preserve">, phylogenetic </w:t>
        </w:r>
        <w:del w:id="991" w:author="Marian Louise Schmidt" w:date="2025-10-22T11:52:00Z" w16du:dateUtc="2025-10-22T15:52:00Z">
          <w:r w:rsidR="001B5344" w:rsidDel="00E14761">
            <w:delText>similarity</w:delText>
          </w:r>
        </w:del>
      </w:ins>
      <w:ins w:id="992" w:author="Marian Louise Schmidt" w:date="2025-10-22T11:52:00Z" w16du:dateUtc="2025-10-22T15:52:00Z">
        <w:r w:rsidR="00E14761">
          <w:t>proximity</w:t>
        </w:r>
      </w:ins>
      <w:ins w:id="993" w:author="Augustus Raymond Pendleton" w:date="2025-09-29T09:45:00Z" w16du:dateUtc="2025-09-29T13:45:00Z">
        <w:r w:rsidR="001B5344">
          <w:t xml:space="preserve"> between abundant, closely-related ASVs </w:t>
        </w:r>
        <w:del w:id="994" w:author="Marian Louise Schmidt" w:date="2025-10-22T11:52:00Z" w16du:dateUtc="2025-10-22T15:52:00Z">
          <w:r w:rsidR="001B5344" w:rsidDel="00E14761">
            <w:delText>may</w:delText>
          </w:r>
        </w:del>
      </w:ins>
      <w:ins w:id="995" w:author="Marian Louise Schmidt" w:date="2025-10-22T11:52:00Z" w16du:dateUtc="2025-10-22T15:52:00Z">
        <w:r w:rsidR="00E14761">
          <w:t>leads</w:t>
        </w:r>
      </w:ins>
      <w:ins w:id="996" w:author="Augustus Raymond Pendleton" w:date="2025-09-29T09:45:00Z" w16du:dateUtc="2025-09-29T13:45:00Z">
        <w:del w:id="997" w:author="Marian Louise Schmidt" w:date="2025-10-22T11:52:00Z" w16du:dateUtc="2025-10-22T15:52:00Z">
          <w:r w:rsidR="001B5344" w:rsidDel="00E14761">
            <w:delText xml:space="preserve"> allow</w:delText>
          </w:r>
        </w:del>
        <w:r w:rsidR="001B5344">
          <w:t xml:space="preserve"> </w:t>
        </w:r>
        <w:r w:rsidR="001B5344">
          <w:rPr>
            <w:i/>
            <w:iCs/>
          </w:rPr>
          <w:t>U</w:t>
        </w:r>
        <w:r w:rsidR="001B5344">
          <w:rPr>
            <w:i/>
            <w:iCs/>
            <w:vertAlign w:val="superscript"/>
          </w:rPr>
          <w:t>A</w:t>
        </w:r>
        <w:r w:rsidR="001B5344">
          <w:t xml:space="preserve"> to </w:t>
        </w:r>
        <w:del w:id="998" w:author="Marian Louise Schmidt" w:date="2025-10-22T11:52:00Z" w16du:dateUtc="2025-10-22T15:52:00Z">
          <w:r w:rsidR="001B5344" w:rsidDel="00E14761">
            <w:delText>perceive</w:delText>
          </w:r>
        </w:del>
      </w:ins>
      <w:ins w:id="999" w:author="Marian Louise Schmidt" w:date="2025-10-22T11:52:00Z" w16du:dateUtc="2025-10-22T15:52:00Z">
        <w:r w:rsidR="00E14761">
          <w:t>register</w:t>
        </w:r>
      </w:ins>
      <w:ins w:id="1000" w:author="Augustus Raymond Pendleton" w:date="2025-09-29T09:45:00Z" w16du:dateUtc="2025-09-29T13:45:00Z">
        <w:r w:rsidR="001B5344">
          <w:t xml:space="preserve"> greater similarity than </w:t>
        </w:r>
        <w:r w:rsidR="001B5344">
          <w:rPr>
            <w:i/>
            <w:iCs/>
          </w:rPr>
          <w:t>BC</w:t>
        </w:r>
        <w:r w:rsidR="001B5344">
          <w:rPr>
            <w:i/>
            <w:iCs/>
            <w:vertAlign w:val="superscript"/>
          </w:rPr>
          <w:t>A</w:t>
        </w:r>
        <w:r w:rsidR="001B5344">
          <w:rPr>
            <w:i/>
            <w:iCs/>
          </w:rPr>
          <w:t>.</w:t>
        </w:r>
      </w:ins>
    </w:p>
    <w:p w14:paraId="0F4F00C0" w14:textId="663B6A17" w:rsidR="001B5344" w:rsidRDefault="001B5344" w:rsidP="008729F6">
      <w:pPr>
        <w:ind w:firstLine="720"/>
        <w:rPr>
          <w:ins w:id="1001" w:author="Augustus Raymond Pendleton" w:date="2025-09-29T09:52:00Z" w16du:dateUtc="2025-09-29T13:52:00Z"/>
          <w:rFonts w:eastAsiaTheme="minorEastAsia"/>
        </w:rPr>
      </w:pPr>
      <w:ins w:id="1002" w:author="Augustus Raymond Pendleton" w:date="2025-09-29T09:46:00Z" w16du:dateUtc="2025-09-29T13:46:00Z">
        <w:r>
          <w:t>Given the</w:t>
        </w:r>
      </w:ins>
      <w:ins w:id="1003" w:author="Marian Louise Schmidt" w:date="2025-10-22T11:53:00Z" w16du:dateUtc="2025-10-22T15:53:00Z">
        <w:r w:rsidR="00E14761">
          <w:t xml:space="preserve">se </w:t>
        </w:r>
      </w:ins>
      <w:ins w:id="1004" w:author="Augustus Raymond Pendleton" w:date="2025-09-29T09:46:00Z" w16du:dateUtc="2025-09-29T13:46:00Z">
        <w:del w:id="1005" w:author="Marian Louise Schmidt" w:date="2025-10-22T11:53:00Z" w16du:dateUtc="2025-10-22T15:53:00Z">
          <w:r w:rsidDel="00E14761">
            <w:delText xml:space="preserve"> broad </w:delText>
          </w:r>
        </w:del>
        <w:r>
          <w:t>differences</w:t>
        </w:r>
        <w:del w:id="1006" w:author="Marian Louise Schmidt" w:date="2025-10-22T11:53:00Z" w16du:dateUtc="2025-10-22T15:53:00Z">
          <w:r w:rsidDel="00E14761">
            <w:delText xml:space="preserve"> in </w:delText>
          </w:r>
          <w:r w:rsidRPr="00057D48" w:rsidDel="00E14761">
            <w:delText>β-diversity</w:delText>
          </w:r>
          <w:r w:rsidDel="00E14761">
            <w:delText xml:space="preserve"> measures within a giv</w:delText>
          </w:r>
        </w:del>
      </w:ins>
      <w:ins w:id="1007" w:author="Augustus Raymond Pendleton" w:date="2025-09-29T09:47:00Z" w16du:dateUtc="2025-09-29T13:47:00Z">
        <w:del w:id="1008" w:author="Marian Louise Schmidt" w:date="2025-10-22T11:53:00Z" w16du:dateUtc="2025-10-22T15:53:00Z">
          <w:r w:rsidDel="00E14761">
            <w:delText>en dataset</w:delText>
          </w:r>
        </w:del>
        <w:r>
          <w:t xml:space="preserve">, we next </w:t>
        </w:r>
        <w:del w:id="1009" w:author="Marian Louise Schmidt" w:date="2025-10-22T11:53:00Z" w16du:dateUtc="2025-10-22T15:53:00Z">
          <w:r w:rsidDel="00E14761">
            <w:delText xml:space="preserve">sought to </w:delText>
          </w:r>
        </w:del>
        <w:r>
          <w:t>quantif</w:t>
        </w:r>
      </w:ins>
      <w:ins w:id="1010" w:author="Marian Louise Schmidt" w:date="2025-10-22T11:53:00Z" w16du:dateUtc="2025-10-22T15:53:00Z">
        <w:r w:rsidR="00E14761">
          <w:t>ied</w:t>
        </w:r>
      </w:ins>
      <w:ins w:id="1011" w:author="Augustus Raymond Pendleton" w:date="2025-09-29T09:47:00Z" w16du:dateUtc="2025-09-29T13:47:00Z">
        <w:del w:id="1012" w:author="Marian Louise Schmidt" w:date="2025-10-22T11:53:00Z" w16du:dateUtc="2025-10-22T15:53:00Z">
          <w:r w:rsidDel="00E14761">
            <w:delText>y</w:delText>
          </w:r>
        </w:del>
      </w:ins>
      <w:ins w:id="1013" w:author="Marian Louise Schmidt" w:date="2025-10-22T11:54:00Z" w16du:dateUtc="2025-10-22T15:54:00Z">
        <w:r w:rsidR="00E14761">
          <w:t xml:space="preserve"> how well each </w:t>
        </w:r>
      </w:ins>
      <w:ins w:id="1014" w:author="Augustus Raymond Pendleton" w:date="2025-09-29T09:47:00Z" w16du:dateUtc="2025-09-29T13:47:00Z">
        <w:del w:id="1015" w:author="Marian Louise Schmidt" w:date="2025-10-22T11:54:00Z" w16du:dateUtc="2025-10-22T15:54:00Z">
          <w:r w:rsidDel="00E14761">
            <w:delText xml:space="preserve"> the ability of a given </w:delText>
          </w:r>
        </w:del>
        <w:r>
          <w:t xml:space="preserve">metric </w:t>
        </w:r>
        <w:del w:id="1016" w:author="Marian Louise Schmidt" w:date="2025-10-22T11:54:00Z" w16du:dateUtc="2025-10-22T15:54:00Z">
          <w:r w:rsidDel="00E14761">
            <w:delText>to</w:delText>
          </w:r>
        </w:del>
      </w:ins>
      <w:ins w:id="1017" w:author="Marian Louise Schmidt" w:date="2025-10-22T11:54:00Z" w16du:dateUtc="2025-10-22T15:54:00Z">
        <w:r w:rsidR="00E14761">
          <w:t xml:space="preserve">discriminates among </w:t>
        </w:r>
      </w:ins>
      <w:ins w:id="1018" w:author="Augustus Raymond Pendleton" w:date="2025-09-29T09:47:00Z" w16du:dateUtc="2025-09-29T13:47:00Z">
        <w:r>
          <w:t xml:space="preserve"> </w:t>
        </w:r>
      </w:ins>
      <w:ins w:id="1019" w:author="Augustus Raymond Pendleton" w:date="2025-09-29T09:48:00Z" w16du:dateUtc="2025-09-29T13:48:00Z">
        <w:del w:id="1020" w:author="Marian Louise Schmidt" w:date="2025-10-22T11:54:00Z" w16du:dateUtc="2025-10-22T15:54:00Z">
          <w:r w:rsidDel="00E14761">
            <w:delText xml:space="preserve">separate microbial samples across treatments or </w:delText>
          </w:r>
        </w:del>
        <w:r>
          <w:t xml:space="preserve">categorical </w:t>
        </w:r>
      </w:ins>
      <w:ins w:id="1021" w:author="Marian Louise Schmidt" w:date="2025-10-22T11:54:00Z" w16du:dateUtc="2025-10-22T15:54:00Z">
        <w:r w:rsidR="00E14761">
          <w:t xml:space="preserve">sample </w:t>
        </w:r>
      </w:ins>
      <w:ins w:id="1022" w:author="Augustus Raymond Pendleton" w:date="2025-09-29T09:48:00Z" w16du:dateUtc="2025-09-29T13:48:00Z">
        <w:r>
          <w:t xml:space="preserve">groups. </w:t>
        </w:r>
      </w:ins>
      <w:ins w:id="1023" w:author="Marian Louise Schmidt" w:date="2025-10-22T11:54:00Z" w16du:dateUtc="2025-10-22T15:54:00Z">
        <w:r w:rsidR="00E14761">
          <w:t>For each dataset, w</w:t>
        </w:r>
      </w:ins>
      <w:ins w:id="1024" w:author="Augustus Raymond Pendleton" w:date="2025-09-29T09:48:00Z" w16du:dateUtc="2025-09-29T13:48:00Z">
        <w:del w:id="1025" w:author="Marian Louise Schmidt" w:date="2025-10-22T11:54:00Z" w16du:dateUtc="2025-10-22T15:54:00Z">
          <w:r w:rsidDel="00E14761">
            <w:delText>W</w:delText>
          </w:r>
        </w:del>
        <w:r>
          <w:t xml:space="preserve">e ran PERMANOVAs to </w:t>
        </w:r>
        <w:del w:id="1026" w:author="Marian Louise Schmidt" w:date="2025-10-22T11:54:00Z" w16du:dateUtc="2025-10-22T15:54:00Z">
          <w:r w:rsidDel="00E14761">
            <w:delText>assess</w:delText>
          </w:r>
        </w:del>
      </w:ins>
      <w:ins w:id="1027" w:author="Marian Louise Schmidt" w:date="2025-10-22T11:54:00Z" w16du:dateUtc="2025-10-22T15:54:00Z">
        <w:r w:rsidR="00E14761">
          <w:t>measure</w:t>
        </w:r>
      </w:ins>
      <w:ins w:id="1028" w:author="Augustus Raymond Pendleton" w:date="2025-09-29T09:48:00Z" w16du:dateUtc="2025-09-29T13:48:00Z">
        <w:r>
          <w:t xml:space="preserve"> the </w:t>
        </w:r>
        <w:del w:id="1029" w:author="Marian Louise Schmidt" w:date="2025-10-22T11:55:00Z" w16du:dateUtc="2025-10-22T15:55:00Z">
          <w:r w:rsidDel="00E14761">
            <w:delText>amount</w:delText>
          </w:r>
        </w:del>
      </w:ins>
      <w:ins w:id="1030" w:author="Marian Louise Schmidt" w:date="2025-10-22T11:55:00Z" w16du:dateUtc="2025-10-22T15:55:00Z">
        <w:r w:rsidR="00E14761">
          <w:t>proportion</w:t>
        </w:r>
      </w:ins>
      <w:ins w:id="1031" w:author="Augustus Raymond Pendleton" w:date="2025-09-29T09:48:00Z" w16du:dateUtc="2025-09-29T13:48:00Z">
        <w:r>
          <w:t xml:space="preserve"> of variance </w:t>
        </w:r>
      </w:ins>
      <w:ins w:id="1032" w:author="Marian Louise Schmidt" w:date="2025-10-22T11:55:00Z" w16du:dateUtc="2025-10-22T15:55:00Z">
        <w:r w:rsidR="00E14761">
          <w:t>(</w:t>
        </w:r>
        <w:r w:rsidR="00E14761" w:rsidRPr="00E14761">
          <w:rPr>
            <w:i/>
            <w:iCs/>
            <w:rPrChange w:id="1033" w:author="Marian Louise Schmidt" w:date="2025-10-22T11:57:00Z" w16du:dateUtc="2025-10-22T15:57:00Z">
              <w:rPr/>
            </w:rPrChange>
          </w:rPr>
          <w:t>R</w:t>
        </w:r>
        <w:r w:rsidR="00E14761" w:rsidRPr="00E14761">
          <w:rPr>
            <w:i/>
            <w:iCs/>
            <w:vertAlign w:val="superscript"/>
            <w:rPrChange w:id="1034" w:author="Marian Louise Schmidt" w:date="2025-10-22T11:57:00Z" w16du:dateUtc="2025-10-22T15:57:00Z">
              <w:rPr/>
            </w:rPrChange>
          </w:rPr>
          <w:t>2</w:t>
        </w:r>
        <w:r w:rsidR="00E14761">
          <w:t xml:space="preserve">) </w:t>
        </w:r>
      </w:ins>
      <w:ins w:id="1035" w:author="Augustus Raymond Pendleton" w:date="2025-09-29T09:48:00Z" w16du:dateUtc="2025-09-29T13:48:00Z">
        <w:r>
          <w:t xml:space="preserve">and statistical power </w:t>
        </w:r>
      </w:ins>
      <w:ins w:id="1036" w:author="Marian Louise Schmidt" w:date="2025-10-22T11:57:00Z" w16du:dateUtc="2025-10-22T15:57:00Z">
        <w:r w:rsidR="00E14761">
          <w:t>(</w:t>
        </w:r>
        <w:r w:rsidR="00E14761" w:rsidRPr="00E14761">
          <w:rPr>
            <w:i/>
            <w:iCs/>
            <w:rPrChange w:id="1037" w:author="Marian Louise Schmidt" w:date="2025-10-22T11:57:00Z" w16du:dateUtc="2025-10-22T15:57:00Z">
              <w:rPr/>
            </w:rPrChange>
          </w:rPr>
          <w:t>pseudo-F</w:t>
        </w:r>
      </w:ins>
      <w:ins w:id="1038" w:author="Marian Louise Schmidt" w:date="2025-10-22T11:59:00Z" w16du:dateUtc="2025-10-22T15:59:00Z">
        <w:r w:rsidR="00E14761">
          <w:rPr>
            <w:i/>
            <w:iCs/>
          </w:rPr>
          <w:t>, p</w:t>
        </w:r>
      </w:ins>
      <w:ins w:id="1039" w:author="Marian Louise Schmidt" w:date="2025-10-22T12:00:00Z" w16du:dateUtc="2025-10-22T16:00:00Z">
        <w:r w:rsidR="00E14761">
          <w:rPr>
            <w:i/>
            <w:iCs/>
          </w:rPr>
          <w:t>-</w:t>
        </w:r>
        <w:r w:rsidR="00E14761" w:rsidRPr="00E14761">
          <w:rPr>
            <w:rPrChange w:id="1040" w:author="Marian Louise Schmidt" w:date="2025-10-22T12:00:00Z" w16du:dateUtc="2025-10-22T16:00:00Z">
              <w:rPr>
                <w:i/>
                <w:iCs/>
              </w:rPr>
            </w:rPrChange>
          </w:rPr>
          <w:t>value</w:t>
        </w:r>
      </w:ins>
      <w:ins w:id="1041" w:author="Marian Louise Schmidt" w:date="2025-10-22T11:57:00Z" w16du:dateUtc="2025-10-22T15:57:00Z">
        <w:r w:rsidR="00E14761">
          <w:t xml:space="preserve">) </w:t>
        </w:r>
      </w:ins>
      <w:ins w:id="1042" w:author="Augustus Raymond Pendleton" w:date="2025-09-29T09:48:00Z" w16du:dateUtc="2025-09-29T13:48:00Z">
        <w:del w:id="1043" w:author="Marian Louise Schmidt" w:date="2025-10-22T11:55:00Z" w16du:dateUtc="2025-10-22T15:55:00Z">
          <w:r w:rsidDel="00E14761">
            <w:delText>a given metric could discern between</w:delText>
          </w:r>
        </w:del>
      </w:ins>
      <w:ins w:id="1044" w:author="Marian Louise Schmidt" w:date="2025-10-22T11:55:00Z" w16du:dateUtc="2025-10-22T15:55:00Z">
        <w:r w:rsidR="00E14761">
          <w:t>attributable to</w:t>
        </w:r>
      </w:ins>
      <w:ins w:id="1045" w:author="Augustus Raymond Pendleton" w:date="2025-09-29T09:48:00Z" w16du:dateUtc="2025-09-29T13:48:00Z">
        <w:r>
          <w:t xml:space="preserve"> group</w:t>
        </w:r>
      </w:ins>
      <w:ins w:id="1046" w:author="Marian Louise Schmidt" w:date="2025-10-22T11:55:00Z" w16du:dateUtc="2025-10-22T15:55:00Z">
        <w:r w:rsidR="00E14761">
          <w:t xml:space="preserve"> </w:t>
        </w:r>
      </w:ins>
      <w:ins w:id="1047" w:author="Augustus Raymond Pendleton" w:date="2025-09-29T09:48:00Z" w16du:dateUtc="2025-09-29T13:48:00Z">
        <w:r>
          <w:t>s</w:t>
        </w:r>
      </w:ins>
      <w:ins w:id="1048" w:author="Marian Louise Schmidt" w:date="2025-10-22T11:55:00Z" w16du:dateUtc="2025-10-22T15:55:00Z">
        <w:r w:rsidR="00E14761">
          <w:t xml:space="preserve">tructure, using groupings that </w:t>
        </w:r>
      </w:ins>
      <w:ins w:id="1049" w:author="Augustus Raymond Pendleton" w:date="2025-09-29T09:48:00Z" w16du:dateUtc="2025-09-29T13:48:00Z">
        <w:del w:id="1050" w:author="Marian Louise Schmidt" w:date="2025-10-22T11:55:00Z" w16du:dateUtc="2025-10-22T15:55:00Z">
          <w:r w:rsidDel="00E14761">
            <w:delText xml:space="preserve"> which </w:delText>
          </w:r>
        </w:del>
      </w:ins>
      <w:ins w:id="1051" w:author="Augustus Raymond Pendleton" w:date="2025-09-29T09:49:00Z" w16du:dateUtc="2025-09-29T13:49:00Z">
        <w:r>
          <w:t>were determined to be significant</w:t>
        </w:r>
        <w:del w:id="1052" w:author="Marian Louise Schmidt" w:date="2025-10-22T11:56:00Z" w16du:dateUtc="2025-10-22T15:56:00Z">
          <w:r w:rsidDel="00E14761">
            <w:delText xml:space="preserve">ly different </w:delText>
          </w:r>
        </w:del>
      </w:ins>
      <w:ins w:id="1053" w:author="Marian Louise Schmidt" w:date="2025-10-22T11:56:00Z" w16du:dateUtc="2025-10-22T15:56:00Z">
        <w:r w:rsidR="00E14761">
          <w:t xml:space="preserve"> </w:t>
        </w:r>
      </w:ins>
      <w:ins w:id="1054" w:author="Augustus Raymond Pendleton" w:date="2025-09-29T09:49:00Z" w16du:dateUtc="2025-09-29T13:49:00Z">
        <w:r>
          <w:t>in the</w:t>
        </w:r>
        <w:del w:id="1055" w:author="Marian Louise Schmidt" w:date="2025-10-22T11:56:00Z" w16du:dateUtc="2025-10-22T15:56:00Z">
          <w:r w:rsidDel="00E14761">
            <w:delText>ir</w:delText>
          </w:r>
        </w:del>
        <w:r>
          <w:t xml:space="preserve"> original publications. To </w:t>
        </w:r>
        <w:del w:id="1056" w:author="Marian Louise Schmidt" w:date="2025-10-22T11:57:00Z" w16du:dateUtc="2025-10-22T15:57:00Z">
          <w:r w:rsidDel="00E14761">
            <w:delText xml:space="preserve">assess the overall </w:delText>
          </w:r>
        </w:del>
      </w:ins>
      <w:ins w:id="1057" w:author="Marian Louise Schmidt" w:date="2025-10-22T11:57:00Z" w16du:dateUtc="2025-10-22T15:57:00Z">
        <w:r w:rsidR="00E14761">
          <w:t xml:space="preserve">evaluate how </w:t>
        </w:r>
      </w:ins>
      <w:ins w:id="1058" w:author="Marian Louise Schmidt" w:date="2025-10-22T11:58:00Z" w16du:dateUtc="2025-10-22T15:58:00Z">
        <w:r w:rsidR="00E14761">
          <w:t xml:space="preserve">strongly </w:t>
        </w:r>
      </w:ins>
      <w:ins w:id="1059" w:author="Augustus Raymond Pendleton" w:date="2025-09-29T09:49:00Z" w16du:dateUtc="2025-09-29T13:49:00Z">
        <w:del w:id="1060" w:author="Marian Louise Schmidt" w:date="2025-10-22T11:58:00Z" w16du:dateUtc="2025-10-22T15:58:00Z">
          <w:r w:rsidDel="00E14761">
            <w:delText xml:space="preserve">importance of </w:delText>
          </w:r>
        </w:del>
      </w:ins>
      <w:ins w:id="1061" w:author="Augustus Raymond Pendleton" w:date="2025-09-29T09:50:00Z" w16du:dateUtc="2025-09-29T13:50:00Z">
        <w:r>
          <w:t xml:space="preserve">absolute abundance </w:t>
        </w:r>
      </w:ins>
      <w:ins w:id="1062" w:author="Marian Louise Schmidt" w:date="2025-10-22T11:58:00Z" w16du:dateUtc="2025-10-22T15:58:00Z">
        <w:r w:rsidR="00E14761">
          <w:t xml:space="preserve">contributed to </w:t>
        </w:r>
      </w:ins>
      <w:ins w:id="1063" w:author="Augustus Raymond Pendleton" w:date="2025-09-29T09:50:00Z" w16du:dateUtc="2025-09-29T13:50:00Z">
        <w:del w:id="1064" w:author="Marian Louise Schmidt" w:date="2025-10-22T11:58:00Z" w16du:dateUtc="2025-10-22T15:58:00Z">
          <w:r w:rsidDel="00E14761">
            <w:delText xml:space="preserve">in driving </w:delText>
          </w:r>
        </w:del>
        <w:r>
          <w:t xml:space="preserve">this discrimination, we also calculated </w:t>
        </w:r>
        <w:r>
          <w:rPr>
            <w:i/>
            <w:iCs/>
          </w:rPr>
          <w:t>GU</w:t>
        </w:r>
        <w:r>
          <w:rPr>
            <w:i/>
            <w:iCs/>
            <w:vertAlign w:val="superscript"/>
          </w:rPr>
          <w:t>A</w:t>
        </w:r>
        <w:r>
          <w:rPr>
            <w:i/>
            <w:iCs/>
          </w:rPr>
          <w:t xml:space="preserve"> </w:t>
        </w:r>
        <w:r>
          <w:t xml:space="preserve">across a range of </w:t>
        </w:r>
      </w:ins>
      <m:oMath>
        <m:r>
          <w:ins w:id="1065" w:author="Augustus Raymond Pendleton" w:date="2025-09-29T09:50:00Z" w16du:dateUtc="2025-09-29T13:50:00Z">
            <w:rPr>
              <w:rFonts w:ascii="Cambria Math" w:hAnsi="Cambria Math"/>
            </w:rPr>
            <m:t>α</m:t>
          </w:ins>
        </m:r>
      </m:oMath>
      <w:ins w:id="1066" w:author="Augustus Raymond Pendleton" w:date="2025-09-29T09:50:00Z" w16du:dateUtc="2025-09-29T13:50:00Z">
        <w:r>
          <w:rPr>
            <w:rFonts w:eastAsiaTheme="minorEastAsia"/>
          </w:rPr>
          <w:t xml:space="preserve"> values</w:t>
        </w:r>
      </w:ins>
      <w:ins w:id="1067" w:author="Marian Louise Schmidt" w:date="2025-10-22T11:58:00Z" w16du:dateUtc="2025-10-22T15:58:00Z">
        <w:r w:rsidR="00E14761">
          <w:rPr>
            <w:rFonts w:eastAsiaTheme="minorEastAsia"/>
          </w:rPr>
          <w:t>.</w:t>
        </w:r>
      </w:ins>
      <w:ins w:id="1068" w:author="Augustus Raymond Pendleton" w:date="2025-09-29T09:57:00Z" w16du:dateUtc="2025-09-29T13:57:00Z">
        <w:r w:rsidR="00B54AFC">
          <w:rPr>
            <w:rFonts w:eastAsiaTheme="minorEastAsia"/>
          </w:rPr>
          <w:t xml:space="preserve"> The </w:t>
        </w:r>
        <w:del w:id="1069" w:author="Marian Louise Schmidt" w:date="2025-10-22T11:59:00Z" w16du:dateUtc="2025-10-22T15:59:00Z">
          <w:r w:rsidR="00B54AFC" w:rsidDel="00E14761">
            <w:rPr>
              <w:rFonts w:eastAsiaTheme="minorEastAsia"/>
            </w:rPr>
            <w:delText>amount of variance (</w:delText>
          </w:r>
        </w:del>
      </w:ins>
      <w:ins w:id="1070" w:author="Marian Louise Schmidt" w:date="2025-10-22T11:59:00Z" w16du:dateUtc="2025-10-22T15:59:00Z">
        <w:r w:rsidR="00E14761">
          <w:rPr>
            <w:rFonts w:eastAsiaTheme="minorEastAsia"/>
          </w:rPr>
          <w:t xml:space="preserve">resulting </w:t>
        </w:r>
      </w:ins>
      <w:ins w:id="1071" w:author="Augustus Raymond Pendleton" w:date="2025-09-29T09:57:00Z" w16du:dateUtc="2025-09-29T13:57:00Z">
        <w:r w:rsidR="00B54AFC">
          <w:rPr>
            <w:rFonts w:eastAsiaTheme="minorEastAsia"/>
            <w:i/>
            <w:iCs/>
          </w:rPr>
          <w:t>R</w:t>
        </w:r>
        <w:r w:rsidR="00B54AFC">
          <w:rPr>
            <w:rFonts w:eastAsiaTheme="minorEastAsia"/>
            <w:i/>
            <w:iCs/>
            <w:vertAlign w:val="superscript"/>
          </w:rPr>
          <w:t>2</w:t>
        </w:r>
        <w:del w:id="1072" w:author="Marian Louise Schmidt" w:date="2025-10-22T11:59:00Z" w16du:dateUtc="2025-10-22T15:59:00Z">
          <w:r w:rsidR="00B54AFC" w:rsidDel="00E14761">
            <w:rPr>
              <w:rFonts w:eastAsiaTheme="minorEastAsia"/>
            </w:rPr>
            <w:delText>)</w:delText>
          </w:r>
        </w:del>
        <w:r w:rsidR="00B54AFC">
          <w:rPr>
            <w:rFonts w:eastAsiaTheme="minorEastAsia"/>
          </w:rPr>
          <w:t xml:space="preserve"> </w:t>
        </w:r>
      </w:ins>
      <w:ins w:id="1073" w:author="Marian Louise Schmidt" w:date="2025-10-22T11:59:00Z" w16du:dateUtc="2025-10-22T15:59:00Z">
        <w:r w:rsidR="00E14761">
          <w:rPr>
            <w:rFonts w:eastAsiaTheme="minorEastAsia"/>
          </w:rPr>
          <w:t xml:space="preserve">values are </w:t>
        </w:r>
      </w:ins>
      <w:ins w:id="1074" w:author="Augustus Raymond Pendleton" w:date="2025-09-29T09:57:00Z" w16du:dateUtc="2025-09-29T13:57:00Z">
        <w:del w:id="1075" w:author="Marian Louise Schmidt" w:date="2025-10-22T11:59:00Z" w16du:dateUtc="2025-10-22T15:59:00Z">
          <w:r w:rsidR="00B54AFC" w:rsidDel="00E14761">
            <w:rPr>
              <w:rFonts w:eastAsiaTheme="minorEastAsia"/>
            </w:rPr>
            <w:delText xml:space="preserve">from these PERMANOVA tests is </w:delText>
          </w:r>
        </w:del>
        <w:r w:rsidR="00B54AFC">
          <w:rPr>
            <w:rFonts w:eastAsiaTheme="minorEastAsia"/>
          </w:rPr>
          <w:t xml:space="preserve">displayed in </w:t>
        </w:r>
      </w:ins>
      <w:ins w:id="1076" w:author="Augustus Raymond Pendleton" w:date="2025-09-29T09:58:00Z" w16du:dateUtc="2025-09-29T13:58:00Z">
        <w:r w:rsidR="00B54AFC">
          <w:rPr>
            <w:rFonts w:eastAsiaTheme="minorEastAsia"/>
          </w:rPr>
          <w:t xml:space="preserve">Fig. 3A, </w:t>
        </w:r>
        <w:del w:id="1077" w:author="Marian Louise Schmidt" w:date="2025-10-22T11:59:00Z" w16du:dateUtc="2025-10-22T15:59:00Z">
          <w:r w:rsidR="00B54AFC" w:rsidDel="00E14761">
            <w:rPr>
              <w:rFonts w:eastAsiaTheme="minorEastAsia"/>
            </w:rPr>
            <w:delText>while</w:delText>
          </w:r>
        </w:del>
      </w:ins>
      <w:ins w:id="1078" w:author="Marian Louise Schmidt" w:date="2025-10-22T11:59:00Z" w16du:dateUtc="2025-10-22T15:59:00Z">
        <w:r w:rsidR="00E14761">
          <w:rPr>
            <w:rFonts w:eastAsiaTheme="minorEastAsia"/>
          </w:rPr>
          <w:t>with the corresponding</w:t>
        </w:r>
      </w:ins>
      <w:ins w:id="1079" w:author="Augustus Raymond Pendleton" w:date="2025-09-29T09:58:00Z" w16du:dateUtc="2025-09-29T13:58:00Z">
        <w:del w:id="1080" w:author="Marian Louise Schmidt" w:date="2025-10-22T11:59:00Z" w16du:dateUtc="2025-10-22T15:59:00Z">
          <w:r w:rsidR="00B54AFC" w:rsidDel="00E14761">
            <w:rPr>
              <w:rFonts w:eastAsiaTheme="minorEastAsia"/>
            </w:rPr>
            <w:delText xml:space="preserve"> the</w:delText>
          </w:r>
        </w:del>
        <w:r w:rsidR="00B54AFC">
          <w:rPr>
            <w:rFonts w:eastAsiaTheme="minorEastAsia"/>
          </w:rPr>
          <w:t xml:space="preserve"> </w:t>
        </w:r>
        <w:r w:rsidR="00B54AFC">
          <w:rPr>
            <w:rFonts w:eastAsiaTheme="minorEastAsia"/>
            <w:i/>
            <w:iCs/>
          </w:rPr>
          <w:t xml:space="preserve">pseudo-F </w:t>
        </w:r>
        <w:r w:rsidR="00B54AFC">
          <w:rPr>
            <w:rFonts w:eastAsiaTheme="minorEastAsia"/>
          </w:rPr>
          <w:t>statistic</w:t>
        </w:r>
      </w:ins>
      <w:ins w:id="1081" w:author="Marian Louise Schmidt" w:date="2025-10-22T11:59:00Z" w16du:dateUtc="2025-10-22T15:59:00Z">
        <w:r w:rsidR="00E14761">
          <w:rPr>
            <w:rFonts w:eastAsiaTheme="minorEastAsia"/>
          </w:rPr>
          <w:t>s</w:t>
        </w:r>
      </w:ins>
      <w:ins w:id="1082" w:author="Augustus Raymond Pendleton" w:date="2025-09-29T09:58:00Z" w16du:dateUtc="2025-09-29T13:58:00Z">
        <w:r w:rsidR="00B54AFC">
          <w:rPr>
            <w:rFonts w:eastAsiaTheme="minorEastAsia"/>
          </w:rPr>
          <w:t xml:space="preserve"> and </w:t>
        </w:r>
        <w:r w:rsidR="00B54AFC">
          <w:rPr>
            <w:rFonts w:eastAsiaTheme="minorEastAsia"/>
            <w:i/>
            <w:iCs/>
          </w:rPr>
          <w:t>p</w:t>
        </w:r>
        <w:r w:rsidR="00B54AFC">
          <w:rPr>
            <w:rFonts w:eastAsiaTheme="minorEastAsia"/>
          </w:rPr>
          <w:t xml:space="preserve">-values </w:t>
        </w:r>
        <w:del w:id="1083" w:author="Marian Louise Schmidt" w:date="2025-10-22T11:59:00Z" w16du:dateUtc="2025-10-22T15:59:00Z">
          <w:r w:rsidR="00B54AFC" w:rsidDel="00E14761">
            <w:rPr>
              <w:rFonts w:eastAsiaTheme="minorEastAsia"/>
            </w:rPr>
            <w:delText xml:space="preserve">are </w:delText>
          </w:r>
        </w:del>
        <w:r w:rsidR="00B54AFC">
          <w:rPr>
            <w:rFonts w:eastAsiaTheme="minorEastAsia"/>
          </w:rPr>
          <w:t>provided in Fig. S</w:t>
        </w:r>
      </w:ins>
      <w:ins w:id="1084" w:author="Augustus Raymond Pendleton" w:date="2025-09-29T09:59:00Z" w16du:dateUtc="2025-09-29T13:59:00Z">
        <w:r w:rsidR="00B54AFC">
          <w:rPr>
            <w:rFonts w:eastAsiaTheme="minorEastAsia"/>
          </w:rPr>
          <w:t>2</w:t>
        </w:r>
      </w:ins>
      <w:ins w:id="1085" w:author="Augustus Raymond Pendleton" w:date="2025-09-29T09:52:00Z" w16du:dateUtc="2025-09-29T13:52:00Z">
        <w:r>
          <w:rPr>
            <w:rFonts w:eastAsiaTheme="minorEastAsia"/>
          </w:rPr>
          <w:t xml:space="preserve">. </w:t>
        </w:r>
      </w:ins>
    </w:p>
    <w:p w14:paraId="7D21AF60" w14:textId="029353EC" w:rsidR="00F86279" w:rsidRDefault="001B5344" w:rsidP="00F86279">
      <w:pPr>
        <w:ind w:firstLine="720"/>
        <w:rPr>
          <w:ins w:id="1086" w:author="Augustus Raymond Pendleton" w:date="2025-09-29T10:18:00Z" w16du:dateUtc="2025-09-29T14:18:00Z"/>
          <w:rFonts w:eastAsiaTheme="minorEastAsia"/>
        </w:rPr>
      </w:pPr>
      <w:ins w:id="1087" w:author="Augustus Raymond Pendleton" w:date="2025-09-29T09:52:00Z" w16du:dateUtc="2025-09-29T13:52:00Z">
        <w:r>
          <w:rPr>
            <w:rFonts w:eastAsiaTheme="minorEastAsia"/>
          </w:rPr>
          <w:t>As in Fig. 2, the performance of</w:t>
        </w:r>
        <w:del w:id="1088" w:author="Marian Louise Schmidt" w:date="2025-10-22T12:09:00Z" w16du:dateUtc="2025-10-22T16:09:00Z">
          <w:r w:rsidDel="00E22303">
            <w:rPr>
              <w:rFonts w:eastAsiaTheme="minorEastAsia"/>
            </w:rPr>
            <w:delText xml:space="preserve"> a</w:delText>
          </w:r>
        </w:del>
        <w:r>
          <w:rPr>
            <w:rFonts w:eastAsiaTheme="minorEastAsia"/>
          </w:rPr>
          <w:t xml:space="preserve"> </w:t>
        </w:r>
        <w:del w:id="1089" w:author="Marian Louise Schmidt" w:date="2025-10-22T12:00:00Z" w16du:dateUtc="2025-10-22T16:00:00Z">
          <w:r w:rsidDel="00E14761">
            <w:rPr>
              <w:rFonts w:eastAsiaTheme="minorEastAsia"/>
            </w:rPr>
            <w:delText>given</w:delText>
          </w:r>
        </w:del>
      </w:ins>
      <w:ins w:id="1090" w:author="Marian Louise Schmidt" w:date="2025-10-22T12:00:00Z" w16du:dateUtc="2025-10-22T16:00:00Z">
        <w:r w:rsidR="00E14761">
          <w:rPr>
            <w:rFonts w:eastAsiaTheme="minorEastAsia"/>
          </w:rPr>
          <w:t>each</w:t>
        </w:r>
      </w:ins>
      <w:ins w:id="1091" w:author="Augustus Raymond Pendleton" w:date="2025-09-29T09:52:00Z" w16du:dateUtc="2025-09-29T13:52:00Z">
        <w:r>
          <w:rPr>
            <w:rFonts w:eastAsiaTheme="minorEastAsia"/>
          </w:rPr>
          <w:t xml:space="preserve"> metric </w:t>
        </w:r>
        <w:del w:id="1092" w:author="Marian Louise Schmidt" w:date="2025-10-22T12:00:00Z" w16du:dateUtc="2025-10-22T16:00:00Z">
          <w:r w:rsidDel="00E14761">
            <w:rPr>
              <w:rFonts w:eastAsiaTheme="minorEastAsia"/>
            </w:rPr>
            <w:delText>is</w:delText>
          </w:r>
        </w:del>
      </w:ins>
      <w:ins w:id="1093" w:author="Marian Louise Schmidt" w:date="2025-10-22T12:00:00Z" w16du:dateUtc="2025-10-22T16:00:00Z">
        <w:r w:rsidR="00E14761">
          <w:rPr>
            <w:rFonts w:eastAsiaTheme="minorEastAsia"/>
          </w:rPr>
          <w:t>was strongly</w:t>
        </w:r>
      </w:ins>
      <w:ins w:id="1094" w:author="Augustus Raymond Pendleton" w:date="2025-09-29T09:52:00Z" w16du:dateUtc="2025-09-29T13:52:00Z">
        <w:del w:id="1095" w:author="Marian Louise Schmidt" w:date="2025-10-22T12:00:00Z" w16du:dateUtc="2025-10-22T16:00:00Z">
          <w:r w:rsidDel="00E14761">
            <w:rPr>
              <w:rFonts w:eastAsiaTheme="minorEastAsia"/>
            </w:rPr>
            <w:delText xml:space="preserve"> highly</w:delText>
          </w:r>
        </w:del>
        <w:r>
          <w:rPr>
            <w:rFonts w:eastAsiaTheme="minorEastAsia"/>
          </w:rPr>
          <w:t xml:space="preserve"> context dependent (Fig. 3</w:t>
        </w:r>
      </w:ins>
      <w:ins w:id="1096" w:author="Augustus Raymond Pendleton" w:date="2025-09-29T09:53:00Z" w16du:dateUtc="2025-09-29T13:53:00Z">
        <w:r w:rsidR="00B54AFC">
          <w:rPr>
            <w:rFonts w:eastAsiaTheme="minorEastAsia"/>
          </w:rPr>
          <w:t>A</w:t>
        </w:r>
      </w:ins>
      <w:ins w:id="1097" w:author="Augustus Raymond Pendleton" w:date="2025-09-29T09:52:00Z" w16du:dateUtc="2025-09-29T13:52:00Z">
        <w:r>
          <w:rPr>
            <w:rFonts w:eastAsiaTheme="minorEastAsia"/>
          </w:rPr>
          <w:t xml:space="preserve">). </w:t>
        </w:r>
      </w:ins>
      <w:ins w:id="1098" w:author="Augustus Raymond Pendleton" w:date="2025-09-29T09:53:00Z" w16du:dateUtc="2025-09-29T13:53:00Z">
        <w:r w:rsidR="00B54AFC">
          <w:rPr>
            <w:rFonts w:eastAsiaTheme="minorEastAsia"/>
          </w:rPr>
          <w:t xml:space="preserve">In the mouse gut and freshwater datasets, </w:t>
        </w:r>
      </w:ins>
      <w:ins w:id="1099" w:author="Augustus Raymond Pendleton" w:date="2025-09-29T09:55:00Z" w16du:dateUtc="2025-09-29T13:55:00Z">
        <w:r w:rsidR="00B54AFC">
          <w:rPr>
            <w:rFonts w:eastAsiaTheme="minorEastAsia"/>
          </w:rPr>
          <w:t>absolute</w:t>
        </w:r>
      </w:ins>
      <w:ins w:id="1100" w:author="Marian Louise Schmidt" w:date="2025-10-22T12:02:00Z" w16du:dateUtc="2025-10-22T16:02:00Z">
        <w:r w:rsidR="00E14761">
          <w:rPr>
            <w:rFonts w:eastAsiaTheme="minorEastAsia"/>
          </w:rPr>
          <w:t>-abundance-aware metrics</w:t>
        </w:r>
      </w:ins>
      <w:ins w:id="1101" w:author="Augustus Raymond Pendleton" w:date="2025-09-29T09:55:00Z" w16du:dateUtc="2025-09-29T13:55:00Z">
        <w:del w:id="1102" w:author="Marian Louise Schmidt" w:date="2025-10-22T12:02:00Z" w16du:dateUtc="2025-10-22T16:02:00Z">
          <w:r w:rsidR="00B54AFC" w:rsidDel="00E14761">
            <w:rPr>
              <w:rFonts w:eastAsiaTheme="minorEastAsia"/>
            </w:rPr>
            <w:delText xml:space="preserve"> measures</w:delText>
          </w:r>
          <w:r w:rsidR="00B54AFC" w:rsidDel="00E22303">
            <w:rPr>
              <w:rFonts w:eastAsiaTheme="minorEastAsia"/>
            </w:rPr>
            <w:delText xml:space="preserve"> like</w:delText>
          </w:r>
        </w:del>
        <w:r w:rsidR="00B54AFC">
          <w:rPr>
            <w:rFonts w:eastAsiaTheme="minorEastAsia"/>
          </w:rPr>
          <w:t xml:space="preserve"> </w:t>
        </w:r>
      </w:ins>
      <w:ins w:id="1103" w:author="Marian Louise Schmidt" w:date="2025-10-22T12:02:00Z" w16du:dateUtc="2025-10-22T16:02:00Z">
        <w:r w:rsidR="00E22303">
          <w:rPr>
            <w:rFonts w:eastAsiaTheme="minorEastAsia"/>
          </w:rPr>
          <w:t>(</w:t>
        </w:r>
      </w:ins>
      <w:ins w:id="1104" w:author="Augustus Raymond Pendleton" w:date="2025-09-29T09:55:00Z" w16du:dateUtc="2025-09-29T13:55:00Z">
        <w:r w:rsidR="00B54AFC">
          <w:rPr>
            <w:rFonts w:eastAsiaTheme="minorEastAsia"/>
            <w:i/>
            <w:iCs/>
          </w:rPr>
          <w:t>BC</w:t>
        </w:r>
        <w:r w:rsidR="00B54AFC">
          <w:rPr>
            <w:rFonts w:eastAsiaTheme="minorEastAsia"/>
            <w:i/>
            <w:iCs/>
            <w:vertAlign w:val="superscript"/>
          </w:rPr>
          <w:t>A</w:t>
        </w:r>
        <w:r w:rsidR="00B54AFC">
          <w:rPr>
            <w:rFonts w:eastAsiaTheme="minorEastAsia"/>
            <w:i/>
            <w:iCs/>
          </w:rPr>
          <w:t xml:space="preserve"> </w:t>
        </w:r>
        <w:r w:rsidR="00B54AFC">
          <w:rPr>
            <w:rFonts w:eastAsiaTheme="minorEastAsia"/>
          </w:rPr>
          <w:t>and</w:t>
        </w:r>
        <w:r w:rsidR="00B54AFC">
          <w:rPr>
            <w:rFonts w:eastAsiaTheme="minorEastAsia"/>
            <w:i/>
            <w:iCs/>
          </w:rPr>
          <w:t xml:space="preserve"> </w:t>
        </w:r>
      </w:ins>
      <w:ins w:id="1105" w:author="Augustus Raymond Pendleton" w:date="2025-09-29T09:53:00Z" w16du:dateUtc="2025-09-29T13:53:00Z">
        <w:r w:rsidR="00B54AFC">
          <w:rPr>
            <w:rFonts w:eastAsiaTheme="minorEastAsia"/>
            <w:i/>
            <w:iCs/>
          </w:rPr>
          <w:t>GU</w:t>
        </w:r>
        <w:r w:rsidR="00B54AFC">
          <w:rPr>
            <w:rFonts w:eastAsiaTheme="minorEastAsia"/>
            <w:i/>
            <w:iCs/>
            <w:vertAlign w:val="superscript"/>
          </w:rPr>
          <w:t>A</w:t>
        </w:r>
      </w:ins>
      <w:ins w:id="1106" w:author="Augustus Raymond Pendleton" w:date="2025-09-29T09:54:00Z" w16du:dateUtc="2025-09-29T13:54:00Z">
        <w:del w:id="1107" w:author="Marian Louise Schmidt" w:date="2025-10-22T12:02:00Z" w16du:dateUtc="2025-10-22T16:02:00Z">
          <w:r w:rsidR="00B54AFC" w:rsidDel="00E22303">
            <w:rPr>
              <w:rFonts w:eastAsiaTheme="minorEastAsia"/>
            </w:rPr>
            <w:delText xml:space="preserve"> </w:delText>
          </w:r>
        </w:del>
      </w:ins>
      <w:ins w:id="1108" w:author="Marian Louise Schmidt" w:date="2025-10-22T12:02:00Z" w16du:dateUtc="2025-10-22T16:02:00Z">
        <w:r w:rsidR="00E22303">
          <w:rPr>
            <w:rFonts w:eastAsiaTheme="minorEastAsia"/>
          </w:rPr>
          <w:t xml:space="preserve">) </w:t>
        </w:r>
      </w:ins>
      <w:ins w:id="1109" w:author="Augustus Raymond Pendleton" w:date="2025-09-29T09:54:00Z" w16du:dateUtc="2025-09-29T13:54:00Z">
        <w:del w:id="1110" w:author="Marian Louise Schmidt" w:date="2025-10-22T12:03:00Z" w16du:dateUtc="2025-10-22T16:03:00Z">
          <w:r w:rsidR="00B54AFC" w:rsidDel="00E22303">
            <w:rPr>
              <w:rFonts w:eastAsiaTheme="minorEastAsia"/>
            </w:rPr>
            <w:delText>w</w:delText>
          </w:r>
        </w:del>
      </w:ins>
      <w:ins w:id="1111" w:author="Augustus Raymond Pendleton" w:date="2025-09-29T09:56:00Z" w16du:dateUtc="2025-09-29T13:56:00Z">
        <w:del w:id="1112" w:author="Marian Louise Schmidt" w:date="2025-10-22T12:03:00Z" w16du:dateUtc="2025-10-22T16:03:00Z">
          <w:r w:rsidR="00B54AFC" w:rsidDel="00E22303">
            <w:rPr>
              <w:rFonts w:eastAsiaTheme="minorEastAsia"/>
            </w:rPr>
            <w:delText>ere</w:delText>
          </w:r>
        </w:del>
      </w:ins>
      <w:ins w:id="1113" w:author="Augustus Raymond Pendleton" w:date="2025-09-29T09:54:00Z" w16du:dateUtc="2025-09-29T13:54:00Z">
        <w:del w:id="1114" w:author="Marian Louise Schmidt" w:date="2025-10-22T12:03:00Z" w16du:dateUtc="2025-10-22T16:03:00Z">
          <w:r w:rsidR="00B54AFC" w:rsidDel="00E22303">
            <w:rPr>
              <w:rFonts w:eastAsiaTheme="minorEastAsia"/>
            </w:rPr>
            <w:delText xml:space="preserve"> able to </w:delText>
          </w:r>
        </w:del>
        <w:r w:rsidR="00B54AFC">
          <w:rPr>
            <w:rFonts w:eastAsiaTheme="minorEastAsia"/>
          </w:rPr>
          <w:t>explain</w:t>
        </w:r>
      </w:ins>
      <w:ins w:id="1115" w:author="Marian Louise Schmidt" w:date="2025-10-22T12:03:00Z" w16du:dateUtc="2025-10-22T16:03:00Z">
        <w:r w:rsidR="00E22303">
          <w:rPr>
            <w:rFonts w:eastAsiaTheme="minorEastAsia"/>
          </w:rPr>
          <w:t>ed</w:t>
        </w:r>
      </w:ins>
      <w:ins w:id="1116" w:author="Augustus Raymond Pendleton" w:date="2025-09-29T09:54:00Z" w16du:dateUtc="2025-09-29T13:54:00Z">
        <w:r w:rsidR="00B54AFC">
          <w:rPr>
            <w:rFonts w:eastAsiaTheme="minorEastAsia"/>
          </w:rPr>
          <w:t xml:space="preserve"> the greatest </w:t>
        </w:r>
        <w:del w:id="1117" w:author="Marian Louise Schmidt" w:date="2025-10-22T12:03:00Z" w16du:dateUtc="2025-10-22T16:03:00Z">
          <w:r w:rsidR="00B54AFC" w:rsidDel="00E22303">
            <w:rPr>
              <w:rFonts w:eastAsiaTheme="minorEastAsia"/>
            </w:rPr>
            <w:delText>amount</w:delText>
          </w:r>
        </w:del>
      </w:ins>
      <w:ins w:id="1118" w:author="Marian Louise Schmidt" w:date="2025-10-22T12:03:00Z" w16du:dateUtc="2025-10-22T16:03:00Z">
        <w:r w:rsidR="00E22303">
          <w:rPr>
            <w:rFonts w:eastAsiaTheme="minorEastAsia"/>
          </w:rPr>
          <w:t>proportion</w:t>
        </w:r>
      </w:ins>
      <w:ins w:id="1119" w:author="Augustus Raymond Pendleton" w:date="2025-09-29T09:54:00Z" w16du:dateUtc="2025-09-29T13:54:00Z">
        <w:r w:rsidR="00B54AFC">
          <w:rPr>
            <w:rFonts w:eastAsiaTheme="minorEastAsia"/>
          </w:rPr>
          <w:t xml:space="preserve"> of variance (</w:t>
        </w:r>
        <w:r w:rsidR="00B54AFC">
          <w:rPr>
            <w:rFonts w:eastAsiaTheme="minorEastAsia"/>
            <w:i/>
            <w:iCs/>
          </w:rPr>
          <w:t>R</w:t>
        </w:r>
        <w:r w:rsidR="00B54AFC">
          <w:rPr>
            <w:rFonts w:eastAsiaTheme="minorEastAsia"/>
            <w:i/>
            <w:iCs/>
            <w:vertAlign w:val="superscript"/>
          </w:rPr>
          <w:t>2</w:t>
        </w:r>
        <w:r w:rsidR="00B54AFC">
          <w:rPr>
            <w:rFonts w:eastAsiaTheme="minorEastAsia"/>
            <w:iCs/>
          </w:rPr>
          <w:t>)</w:t>
        </w:r>
      </w:ins>
      <w:ins w:id="1120" w:author="Marian Louise Schmidt" w:date="2025-10-22T12:03:00Z" w16du:dateUtc="2025-10-22T16:03:00Z">
        <w:r w:rsidR="00E22303">
          <w:rPr>
            <w:rFonts w:eastAsiaTheme="minorEastAsia"/>
            <w:iCs/>
          </w:rPr>
          <w:t>, and</w:t>
        </w:r>
      </w:ins>
      <w:ins w:id="1121" w:author="Augustus Raymond Pendleton" w:date="2025-09-29T09:54:00Z" w16du:dateUtc="2025-09-29T13:54:00Z">
        <w:del w:id="1122" w:author="Marian Louise Schmidt" w:date="2025-10-22T12:03:00Z" w16du:dateUtc="2025-10-22T16:03:00Z">
          <w:r w:rsidR="00B54AFC" w:rsidDel="00E22303">
            <w:rPr>
              <w:rFonts w:eastAsiaTheme="minorEastAsia"/>
              <w:iCs/>
            </w:rPr>
            <w:delText>;</w:delText>
          </w:r>
        </w:del>
        <w:r w:rsidR="00B54AFC">
          <w:rPr>
            <w:rFonts w:eastAsiaTheme="minorEastAsia"/>
            <w:iCs/>
          </w:rPr>
          <w:t xml:space="preserve"> </w:t>
        </w:r>
        <w:r w:rsidR="00B54AFC">
          <w:rPr>
            <w:rFonts w:eastAsiaTheme="minorEastAsia"/>
            <w:i/>
            <w:iCs/>
          </w:rPr>
          <w:t>R</w:t>
        </w:r>
        <w:r w:rsidR="00B54AFC">
          <w:rPr>
            <w:rFonts w:eastAsiaTheme="minorEastAsia"/>
            <w:i/>
            <w:iCs/>
            <w:vertAlign w:val="superscript"/>
          </w:rPr>
          <w:t>2</w:t>
        </w:r>
      </w:ins>
      <w:ins w:id="1123" w:author="Augustus Raymond Pendleton" w:date="2025-09-29T09:55:00Z" w16du:dateUtc="2025-09-29T13:55:00Z">
        <w:r w:rsidR="00B54AFC">
          <w:rPr>
            <w:rFonts w:eastAsiaTheme="minorEastAsia"/>
            <w:i/>
            <w:iCs/>
            <w:vertAlign w:val="superscript"/>
          </w:rPr>
          <w:t xml:space="preserve"> </w:t>
        </w:r>
        <w:del w:id="1124" w:author="Marian Louise Schmidt" w:date="2025-10-22T12:09:00Z" w16du:dateUtc="2025-10-22T16:09:00Z">
          <w:r w:rsidR="00B54AFC" w:rsidDel="00E22303">
            <w:rPr>
              <w:rFonts w:eastAsiaTheme="minorEastAsia"/>
            </w:rPr>
            <w:delText>also</w:delText>
          </w:r>
        </w:del>
      </w:ins>
      <w:ins w:id="1125" w:author="Marian Louise Schmidt" w:date="2025-10-22T12:10:00Z" w16du:dateUtc="2025-10-22T16:10:00Z">
        <w:r w:rsidR="00E22303">
          <w:rPr>
            <w:rFonts w:eastAsiaTheme="minorEastAsia"/>
          </w:rPr>
          <w:t>generally</w:t>
        </w:r>
      </w:ins>
      <w:ins w:id="1126" w:author="Augustus Raymond Pendleton" w:date="2025-09-29T09:55:00Z" w16du:dateUtc="2025-09-29T13:55:00Z">
        <w:r w:rsidR="00B54AFC">
          <w:rPr>
            <w:rFonts w:eastAsiaTheme="minorEastAsia"/>
          </w:rPr>
          <w:t xml:space="preserve"> increas</w:t>
        </w:r>
      </w:ins>
      <w:ins w:id="1127" w:author="Marian Louise Schmidt" w:date="2025-10-22T12:10:00Z" w16du:dateUtc="2025-10-22T16:10:00Z">
        <w:r w:rsidR="00E22303">
          <w:rPr>
            <w:rFonts w:eastAsiaTheme="minorEastAsia"/>
          </w:rPr>
          <w:t>ing</w:t>
        </w:r>
      </w:ins>
      <w:ins w:id="1128" w:author="Augustus Raymond Pendleton" w:date="2025-09-29T09:55:00Z" w16du:dateUtc="2025-09-29T13:55:00Z">
        <w:del w:id="1129" w:author="Marian Louise Schmidt" w:date="2025-10-22T12:10:00Z" w16du:dateUtc="2025-10-22T16:10:00Z">
          <w:r w:rsidR="00B54AFC" w:rsidDel="00E22303">
            <w:rPr>
              <w:rFonts w:eastAsiaTheme="minorEastAsia"/>
            </w:rPr>
            <w:delText>e</w:delText>
          </w:r>
        </w:del>
        <w:del w:id="1130" w:author="Marian Louise Schmidt" w:date="2025-10-22T12:09:00Z" w16du:dateUtc="2025-10-22T16:09:00Z">
          <w:r w:rsidR="00B54AFC" w:rsidDel="00E22303">
            <w:rPr>
              <w:rFonts w:eastAsiaTheme="minorEastAsia"/>
            </w:rPr>
            <w:delText>d</w:delText>
          </w:r>
        </w:del>
        <w:r w:rsidR="00B54AFC">
          <w:rPr>
            <w:rFonts w:eastAsiaTheme="minorEastAsia"/>
          </w:rPr>
          <w:t xml:space="preserve"> as </w:t>
        </w:r>
      </w:ins>
      <m:oMath>
        <m:r>
          <w:ins w:id="1131" w:author="Augustus Raymond Pendleton" w:date="2025-09-29T09:55:00Z" w16du:dateUtc="2025-09-29T13:55:00Z">
            <w:rPr>
              <w:rFonts w:ascii="Cambria Math" w:hAnsi="Cambria Math"/>
            </w:rPr>
            <m:t>α</m:t>
          </w:ins>
        </m:r>
      </m:oMath>
      <w:ins w:id="1132" w:author="Augustus Raymond Pendleton" w:date="2025-09-29T09:55:00Z" w16du:dateUtc="2025-09-29T13:55:00Z">
        <w:r w:rsidR="00B54AFC">
          <w:rPr>
            <w:rFonts w:eastAsiaTheme="minorEastAsia"/>
          </w:rPr>
          <w:t xml:space="preserve"> increased. </w:t>
        </w:r>
      </w:ins>
      <w:ins w:id="1133" w:author="Augustus Raymond Pendleton" w:date="2025-09-29T09:56:00Z" w16du:dateUtc="2025-09-29T13:56:00Z">
        <w:r w:rsidR="00B54AFC">
          <w:rPr>
            <w:rFonts w:eastAsiaTheme="minorEastAsia"/>
          </w:rPr>
          <w:t xml:space="preserve">In contrast, relative </w:t>
        </w:r>
        <w:del w:id="1134" w:author="Marian Louise Schmidt" w:date="2025-10-22T12:10:00Z" w16du:dateUtc="2025-10-22T16:10:00Z">
          <w:r w:rsidR="00B54AFC" w:rsidDel="00E22303">
            <w:rPr>
              <w:rFonts w:eastAsiaTheme="minorEastAsia"/>
            </w:rPr>
            <w:delText>measures</w:delText>
          </w:r>
        </w:del>
      </w:ins>
      <w:ins w:id="1135" w:author="Marian Louise Schmidt" w:date="2025-10-22T12:10:00Z" w16du:dateUtc="2025-10-22T16:10:00Z">
        <w:r w:rsidR="00E22303">
          <w:rPr>
            <w:rFonts w:eastAsiaTheme="minorEastAsia"/>
          </w:rPr>
          <w:t>metrics</w:t>
        </w:r>
      </w:ins>
      <w:ins w:id="1136" w:author="Augustus Raymond Pendleton" w:date="2025-09-29T09:56:00Z" w16du:dateUtc="2025-09-29T13:56:00Z">
        <w:r w:rsidR="00B54AFC">
          <w:rPr>
            <w:rFonts w:eastAsiaTheme="minorEastAsia"/>
          </w:rPr>
          <w:t xml:space="preserve"> captured </w:t>
        </w:r>
        <w:del w:id="1137" w:author="Marian Louise Schmidt" w:date="2025-10-22T12:10:00Z" w16du:dateUtc="2025-10-22T16:10:00Z">
          <w:r w:rsidR="00B54AFC" w:rsidDel="00E22303">
            <w:rPr>
              <w:rFonts w:eastAsiaTheme="minorEastAsia"/>
            </w:rPr>
            <w:delText>greater</w:delText>
          </w:r>
        </w:del>
      </w:ins>
      <w:ins w:id="1138" w:author="Marian Louise Schmidt" w:date="2025-10-22T12:10:00Z" w16du:dateUtc="2025-10-22T16:10:00Z">
        <w:r w:rsidR="00E22303">
          <w:rPr>
            <w:rFonts w:eastAsiaTheme="minorEastAsia"/>
          </w:rPr>
          <w:t>more</w:t>
        </w:r>
      </w:ins>
      <w:ins w:id="1139" w:author="Augustus Raymond Pendleton" w:date="2025-09-29T09:56:00Z" w16du:dateUtc="2025-09-29T13:56:00Z">
        <w:r w:rsidR="00B54AFC">
          <w:rPr>
            <w:rFonts w:eastAsiaTheme="minorEastAsia"/>
          </w:rPr>
          <w:t xml:space="preserve"> varia</w:t>
        </w:r>
      </w:ins>
      <w:ins w:id="1140" w:author="Marian Louise Schmidt" w:date="2025-10-22T12:10:00Z" w16du:dateUtc="2025-10-22T16:10:00Z">
        <w:r w:rsidR="00E22303">
          <w:rPr>
            <w:rFonts w:eastAsiaTheme="minorEastAsia"/>
          </w:rPr>
          <w:t>tion</w:t>
        </w:r>
      </w:ins>
      <w:ins w:id="1141" w:author="Augustus Raymond Pendleton" w:date="2025-09-29T09:56:00Z" w16du:dateUtc="2025-09-29T13:56:00Z">
        <w:del w:id="1142" w:author="Marian Louise Schmidt" w:date="2025-10-22T12:10:00Z" w16du:dateUtc="2025-10-22T16:10:00Z">
          <w:r w:rsidR="00B54AFC" w:rsidDel="00E22303">
            <w:rPr>
              <w:rFonts w:eastAsiaTheme="minorEastAsia"/>
            </w:rPr>
            <w:delText>nce</w:delText>
          </w:r>
        </w:del>
        <w:r w:rsidR="00B54AFC">
          <w:rPr>
            <w:rFonts w:eastAsiaTheme="minorEastAsia"/>
          </w:rPr>
          <w:t xml:space="preserve"> in the cooling water dataset</w:t>
        </w:r>
      </w:ins>
      <w:ins w:id="1143" w:author="Augustus Raymond Pendleton" w:date="2025-09-29T10:17:00Z" w16du:dateUtc="2025-09-29T14:17:00Z">
        <w:r w:rsidR="00F86279">
          <w:rPr>
            <w:rFonts w:eastAsiaTheme="minorEastAsia"/>
          </w:rPr>
          <w:t xml:space="preserve"> (</w:t>
        </w:r>
        <w:del w:id="1144" w:author="Marian Louise Schmidt" w:date="2025-10-22T12:11:00Z" w16du:dateUtc="2025-10-22T16:11:00Z">
          <w:r w:rsidR="00F86279" w:rsidDel="00E22303">
            <w:rPr>
              <w:rFonts w:eastAsiaTheme="minorEastAsia"/>
            </w:rPr>
            <w:delText xml:space="preserve">though </w:delText>
          </w:r>
        </w:del>
        <w:r w:rsidR="00F86279">
          <w:rPr>
            <w:rFonts w:eastAsiaTheme="minorEastAsia"/>
          </w:rPr>
          <w:t xml:space="preserve">again at higher </w:t>
        </w:r>
      </w:ins>
      <m:oMath>
        <m:r>
          <w:ins w:id="1145" w:author="Augustus Raymond Pendleton" w:date="2025-09-29T10:17:00Z" w16du:dateUtc="2025-09-29T14:17:00Z">
            <w:rPr>
              <w:rFonts w:ascii="Cambria Math" w:hAnsi="Cambria Math"/>
            </w:rPr>
            <m:t>α)</m:t>
          </w:ins>
        </m:r>
      </m:oMath>
      <w:ins w:id="1146" w:author="Augustus Raymond Pendleton" w:date="2025-09-29T09:56:00Z" w16du:dateUtc="2025-09-29T13:56:00Z">
        <w:r w:rsidR="00B54AFC">
          <w:rPr>
            <w:rFonts w:eastAsiaTheme="minorEastAsia"/>
          </w:rPr>
          <w:t xml:space="preserve">, and all metrics </w:t>
        </w:r>
        <w:del w:id="1147" w:author="Marian Louise Schmidt" w:date="2025-10-22T12:11:00Z" w16du:dateUtc="2025-10-22T16:11:00Z">
          <w:r w:rsidR="00B54AFC" w:rsidDel="00E22303">
            <w:rPr>
              <w:rFonts w:eastAsiaTheme="minorEastAsia"/>
            </w:rPr>
            <w:delText>captured</w:delText>
          </w:r>
        </w:del>
      </w:ins>
      <w:ins w:id="1148" w:author="Marian Louise Schmidt" w:date="2025-10-22T12:11:00Z" w16du:dateUtc="2025-10-22T16:11:00Z">
        <w:r w:rsidR="00E22303">
          <w:rPr>
            <w:rFonts w:eastAsiaTheme="minorEastAsia"/>
          </w:rPr>
          <w:t xml:space="preserve">explained comparably little </w:t>
        </w:r>
      </w:ins>
      <w:ins w:id="1149" w:author="Augustus Raymond Pendleton" w:date="2025-09-29T09:56:00Z" w16du:dateUtc="2025-09-29T13:56:00Z">
        <w:del w:id="1150" w:author="Marian Louise Schmidt" w:date="2025-10-22T12:11:00Z" w16du:dateUtc="2025-10-22T16:11:00Z">
          <w:r w:rsidR="00B54AFC" w:rsidDel="00E22303">
            <w:rPr>
              <w:rFonts w:eastAsiaTheme="minorEastAsia"/>
            </w:rPr>
            <w:delText xml:space="preserve"> a similar (and low) amount of </w:delText>
          </w:r>
        </w:del>
        <w:r w:rsidR="00B54AFC">
          <w:rPr>
            <w:rFonts w:eastAsiaTheme="minorEastAsia"/>
          </w:rPr>
          <w:t xml:space="preserve">variance in the soil dataset. </w:t>
        </w:r>
      </w:ins>
      <w:ins w:id="1151" w:author="Augustus Raymond Pendleton" w:date="2025-09-29T10:17:00Z" w16du:dateUtc="2025-09-29T14:17:00Z">
        <w:r w:rsidR="00F86279">
          <w:rPr>
            <w:rFonts w:eastAsiaTheme="minorEastAsia"/>
          </w:rPr>
          <w:t>T</w:t>
        </w:r>
      </w:ins>
      <w:ins w:id="1152" w:author="Marian Louise Schmidt" w:date="2025-10-22T12:11:00Z" w16du:dateUtc="2025-10-22T16:11:00Z">
        <w:r w:rsidR="00E22303">
          <w:rPr>
            <w:rFonts w:eastAsiaTheme="minorEastAsia"/>
          </w:rPr>
          <w:t>aken at face</w:t>
        </w:r>
      </w:ins>
      <w:ins w:id="1153" w:author="Marian Louise Schmidt" w:date="2025-10-22T12:12:00Z" w16du:dateUtc="2025-10-22T16:12:00Z">
        <w:r w:rsidR="00E22303">
          <w:rPr>
            <w:rFonts w:eastAsiaTheme="minorEastAsia"/>
          </w:rPr>
          <w:t xml:space="preserve"> value, t</w:t>
        </w:r>
      </w:ins>
      <w:ins w:id="1154" w:author="Augustus Raymond Pendleton" w:date="2025-09-29T10:17:00Z" w16du:dateUtc="2025-09-29T14:17:00Z">
        <w:r w:rsidR="00F86279">
          <w:rPr>
            <w:rFonts w:eastAsiaTheme="minorEastAsia"/>
          </w:rPr>
          <w:t>h</w:t>
        </w:r>
      </w:ins>
      <w:ins w:id="1155" w:author="Marian Louise Schmidt" w:date="2025-10-22T12:12:00Z" w16du:dateUtc="2025-10-22T16:12:00Z">
        <w:r w:rsidR="00E22303">
          <w:rPr>
            <w:rFonts w:eastAsiaTheme="minorEastAsia"/>
          </w:rPr>
          <w:t>e</w:t>
        </w:r>
      </w:ins>
      <w:ins w:id="1156" w:author="Augustus Raymond Pendleton" w:date="2025-09-29T10:17:00Z" w16du:dateUtc="2025-09-29T14:17:00Z">
        <w:del w:id="1157" w:author="Marian Louise Schmidt" w:date="2025-10-22T12:12:00Z" w16du:dateUtc="2025-10-22T16:12:00Z">
          <w:r w:rsidR="00F86279" w:rsidDel="00E22303">
            <w:rPr>
              <w:rFonts w:eastAsiaTheme="minorEastAsia"/>
            </w:rPr>
            <w:delText>i</w:delText>
          </w:r>
        </w:del>
        <w:r w:rsidR="00F86279">
          <w:rPr>
            <w:rFonts w:eastAsiaTheme="minorEastAsia"/>
          </w:rPr>
          <w:t>s</w:t>
        </w:r>
      </w:ins>
      <w:ins w:id="1158" w:author="Marian Louise Schmidt" w:date="2025-10-22T12:12:00Z" w16du:dateUtc="2025-10-22T16:12:00Z">
        <w:r w:rsidR="00E22303">
          <w:rPr>
            <w:rFonts w:eastAsiaTheme="minorEastAsia"/>
          </w:rPr>
          <w:t>e</w:t>
        </w:r>
      </w:ins>
      <w:ins w:id="1159" w:author="Augustus Raymond Pendleton" w:date="2025-09-29T10:17:00Z" w16du:dateUtc="2025-09-29T14:17:00Z">
        <w:r w:rsidR="00F86279">
          <w:rPr>
            <w:rFonts w:eastAsiaTheme="minorEastAsia"/>
          </w:rPr>
          <w:t xml:space="preserve"> </w:t>
        </w:r>
        <w:del w:id="1160" w:author="Marian Louise Schmidt" w:date="2025-10-22T12:12:00Z" w16du:dateUtc="2025-10-22T16:12:00Z">
          <w:r w:rsidR="00F86279" w:rsidDel="005D6F1C">
            <w:rPr>
              <w:rFonts w:eastAsiaTheme="minorEastAsia"/>
            </w:rPr>
            <w:delText>would initially lead to the conclusion</w:delText>
          </w:r>
        </w:del>
      </w:ins>
      <w:ins w:id="1161" w:author="Marian Louise Schmidt" w:date="2025-10-22T12:12:00Z" w16du:dateUtc="2025-10-22T16:12:00Z">
        <w:r w:rsidR="005D6F1C">
          <w:rPr>
            <w:rFonts w:eastAsiaTheme="minorEastAsia"/>
          </w:rPr>
          <w:t>trends might suggest</w:t>
        </w:r>
      </w:ins>
      <w:ins w:id="1162" w:author="Augustus Raymond Pendleton" w:date="2025-09-29T10:17:00Z" w16du:dateUtc="2025-09-29T14:17:00Z">
        <w:r w:rsidR="00F86279">
          <w:rPr>
            <w:rFonts w:eastAsiaTheme="minorEastAsia"/>
          </w:rPr>
          <w:t xml:space="preserve"> that higher </w:t>
        </w:r>
      </w:ins>
      <m:oMath>
        <m:r>
          <w:ins w:id="1163" w:author="Augustus Raymond Pendleton" w:date="2025-09-29T10:18:00Z" w16du:dateUtc="2025-09-29T14:18:00Z">
            <w:rPr>
              <w:rFonts w:ascii="Cambria Math" w:hAnsi="Cambria Math"/>
            </w:rPr>
            <m:t>α</m:t>
          </w:ins>
        </m:r>
      </m:oMath>
      <w:ins w:id="1164" w:author="Augustus Raymond Pendleton" w:date="2025-09-29T10:18:00Z" w16du:dateUtc="2025-09-29T14:18:00Z">
        <w:r w:rsidR="00F86279">
          <w:rPr>
            <w:rFonts w:eastAsiaTheme="minorEastAsia"/>
          </w:rPr>
          <w:t xml:space="preserve"> values </w:t>
        </w:r>
      </w:ins>
      <w:ins w:id="1165" w:author="Marian Louise Schmidt" w:date="2025-10-22T12:13:00Z" w16du:dateUtc="2025-10-22T16:13:00Z">
        <w:r w:rsidR="005D6F1C">
          <w:rPr>
            <w:rFonts w:eastAsiaTheme="minorEastAsia"/>
          </w:rPr>
          <w:t>typically improve</w:t>
        </w:r>
      </w:ins>
      <w:ins w:id="1166" w:author="Augustus Raymond Pendleton" w:date="2025-09-29T10:18:00Z" w16du:dateUtc="2025-09-29T14:18:00Z">
        <w:del w:id="1167" w:author="Marian Louise Schmidt" w:date="2025-10-22T12:13:00Z" w16du:dateUtc="2025-10-22T16:13:00Z">
          <w:r w:rsidR="00F86279" w:rsidDel="005D6F1C">
            <w:rPr>
              <w:rFonts w:eastAsiaTheme="minorEastAsia"/>
            </w:rPr>
            <w:delText>are always better at</w:delText>
          </w:r>
        </w:del>
        <w:r w:rsidR="00F86279">
          <w:rPr>
            <w:rFonts w:eastAsiaTheme="minorEastAsia"/>
          </w:rPr>
          <w:t xml:space="preserve"> </w:t>
        </w:r>
        <w:del w:id="1168" w:author="Marian Louise Schmidt" w:date="2025-10-22T12:14:00Z" w16du:dateUtc="2025-10-22T16:14:00Z">
          <w:r w:rsidR="00F86279" w:rsidDel="005D6F1C">
            <w:rPr>
              <w:rFonts w:eastAsiaTheme="minorEastAsia"/>
            </w:rPr>
            <w:delText xml:space="preserve">differentiating </w:delText>
          </w:r>
        </w:del>
        <w:r w:rsidR="00F86279">
          <w:rPr>
            <w:rFonts w:eastAsiaTheme="minorEastAsia"/>
          </w:rPr>
          <w:t>group</w:t>
        </w:r>
      </w:ins>
      <w:ins w:id="1169" w:author="Marian Louise Schmidt" w:date="2025-10-22T12:14:00Z" w16du:dateUtc="2025-10-22T16:14:00Z">
        <w:r w:rsidR="005D6F1C">
          <w:rPr>
            <w:rFonts w:eastAsiaTheme="minorEastAsia"/>
          </w:rPr>
          <w:t xml:space="preserve"> differentiation</w:t>
        </w:r>
      </w:ins>
      <w:ins w:id="1170" w:author="Augustus Raymond Pendleton" w:date="2025-09-29T10:18:00Z" w16du:dateUtc="2025-09-29T14:18:00Z">
        <w:del w:id="1171" w:author="Marian Louise Schmidt" w:date="2025-10-22T12:14:00Z" w16du:dateUtc="2025-10-22T16:14:00Z">
          <w:r w:rsidR="00F86279" w:rsidDel="005D6F1C">
            <w:rPr>
              <w:rFonts w:eastAsiaTheme="minorEastAsia"/>
            </w:rPr>
            <w:delText>s</w:delText>
          </w:r>
        </w:del>
        <w:r w:rsidR="00F86279">
          <w:rPr>
            <w:rFonts w:eastAsiaTheme="minorEastAsia"/>
          </w:rPr>
          <w:t xml:space="preserve">. </w:t>
        </w:r>
      </w:ins>
    </w:p>
    <w:p w14:paraId="34B3119A" w14:textId="4E768911" w:rsidR="00F86279" w:rsidRPr="0007048F" w:rsidDel="00F86279" w:rsidRDefault="00F86279">
      <w:pPr>
        <w:ind w:firstLine="720"/>
        <w:rPr>
          <w:del w:id="1172" w:author="Augustus Raymond Pendleton" w:date="2025-09-29T10:19:00Z" w16du:dateUtc="2025-09-29T14:19:00Z"/>
          <w:moveTo w:id="1173" w:author="Augustus Raymond Pendleton" w:date="2025-09-29T10:18:00Z" w16du:dateUtc="2025-09-29T14:18:00Z"/>
        </w:rPr>
        <w:pPrChange w:id="1174" w:author="Augustus Raymond Pendleton" w:date="2025-09-29T11:36:00Z" w16du:dateUtc="2025-09-29T15:36:00Z">
          <w:pPr/>
        </w:pPrChange>
      </w:pPr>
      <w:commentRangeStart w:id="1175"/>
      <w:ins w:id="1176" w:author="Augustus Raymond Pendleton" w:date="2025-09-29T10:18:00Z" w16du:dateUtc="2025-09-29T14:18:00Z">
        <w:r>
          <w:rPr>
            <w:rFonts w:eastAsiaTheme="minorEastAsia"/>
          </w:rPr>
          <w:t>Howev</w:t>
        </w:r>
      </w:ins>
      <w:commentRangeEnd w:id="1175"/>
      <w:r w:rsidR="00044BD2">
        <w:rPr>
          <w:rStyle w:val="CommentReference"/>
        </w:rPr>
        <w:commentReference w:id="1175"/>
      </w:r>
      <w:ins w:id="1177" w:author="Augustus Raymond Pendleton" w:date="2025-09-29T10:18:00Z" w16du:dateUtc="2025-09-29T14:18:00Z">
        <w:r>
          <w:rPr>
            <w:rFonts w:eastAsiaTheme="minorEastAsia"/>
          </w:rPr>
          <w:t xml:space="preserve">er, this </w:t>
        </w:r>
        <w:del w:id="1178" w:author="Marian Louise Schmidt" w:date="2025-10-22T12:15:00Z" w16du:dateUtc="2025-10-22T16:15:00Z">
          <w:r w:rsidDel="005D6F1C">
            <w:rPr>
              <w:rFonts w:eastAsiaTheme="minorEastAsia"/>
            </w:rPr>
            <w:delText xml:space="preserve">recommendation </w:delText>
          </w:r>
        </w:del>
        <w:r>
          <w:rPr>
            <w:rFonts w:eastAsiaTheme="minorEastAsia"/>
          </w:rPr>
          <w:t xml:space="preserve">comes with a major caveat: </w:t>
        </w:r>
      </w:ins>
      <w:moveToRangeStart w:id="1179" w:author="Augustus Raymond Pendleton" w:date="2025-09-29T10:18:00Z" w:name="move210033553"/>
      <w:moveTo w:id="1180" w:author="Augustus Raymond Pendleton" w:date="2025-09-29T10:18:00Z" w16du:dateUtc="2025-09-29T14:18:00Z">
        <w:r w:rsidRPr="0007048F">
          <w:t xml:space="preserve">at high </w:t>
        </w:r>
        <m:oMath>
          <m:r>
            <w:rPr>
              <w:rFonts w:ascii="Cambria Math" w:hAnsi="Cambria Math"/>
            </w:rPr>
            <m:t>α</m:t>
          </m:r>
        </m:oMath>
        <w:moveTo w:id="1181" w:author="Augustus Raymond Pendleton" w:date="2025-09-29T10:18:00Z" w16du:dateUtc="2025-09-29T14:18:00Z">
          <w:r w:rsidRPr="0007048F">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To w:id="1182" w:author="Augustus Raymond Pendleton" w:date="2025-09-29T10:18:00Z" w16du:dateUtc="2025-09-29T14:18:00Z">
            <w:r w:rsidRPr="0007048F">
              <w:t xml:space="preserve"> bec</w:t>
            </w:r>
          </w:moveTo>
          <w:ins w:id="1183" w:author="Marian Louise Schmidt" w:date="2025-10-22T12:15:00Z" w16du:dateUtc="2025-10-22T16:15:00Z">
            <w:r w:rsidR="005D6F1C">
              <w:t>o</w:t>
            </w:r>
          </w:ins>
          <w:moveTo w:id="1184" w:author="Augustus Raymond Pendleton" w:date="2025-09-29T10:18:00Z" w16du:dateUtc="2025-09-29T14:18:00Z">
            <w:del w:id="1185" w:author="Marian Louise Schmidt" w:date="2025-10-22T12:15:00Z" w16du:dateUtc="2025-10-22T16:15:00Z">
              <w:r w:rsidRPr="0007048F" w:rsidDel="005D6F1C">
                <w:delText>a</w:delText>
              </w:r>
            </w:del>
            <w:r w:rsidRPr="0007048F">
              <w:t>me</w:t>
            </w:r>
          </w:moveTo>
          <w:ins w:id="1186" w:author="Marian Louise Schmidt" w:date="2025-10-22T12:15:00Z" w16du:dateUtc="2025-10-22T16:15:00Z">
            <w:r w:rsidR="005D6F1C">
              <w:t>s</w:t>
            </w:r>
          </w:ins>
          <w:moveTo w:id="1187" w:author="Augustus Raymond Pendleton" w:date="2025-09-29T10:18:00Z" w16du:dateUtc="2025-09-29T14:18:00Z">
            <w:r w:rsidRPr="0007048F">
              <w:t xml:space="preserve"> strongly correlated with total cell count alone (Fig. </w:t>
            </w:r>
          </w:moveTo>
          <w:ins w:id="1188" w:author="Marian Louise Schmidt" w:date="2025-10-22T12:15:00Z" w16du:dateUtc="2025-10-22T16:15:00Z">
            <w:r w:rsidR="005D6F1C">
              <w:t>3</w:t>
            </w:r>
          </w:ins>
          <w:moveTo w:id="1189" w:author="Augustus Raymond Pendleton" w:date="2025-09-29T10:18:00Z" w16du:dateUtc="2025-09-29T14:18:00Z">
            <w:del w:id="1190" w:author="Marian Louise Schmidt" w:date="2025-10-22T12:15:00Z" w16du:dateUtc="2025-10-22T16:15:00Z">
              <w:r w:rsidRPr="0007048F" w:rsidDel="005D6F1C">
                <w:delText>2</w:delText>
              </w:r>
            </w:del>
          </w:moveTo>
          <w:ins w:id="1191" w:author="Augustus Raymond Pendleton" w:date="2025-09-29T10:19:00Z" w16du:dateUtc="2025-09-29T14:19:00Z">
            <w:r>
              <w:t>B</w:t>
            </w:r>
          </w:ins>
          <w:moveTo w:id="1192" w:author="Augustus Raymond Pendleton" w:date="2025-09-29T10:18:00Z" w16du:dateUtc="2025-09-29T14:18:00Z">
            <w:del w:id="1193" w:author="Augustus Raymond Pendleton" w:date="2025-09-29T10:19:00Z" w16du:dateUtc="2025-09-29T14:19:00Z">
              <w:r w:rsidRPr="0007048F" w:rsidDel="00F86279">
                <w:delText>D</w:delText>
              </w:r>
            </w:del>
            <w:r w:rsidRPr="0007048F">
              <w:t xml:space="preserve">). Mantel tests </w:t>
            </w:r>
            <w:del w:id="1194" w:author="Marian Louise Schmidt" w:date="2025-10-22T12:16:00Z" w16du:dateUtc="2025-10-22T16:16:00Z">
              <w:r w:rsidRPr="0007048F" w:rsidDel="005D6F1C">
                <w:delText>showed</w:delText>
              </w:r>
            </w:del>
          </w:moveTo>
          <w:ins w:id="1195" w:author="Marian Louise Schmidt" w:date="2025-10-22T12:16:00Z" w16du:dateUtc="2025-10-22T16:16:00Z">
            <w:r w:rsidR="005D6F1C">
              <w:t>confirmed</w:t>
            </w:r>
          </w:ins>
          <w:moveTo w:id="1196" w:author="Augustus Raymond Pendleton" w:date="2025-09-29T10:18:00Z" w16du:dateUtc="2025-09-29T14:18:00Z">
            <w:r w:rsidRPr="0007048F">
              <w:t xml:space="preserve"> that absolute</w:t>
            </w:r>
          </w:moveTo>
          <w:ins w:id="1197" w:author="Marian Louise Schmidt" w:date="2025-10-22T12:16:00Z" w16du:dateUtc="2025-10-22T16:16:00Z">
            <w:r w:rsidR="005D6F1C">
              <w:t xml:space="preserve">-abundance </w:t>
            </w:r>
          </w:ins>
          <w:moveTo w:id="1198" w:author="Augustus Raymond Pendleton" w:date="2025-09-29T10:18:00Z" w16du:dateUtc="2025-09-29T14:18:00Z">
            <w:del w:id="1199" w:author="Marian Louise Schmidt" w:date="2025-10-22T12:16:00Z" w16du:dateUtc="2025-10-22T16:16:00Z">
              <w:r w:rsidRPr="0007048F" w:rsidDel="005D6F1C">
                <w:delText xml:space="preserve"> distance </w:delText>
              </w:r>
            </w:del>
            <w:r w:rsidRPr="0007048F">
              <w:t xml:space="preserve">metrics are </w:t>
            </w:r>
            <w:del w:id="1200" w:author="Marian Louise Schmidt" w:date="2025-10-22T12:16:00Z" w16du:dateUtc="2025-10-22T16:16:00Z">
              <w:r w:rsidRPr="0007048F" w:rsidDel="005D6F1C">
                <w:delText>much</w:delText>
              </w:r>
            </w:del>
          </w:moveTo>
          <w:ins w:id="1201" w:author="Marian Louise Schmidt" w:date="2025-10-22T12:16:00Z" w16du:dateUtc="2025-10-22T16:16:00Z">
            <w:r w:rsidR="005D6F1C">
              <w:t>far</w:t>
            </w:r>
          </w:ins>
          <w:moveTo w:id="1202" w:author="Augustus Raymond Pendleton" w:date="2025-09-29T10:18:00Z" w16du:dateUtc="2025-09-29T14:18:00Z">
            <w:r w:rsidRPr="0007048F">
              <w:t xml:space="preserve"> more sensitive to differences in </w:t>
            </w:r>
            <w:del w:id="1203" w:author="Marian Louise Schmidt" w:date="2025-10-22T12:16:00Z" w16du:dateUtc="2025-10-22T16:16:00Z">
              <w:r w:rsidRPr="0007048F" w:rsidDel="005D6F1C">
                <w:delText>cell counts</w:delText>
              </w:r>
            </w:del>
          </w:moveTo>
          <w:ins w:id="1204" w:author="Marian Louise Schmidt" w:date="2025-10-22T12:16:00Z" w16du:dateUtc="2025-10-22T16:16:00Z">
            <w:r w:rsidR="005D6F1C">
              <w:t>microbial load</w:t>
            </w:r>
          </w:ins>
          <w:moveTo w:id="1205" w:author="Augustus Raymond Pendleton" w:date="2025-09-29T10:18:00Z" w16du:dateUtc="2025-09-29T14:18:00Z">
            <w:r w:rsidRPr="0007048F">
              <w:t xml:space="preserve"> than their relative counterparts. </w:t>
            </w:r>
            <w:r w:rsidRPr="0007048F">
              <w:lastRenderedPageBreak/>
              <w:t xml:space="preserve">This </w:t>
            </w:r>
          </w:moveTo>
          <w:ins w:id="1206" w:author="Marian Louise Schmidt" w:date="2025-10-22T12:16:00Z" w16du:dateUtc="2025-10-22T16:16:00Z">
            <w:r w:rsidR="005D6F1C">
              <w:t xml:space="preserve">behavior </w:t>
            </w:r>
          </w:ins>
          <w:moveTo w:id="1207" w:author="Augustus Raymond Pendleton" w:date="2025-09-29T10:18:00Z" w16du:dateUtc="2025-09-29T14:18:00Z">
            <w:r w:rsidRPr="0007048F">
              <w:t xml:space="preserve">is intuitive, and to </w:t>
            </w:r>
          </w:moveTo>
          <w:ins w:id="1208" w:author="Marian Louise Schmidt" w:date="2025-10-22T12:17:00Z" w16du:dateUtc="2025-10-22T16:17:00Z">
            <w:r w:rsidR="005D6F1C">
              <w:t>some extent desirable</w:t>
            </w:r>
          </w:ins>
          <w:moveTo w:id="1209" w:author="Augustus Raymond Pendleton" w:date="2025-09-29T10:18:00Z" w16du:dateUtc="2025-09-29T14:18:00Z">
            <w:del w:id="1210" w:author="Marian Louise Schmidt" w:date="2025-10-22T12:17:00Z" w16du:dateUtc="2025-10-22T16:17:00Z">
              <w:r w:rsidRPr="0007048F" w:rsidDel="005D6F1C">
                <w:delText>a degree, intentional</w:delText>
              </w:r>
            </w:del>
          </w:moveTo>
          <w:ins w:id="1211" w:author="Marian Louise Schmidt" w:date="2025-10-22T12:17:00Z" w16du:dateUtc="2025-10-22T16:17:00Z">
            <w:r w:rsidR="005D6F1C">
              <w:t>,</w:t>
            </w:r>
          </w:ins>
          <w:moveTo w:id="1212" w:author="Augustus Raymond Pendleton" w:date="2025-09-29T10:18:00Z" w16du:dateUtc="2025-09-29T14:18:00Z">
            <w:del w:id="1213" w:author="Marian Louise Schmidt" w:date="2025-10-22T12:17:00Z" w16du:dateUtc="2025-10-22T16:17:00Z">
              <w:r w:rsidRPr="0007048F" w:rsidDel="005D6F1C">
                <w:delText>:</w:delText>
              </w:r>
            </w:del>
            <w:r w:rsidRPr="0007048F">
              <w:t xml:space="preserve"> </w:t>
            </w:r>
          </w:moveTo>
          <w:ins w:id="1214" w:author="Marian Louise Schmidt" w:date="2025-10-22T12:17:00Z" w16du:dateUtc="2025-10-22T16:17:00Z">
            <w:r w:rsidR="005D6F1C">
              <w:t xml:space="preserve">because </w:t>
            </w:r>
          </w:ins>
          <w:moveTo w:id="1215" w:author="Augustus Raymond Pendleton" w:date="2025-09-29T10:18:00Z" w16du:dateUtc="2025-09-29T14:18:00Z">
            <w:r w:rsidRPr="0007048F">
              <w:t xml:space="preserve">these metrics </w:t>
            </w:r>
            <w:del w:id="1216" w:author="Marian Louise Schmidt" w:date="2025-10-22T12:18:00Z" w16du:dateUtc="2025-10-22T16:18:00Z">
              <w:r w:rsidRPr="0007048F" w:rsidDel="005D6F1C">
                <w:delText>aim</w:delText>
              </w:r>
            </w:del>
          </w:moveTo>
          <w:ins w:id="1217" w:author="Marian Louise Schmidt" w:date="2025-10-22T12:18:00Z" w16du:dateUtc="2025-10-22T16:18:00Z">
            <w:r w:rsidR="005D6F1C">
              <w:t>are designed</w:t>
            </w:r>
          </w:ins>
          <w:moveTo w:id="1218" w:author="Augustus Raymond Pendleton" w:date="2025-09-29T10:18:00Z" w16du:dateUtc="2025-09-29T14:18:00Z">
            <w:r w:rsidRPr="0007048F">
              <w:t xml:space="preserve"> to detect changes in </w:t>
            </w:r>
            <w:del w:id="1219" w:author="Marian Louise Schmidt" w:date="2025-10-22T12:19:00Z" w16du:dateUtc="2025-10-22T16:19:00Z">
              <w:r w:rsidRPr="0007048F" w:rsidDel="005D6F1C">
                <w:delText>biomass</w:delText>
              </w:r>
            </w:del>
          </w:moveTo>
          <w:ins w:id="1220" w:author="Marian Louise Schmidt" w:date="2025-10-22T12:19:00Z" w16du:dateUtc="2025-10-22T16:19:00Z">
            <w:r w:rsidR="005D6F1C">
              <w:t>microbial load</w:t>
            </w:r>
          </w:ins>
          <w:moveTo w:id="1221" w:author="Augustus Raymond Pendleton" w:date="2025-09-29T10:18:00Z" w16du:dateUtc="2025-09-29T14:18:00Z">
            <w:r w:rsidRPr="0007048F">
              <w:t xml:space="preserve"> even when composition remains constant. Yet at </w:t>
            </w:r>
            <m:oMath>
              <m:r>
                <w:rPr>
                  <w:rFonts w:ascii="Cambria Math" w:hAnsi="Cambria Math"/>
                </w:rPr>
                <m:t>α</m:t>
              </m:r>
            </m:oMath>
            <w:moveTo w:id="1222" w:author="Augustus Raymond Pendleton" w:date="2025-09-29T10:18:00Z" w16du:dateUtc="2025-09-29T14:18:00Z">
              <w:r w:rsidRPr="0007048F">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To w:id="1223" w:author="Augustus Raymond Pendleton" w:date="2025-09-29T10:18:00Z" w16du:dateUtc="2025-09-29T14:18:00Z">
                <w:r w:rsidRPr="0007048F">
                  <w:t xml:space="preserve"> </w:t>
                </w:r>
                <w:del w:id="1224" w:author="Marian Louise Schmidt" w:date="2025-10-22T12:19:00Z" w16du:dateUtc="2025-10-22T16:19:00Z">
                  <w:r w:rsidRPr="0007048F" w:rsidDel="005D6F1C">
                    <w:delText>is</w:delText>
                  </w:r>
                </w:del>
              </w:moveTo>
              <w:ins w:id="1225" w:author="Marian Louise Schmidt" w:date="2025-10-22T12:19:00Z" w16du:dateUtc="2025-10-22T16:19:00Z">
                <w:r w:rsidR="005D6F1C">
                  <w:t>approaches</w:t>
                </w:r>
              </w:ins>
              <w:moveTo w:id="1226" w:author="Augustus Raymond Pendleton" w:date="2025-09-29T10:18:00Z" w16du:dateUtc="2025-09-29T14:18:00Z">
                <w:del w:id="1227" w:author="Marian Louise Schmidt" w:date="2025-10-22T12:19:00Z" w16du:dateUtc="2025-10-22T16:19:00Z">
                  <w:r w:rsidRPr="0007048F" w:rsidDel="005D6F1C">
                    <w:delText xml:space="preserve"> nearly</w:delText>
                  </w:r>
                </w:del>
                <w:r w:rsidRPr="0007048F">
                  <w:t xml:space="preserve"> a proxy for sample </w:t>
                </w:r>
                <w:del w:id="1228" w:author="Marian Louise Schmidt" w:date="2025-10-22T12:20:00Z" w16du:dateUtc="2025-10-22T16:20:00Z">
                  <w:r w:rsidRPr="0007048F" w:rsidDel="005D6F1C">
                    <w:delText>biomass</w:delText>
                  </w:r>
                </w:del>
              </w:moveTo>
              <w:ins w:id="1229" w:author="Marian Louise Schmidt" w:date="2025-10-22T12:20:00Z" w16du:dateUtc="2025-10-22T16:20:00Z">
                <w:r w:rsidR="005D6F1C">
                  <w:t>absolute abundance itself</w:t>
                </w:r>
              </w:ins>
              <w:moveTo w:id="1230" w:author="Augustus Raymond Pendleton" w:date="2025-09-29T10:18:00Z" w16du:dateUtc="2025-09-29T14:18:00Z">
                <w:r w:rsidRPr="0007048F">
                  <w:t xml:space="preserve">. </w:t>
                </w:r>
                <w:commentRangeStart w:id="1231"/>
                <w:r w:rsidRPr="0007048F">
                  <w:t>In ordination space</w:t>
                </w:r>
              </w:moveTo>
              <w:ins w:id="1232" w:author="Augustus Raymond Pendleton" w:date="2025-09-29T10:20:00Z" w16du:dateUtc="2025-09-29T14:20:00Z">
                <w:r>
                  <w:t xml:space="preserve"> (Fig. S3)</w:t>
                </w:r>
              </w:ins>
              <w:moveTo w:id="1233" w:author="Augustus Raymond Pendleton" w:date="2025-09-29T10:18:00Z" w16du:dateUtc="2025-09-29T14:18:00Z">
                <w:r w:rsidRPr="0007048F">
                  <w:t xml:space="preserve">, this </w:t>
                </w:r>
              </w:moveTo>
              <w:ins w:id="1234" w:author="Augustus Raymond Pendleton" w:date="2025-09-29T10:19:00Z" w16du:dateUtc="2025-09-29T14:19:00Z">
                <w:r>
                  <w:t xml:space="preserve">can </w:t>
                </w:r>
              </w:ins>
              <w:moveTo w:id="1235" w:author="Augustus Raymond Pendleton" w:date="2025-09-29T10:18:00Z" w16du:dateUtc="2025-09-29T14:18:00Z">
                <w:del w:id="1236" w:author="Marian Louise Schmidt" w:date="2025-10-22T12:21:00Z" w16du:dateUtc="2025-10-22T16:21:00Z">
                  <w:r w:rsidRPr="0007048F" w:rsidDel="005D6F1C">
                    <w:delText>manifests</w:delText>
                  </w:r>
                </w:del>
              </w:moveTo>
              <w:ins w:id="1237" w:author="Marian Louise Schmidt" w:date="2025-10-22T12:21:00Z" w16du:dateUtc="2025-10-22T16:21:00Z">
                <w:r w:rsidR="005D6F1C">
                  <w:t>cause</w:t>
                </w:r>
              </w:ins>
              <w:moveTo w:id="1238" w:author="Augustus Raymond Pendleton" w:date="2025-09-29T10:18:00Z" w16du:dateUtc="2025-09-29T14:18:00Z">
                <w:del w:id="1239" w:author="Marian Louise Schmidt" w:date="2025-10-22T12:21:00Z" w16du:dateUtc="2025-10-22T16:21:00Z">
                  <w:r w:rsidRPr="0007048F" w:rsidDel="005D6F1C">
                    <w:delText xml:space="preserve"> as</w:delText>
                  </w:r>
                </w:del>
                <w:r w:rsidRPr="0007048F">
                  <w:t xml:space="preserve"> Axis 1 </w:t>
                </w:r>
              </w:moveTo>
              <w:ins w:id="1240" w:author="Augustus Raymond Pendleton" w:date="2025-09-29T10:20:00Z" w16du:dateUtc="2025-09-29T14:20:00Z">
                <w:del w:id="1241" w:author="Marian Louise Schmidt" w:date="2025-10-22T12:21:00Z" w16du:dateUtc="2025-10-22T16:21:00Z">
                  <w:r w:rsidDel="005D6F1C">
                    <w:delText>being</w:delText>
                  </w:r>
                </w:del>
              </w:ins>
              <w:moveTo w:id="1242" w:author="Augustus Raymond Pendleton" w:date="2025-09-29T10:18:00Z" w16du:dateUtc="2025-09-29T14:18:00Z">
                <w:del w:id="1243" w:author="Marian Louise Schmidt" w:date="2025-10-22T12:21:00Z" w16du:dateUtc="2025-10-22T16:21:00Z">
                  <w:r w:rsidRPr="0007048F" w:rsidDel="005D6F1C">
                    <w:delText>being almost perfectly</w:delText>
                  </w:r>
                </w:del>
              </w:moveTo>
              <w:ins w:id="1244" w:author="Marian Louise Schmidt" w:date="2025-10-22T12:21:00Z" w16du:dateUtc="2025-10-22T16:21:00Z">
                <w:r w:rsidR="005D6F1C">
                  <w:t>to</w:t>
                </w:r>
              </w:ins>
              <w:moveTo w:id="1245" w:author="Augustus Raymond Pendleton" w:date="2025-09-29T10:18:00Z" w16du:dateUtc="2025-09-29T14:18:00Z">
                <w:r w:rsidRPr="0007048F">
                  <w:t xml:space="preserve"> correlate</w:t>
                </w:r>
                <w:del w:id="1246" w:author="Marian Louise Schmidt" w:date="2025-10-22T12:21:00Z" w16du:dateUtc="2025-10-22T16:21:00Z">
                  <w:r w:rsidRPr="0007048F" w:rsidDel="005D6F1C">
                    <w:delText>d</w:delText>
                  </w:r>
                </w:del>
                <w:r w:rsidRPr="0007048F">
                  <w:t xml:space="preserve"> with absolute abundance</w:t>
                </w:r>
              </w:moveTo>
              <w:ins w:id="1247" w:author="Augustus Raymond Pendleton" w:date="2025-09-29T10:20:00Z" w16du:dateUtc="2025-09-29T14:20:00Z">
                <w:r>
                  <w:t xml:space="preserve"> </w:t>
                </w:r>
              </w:ins>
              <w:commentRangeEnd w:id="1231"/>
              <w:r w:rsidR="005D6F1C">
                <w:rPr>
                  <w:rStyle w:val="CommentReference"/>
                </w:rPr>
                <w:commentReference w:id="1231"/>
              </w:r>
              <w:ins w:id="1248" w:author="Augustus Raymond Pendleton" w:date="2025-09-29T10:20:00Z" w16du:dateUtc="2025-09-29T14:20:00Z">
                <w:r>
                  <w:t>and in some cases (</w:t>
                </w:r>
                <w:del w:id="1249" w:author="Marian Louise Schmidt" w:date="2025-10-22T12:22:00Z" w16du:dateUtc="2025-10-22T16:22:00Z">
                  <w:r w:rsidDel="005D6F1C">
                    <w:delText xml:space="preserve">in the </w:delText>
                  </w:r>
                </w:del>
                <w:r>
                  <w:t>freshwater and soil</w:t>
                </w:r>
                <w:del w:id="1250" w:author="Marian Louise Schmidt" w:date="2025-10-22T12:22:00Z" w16du:dateUtc="2025-10-22T16:22:00Z">
                  <w:r w:rsidDel="005D6F1C">
                    <w:delText xml:space="preserve"> datasets</w:delText>
                  </w:r>
                </w:del>
                <w:r>
                  <w:t xml:space="preserve">) </w:t>
                </w:r>
              </w:ins>
              <w:ins w:id="1251" w:author="Marian Louise Schmidt" w:date="2025-10-22T12:22:00Z" w16du:dateUtc="2025-10-22T16:22:00Z">
                <w:r w:rsidR="005D6F1C">
                  <w:t xml:space="preserve">produces </w:t>
                </w:r>
              </w:ins>
              <w:ins w:id="1252" w:author="Augustus Raymond Pendleton" w:date="2025-09-29T10:20:00Z" w16du:dateUtc="2025-09-29T14:20:00Z">
                <w:del w:id="1253" w:author="Marian Louise Schmidt" w:date="2025-10-22T12:22:00Z" w16du:dateUtc="2025-10-22T16:22:00Z">
                  <w:r w:rsidDel="00044BD2">
                    <w:delText xml:space="preserve">exhibiting </w:delText>
                  </w:r>
                </w:del>
                <w:r>
                  <w:t>strong h</w:t>
                </w:r>
              </w:ins>
              <w:ins w:id="1254" w:author="Augustus Raymond Pendleton" w:date="2025-09-29T10:21:00Z" w16du:dateUtc="2025-09-29T14:21:00Z">
                <w:r>
                  <w:t xml:space="preserve">orseshoe </w:t>
                </w:r>
              </w:ins>
              <w:ins w:id="1255" w:author="Augustus Raymond Pendleton" w:date="2025-09-28T21:44:00Z" w16du:dateUtc="2025-09-29T01:44:00Z">
                <w:r w:rsidR="005D6F1C">
                  <w:rPr>
                    <w:noProof/>
                  </w:rPr>
                  <w:drawing>
                    <wp:anchor distT="0" distB="0" distL="114300" distR="114300" simplePos="0" relativeHeight="251660288" behindDoc="0" locked="0" layoutInCell="1" allowOverlap="1" wp14:anchorId="0079D173" wp14:editId="57F8EE5E">
                      <wp:simplePos x="0" y="0"/>
                      <wp:positionH relativeFrom="column">
                        <wp:posOffset>1905</wp:posOffset>
                      </wp:positionH>
                      <wp:positionV relativeFrom="paragraph">
                        <wp:posOffset>1054735</wp:posOffset>
                      </wp:positionV>
                      <wp:extent cx="5943600" cy="2492375"/>
                      <wp:effectExtent l="0" t="0" r="0" b="0"/>
                      <wp:wrapSquare wrapText="bothSides"/>
                      <wp:docPr id="14303456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5689"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14:sizeRelH relativeFrom="page">
                        <wp14:pctWidth>0</wp14:pctWidth>
                      </wp14:sizeRelH>
                      <wp14:sizeRelV relativeFrom="page">
                        <wp14:pctHeight>0</wp14:pctHeight>
                      </wp14:sizeRelV>
                    </wp:anchor>
                  </w:drawing>
                </w:r>
              </w:ins>
              <w:ins w:id="1256" w:author="Augustus Raymond Pendleton" w:date="2025-09-29T10:21:00Z" w16du:dateUtc="2025-09-29T14:21:00Z">
                <w:r>
                  <w:t xml:space="preserve">effects </w:t>
                </w:r>
              </w:ins>
              <w:moveTo w:id="1257" w:author="Augustus Raymond Pendleton" w:date="2025-09-29T10:18:00Z" w16du:dateUtc="2025-09-29T14:18:00Z">
                <w:del w:id="1258" w:author="Augustus Raymond Pendleton" w:date="2025-09-29T10:21:00Z" w16du:dateUtc="2025-09-29T14:21:00Z">
                  <w:r w:rsidRPr="0007048F" w:rsidDel="00F86279">
                    <w:delText xml:space="preserve"> (Spearman’s </w:delText>
                  </w:r>
                </w:del>
                <m:oMath>
                  <m:r>
                    <w:del w:id="1259" w:author="Augustus Raymond Pendleton" w:date="2025-09-29T10:21:00Z" w16du:dateUtc="2025-09-29T14:21:00Z">
                      <w:rPr>
                        <w:rFonts w:ascii="Cambria Math" w:hAnsi="Cambria Math"/>
                      </w:rPr>
                      <m:t>ρ</m:t>
                    </w:del>
                  </m:r>
                </m:oMath>
                <w:moveTo w:id="1260" w:author="Augustus Raymond Pendleton" w:date="2025-09-29T10:18:00Z" w16du:dateUtc="2025-09-29T14:18:00Z">
                  <w:del w:id="1261" w:author="Augustus Raymond Pendleton" w:date="2025-09-29T10:21:00Z" w16du:dateUtc="2025-09-29T14:21:00Z">
                    <w:r w:rsidRPr="0007048F" w:rsidDel="00F86279">
                      <w:delText xml:space="preserve"> = -1.0), whereas at </w:delText>
                    </w:r>
                  </w:del>
                  <m:oMath>
                    <m:r>
                      <w:del w:id="1262" w:author="Augustus Raymond Pendleton" w:date="2025-09-29T10:21:00Z" w16du:dateUtc="2025-09-29T14:21:00Z">
                        <w:rPr>
                          <w:rFonts w:ascii="Cambria Math" w:hAnsi="Cambria Math"/>
                        </w:rPr>
                        <m:t>α</m:t>
                      </w:del>
                    </m:r>
                  </m:oMath>
                  <w:moveTo w:id="1263" w:author="Augustus Raymond Pendleton" w:date="2025-09-29T10:18:00Z" w16du:dateUtc="2025-09-29T14:18:00Z">
                    <w:del w:id="1264" w:author="Augustus Raymond Pendleton" w:date="2025-09-29T10:21:00Z" w16du:dateUtc="2025-09-29T14:21:00Z">
                      <w:r w:rsidRPr="0007048F" w:rsidDel="00F86279">
                        <w:delText xml:space="preserve"> = 0.0, the correlation is moderate (</w:delText>
                      </w:r>
                    </w:del>
                    <m:oMath>
                      <m:r>
                        <w:del w:id="1265" w:author="Augustus Raymond Pendleton" w:date="2025-09-29T10:21:00Z" w16du:dateUtc="2025-09-29T14:21:00Z">
                          <w:rPr>
                            <w:rFonts w:ascii="Cambria Math" w:hAnsi="Cambria Math"/>
                          </w:rPr>
                          <m:t>ρ</m:t>
                        </w:del>
                      </m:r>
                    </m:oMath>
                    <w:moveTo w:id="1266" w:author="Augustus Raymond Pendleton" w:date="2025-09-29T10:18:00Z" w16du:dateUtc="2025-09-29T14:18:00Z">
                      <w:del w:id="1267" w:author="Augustus Raymond Pendleton" w:date="2025-09-29T10:21:00Z" w16du:dateUtc="2025-09-29T14:21:00Z">
                        <w:r w:rsidRPr="0007048F" w:rsidDel="00F86279">
                          <w:delText xml:space="preserve"> = 0.58). The structure observed in Fig. 2A at </w:delText>
                        </w:r>
                      </w:del>
                      <m:oMath>
                        <m:r>
                          <w:del w:id="1268" w:author="Augustus Raymond Pendleton" w:date="2025-09-29T10:21:00Z" w16du:dateUtc="2025-09-29T14:21:00Z">
                            <w:rPr>
                              <w:rFonts w:ascii="Cambria Math" w:hAnsi="Cambria Math"/>
                            </w:rPr>
                            <m:t>α</m:t>
                          </w:del>
                        </m:r>
                      </m:oMath>
                      <w:moveTo w:id="1269" w:author="Augustus Raymond Pendleton" w:date="2025-09-29T10:18:00Z" w16du:dateUtc="2025-09-29T14:18:00Z">
                        <w:del w:id="1270" w:author="Augustus Raymond Pendleton" w:date="2025-09-29T10:21:00Z" w16du:dateUtc="2025-09-29T14:21:00Z">
                          <w:r w:rsidRPr="0007048F" w:rsidDel="00F86279">
                            <w:delText xml:space="preserve"> = 1 may largely reflect a horseshoe effect</w:delText>
                          </w:r>
                          <w:r w:rsidDel="00F86279">
                            <w:delText xml:space="preserve"> </w:delText>
                          </w:r>
                        </w:del>
                        <w:r>
                          <w:fldChar w:fldCharType="begin"/>
                        </w:r>
                        <w:r>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fldChar w:fldCharType="separate"/>
                        </w:r>
                        <w:r>
                          <w:rPr>
                            <w:noProof/>
                          </w:rPr>
                          <w:t>[12]</w:t>
                        </w:r>
                        <w:r>
                          <w:fldChar w:fldCharType="end"/>
                        </w:r>
                      </w:moveTo>
                      <w:ins w:id="1271" w:author="Augustus Raymond Pendleton" w:date="2025-09-29T10:21:00Z" w16du:dateUtc="2025-09-29T14:21:00Z">
                        <w:r>
                          <w:t xml:space="preserve">, </w:t>
                        </w:r>
                      </w:ins>
                      <w:moveTo w:id="1272" w:author="Augustus Raymond Pendleton" w:date="2025-09-29T10:18:00Z" w16du:dateUtc="2025-09-29T14:18:00Z">
                        <w:del w:id="1273" w:author="Augustus Raymond Pendleton" w:date="2025-09-29T10:21:00Z" w16du:dateUtc="2025-09-29T14:21:00Z">
                          <w:r w:rsidRPr="0007048F" w:rsidDel="00F86279">
                            <w:delText xml:space="preserve">, where a strong gradient (here, cell counts) becomes curved in ordination space, </w:delText>
                          </w:r>
                        </w:del>
                        <w:r w:rsidRPr="0007048F">
                          <w:t>potentially distorting ecological interpretation</w:t>
                        </w:r>
                      </w:moveTo>
                      <w:ins w:id="1274" w:author="Augustus Raymond Pendleton" w:date="2025-09-29T10:19:00Z" w16du:dateUtc="2025-09-29T14:19:00Z">
                        <w:r>
                          <w:rPr>
                            <w:rFonts w:eastAsiaTheme="minorEastAsia"/>
                          </w:rPr>
                          <w:t>.</w:t>
                        </w:r>
                      </w:ins>
                      <w:moveTo w:id="1275" w:author="Augustus Raymond Pendleton" w:date="2025-09-29T10:18:00Z" w16du:dateUtc="2025-09-29T14:18:00Z">
                        <w:del w:id="1276" w:author="Augustus Raymond Pendleton" w:date="2025-09-29T10:19:00Z" w16du:dateUtc="2025-09-29T14:19:00Z">
                          <w:r w:rsidRPr="0007048F" w:rsidDel="00F86279">
                            <w:delText>.</w:delText>
                          </w:r>
                        </w:del>
                      </w:moveTo>
                    </w:moveTo>
                  </w:moveTo>
                </w:moveTo>
              </w:moveTo>
            </w:moveTo>
          </w:moveTo>
        </w:moveTo>
      </w:moveTo>
    </w:p>
    <w:moveToRangeEnd w:id="1179"/>
    <w:p w14:paraId="14B5890C" w14:textId="240E02E5" w:rsidR="0007048F" w:rsidRDefault="0007048F">
      <w:pPr>
        <w:ind w:firstLine="720"/>
        <w:rPr>
          <w:ins w:id="1277" w:author="Augustus Raymond Pendleton" w:date="2025-09-28T21:43:00Z" w16du:dateUtc="2025-09-29T01:43:00Z"/>
        </w:rPr>
        <w:pPrChange w:id="1278" w:author="Augustus Raymond Pendleton" w:date="2025-09-29T11:36:00Z" w16du:dateUtc="2025-09-29T15:36:00Z">
          <w:pPr/>
        </w:pPrChange>
      </w:pPr>
      <w:del w:id="1279" w:author="Augustus Raymond Pendleton" w:date="2025-09-29T09:30:00Z" w16du:dateUtc="2025-09-29T13:30:00Z">
        <w:r w:rsidRPr="0007048F" w:rsidDel="008729F6">
          <w:delText> </w:delText>
        </w:r>
      </w:del>
      <w:del w:id="1280" w:author="Augustus Raymond Pendleton" w:date="2025-09-29T10:21:00Z" w16du:dateUtc="2025-09-29T14:21:00Z">
        <w:r w:rsidRPr="0007048F" w:rsidDel="00F86279">
          <w:delText> </w:delText>
        </w:r>
      </w:del>
      <w:del w:id="1281" w:author="Augustus Raymond Pendleton" w:date="2025-09-29T09:57:00Z" w16du:dateUtc="2025-09-29T13:57:00Z">
        <w:r w:rsidRPr="0007048F" w:rsidDel="00B54AFC">
          <w:delText>  W</w:delText>
        </w:r>
      </w:del>
      <w:del w:id="1282" w:author="Augustus Raymond Pendleton" w:date="2025-09-29T09:56:00Z" w16du:dateUtc="2025-09-29T13:56:00Z">
        <w:r w:rsidRPr="0007048F" w:rsidDel="00B54AFC">
          <w:delText>e calculated generalized absolute UniFrac (</w:delText>
        </w:r>
      </w:del>
      <m:oMath>
        <m:r>
          <w:del w:id="1283" w:author="Augustus Raymond Pendleton" w:date="2025-09-29T09:56:00Z" w16du:dateUtc="2025-09-29T13:56:00Z">
            <w:rPr>
              <w:rFonts w:ascii="Cambria Math" w:hAnsi="Cambria Math"/>
            </w:rPr>
            <m:t>G</m:t>
          </w:del>
        </m:r>
        <m:sSup>
          <m:sSupPr>
            <m:ctrlPr>
              <w:del w:id="1284" w:author="Augustus Raymond Pendleton" w:date="2025-09-29T09:56:00Z" w16du:dateUtc="2025-09-29T13:56:00Z">
                <w:rPr>
                  <w:rFonts w:ascii="Cambria Math" w:hAnsi="Cambria Math"/>
                </w:rPr>
              </w:del>
            </m:ctrlPr>
          </m:sSupPr>
          <m:e>
            <m:r>
              <w:del w:id="1285" w:author="Augustus Raymond Pendleton" w:date="2025-09-29T09:56:00Z" w16du:dateUtc="2025-09-29T13:56:00Z">
                <w:rPr>
                  <w:rFonts w:ascii="Cambria Math" w:hAnsi="Cambria Math"/>
                </w:rPr>
                <m:t>U</m:t>
              </w:del>
            </m:r>
          </m:e>
          <m:sup>
            <m:r>
              <w:del w:id="1286" w:author="Augustus Raymond Pendleton" w:date="2025-09-29T09:56:00Z" w16du:dateUtc="2025-09-29T13:56:00Z">
                <w:rPr>
                  <w:rFonts w:ascii="Cambria Math" w:hAnsi="Cambria Math"/>
                </w:rPr>
                <m:t>A</m:t>
              </w:del>
            </m:r>
          </m:sup>
        </m:sSup>
      </m:oMath>
      <w:del w:id="1287" w:author="Augustus Raymond Pendleton" w:date="2025-09-29T09:56:00Z" w16du:dateUtc="2025-09-29T13:56:00Z">
        <w:r w:rsidRPr="0007048F" w:rsidDel="00B54AFC">
          <w:delText xml:space="preserve">) across three levels of </w:delText>
        </w:r>
      </w:del>
      <m:oMath>
        <m:r>
          <w:del w:id="1288" w:author="Augustus Raymond Pendleton" w:date="2025-09-29T09:56:00Z" w16du:dateUtc="2025-09-29T13:56:00Z">
            <w:rPr>
              <w:rFonts w:ascii="Cambria Math" w:hAnsi="Cambria Math"/>
            </w:rPr>
            <m:t>α</m:t>
          </w:del>
        </m:r>
      </m:oMath>
      <w:del w:id="1289" w:author="Augustus Raymond Pendleton" w:date="2025-09-29T09:56:00Z" w16du:dateUtc="2025-09-29T13:56:00Z">
        <w:r w:rsidRPr="0007048F" w:rsidDel="00B54AFC">
          <w:delText xml:space="preserve">: 0.0 (approximating unweighted UniFrac), 0.5, and 1.0 (equivalent to </w:delText>
        </w:r>
      </w:del>
      <m:oMath>
        <m:sSup>
          <m:sSupPr>
            <m:ctrlPr>
              <w:del w:id="1290" w:author="Augustus Raymond Pendleton" w:date="2025-09-29T09:56:00Z" w16du:dateUtc="2025-09-29T13:56:00Z">
                <w:rPr>
                  <w:rFonts w:ascii="Cambria Math" w:hAnsi="Cambria Math"/>
                </w:rPr>
              </w:del>
            </m:ctrlPr>
          </m:sSupPr>
          <m:e>
            <m:r>
              <w:del w:id="1291" w:author="Augustus Raymond Pendleton" w:date="2025-09-29T09:56:00Z" w16du:dateUtc="2025-09-29T13:56:00Z">
                <w:rPr>
                  <w:rFonts w:ascii="Cambria Math" w:hAnsi="Cambria Math"/>
                </w:rPr>
                <m:t>U</m:t>
              </w:del>
            </m:r>
          </m:e>
          <m:sup>
            <m:r>
              <w:del w:id="1292" w:author="Augustus Raymond Pendleton" w:date="2025-09-29T09:56:00Z" w16du:dateUtc="2025-09-29T13:56:00Z">
                <w:rPr>
                  <w:rFonts w:ascii="Cambria Math" w:hAnsi="Cambria Math"/>
                </w:rPr>
                <m:t>A</m:t>
              </w:del>
            </m:r>
          </m:sup>
        </m:sSup>
      </m:oMath>
      <w:del w:id="1293" w:author="Augustus Raymond Pendleton" w:date="2025-09-29T09:56:00Z" w16du:dateUtc="2025-09-29T13:56:00Z">
        <w:r w:rsidRPr="0007048F" w:rsidDel="00B54AFC">
          <w:delText xml:space="preserve">). As </w:delText>
        </w:r>
      </w:del>
      <m:oMath>
        <m:r>
          <w:del w:id="1294" w:author="Augustus Raymond Pendleton" w:date="2025-09-29T09:56:00Z" w16du:dateUtc="2025-09-29T13:56:00Z">
            <w:rPr>
              <w:rFonts w:ascii="Cambria Math" w:hAnsi="Cambria Math"/>
            </w:rPr>
            <m:t>α</m:t>
          </w:del>
        </m:r>
      </m:oMath>
      <w:del w:id="1295" w:author="Augustus Raymond Pendleton" w:date="2025-09-29T09:56:00Z" w16du:dateUtc="2025-09-29T13:56:00Z">
        <w:r w:rsidRPr="0007048F" w:rsidDel="00B54AFC">
          <w:delText xml:space="preserve"> increased, PCoA ordinations revealed stronger similarity between Shallow May and Shallow September samples, reflecting their higher cell counts compared to the Deep samples (Fig. 2A). Notably, the proportion of variation explained by the first PCoA axis increased substantially with </w:delText>
        </w:r>
      </w:del>
      <m:oMath>
        <m:r>
          <w:del w:id="1296" w:author="Augustus Raymond Pendleton" w:date="2025-09-29T09:56:00Z" w16du:dateUtc="2025-09-29T13:56:00Z">
            <w:rPr>
              <w:rFonts w:ascii="Cambria Math" w:hAnsi="Cambria Math"/>
            </w:rPr>
            <m:t>α</m:t>
          </w:del>
        </m:r>
      </m:oMath>
      <w:del w:id="1297" w:author="Augustus Raymond Pendleton" w:date="2025-09-29T09:56:00Z" w16du:dateUtc="2025-09-29T13:56:00Z">
        <w:r w:rsidRPr="0007048F" w:rsidDel="00B54AFC">
          <w:delText xml:space="preserve">, going from 18.3% at </w:delText>
        </w:r>
      </w:del>
      <m:oMath>
        <m:r>
          <w:del w:id="1298" w:author="Augustus Raymond Pendleton" w:date="2025-09-29T09:56:00Z" w16du:dateUtc="2025-09-29T13:56:00Z">
            <w:rPr>
              <w:rFonts w:ascii="Cambria Math" w:hAnsi="Cambria Math"/>
            </w:rPr>
            <m:t>α</m:t>
          </w:del>
        </m:r>
        <m:r>
          <w:del w:id="1299" w:author="Augustus Raymond Pendleton" w:date="2025-09-29T09:56:00Z" w16du:dateUtc="2025-09-29T13:56:00Z">
            <m:rPr>
              <m:sty m:val="p"/>
            </m:rPr>
            <w:rPr>
              <w:rFonts w:ascii="Cambria Math" w:hAnsi="Cambria Math"/>
            </w:rPr>
            <m:t>=</m:t>
          </w:del>
        </m:r>
        <m:r>
          <w:del w:id="1300" w:author="Augustus Raymond Pendleton" w:date="2025-09-29T09:56:00Z" w16du:dateUtc="2025-09-29T13:56:00Z">
            <w:rPr>
              <w:rFonts w:ascii="Cambria Math" w:hAnsi="Cambria Math"/>
            </w:rPr>
            <m:t>0</m:t>
          </w:del>
        </m:r>
      </m:oMath>
      <w:del w:id="1301" w:author="Augustus Raymond Pendleton" w:date="2025-09-29T09:56:00Z" w16du:dateUtc="2025-09-29T13:56:00Z">
        <w:r w:rsidRPr="0007048F" w:rsidDel="00B54AFC">
          <w:delText xml:space="preserve"> up to 76.7% </w:delText>
        </w:r>
      </w:del>
      <m:oMath>
        <m:r>
          <w:del w:id="1302" w:author="Augustus Raymond Pendleton" w:date="2025-09-29T09:56:00Z" w16du:dateUtc="2025-09-29T13:56:00Z">
            <w:rPr>
              <w:rFonts w:ascii="Cambria Math" w:hAnsi="Cambria Math"/>
            </w:rPr>
            <m:t>α</m:t>
          </w:del>
        </m:r>
        <m:r>
          <w:del w:id="1303" w:author="Augustus Raymond Pendleton" w:date="2025-09-29T09:56:00Z" w16du:dateUtc="2025-09-29T13:56:00Z">
            <m:rPr>
              <m:sty m:val="p"/>
            </m:rPr>
            <w:rPr>
              <w:rFonts w:ascii="Cambria Math" w:hAnsi="Cambria Math"/>
            </w:rPr>
            <m:t>=</m:t>
          </w:del>
        </m:r>
        <m:r>
          <w:del w:id="1304" w:author="Augustus Raymond Pendleton" w:date="2025-09-29T09:56:00Z" w16du:dateUtc="2025-09-29T13:56:00Z">
            <w:rPr>
              <w:rFonts w:ascii="Cambria Math" w:hAnsi="Cambria Math"/>
            </w:rPr>
            <m:t>1</m:t>
          </w:del>
        </m:r>
      </m:oMath>
      <w:del w:id="1305" w:author="Augustus Raymond Pendleton" w:date="2025-09-29T09:56:00Z" w16du:dateUtc="2025-09-29T13:56:00Z">
        <w:r w:rsidRPr="0007048F" w:rsidDel="00B54AFC">
          <w:delText xml:space="preserve">. This trend was also true for </w:delText>
        </w:r>
      </w:del>
      <m:oMath>
        <m:sSup>
          <m:sSupPr>
            <m:ctrlPr>
              <w:del w:id="1306" w:author="Augustus Raymond Pendleton" w:date="2025-09-29T09:56:00Z" w16du:dateUtc="2025-09-29T13:56:00Z">
                <w:rPr>
                  <w:rFonts w:ascii="Cambria Math" w:hAnsi="Cambria Math"/>
                </w:rPr>
              </w:del>
            </m:ctrlPr>
          </m:sSupPr>
          <m:e>
            <m:r>
              <w:del w:id="1307" w:author="Augustus Raymond Pendleton" w:date="2025-09-29T09:56:00Z" w16du:dateUtc="2025-09-29T13:56:00Z">
                <w:rPr>
                  <w:rFonts w:ascii="Cambria Math" w:hAnsi="Cambria Math"/>
                </w:rPr>
                <m:t>U</m:t>
              </w:del>
            </m:r>
          </m:e>
          <m:sup>
            <m:r>
              <w:del w:id="1308" w:author="Augustus Raymond Pendleton" w:date="2025-09-29T09:56:00Z" w16du:dateUtc="2025-09-29T13:56:00Z">
                <w:rPr>
                  <w:rFonts w:ascii="Cambria Math" w:hAnsi="Cambria Math"/>
                </w:rPr>
                <m:t>R</m:t>
              </w:del>
            </m:r>
          </m:sup>
        </m:sSup>
      </m:oMath>
      <w:del w:id="1309" w:author="Augustus Raymond Pendleton" w:date="2025-09-29T09:56:00Z" w16du:dateUtc="2025-09-29T13:56:00Z">
        <w:r w:rsidRPr="0007048F" w:rsidDel="00B54AFC">
          <w:delText xml:space="preserve"> across multiple </w:delText>
        </w:r>
      </w:del>
      <m:oMath>
        <m:r>
          <w:del w:id="1310" w:author="Augustus Raymond Pendleton" w:date="2025-09-29T09:56:00Z" w16du:dateUtc="2025-09-29T13:56:00Z">
            <w:rPr>
              <w:rFonts w:ascii="Cambria Math" w:hAnsi="Cambria Math"/>
            </w:rPr>
            <m:t>α</m:t>
          </w:del>
        </m:r>
      </m:oMath>
      <w:del w:id="1311" w:author="Augustus Raymond Pendleton" w:date="2025-09-29T09:56:00Z" w16du:dateUtc="2025-09-29T13:56:00Z">
        <w:r w:rsidRPr="0007048F" w:rsidDel="00B54AFC">
          <w:delText>, but to a much weaker degree (Fig. S3).</w:delText>
        </w:r>
      </w:del>
    </w:p>
    <w:p w14:paraId="3C53FBEF" w14:textId="4600932C" w:rsidR="00CB1466" w:rsidRPr="00604558" w:rsidDel="00F86279" w:rsidRDefault="00E32F80" w:rsidP="0007048F">
      <w:pPr>
        <w:rPr>
          <w:del w:id="1312" w:author="Augustus Raymond Pendleton" w:date="2025-09-29T10:22:00Z" w16du:dateUtc="2025-09-29T14:22:00Z"/>
          <w:sz w:val="20"/>
          <w:szCs w:val="20"/>
          <w:rPrChange w:id="1313" w:author="Augustus Raymond Pendleton" w:date="2025-09-29T08:44:00Z" w16du:dateUtc="2025-09-29T12:44:00Z">
            <w:rPr>
              <w:del w:id="1314" w:author="Augustus Raymond Pendleton" w:date="2025-09-29T10:22:00Z" w16du:dateUtc="2025-09-29T14:22:00Z"/>
            </w:rPr>
          </w:rPrChange>
        </w:rPr>
      </w:pPr>
      <w:ins w:id="1315" w:author="Augustus Raymond Pendleton" w:date="2025-09-29T08:30:00Z" w16du:dateUtc="2025-09-29T12:30:00Z">
        <w:r w:rsidRPr="00604558">
          <w:rPr>
            <w:i/>
            <w:iCs/>
            <w:sz w:val="20"/>
            <w:szCs w:val="20"/>
            <w:rPrChange w:id="1316" w:author="Augustus Raymond Pendleton" w:date="2025-09-29T08:44:00Z" w16du:dateUtc="2025-09-29T12:44:00Z">
              <w:rPr>
                <w:i/>
                <w:iCs/>
              </w:rPr>
            </w:rPrChange>
          </w:rPr>
          <w:t xml:space="preserve">Figure 3. </w:t>
        </w:r>
      </w:ins>
      <w:ins w:id="1317" w:author="Augustus Raymond Pendleton" w:date="2025-09-29T08:33:00Z" w16du:dateUtc="2025-09-29T12:33:00Z">
        <w:del w:id="1318" w:author="Marian Louise Schmidt" w:date="2025-10-22T12:24:00Z" w16du:dateUtc="2025-10-22T16:24:00Z">
          <w:r w:rsidRPr="00604558" w:rsidDel="00044BD2">
            <w:rPr>
              <w:i/>
              <w:iCs/>
              <w:sz w:val="20"/>
              <w:szCs w:val="20"/>
              <w:rPrChange w:id="1319" w:author="Augustus Raymond Pendleton" w:date="2025-09-29T08:44:00Z" w16du:dateUtc="2025-09-29T12:44:00Z">
                <w:rPr>
                  <w:i/>
                  <w:iCs/>
                </w:rPr>
              </w:rPrChange>
            </w:rPr>
            <w:delText>The ability of U</w:delText>
          </w:r>
          <w:r w:rsidRPr="00604558" w:rsidDel="00044BD2">
            <w:rPr>
              <w:i/>
              <w:iCs/>
              <w:sz w:val="20"/>
              <w:szCs w:val="20"/>
              <w:vertAlign w:val="superscript"/>
              <w:rPrChange w:id="1320" w:author="Augustus Raymond Pendleton" w:date="2025-09-29T08:44:00Z" w16du:dateUtc="2025-09-29T12:44:00Z">
                <w:rPr>
                  <w:i/>
                  <w:iCs/>
                  <w:vertAlign w:val="superscript"/>
                </w:rPr>
              </w:rPrChange>
            </w:rPr>
            <w:delText>A</w:delText>
          </w:r>
          <w:r w:rsidRPr="00604558" w:rsidDel="00044BD2">
            <w:rPr>
              <w:i/>
              <w:iCs/>
              <w:sz w:val="20"/>
              <w:szCs w:val="20"/>
              <w:rPrChange w:id="1321" w:author="Augustus Raymond Pendleton" w:date="2025-09-29T08:44:00Z" w16du:dateUtc="2025-09-29T12:44:00Z">
                <w:rPr>
                  <w:i/>
                  <w:iCs/>
                </w:rPr>
              </w:rPrChange>
            </w:rPr>
            <w:delText xml:space="preserve"> to d</w:delText>
          </w:r>
        </w:del>
      </w:ins>
      <w:ins w:id="1322" w:author="Marian Louise Schmidt" w:date="2025-10-22T12:24:00Z" w16du:dateUtc="2025-10-22T16:24:00Z">
        <w:r w:rsidR="00044BD2">
          <w:rPr>
            <w:i/>
            <w:iCs/>
            <w:sz w:val="20"/>
            <w:szCs w:val="20"/>
          </w:rPr>
          <w:t>D</w:t>
        </w:r>
      </w:ins>
      <w:ins w:id="1323" w:author="Augustus Raymond Pendleton" w:date="2025-09-29T08:33:00Z" w16du:dateUtc="2025-09-29T12:33:00Z">
        <w:r w:rsidRPr="00604558">
          <w:rPr>
            <w:i/>
            <w:iCs/>
            <w:sz w:val="20"/>
            <w:szCs w:val="20"/>
            <w:rPrChange w:id="1324" w:author="Augustus Raymond Pendleton" w:date="2025-09-29T08:44:00Z" w16du:dateUtc="2025-09-29T12:44:00Z">
              <w:rPr>
                <w:i/>
                <w:iCs/>
              </w:rPr>
            </w:rPrChange>
          </w:rPr>
          <w:t>iscriminat</w:t>
        </w:r>
      </w:ins>
      <w:ins w:id="1325" w:author="Marian Louise Schmidt" w:date="2025-10-22T12:24:00Z" w16du:dateUtc="2025-10-22T16:24:00Z">
        <w:r w:rsidR="00044BD2">
          <w:rPr>
            <w:i/>
            <w:iCs/>
            <w:sz w:val="20"/>
            <w:szCs w:val="20"/>
          </w:rPr>
          <w:t>ory performance of U</w:t>
        </w:r>
        <w:r w:rsidR="00044BD2" w:rsidRPr="00044BD2">
          <w:rPr>
            <w:i/>
            <w:iCs/>
            <w:sz w:val="20"/>
            <w:szCs w:val="20"/>
            <w:vertAlign w:val="superscript"/>
            <w:rPrChange w:id="1326" w:author="Marian Louise Schmidt" w:date="2025-10-22T12:24:00Z" w16du:dateUtc="2025-10-22T16:24:00Z">
              <w:rPr>
                <w:i/>
                <w:iCs/>
                <w:sz w:val="20"/>
                <w:szCs w:val="20"/>
              </w:rPr>
            </w:rPrChange>
          </w:rPr>
          <w:t>A</w:t>
        </w:r>
        <w:r w:rsidR="00044BD2">
          <w:rPr>
            <w:i/>
            <w:iCs/>
            <w:sz w:val="20"/>
            <w:szCs w:val="20"/>
          </w:rPr>
          <w:t xml:space="preserve"> and related metrics across four microbial systems</w:t>
        </w:r>
      </w:ins>
      <w:ins w:id="1327" w:author="Augustus Raymond Pendleton" w:date="2025-09-29T08:33:00Z" w16du:dateUtc="2025-09-29T12:33:00Z">
        <w:del w:id="1328" w:author="Marian Louise Schmidt" w:date="2025-10-22T12:25:00Z" w16du:dateUtc="2025-10-22T16:25:00Z">
          <w:r w:rsidRPr="00604558" w:rsidDel="00044BD2">
            <w:rPr>
              <w:i/>
              <w:iCs/>
              <w:sz w:val="20"/>
              <w:szCs w:val="20"/>
              <w:rPrChange w:id="1329" w:author="Augustus Raymond Pendleton" w:date="2025-09-29T08:44:00Z" w16du:dateUtc="2025-09-29T12:44:00Z">
                <w:rPr>
                  <w:i/>
                  <w:iCs/>
                </w:rPr>
              </w:rPrChange>
            </w:rPr>
            <w:delText>e between groups or treatments</w:delText>
          </w:r>
        </w:del>
        <w:r w:rsidRPr="00604558">
          <w:rPr>
            <w:i/>
            <w:iCs/>
            <w:sz w:val="20"/>
            <w:szCs w:val="20"/>
            <w:rPrChange w:id="1330" w:author="Augustus Raymond Pendleton" w:date="2025-09-29T08:44:00Z" w16du:dateUtc="2025-09-29T12:44:00Z">
              <w:rPr>
                <w:i/>
                <w:iCs/>
              </w:rPr>
            </w:rPrChange>
          </w:rPr>
          <w:t xml:space="preserve">. </w:t>
        </w:r>
      </w:ins>
      <w:ins w:id="1331" w:author="Augustus Raymond Pendleton" w:date="2025-09-29T08:36:00Z" w16du:dateUtc="2025-09-29T12:36:00Z">
        <w:r w:rsidRPr="00604558">
          <w:rPr>
            <w:sz w:val="20"/>
            <w:szCs w:val="20"/>
            <w:rPrChange w:id="1332" w:author="Augustus Raymond Pendleton" w:date="2025-09-29T08:44:00Z" w16du:dateUtc="2025-09-29T12:44:00Z">
              <w:rPr/>
            </w:rPrChange>
          </w:rPr>
          <w:t xml:space="preserve">(A) </w:t>
        </w:r>
      </w:ins>
      <w:ins w:id="1333" w:author="Augustus Raymond Pendleton" w:date="2025-09-29T08:35:00Z" w16du:dateUtc="2025-09-29T12:35:00Z">
        <w:r w:rsidRPr="00604558">
          <w:rPr>
            <w:sz w:val="20"/>
            <w:szCs w:val="20"/>
            <w:rPrChange w:id="1334" w:author="Augustus Raymond Pendleton" w:date="2025-09-29T08:44:00Z" w16du:dateUtc="2025-09-29T12:44:00Z">
              <w:rPr/>
            </w:rPrChange>
          </w:rPr>
          <w:t xml:space="preserve">PERMANOVAs were </w:t>
        </w:r>
        <w:del w:id="1335" w:author="Marian Louise Schmidt" w:date="2025-10-22T12:26:00Z" w16du:dateUtc="2025-10-22T16:26:00Z">
          <w:r w:rsidRPr="00604558" w:rsidDel="00044BD2">
            <w:rPr>
              <w:sz w:val="20"/>
              <w:szCs w:val="20"/>
              <w:rPrChange w:id="1336" w:author="Augustus Raymond Pendleton" w:date="2025-09-29T08:44:00Z" w16du:dateUtc="2025-09-29T12:44:00Z">
                <w:rPr/>
              </w:rPrChange>
            </w:rPr>
            <w:delText>run</w:delText>
          </w:r>
        </w:del>
      </w:ins>
      <w:ins w:id="1337" w:author="Marian Louise Schmidt" w:date="2025-10-22T12:26:00Z" w16du:dateUtc="2025-10-22T16:26:00Z">
        <w:r w:rsidR="00044BD2">
          <w:rPr>
            <w:sz w:val="20"/>
            <w:szCs w:val="20"/>
          </w:rPr>
          <w:t>used to quantify the percent variance (</w:t>
        </w:r>
        <w:r w:rsidR="00044BD2" w:rsidRPr="00044BD2">
          <w:rPr>
            <w:i/>
            <w:iCs/>
            <w:sz w:val="20"/>
            <w:szCs w:val="20"/>
            <w:rPrChange w:id="1338" w:author="Marian Louise Schmidt" w:date="2025-10-22T12:26:00Z" w16du:dateUtc="2025-10-22T16:26:00Z">
              <w:rPr>
                <w:sz w:val="20"/>
                <w:szCs w:val="20"/>
              </w:rPr>
            </w:rPrChange>
          </w:rPr>
          <w:t>R</w:t>
        </w:r>
        <w:r w:rsidR="00044BD2" w:rsidRPr="00044BD2">
          <w:rPr>
            <w:i/>
            <w:iCs/>
            <w:sz w:val="20"/>
            <w:szCs w:val="20"/>
            <w:vertAlign w:val="superscript"/>
            <w:rPrChange w:id="1339" w:author="Marian Louise Schmidt" w:date="2025-10-22T12:26:00Z" w16du:dateUtc="2025-10-22T16:26:00Z">
              <w:rPr>
                <w:sz w:val="20"/>
                <w:szCs w:val="20"/>
              </w:rPr>
            </w:rPrChange>
          </w:rPr>
          <w:t>2</w:t>
        </w:r>
        <w:r w:rsidR="00044BD2">
          <w:rPr>
            <w:sz w:val="20"/>
            <w:szCs w:val="20"/>
          </w:rPr>
          <w:t xml:space="preserve">) explained by predefined </w:t>
        </w:r>
      </w:ins>
      <w:ins w:id="1340" w:author="Augustus Raymond Pendleton" w:date="2025-09-29T08:35:00Z" w16du:dateUtc="2025-09-29T12:35:00Z">
        <w:del w:id="1341" w:author="Marian Louise Schmidt" w:date="2025-10-22T12:26:00Z" w16du:dateUtc="2025-10-22T16:26:00Z">
          <w:r w:rsidRPr="00604558" w:rsidDel="00044BD2">
            <w:rPr>
              <w:sz w:val="20"/>
              <w:szCs w:val="20"/>
              <w:rPrChange w:id="1342" w:author="Augustus Raymond Pendleton" w:date="2025-09-29T08:44:00Z" w16du:dateUtc="2025-09-29T12:44:00Z">
                <w:rPr/>
              </w:rPrChange>
            </w:rPr>
            <w:delText xml:space="preserve"> testing the significance of two-three </w:delText>
          </w:r>
        </w:del>
        <w:r w:rsidRPr="00604558">
          <w:rPr>
            <w:sz w:val="20"/>
            <w:szCs w:val="20"/>
            <w:rPrChange w:id="1343" w:author="Augustus Raymond Pendleton" w:date="2025-09-29T08:44:00Z" w16du:dateUtc="2025-09-29T12:44:00Z">
              <w:rPr/>
            </w:rPrChange>
          </w:rPr>
          <w:t>categor</w:t>
        </w:r>
      </w:ins>
      <w:ins w:id="1344" w:author="Marian Louise Schmidt" w:date="2025-10-22T12:27:00Z" w16du:dateUtc="2025-10-22T16:27:00Z">
        <w:r w:rsidR="00044BD2">
          <w:rPr>
            <w:sz w:val="20"/>
            <w:szCs w:val="20"/>
          </w:rPr>
          <w:t>ical</w:t>
        </w:r>
      </w:ins>
      <w:ins w:id="1345" w:author="Augustus Raymond Pendleton" w:date="2025-09-29T08:35:00Z" w16du:dateUtc="2025-09-29T12:35:00Z">
        <w:del w:id="1346" w:author="Marian Louise Schmidt" w:date="2025-10-22T12:27:00Z" w16du:dateUtc="2025-10-22T16:27:00Z">
          <w:r w:rsidRPr="00604558" w:rsidDel="00044BD2">
            <w:rPr>
              <w:sz w:val="20"/>
              <w:szCs w:val="20"/>
              <w:rPrChange w:id="1347" w:author="Augustus Raymond Pendleton" w:date="2025-09-29T08:44:00Z" w16du:dateUtc="2025-09-29T12:44:00Z">
                <w:rPr/>
              </w:rPrChange>
            </w:rPr>
            <w:delText>y</w:delText>
          </w:r>
        </w:del>
        <w:r w:rsidRPr="00604558">
          <w:rPr>
            <w:sz w:val="20"/>
            <w:szCs w:val="20"/>
            <w:rPrChange w:id="1348" w:author="Augustus Raymond Pendleton" w:date="2025-09-29T08:44:00Z" w16du:dateUtc="2025-09-29T12:44:00Z">
              <w:rPr/>
            </w:rPrChange>
          </w:rPr>
          <w:t xml:space="preserve"> groups </w:t>
        </w:r>
      </w:ins>
      <w:ins w:id="1349" w:author="Marian Louise Schmidt" w:date="2025-10-22T12:27:00Z" w16du:dateUtc="2025-10-22T16:27:00Z">
        <w:r w:rsidR="00044BD2">
          <w:rPr>
            <w:sz w:val="20"/>
            <w:szCs w:val="20"/>
          </w:rPr>
          <w:t>(shown in italics beneath each dataset name),</w:t>
        </w:r>
      </w:ins>
      <w:ins w:id="1350" w:author="Augustus Raymond Pendleton" w:date="2025-09-29T08:35:00Z" w16du:dateUtc="2025-09-29T12:35:00Z">
        <w:del w:id="1351" w:author="Marian Louise Schmidt" w:date="2025-10-22T12:27:00Z" w16du:dateUtc="2025-10-22T16:27:00Z">
          <w:r w:rsidRPr="00604558" w:rsidDel="00044BD2">
            <w:rPr>
              <w:sz w:val="20"/>
              <w:szCs w:val="20"/>
              <w:rPrChange w:id="1352" w:author="Augustus Raymond Pendleton" w:date="2025-09-29T08:44:00Z" w16du:dateUtc="2025-09-29T12:44:00Z">
                <w:rPr/>
              </w:rPrChange>
            </w:rPr>
            <w:delText>from each dataset</w:delText>
          </w:r>
        </w:del>
        <w:r w:rsidRPr="00604558">
          <w:rPr>
            <w:sz w:val="20"/>
            <w:szCs w:val="20"/>
            <w:rPrChange w:id="1353" w:author="Augustus Raymond Pendleton" w:date="2025-09-29T08:44:00Z" w16du:dateUtc="2025-09-29T12:44:00Z">
              <w:rPr/>
            </w:rPrChange>
          </w:rPr>
          <w:t xml:space="preserve"> </w:t>
        </w:r>
        <w:del w:id="1354" w:author="Marian Louise Schmidt" w:date="2025-10-22T12:27:00Z" w16du:dateUtc="2025-10-22T16:27:00Z">
          <w:r w:rsidRPr="00604558" w:rsidDel="00044BD2">
            <w:rPr>
              <w:sz w:val="20"/>
              <w:szCs w:val="20"/>
              <w:rPrChange w:id="1355" w:author="Augustus Raymond Pendleton" w:date="2025-09-29T08:44:00Z" w16du:dateUtc="2025-09-29T12:44:00Z">
                <w:rPr/>
              </w:rPrChange>
            </w:rPr>
            <w:delText>(provided in italics beneath data names)</w:delText>
          </w:r>
        </w:del>
      </w:ins>
      <w:ins w:id="1356" w:author="Augustus Raymond Pendleton" w:date="2025-09-29T08:37:00Z" w16du:dateUtc="2025-09-29T12:37:00Z">
        <w:del w:id="1357" w:author="Marian Louise Schmidt" w:date="2025-10-22T12:27:00Z" w16du:dateUtc="2025-10-22T16:27:00Z">
          <w:r w:rsidRPr="00604558" w:rsidDel="00044BD2">
            <w:rPr>
              <w:sz w:val="20"/>
              <w:szCs w:val="20"/>
              <w:rPrChange w:id="1358" w:author="Augustus Raymond Pendleton" w:date="2025-09-29T08:44:00Z" w16du:dateUtc="2025-09-29T12:44:00Z">
                <w:rPr/>
              </w:rPrChange>
            </w:rPr>
            <w:delText xml:space="preserve"> </w:delText>
          </w:r>
        </w:del>
        <w:r w:rsidRPr="00604558">
          <w:rPr>
            <w:sz w:val="20"/>
            <w:szCs w:val="20"/>
            <w:rPrChange w:id="1359" w:author="Augustus Raymond Pendleton" w:date="2025-09-29T08:44:00Z" w16du:dateUtc="2025-09-29T12:44:00Z">
              <w:rPr/>
            </w:rPrChange>
          </w:rPr>
          <w:t xml:space="preserve">with 1,000 </w:t>
        </w:r>
        <w:del w:id="1360" w:author="Marian Louise Schmidt" w:date="2025-10-22T12:28:00Z" w16du:dateUtc="2025-10-22T16:28:00Z">
          <w:r w:rsidRPr="00604558" w:rsidDel="00044BD2">
            <w:rPr>
              <w:sz w:val="20"/>
              <w:szCs w:val="20"/>
              <w:rPrChange w:id="1361" w:author="Augustus Raymond Pendleton" w:date="2025-09-29T08:44:00Z" w16du:dateUtc="2025-09-29T12:44:00Z">
                <w:rPr/>
              </w:rPrChange>
            </w:rPr>
            <w:delText>iterations</w:delText>
          </w:r>
        </w:del>
      </w:ins>
      <w:ins w:id="1362" w:author="Marian Louise Schmidt" w:date="2025-10-22T12:28:00Z" w16du:dateUtc="2025-10-22T16:28:00Z">
        <w:r w:rsidR="00044BD2">
          <w:rPr>
            <w:sz w:val="20"/>
            <w:szCs w:val="20"/>
          </w:rPr>
          <w:t>permutations</w:t>
        </w:r>
      </w:ins>
      <w:ins w:id="1363" w:author="Augustus Raymond Pendleton" w:date="2025-09-29T08:35:00Z" w16du:dateUtc="2025-09-29T12:35:00Z">
        <w:r w:rsidRPr="00604558">
          <w:rPr>
            <w:sz w:val="20"/>
            <w:szCs w:val="20"/>
            <w:rPrChange w:id="1364" w:author="Augustus Raymond Pendleton" w:date="2025-09-29T08:44:00Z" w16du:dateUtc="2025-09-29T12:44:00Z">
              <w:rPr/>
            </w:rPrChange>
          </w:rPr>
          <w:t xml:space="preserve">. </w:t>
        </w:r>
        <w:del w:id="1365" w:author="Marian Louise Schmidt" w:date="2025-10-22T12:28:00Z" w16du:dateUtc="2025-10-22T16:28:00Z">
          <w:r w:rsidRPr="00604558" w:rsidDel="00044BD2">
            <w:rPr>
              <w:sz w:val="20"/>
              <w:szCs w:val="20"/>
              <w:rPrChange w:id="1366" w:author="Augustus Raymond Pendleton" w:date="2025-09-29T08:44:00Z" w16du:dateUtc="2025-09-29T12:44:00Z">
                <w:rPr/>
              </w:rPrChange>
            </w:rPr>
            <w:delText xml:space="preserve">Results indicate </w:delText>
          </w:r>
        </w:del>
      </w:ins>
      <w:ins w:id="1367" w:author="Augustus Raymond Pendleton" w:date="2025-09-29T08:37:00Z" w16du:dateUtc="2025-09-29T12:37:00Z">
        <w:del w:id="1368" w:author="Marian Louise Schmidt" w:date="2025-10-22T12:28:00Z" w16du:dateUtc="2025-10-22T16:28:00Z">
          <w:r w:rsidRPr="00604558" w:rsidDel="00044BD2">
            <w:rPr>
              <w:sz w:val="20"/>
              <w:szCs w:val="20"/>
              <w:rPrChange w:id="1369" w:author="Augustus Raymond Pendleton" w:date="2025-09-29T08:44:00Z" w16du:dateUtc="2025-09-29T12:44:00Z">
                <w:rPr/>
              </w:rPrChange>
            </w:rPr>
            <w:delText>the percent variance explained (</w:delText>
          </w:r>
          <w:r w:rsidRPr="00604558" w:rsidDel="00044BD2">
            <w:rPr>
              <w:i/>
              <w:iCs/>
              <w:sz w:val="20"/>
              <w:szCs w:val="20"/>
              <w:rPrChange w:id="1370" w:author="Augustus Raymond Pendleton" w:date="2025-09-29T08:44:00Z" w16du:dateUtc="2025-09-29T12:44:00Z">
                <w:rPr>
                  <w:i/>
                  <w:iCs/>
                </w:rPr>
              </w:rPrChange>
            </w:rPr>
            <w:delText>R</w:delText>
          </w:r>
          <w:r w:rsidRPr="00604558" w:rsidDel="00044BD2">
            <w:rPr>
              <w:i/>
              <w:iCs/>
              <w:sz w:val="20"/>
              <w:szCs w:val="20"/>
              <w:vertAlign w:val="superscript"/>
              <w:rPrChange w:id="1371" w:author="Augustus Raymond Pendleton" w:date="2025-09-29T08:44:00Z" w16du:dateUtc="2025-09-29T12:44:00Z">
                <w:rPr>
                  <w:i/>
                  <w:iCs/>
                  <w:vertAlign w:val="superscript"/>
                </w:rPr>
              </w:rPrChange>
            </w:rPr>
            <w:delText>2</w:delText>
          </w:r>
          <w:r w:rsidRPr="00604558" w:rsidDel="00044BD2">
            <w:rPr>
              <w:sz w:val="20"/>
              <w:szCs w:val="20"/>
              <w:rPrChange w:id="1372" w:author="Augustus Raymond Pendleton" w:date="2025-09-29T08:44:00Z" w16du:dateUtc="2025-09-29T12:44:00Z">
                <w:rPr/>
              </w:rPrChange>
            </w:rPr>
            <w:delText>) for that variable.</w:delText>
          </w:r>
        </w:del>
      </w:ins>
      <w:ins w:id="1373" w:author="Augustus Raymond Pendleton" w:date="2025-09-29T08:35:00Z" w16du:dateUtc="2025-09-29T12:35:00Z">
        <w:del w:id="1374" w:author="Marian Louise Schmidt" w:date="2025-10-22T12:28:00Z" w16du:dateUtc="2025-10-22T16:28:00Z">
          <w:r w:rsidRPr="00604558" w:rsidDel="00044BD2">
            <w:rPr>
              <w:i/>
              <w:iCs/>
              <w:sz w:val="20"/>
              <w:szCs w:val="20"/>
              <w:rPrChange w:id="1375" w:author="Augustus Raymond Pendleton" w:date="2025-09-29T08:44:00Z" w16du:dateUtc="2025-09-29T12:44:00Z">
                <w:rPr>
                  <w:i/>
                  <w:iCs/>
                </w:rPr>
              </w:rPrChange>
            </w:rPr>
            <w:delText xml:space="preserve"> </w:delText>
          </w:r>
        </w:del>
      </w:ins>
      <w:ins w:id="1376" w:author="Augustus Raymond Pendleton" w:date="2025-09-29T08:38:00Z" w16du:dateUtc="2025-09-29T12:38:00Z">
        <w:del w:id="1377" w:author="Marian Louise Schmidt" w:date="2025-10-22T12:28:00Z" w16du:dateUtc="2025-10-22T16:28:00Z">
          <w:r w:rsidRPr="00604558" w:rsidDel="00044BD2">
            <w:rPr>
              <w:sz w:val="20"/>
              <w:szCs w:val="20"/>
              <w:rPrChange w:id="1378" w:author="Augustus Raymond Pendleton" w:date="2025-09-29T08:44:00Z" w16du:dateUtc="2025-09-29T12:44:00Z">
                <w:rPr/>
              </w:rPrChange>
            </w:rPr>
            <w:delText>We assessed th</w:delText>
          </w:r>
        </w:del>
      </w:ins>
      <w:ins w:id="1379" w:author="Augustus Raymond Pendleton" w:date="2025-09-29T08:39:00Z" w16du:dateUtc="2025-09-29T12:39:00Z">
        <w:del w:id="1380" w:author="Marian Louise Schmidt" w:date="2025-10-22T12:28:00Z" w16du:dateUtc="2025-10-22T16:28:00Z">
          <w:r w:rsidRPr="00604558" w:rsidDel="00044BD2">
            <w:rPr>
              <w:sz w:val="20"/>
              <w:szCs w:val="20"/>
              <w:rPrChange w:id="1381" w:author="Augustus Raymond Pendleton" w:date="2025-09-29T08:44:00Z" w16du:dateUtc="2025-09-29T12:44:00Z">
                <w:rPr/>
              </w:rPrChange>
            </w:rPr>
            <w:delText>ese</w:delText>
          </w:r>
        </w:del>
      </w:ins>
      <w:ins w:id="1382" w:author="Augustus Raymond Pendleton" w:date="2025-09-29T08:38:00Z" w16du:dateUtc="2025-09-29T12:38:00Z">
        <w:del w:id="1383" w:author="Marian Louise Schmidt" w:date="2025-10-22T12:28:00Z" w16du:dateUtc="2025-10-22T16:28:00Z">
          <w:r w:rsidRPr="00604558" w:rsidDel="00044BD2">
            <w:rPr>
              <w:sz w:val="20"/>
              <w:szCs w:val="20"/>
              <w:rPrChange w:id="1384" w:author="Augustus Raymond Pendleton" w:date="2025-09-29T08:44:00Z" w16du:dateUtc="2025-09-29T12:44:00Z">
                <w:rPr/>
              </w:rPrChange>
            </w:rPr>
            <w:delText xml:space="preserve"> m</w:delText>
          </w:r>
        </w:del>
      </w:ins>
      <w:ins w:id="1385" w:author="Marian Louise Schmidt" w:date="2025-10-22T12:28:00Z" w16du:dateUtc="2025-10-22T16:28:00Z">
        <w:r w:rsidR="00044BD2">
          <w:rPr>
            <w:sz w:val="20"/>
            <w:szCs w:val="20"/>
          </w:rPr>
          <w:t>M</w:t>
        </w:r>
      </w:ins>
      <w:ins w:id="1386" w:author="Augustus Raymond Pendleton" w:date="2025-09-29T08:38:00Z" w16du:dateUtc="2025-09-29T12:38:00Z">
        <w:r w:rsidRPr="00604558">
          <w:rPr>
            <w:sz w:val="20"/>
            <w:szCs w:val="20"/>
            <w:rPrChange w:id="1387" w:author="Augustus Raymond Pendleton" w:date="2025-09-29T08:44:00Z" w16du:dateUtc="2025-09-29T12:44:00Z">
              <w:rPr/>
            </w:rPrChange>
          </w:rPr>
          <w:t>etric</w:t>
        </w:r>
      </w:ins>
      <w:ins w:id="1388" w:author="Augustus Raymond Pendleton" w:date="2025-09-29T08:39:00Z" w16du:dateUtc="2025-09-29T12:39:00Z">
        <w:r w:rsidRPr="00604558">
          <w:rPr>
            <w:sz w:val="20"/>
            <w:szCs w:val="20"/>
            <w:rPrChange w:id="1389" w:author="Augustus Raymond Pendleton" w:date="2025-09-29T08:44:00Z" w16du:dateUtc="2025-09-29T12:44:00Z">
              <w:rPr/>
            </w:rPrChange>
          </w:rPr>
          <w:t>s</w:t>
        </w:r>
      </w:ins>
      <w:ins w:id="1390" w:author="Marian Louise Schmidt" w:date="2025-10-22T12:28:00Z" w16du:dateUtc="2025-10-22T16:28:00Z">
        <w:r w:rsidR="00044BD2">
          <w:rPr>
            <w:sz w:val="20"/>
            <w:szCs w:val="20"/>
          </w:rPr>
          <w:t xml:space="preserve"> were evaluated</w:t>
        </w:r>
      </w:ins>
      <w:ins w:id="1391" w:author="Augustus Raymond Pendleton" w:date="2025-09-29T08:38:00Z" w16du:dateUtc="2025-09-29T12:38:00Z">
        <w:r w:rsidRPr="00604558">
          <w:rPr>
            <w:sz w:val="20"/>
            <w:szCs w:val="20"/>
            <w:rPrChange w:id="1392" w:author="Augustus Raymond Pendleton" w:date="2025-09-29T08:44:00Z" w16du:dateUtc="2025-09-29T12:44:00Z">
              <w:rPr/>
            </w:rPrChange>
          </w:rPr>
          <w:t xml:space="preserve"> across five metrics and, where applicable, across </w:t>
        </w:r>
      </w:ins>
      <w:ins w:id="1393" w:author="Augustus Raymond Pendleton" w:date="2025-09-29T08:39:00Z" w16du:dateUtc="2025-09-29T12:39:00Z">
        <w:r w:rsidRPr="00604558">
          <w:rPr>
            <w:sz w:val="20"/>
            <w:szCs w:val="20"/>
            <w:rPrChange w:id="1394" w:author="Augustus Raymond Pendleton" w:date="2025-09-29T08:44:00Z" w16du:dateUtc="2025-09-29T12:44:00Z">
              <w:rPr/>
            </w:rPrChange>
          </w:rPr>
          <w:t xml:space="preserve">eleven </w:t>
        </w:r>
      </w:ins>
      <m:oMath>
        <m:r>
          <w:ins w:id="1395" w:author="Augustus Raymond Pendleton" w:date="2025-09-29T08:39:00Z" w16du:dateUtc="2025-09-29T12:39:00Z">
            <w:rPr>
              <w:rFonts w:ascii="Cambria Math" w:hAnsi="Cambria Math"/>
              <w:sz w:val="20"/>
              <w:szCs w:val="20"/>
              <w:rPrChange w:id="1396" w:author="Augustus Raymond Pendleton" w:date="2025-09-29T08:44:00Z" w16du:dateUtc="2025-09-29T12:44:00Z">
                <w:rPr>
                  <w:rFonts w:ascii="Cambria Math" w:hAnsi="Cambria Math"/>
                </w:rPr>
              </w:rPrChange>
            </w:rPr>
            <m:t>α</m:t>
          </w:ins>
        </m:r>
      </m:oMath>
      <w:ins w:id="1397" w:author="Augustus Raymond Pendleton" w:date="2025-09-29T08:39:00Z" w16du:dateUtc="2025-09-29T12:39:00Z">
        <w:r w:rsidRPr="00604558">
          <w:rPr>
            <w:rFonts w:eastAsiaTheme="minorEastAsia"/>
            <w:sz w:val="20"/>
            <w:szCs w:val="20"/>
            <w:rPrChange w:id="1398" w:author="Augustus Raymond Pendleton" w:date="2025-09-29T08:44:00Z" w16du:dateUtc="2025-09-29T12:44:00Z">
              <w:rPr>
                <w:rFonts w:eastAsiaTheme="minorEastAsia"/>
              </w:rPr>
            </w:rPrChange>
          </w:rPr>
          <w:t xml:space="preserve"> values (</w:t>
        </w:r>
        <w:del w:id="1399" w:author="Marian Louise Schmidt" w:date="2025-10-22T12:28:00Z" w16du:dateUtc="2025-10-22T16:28:00Z">
          <w:r w:rsidRPr="00604558" w:rsidDel="00044BD2">
            <w:rPr>
              <w:rFonts w:eastAsiaTheme="minorEastAsia"/>
              <w:sz w:val="20"/>
              <w:szCs w:val="20"/>
              <w:rPrChange w:id="1400" w:author="Augustus Raymond Pendleton" w:date="2025-09-29T08:44:00Z" w16du:dateUtc="2025-09-29T12:44:00Z">
                <w:rPr>
                  <w:rFonts w:eastAsiaTheme="minorEastAsia"/>
                </w:rPr>
              </w:rPrChange>
            </w:rPr>
            <w:delText xml:space="preserve">from </w:delText>
          </w:r>
        </w:del>
        <w:r w:rsidRPr="00604558">
          <w:rPr>
            <w:rFonts w:eastAsiaTheme="minorEastAsia"/>
            <w:sz w:val="20"/>
            <w:szCs w:val="20"/>
            <w:rPrChange w:id="1401" w:author="Augustus Raymond Pendleton" w:date="2025-09-29T08:44:00Z" w16du:dateUtc="2025-09-29T12:44:00Z">
              <w:rPr>
                <w:rFonts w:eastAsiaTheme="minorEastAsia"/>
              </w:rPr>
            </w:rPrChange>
          </w:rPr>
          <w:t>0</w:t>
        </w:r>
        <w:del w:id="1402" w:author="Marian Louise Schmidt" w:date="2025-10-22T12:29:00Z" w16du:dateUtc="2025-10-22T16:29:00Z">
          <w:r w:rsidRPr="00604558" w:rsidDel="00044BD2">
            <w:rPr>
              <w:rFonts w:eastAsiaTheme="minorEastAsia"/>
              <w:sz w:val="20"/>
              <w:szCs w:val="20"/>
              <w:rPrChange w:id="1403" w:author="Augustus Raymond Pendleton" w:date="2025-09-29T08:44:00Z" w16du:dateUtc="2025-09-29T12:44:00Z">
                <w:rPr>
                  <w:rFonts w:eastAsiaTheme="minorEastAsia"/>
                </w:rPr>
              </w:rPrChange>
            </w:rPr>
            <w:delText xml:space="preserve"> </w:delText>
          </w:r>
        </w:del>
        <w:del w:id="1404" w:author="Marian Louise Schmidt" w:date="2025-10-22T12:28:00Z" w16du:dateUtc="2025-10-22T16:28:00Z">
          <w:r w:rsidRPr="00604558" w:rsidDel="00044BD2">
            <w:rPr>
              <w:rFonts w:eastAsiaTheme="minorEastAsia"/>
              <w:sz w:val="20"/>
              <w:szCs w:val="20"/>
              <w:rPrChange w:id="1405" w:author="Augustus Raymond Pendleton" w:date="2025-09-29T08:44:00Z" w16du:dateUtc="2025-09-29T12:44:00Z">
                <w:rPr>
                  <w:rFonts w:eastAsiaTheme="minorEastAsia"/>
                </w:rPr>
              </w:rPrChange>
            </w:rPr>
            <w:delText>t</w:delText>
          </w:r>
        </w:del>
        <w:del w:id="1406" w:author="Marian Louise Schmidt" w:date="2025-10-22T12:29:00Z" w16du:dateUtc="2025-10-22T16:29:00Z">
          <w:r w:rsidRPr="00604558" w:rsidDel="00044BD2">
            <w:rPr>
              <w:rFonts w:eastAsiaTheme="minorEastAsia"/>
              <w:sz w:val="20"/>
              <w:szCs w:val="20"/>
              <w:rPrChange w:id="1407" w:author="Augustus Raymond Pendleton" w:date="2025-09-29T08:44:00Z" w16du:dateUtc="2025-09-29T12:44:00Z">
                <w:rPr>
                  <w:rFonts w:eastAsiaTheme="minorEastAsia"/>
                </w:rPr>
              </w:rPrChange>
            </w:rPr>
            <w:delText xml:space="preserve">o </w:delText>
          </w:r>
        </w:del>
      </w:ins>
      <w:ins w:id="1408" w:author="Marian Louise Schmidt" w:date="2025-10-22T12:29:00Z" w16du:dateUtc="2025-10-22T16:29:00Z">
        <w:r w:rsidR="00044BD2">
          <w:rPr>
            <w:rFonts w:eastAsiaTheme="minorEastAsia"/>
            <w:sz w:val="20"/>
            <w:szCs w:val="20"/>
          </w:rPr>
          <w:t>-</w:t>
        </w:r>
      </w:ins>
      <w:ins w:id="1409" w:author="Augustus Raymond Pendleton" w:date="2025-09-29T08:39:00Z" w16du:dateUtc="2025-09-29T12:39:00Z">
        <w:r w:rsidRPr="00604558">
          <w:rPr>
            <w:rFonts w:eastAsiaTheme="minorEastAsia"/>
            <w:sz w:val="20"/>
            <w:szCs w:val="20"/>
            <w:rPrChange w:id="1410" w:author="Augustus Raymond Pendleton" w:date="2025-09-29T08:44:00Z" w16du:dateUtc="2025-09-29T12:44:00Z">
              <w:rPr>
                <w:rFonts w:eastAsiaTheme="minorEastAsia"/>
              </w:rPr>
            </w:rPrChange>
          </w:rPr>
          <w:t xml:space="preserve">1 in 0.1 </w:t>
        </w:r>
        <w:del w:id="1411" w:author="Marian Louise Schmidt" w:date="2025-10-22T12:29:00Z" w16du:dateUtc="2025-10-22T16:29:00Z">
          <w:r w:rsidRPr="00604558" w:rsidDel="00044BD2">
            <w:rPr>
              <w:rFonts w:eastAsiaTheme="minorEastAsia"/>
              <w:sz w:val="20"/>
              <w:szCs w:val="20"/>
              <w:rPrChange w:id="1412" w:author="Augustus Raymond Pendleton" w:date="2025-09-29T08:44:00Z" w16du:dateUtc="2025-09-29T12:44:00Z">
                <w:rPr>
                  <w:rFonts w:eastAsiaTheme="minorEastAsia"/>
                </w:rPr>
              </w:rPrChange>
            </w:rPr>
            <w:delText>steps</w:delText>
          </w:r>
        </w:del>
      </w:ins>
      <w:ins w:id="1413" w:author="Marian Louise Schmidt" w:date="2025-10-22T12:29:00Z" w16du:dateUtc="2025-10-22T16:29:00Z">
        <w:r w:rsidR="00044BD2">
          <w:rPr>
            <w:rFonts w:eastAsiaTheme="minorEastAsia"/>
            <w:sz w:val="20"/>
            <w:szCs w:val="20"/>
          </w:rPr>
          <w:t>increments</w:t>
        </w:r>
      </w:ins>
      <w:ins w:id="1414" w:author="Augustus Raymond Pendleton" w:date="2025-09-29T08:39:00Z" w16du:dateUtc="2025-09-29T12:39:00Z">
        <w:r w:rsidRPr="00604558">
          <w:rPr>
            <w:rFonts w:eastAsiaTheme="minorEastAsia"/>
            <w:sz w:val="20"/>
            <w:szCs w:val="20"/>
            <w:rPrChange w:id="1415" w:author="Augustus Raymond Pendleton" w:date="2025-09-29T08:44:00Z" w16du:dateUtc="2025-09-29T12:44:00Z">
              <w:rPr>
                <w:rFonts w:eastAsiaTheme="minorEastAsia"/>
              </w:rPr>
            </w:rPrChange>
          </w:rPr>
          <w:t>).</w:t>
        </w:r>
      </w:ins>
      <w:ins w:id="1416" w:author="Marian Louise Schmidt" w:date="2025-10-22T12:29:00Z" w16du:dateUtc="2025-10-22T16:29:00Z">
        <w:r w:rsidR="00044BD2">
          <w:rPr>
            <w:rFonts w:eastAsiaTheme="minorEastAsia"/>
            <w:sz w:val="20"/>
            <w:szCs w:val="20"/>
          </w:rPr>
          <w:t xml:space="preserve"> For consistency with the original studies, </w:t>
        </w:r>
      </w:ins>
      <w:ins w:id="1417" w:author="Augustus Raymond Pendleton" w:date="2025-09-29T11:59:00Z" w16du:dateUtc="2025-09-29T15:59:00Z">
        <w:del w:id="1418" w:author="Marian Louise Schmidt" w:date="2025-10-22T12:30:00Z" w16du:dateUtc="2025-10-22T16:30:00Z">
          <w:r w:rsidR="008830B0" w:rsidDel="00044BD2">
            <w:rPr>
              <w:rFonts w:eastAsiaTheme="minorEastAsia"/>
              <w:sz w:val="20"/>
              <w:szCs w:val="20"/>
            </w:rPr>
            <w:delText xml:space="preserve"> Note that in the cooling reactor, </w:delText>
          </w:r>
        </w:del>
        <w:r w:rsidR="008830B0">
          <w:rPr>
            <w:rFonts w:eastAsiaTheme="minorEastAsia"/>
            <w:sz w:val="20"/>
            <w:szCs w:val="20"/>
          </w:rPr>
          <w:t>only samples from Reactor cycle 1 were us</w:t>
        </w:r>
      </w:ins>
      <w:ins w:id="1419" w:author="Augustus Raymond Pendleton" w:date="2025-09-29T12:00:00Z" w16du:dateUtc="2025-09-29T16:00:00Z">
        <w:r w:rsidR="008830B0">
          <w:rPr>
            <w:rFonts w:eastAsiaTheme="minorEastAsia"/>
            <w:sz w:val="20"/>
            <w:szCs w:val="20"/>
          </w:rPr>
          <w:t>ed</w:t>
        </w:r>
      </w:ins>
      <w:ins w:id="1420" w:author="Marian Louise Schmidt" w:date="2025-10-22T12:30:00Z" w16du:dateUtc="2025-10-22T16:30:00Z">
        <w:r w:rsidR="00044BD2">
          <w:rPr>
            <w:rFonts w:eastAsiaTheme="minorEastAsia"/>
            <w:sz w:val="20"/>
            <w:szCs w:val="20"/>
          </w:rPr>
          <w:t xml:space="preserve"> for the cooling-water dataset, only stool samples for </w:t>
        </w:r>
      </w:ins>
      <w:ins w:id="1421" w:author="Augustus Raymond Pendleton" w:date="2025-09-29T12:00:00Z" w16du:dateUtc="2025-09-29T16:00:00Z">
        <w:del w:id="1422" w:author="Marian Louise Schmidt" w:date="2025-10-22T12:30:00Z" w16du:dateUtc="2025-10-22T16:30:00Z">
          <w:r w:rsidR="008830B0" w:rsidDel="00044BD2">
            <w:rPr>
              <w:rFonts w:eastAsiaTheme="minorEastAsia"/>
              <w:sz w:val="20"/>
              <w:szCs w:val="20"/>
            </w:rPr>
            <w:delText xml:space="preserve">; in </w:delText>
          </w:r>
        </w:del>
        <w:r w:rsidR="008830B0">
          <w:rPr>
            <w:rFonts w:eastAsiaTheme="minorEastAsia"/>
            <w:sz w:val="20"/>
            <w:szCs w:val="20"/>
          </w:rPr>
          <w:t>the mouse gut</w:t>
        </w:r>
      </w:ins>
      <w:ins w:id="1423" w:author="Marian Louise Schmidt" w:date="2025-10-22T12:30:00Z" w16du:dateUtc="2025-10-22T16:30:00Z">
        <w:r w:rsidR="00044BD2">
          <w:rPr>
            <w:rFonts w:eastAsiaTheme="minorEastAsia"/>
            <w:sz w:val="20"/>
            <w:szCs w:val="20"/>
          </w:rPr>
          <w:t xml:space="preserve"> dataset</w:t>
        </w:r>
      </w:ins>
      <w:ins w:id="1424" w:author="Augustus Raymond Pendleton" w:date="2025-09-29T12:00:00Z" w16du:dateUtc="2025-09-29T16:00:00Z">
        <w:r w:rsidR="008830B0">
          <w:rPr>
            <w:rFonts w:eastAsiaTheme="minorEastAsia"/>
            <w:sz w:val="20"/>
            <w:szCs w:val="20"/>
          </w:rPr>
          <w:t xml:space="preserve">, </w:t>
        </w:r>
        <w:del w:id="1425" w:author="Marian Louise Schmidt" w:date="2025-10-22T12:30:00Z" w16du:dateUtc="2025-10-22T16:30:00Z">
          <w:r w:rsidR="008830B0" w:rsidDel="00044BD2">
            <w:rPr>
              <w:rFonts w:eastAsiaTheme="minorEastAsia"/>
              <w:sz w:val="20"/>
              <w:szCs w:val="20"/>
            </w:rPr>
            <w:delText xml:space="preserve">only stool samples were used, </w:delText>
          </w:r>
        </w:del>
        <w:r w:rsidR="008830B0">
          <w:rPr>
            <w:rFonts w:eastAsiaTheme="minorEastAsia"/>
            <w:sz w:val="20"/>
            <w:szCs w:val="20"/>
          </w:rPr>
          <w:t xml:space="preserve">and </w:t>
        </w:r>
        <w:del w:id="1426" w:author="Marian Louise Schmidt" w:date="2025-10-22T12:30:00Z" w16du:dateUtc="2025-10-22T16:30:00Z">
          <w:r w:rsidR="008830B0" w:rsidDel="00044BD2">
            <w:rPr>
              <w:rFonts w:eastAsiaTheme="minorEastAsia"/>
              <w:sz w:val="20"/>
              <w:szCs w:val="20"/>
            </w:rPr>
            <w:delText xml:space="preserve">in the soil, </w:delText>
          </w:r>
        </w:del>
        <w:r w:rsidR="008830B0">
          <w:rPr>
            <w:rFonts w:eastAsiaTheme="minorEastAsia"/>
            <w:sz w:val="20"/>
            <w:szCs w:val="20"/>
          </w:rPr>
          <w:t xml:space="preserve">only mature </w:t>
        </w:r>
      </w:ins>
      <w:ins w:id="1427" w:author="Marian Louise Schmidt" w:date="2025-10-22T12:30:00Z" w16du:dateUtc="2025-10-22T16:30:00Z">
        <w:r w:rsidR="00044BD2">
          <w:rPr>
            <w:rFonts w:eastAsiaTheme="minorEastAsia"/>
            <w:sz w:val="20"/>
            <w:szCs w:val="20"/>
          </w:rPr>
          <w:t xml:space="preserve">rhizosphere </w:t>
        </w:r>
      </w:ins>
      <w:ins w:id="1428" w:author="Augustus Raymond Pendleton" w:date="2025-09-29T12:00:00Z" w16du:dateUtc="2025-09-29T16:00:00Z">
        <w:r w:rsidR="008830B0">
          <w:rPr>
            <w:rFonts w:eastAsiaTheme="minorEastAsia"/>
            <w:sz w:val="20"/>
            <w:szCs w:val="20"/>
          </w:rPr>
          <w:t xml:space="preserve">samples </w:t>
        </w:r>
        <w:del w:id="1429" w:author="Marian Louise Schmidt" w:date="2025-10-22T12:30:00Z" w16du:dateUtc="2025-10-22T16:30:00Z">
          <w:r w:rsidR="008830B0" w:rsidDel="00044BD2">
            <w:rPr>
              <w:rFonts w:eastAsiaTheme="minorEastAsia"/>
              <w:sz w:val="20"/>
              <w:szCs w:val="20"/>
            </w:rPr>
            <w:delText>were</w:delText>
          </w:r>
        </w:del>
      </w:ins>
      <w:ins w:id="1430" w:author="Marian Louise Schmidt" w:date="2025-10-22T12:30:00Z" w16du:dateUtc="2025-10-22T16:30:00Z">
        <w:r w:rsidR="00044BD2">
          <w:rPr>
            <w:rFonts w:eastAsiaTheme="minorEastAsia"/>
            <w:sz w:val="20"/>
            <w:szCs w:val="20"/>
          </w:rPr>
          <w:t>for the dataset</w:t>
        </w:r>
      </w:ins>
      <w:ins w:id="1431" w:author="Augustus Raymond Pendleton" w:date="2025-09-29T12:00:00Z" w16du:dateUtc="2025-09-29T16:00:00Z">
        <w:del w:id="1432" w:author="Marian Louise Schmidt" w:date="2025-10-22T12:30:00Z" w16du:dateUtc="2025-10-22T16:30:00Z">
          <w:r w:rsidR="008830B0" w:rsidDel="00044BD2">
            <w:rPr>
              <w:rFonts w:eastAsiaTheme="minorEastAsia"/>
              <w:sz w:val="20"/>
              <w:szCs w:val="20"/>
            </w:rPr>
            <w:delText xml:space="preserve"> used</w:delText>
          </w:r>
        </w:del>
        <w:r w:rsidR="008830B0">
          <w:rPr>
            <w:rFonts w:eastAsiaTheme="minorEastAsia"/>
            <w:sz w:val="20"/>
            <w:szCs w:val="20"/>
          </w:rPr>
          <w:t>.</w:t>
        </w:r>
      </w:ins>
      <w:ins w:id="1433" w:author="Augustus Raymond Pendleton" w:date="2025-09-29T08:39:00Z" w16du:dateUtc="2025-09-29T12:39:00Z">
        <w:r w:rsidRPr="00604558">
          <w:rPr>
            <w:rFonts w:eastAsiaTheme="minorEastAsia"/>
            <w:sz w:val="20"/>
            <w:szCs w:val="20"/>
            <w:rPrChange w:id="1434" w:author="Augustus Raymond Pendleton" w:date="2025-09-29T08:44:00Z" w16du:dateUtc="2025-09-29T12:44:00Z">
              <w:rPr>
                <w:rFonts w:eastAsiaTheme="minorEastAsia"/>
              </w:rPr>
            </w:rPrChange>
          </w:rPr>
          <w:t xml:space="preserve"> (B) </w:t>
        </w:r>
      </w:ins>
      <w:ins w:id="1435" w:author="Marian Louise Schmidt" w:date="2025-10-22T12:30:00Z" w16du:dateUtc="2025-10-22T16:30:00Z">
        <w:r w:rsidR="00044BD2">
          <w:rPr>
            <w:rFonts w:eastAsiaTheme="minorEastAsia"/>
            <w:sz w:val="20"/>
            <w:szCs w:val="20"/>
          </w:rPr>
          <w:t>Mantel</w:t>
        </w:r>
      </w:ins>
      <w:ins w:id="1436" w:author="Marian Louise Schmidt" w:date="2025-10-22T12:31:00Z" w16du:dateUtc="2025-10-22T16:31:00Z">
        <w:r w:rsidR="00044BD2">
          <w:rPr>
            <w:rFonts w:eastAsiaTheme="minorEastAsia"/>
            <w:sz w:val="20"/>
            <w:szCs w:val="20"/>
          </w:rPr>
          <w:t xml:space="preserve"> c</w:t>
        </w:r>
      </w:ins>
      <w:ins w:id="1437" w:author="Augustus Raymond Pendleton" w:date="2025-09-29T08:39:00Z" w16du:dateUtc="2025-09-29T12:39:00Z">
        <w:del w:id="1438" w:author="Marian Louise Schmidt" w:date="2025-10-22T12:30:00Z" w16du:dateUtc="2025-10-22T16:30:00Z">
          <w:r w:rsidRPr="00604558" w:rsidDel="00044BD2">
            <w:rPr>
              <w:rFonts w:eastAsiaTheme="minorEastAsia"/>
              <w:sz w:val="20"/>
              <w:szCs w:val="20"/>
              <w:rPrChange w:id="1439" w:author="Augustus Raymond Pendleton" w:date="2025-09-29T08:44:00Z" w16du:dateUtc="2025-09-29T12:44:00Z">
                <w:rPr>
                  <w:rFonts w:eastAsiaTheme="minorEastAsia"/>
                </w:rPr>
              </w:rPrChange>
            </w:rPr>
            <w:delText>C</w:delText>
          </w:r>
        </w:del>
        <w:r w:rsidRPr="00604558">
          <w:rPr>
            <w:rFonts w:eastAsiaTheme="minorEastAsia"/>
            <w:sz w:val="20"/>
            <w:szCs w:val="20"/>
            <w:rPrChange w:id="1440" w:author="Augustus Raymond Pendleton" w:date="2025-09-29T08:44:00Z" w16du:dateUtc="2025-09-29T12:44:00Z">
              <w:rPr>
                <w:rFonts w:eastAsiaTheme="minorEastAsia"/>
              </w:rPr>
            </w:rPrChange>
          </w:rPr>
          <w:t xml:space="preserve">orrelation </w:t>
        </w:r>
      </w:ins>
      <w:ins w:id="1441" w:author="Marian Louise Schmidt" w:date="2025-10-22T12:31:00Z" w16du:dateUtc="2025-10-22T16:31:00Z">
        <w:r w:rsidR="00044BD2">
          <w:rPr>
            <w:rFonts w:eastAsiaTheme="minorEastAsia"/>
            <w:sz w:val="20"/>
            <w:szCs w:val="20"/>
          </w:rPr>
          <w:t xml:space="preserve">(R) </w:t>
        </w:r>
      </w:ins>
      <w:ins w:id="1442" w:author="Augustus Raymond Pendleton" w:date="2025-09-29T08:39:00Z" w16du:dateUtc="2025-09-29T12:39:00Z">
        <w:r w:rsidRPr="00604558">
          <w:rPr>
            <w:rFonts w:eastAsiaTheme="minorEastAsia"/>
            <w:sz w:val="20"/>
            <w:szCs w:val="20"/>
            <w:rPrChange w:id="1443" w:author="Augustus Raymond Pendleton" w:date="2025-09-29T08:44:00Z" w16du:dateUtc="2025-09-29T12:44:00Z">
              <w:rPr>
                <w:rFonts w:eastAsiaTheme="minorEastAsia"/>
              </w:rPr>
            </w:rPrChange>
          </w:rPr>
          <w:t xml:space="preserve">between each </w:t>
        </w:r>
        <w:del w:id="1444" w:author="Marian Louise Schmidt" w:date="2025-10-22T12:31:00Z" w16du:dateUtc="2025-10-22T16:31:00Z">
          <w:r w:rsidRPr="00604558" w:rsidDel="00044BD2">
            <w:rPr>
              <w:rFonts w:eastAsiaTheme="minorEastAsia"/>
              <w:sz w:val="20"/>
              <w:szCs w:val="20"/>
              <w:rPrChange w:id="1445" w:author="Augustus Raymond Pendleton" w:date="2025-09-29T08:44:00Z" w16du:dateUtc="2025-09-29T12:44:00Z">
                <w:rPr>
                  <w:rFonts w:eastAsiaTheme="minorEastAsia"/>
                </w:rPr>
              </w:rPrChange>
            </w:rPr>
            <w:delText xml:space="preserve">given </w:delText>
          </w:r>
        </w:del>
        <w:r w:rsidRPr="00604558">
          <w:rPr>
            <w:rFonts w:eastAsiaTheme="minorEastAsia"/>
            <w:sz w:val="20"/>
            <w:szCs w:val="20"/>
            <w:rPrChange w:id="1446" w:author="Augustus Raymond Pendleton" w:date="2025-09-29T08:44:00Z" w16du:dateUtc="2025-09-29T12:44:00Z">
              <w:rPr>
                <w:rFonts w:eastAsiaTheme="minorEastAsia"/>
              </w:rPr>
            </w:rPrChange>
          </w:rPr>
          <w:t xml:space="preserve">distance metric and the </w:t>
        </w:r>
      </w:ins>
      <w:ins w:id="1447" w:author="Marian Louise Schmidt" w:date="2025-10-22T12:31:00Z" w16du:dateUtc="2025-10-22T16:31:00Z">
        <w:r w:rsidR="00044BD2">
          <w:rPr>
            <w:rFonts w:eastAsiaTheme="minorEastAsia"/>
            <w:sz w:val="20"/>
            <w:szCs w:val="20"/>
          </w:rPr>
          <w:t xml:space="preserve">pairwise differences in </w:t>
        </w:r>
      </w:ins>
      <w:ins w:id="1448" w:author="Augustus Raymond Pendleton" w:date="2025-09-29T08:39:00Z" w16du:dateUtc="2025-09-29T12:39:00Z">
        <w:r w:rsidRPr="00604558">
          <w:rPr>
            <w:rFonts w:eastAsiaTheme="minorEastAsia"/>
            <w:sz w:val="20"/>
            <w:szCs w:val="20"/>
            <w:rPrChange w:id="1449" w:author="Augustus Raymond Pendleton" w:date="2025-09-29T08:44:00Z" w16du:dateUtc="2025-09-29T12:44:00Z">
              <w:rPr>
                <w:rFonts w:eastAsiaTheme="minorEastAsia"/>
              </w:rPr>
            </w:rPrChange>
          </w:rPr>
          <w:t xml:space="preserve">absolute </w:t>
        </w:r>
        <w:del w:id="1450" w:author="Marian Louise Schmidt" w:date="2025-10-22T12:31:00Z" w16du:dateUtc="2025-10-22T16:31:00Z">
          <w:r w:rsidRPr="00604558" w:rsidDel="00044BD2">
            <w:rPr>
              <w:rFonts w:eastAsiaTheme="minorEastAsia"/>
              <w:sz w:val="20"/>
              <w:szCs w:val="20"/>
              <w:rPrChange w:id="1451" w:author="Augustus Raymond Pendleton" w:date="2025-09-29T08:44:00Z" w16du:dateUtc="2025-09-29T12:44:00Z">
                <w:rPr>
                  <w:rFonts w:eastAsiaTheme="minorEastAsia"/>
                </w:rPr>
              </w:rPrChange>
            </w:rPr>
            <w:delText>difference</w:delText>
          </w:r>
        </w:del>
      </w:ins>
      <w:ins w:id="1452" w:author="Marian Louise Schmidt" w:date="2025-10-22T12:31:00Z" w16du:dateUtc="2025-10-22T16:31:00Z">
        <w:r w:rsidR="00044BD2">
          <w:rPr>
            <w:rFonts w:eastAsiaTheme="minorEastAsia"/>
            <w:sz w:val="20"/>
            <w:szCs w:val="20"/>
          </w:rPr>
          <w:t>abundance (</w:t>
        </w:r>
      </w:ins>
      <w:ins w:id="1453" w:author="Augustus Raymond Pendleton" w:date="2025-09-29T08:39:00Z" w16du:dateUtc="2025-09-29T12:39:00Z">
        <w:del w:id="1454" w:author="Marian Louise Schmidt" w:date="2025-10-22T12:31:00Z" w16du:dateUtc="2025-10-22T16:31:00Z">
          <w:r w:rsidRPr="00604558" w:rsidDel="00044BD2">
            <w:rPr>
              <w:rFonts w:eastAsiaTheme="minorEastAsia"/>
              <w:sz w:val="20"/>
              <w:szCs w:val="20"/>
              <w:rPrChange w:id="1455" w:author="Augustus Raymond Pendleton" w:date="2025-09-29T08:44:00Z" w16du:dateUtc="2025-09-29T12:44:00Z">
                <w:rPr>
                  <w:rFonts w:eastAsiaTheme="minorEastAsia"/>
                </w:rPr>
              </w:rPrChange>
            </w:rPr>
            <w:delText xml:space="preserve"> in </w:delText>
          </w:r>
        </w:del>
        <w:r w:rsidRPr="00604558">
          <w:rPr>
            <w:rFonts w:eastAsiaTheme="minorEastAsia"/>
            <w:sz w:val="20"/>
            <w:szCs w:val="20"/>
            <w:rPrChange w:id="1456" w:author="Augustus Raymond Pendleton" w:date="2025-09-29T08:44:00Z" w16du:dateUtc="2025-09-29T12:44:00Z">
              <w:rPr>
                <w:rFonts w:eastAsiaTheme="minorEastAsia"/>
              </w:rPr>
            </w:rPrChange>
          </w:rPr>
          <w:t>cel</w:t>
        </w:r>
      </w:ins>
      <w:ins w:id="1457" w:author="Augustus Raymond Pendleton" w:date="2025-09-29T08:40:00Z" w16du:dateUtc="2025-09-29T12:40:00Z">
        <w:r w:rsidRPr="00604558">
          <w:rPr>
            <w:rFonts w:eastAsiaTheme="minorEastAsia"/>
            <w:sz w:val="20"/>
            <w:szCs w:val="20"/>
            <w:rPrChange w:id="1458" w:author="Augustus Raymond Pendleton" w:date="2025-09-29T08:44:00Z" w16du:dateUtc="2025-09-29T12:44:00Z">
              <w:rPr>
                <w:rFonts w:eastAsiaTheme="minorEastAsia"/>
              </w:rPr>
            </w:rPrChange>
          </w:rPr>
          <w:t>l counts or 16S copy number</w:t>
        </w:r>
      </w:ins>
      <w:ins w:id="1459" w:author="Marian Louise Schmidt" w:date="2025-10-22T12:31:00Z" w16du:dateUtc="2025-10-22T16:31:00Z">
        <w:r w:rsidR="00044BD2">
          <w:rPr>
            <w:rFonts w:eastAsiaTheme="minorEastAsia"/>
            <w:sz w:val="20"/>
            <w:szCs w:val="20"/>
          </w:rPr>
          <w:t>), illustrating the degree to which each metric is driven by biomass differences</w:t>
        </w:r>
      </w:ins>
      <w:ins w:id="1460" w:author="Augustus Raymond Pendleton" w:date="2025-09-29T08:40:00Z" w16du:dateUtc="2025-09-29T12:40:00Z">
        <w:del w:id="1461" w:author="Marian Louise Schmidt" w:date="2025-10-22T12:31:00Z" w16du:dateUtc="2025-10-22T16:31:00Z">
          <w:r w:rsidRPr="00604558" w:rsidDel="00044BD2">
            <w:rPr>
              <w:rFonts w:eastAsiaTheme="minorEastAsia"/>
              <w:sz w:val="20"/>
              <w:szCs w:val="20"/>
              <w:rPrChange w:id="1462" w:author="Augustus Raymond Pendleton" w:date="2025-09-29T08:44:00Z" w16du:dateUtc="2025-09-29T12:44:00Z">
                <w:rPr>
                  <w:rFonts w:eastAsiaTheme="minorEastAsia"/>
                </w:rPr>
              </w:rPrChange>
            </w:rPr>
            <w:delText xml:space="preserve"> between samples</w:delText>
          </w:r>
        </w:del>
        <w:r w:rsidRPr="00604558">
          <w:rPr>
            <w:rFonts w:eastAsiaTheme="minorEastAsia"/>
            <w:sz w:val="20"/>
            <w:szCs w:val="20"/>
            <w:rPrChange w:id="1463" w:author="Augustus Raymond Pendleton" w:date="2025-09-29T08:44:00Z" w16du:dateUtc="2025-09-29T12:44:00Z">
              <w:rPr>
                <w:rFonts w:eastAsiaTheme="minorEastAsia"/>
              </w:rPr>
            </w:rPrChange>
          </w:rPr>
          <w:t xml:space="preserve">. </w:t>
        </w:r>
      </w:ins>
    </w:p>
    <w:p w14:paraId="13573E78" w14:textId="3BF6704D" w:rsidR="0007048F" w:rsidRPr="0007048F" w:rsidDel="00F86279" w:rsidRDefault="0007048F" w:rsidP="0007048F">
      <w:pPr>
        <w:rPr>
          <w:del w:id="1464" w:author="Augustus Raymond Pendleton" w:date="2025-09-29T10:22:00Z" w16du:dateUtc="2025-09-29T14:22:00Z"/>
        </w:rPr>
      </w:pPr>
      <w:del w:id="1465" w:author="Augustus Raymond Pendleton" w:date="2025-09-29T10:22:00Z" w16du:dateUtc="2025-09-29T14:22:00Z">
        <w:r w:rsidRPr="0007048F" w:rsidDel="00F86279">
          <w:delText xml:space="preserve">    To quantify the impact on group differentiation, we performed PERMANOVA across depth-month groupings using </w:delText>
        </w:r>
      </w:del>
      <m:oMath>
        <m:r>
          <w:del w:id="1466" w:author="Augustus Raymond Pendleton" w:date="2025-09-29T10:22:00Z" w16du:dateUtc="2025-09-29T14:22:00Z">
            <w:rPr>
              <w:rFonts w:ascii="Cambria Math" w:hAnsi="Cambria Math"/>
            </w:rPr>
            <m:t>G</m:t>
          </w:del>
        </m:r>
        <m:sSup>
          <m:sSupPr>
            <m:ctrlPr>
              <w:del w:id="1467" w:author="Augustus Raymond Pendleton" w:date="2025-09-29T10:22:00Z" w16du:dateUtc="2025-09-29T14:22:00Z">
                <w:rPr>
                  <w:rFonts w:ascii="Cambria Math" w:hAnsi="Cambria Math"/>
                </w:rPr>
              </w:del>
            </m:ctrlPr>
          </m:sSupPr>
          <m:e>
            <m:r>
              <w:del w:id="1468" w:author="Augustus Raymond Pendleton" w:date="2025-09-29T10:22:00Z" w16du:dateUtc="2025-09-29T14:22:00Z">
                <w:rPr>
                  <w:rFonts w:ascii="Cambria Math" w:hAnsi="Cambria Math"/>
                </w:rPr>
                <m:t>U</m:t>
              </w:del>
            </m:r>
          </m:e>
          <m:sup>
            <m:r>
              <w:del w:id="1469" w:author="Augustus Raymond Pendleton" w:date="2025-09-29T10:22:00Z" w16du:dateUtc="2025-09-29T14:22:00Z">
                <w:rPr>
                  <w:rFonts w:ascii="Cambria Math" w:hAnsi="Cambria Math"/>
                </w:rPr>
                <m:t>R</m:t>
              </w:del>
            </m:r>
          </m:sup>
        </m:sSup>
      </m:oMath>
      <w:del w:id="1470" w:author="Augustus Raymond Pendleton" w:date="2025-09-29T10:22:00Z" w16du:dateUtc="2025-09-29T14:22:00Z">
        <w:r w:rsidRPr="0007048F" w:rsidDel="00F86279">
          <w:delText xml:space="preserve">, </w:delText>
        </w:r>
      </w:del>
      <m:oMath>
        <m:r>
          <w:del w:id="1471" w:author="Augustus Raymond Pendleton" w:date="2025-09-29T10:22:00Z" w16du:dateUtc="2025-09-29T14:22:00Z">
            <w:rPr>
              <w:rFonts w:ascii="Cambria Math" w:hAnsi="Cambria Math"/>
            </w:rPr>
            <m:t>G</m:t>
          </w:del>
        </m:r>
        <m:sSup>
          <m:sSupPr>
            <m:ctrlPr>
              <w:del w:id="1472" w:author="Augustus Raymond Pendleton" w:date="2025-09-29T10:22:00Z" w16du:dateUtc="2025-09-29T14:22:00Z">
                <w:rPr>
                  <w:rFonts w:ascii="Cambria Math" w:hAnsi="Cambria Math"/>
                </w:rPr>
              </w:del>
            </m:ctrlPr>
          </m:sSupPr>
          <m:e>
            <m:r>
              <w:del w:id="1473" w:author="Augustus Raymond Pendleton" w:date="2025-09-29T10:22:00Z" w16du:dateUtc="2025-09-29T14:22:00Z">
                <w:rPr>
                  <w:rFonts w:ascii="Cambria Math" w:hAnsi="Cambria Math"/>
                </w:rPr>
                <m:t>U</m:t>
              </w:del>
            </m:r>
          </m:e>
          <m:sup>
            <m:r>
              <w:del w:id="1474" w:author="Augustus Raymond Pendleton" w:date="2025-09-29T10:22:00Z" w16du:dateUtc="2025-09-29T14:22:00Z">
                <w:rPr>
                  <w:rFonts w:ascii="Cambria Math" w:hAnsi="Cambria Math"/>
                </w:rPr>
                <m:t>A</m:t>
              </w:del>
            </m:r>
          </m:sup>
        </m:sSup>
      </m:oMath>
      <w:del w:id="1475" w:author="Augustus Raymond Pendleton" w:date="2025-09-29T10:22:00Z" w16du:dateUtc="2025-09-29T14:22:00Z">
        <w:r w:rsidRPr="0007048F" w:rsidDel="00F86279">
          <w:delText xml:space="preserve">, </w:delText>
        </w:r>
      </w:del>
      <m:oMath>
        <m:r>
          <w:del w:id="1476" w:author="Augustus Raymond Pendleton" w:date="2025-09-29T10:22:00Z" w16du:dateUtc="2025-09-29T14:22:00Z">
            <w:rPr>
              <w:rFonts w:ascii="Cambria Math" w:hAnsi="Cambria Math"/>
            </w:rPr>
            <m:t>B</m:t>
          </w:del>
        </m:r>
        <m:sSup>
          <m:sSupPr>
            <m:ctrlPr>
              <w:del w:id="1477" w:author="Augustus Raymond Pendleton" w:date="2025-09-29T10:22:00Z" w16du:dateUtc="2025-09-29T14:22:00Z">
                <w:rPr>
                  <w:rFonts w:ascii="Cambria Math" w:hAnsi="Cambria Math"/>
                </w:rPr>
              </w:del>
            </m:ctrlPr>
          </m:sSupPr>
          <m:e>
            <m:r>
              <w:del w:id="1478" w:author="Augustus Raymond Pendleton" w:date="2025-09-29T10:22:00Z" w16du:dateUtc="2025-09-29T14:22:00Z">
                <w:rPr>
                  <w:rFonts w:ascii="Cambria Math" w:hAnsi="Cambria Math"/>
                </w:rPr>
                <m:t>C</m:t>
              </w:del>
            </m:r>
          </m:e>
          <m:sup>
            <m:r>
              <w:del w:id="1479" w:author="Augustus Raymond Pendleton" w:date="2025-09-29T10:22:00Z" w16du:dateUtc="2025-09-29T14:22:00Z">
                <w:rPr>
                  <w:rFonts w:ascii="Cambria Math" w:hAnsi="Cambria Math"/>
                </w:rPr>
                <m:t>R</m:t>
              </w:del>
            </m:r>
          </m:sup>
        </m:sSup>
      </m:oMath>
      <w:del w:id="1480" w:author="Augustus Raymond Pendleton" w:date="2025-09-29T10:22:00Z" w16du:dateUtc="2025-09-29T14:22:00Z">
        <w:r w:rsidRPr="0007048F" w:rsidDel="00F86279">
          <w:delText xml:space="preserve">, and </w:delText>
        </w:r>
      </w:del>
      <m:oMath>
        <m:r>
          <w:del w:id="1481" w:author="Augustus Raymond Pendleton" w:date="2025-09-29T10:22:00Z" w16du:dateUtc="2025-09-29T14:22:00Z">
            <w:rPr>
              <w:rFonts w:ascii="Cambria Math" w:hAnsi="Cambria Math"/>
            </w:rPr>
            <m:t>B</m:t>
          </w:del>
        </m:r>
        <m:sSup>
          <m:sSupPr>
            <m:ctrlPr>
              <w:del w:id="1482" w:author="Augustus Raymond Pendleton" w:date="2025-09-29T10:22:00Z" w16du:dateUtc="2025-09-29T14:22:00Z">
                <w:rPr>
                  <w:rFonts w:ascii="Cambria Math" w:hAnsi="Cambria Math"/>
                </w:rPr>
              </w:del>
            </m:ctrlPr>
          </m:sSupPr>
          <m:e>
            <m:r>
              <w:del w:id="1483" w:author="Augustus Raymond Pendleton" w:date="2025-09-29T10:22:00Z" w16du:dateUtc="2025-09-29T14:22:00Z">
                <w:rPr>
                  <w:rFonts w:ascii="Cambria Math" w:hAnsi="Cambria Math"/>
                </w:rPr>
                <m:t>C</m:t>
              </w:del>
            </m:r>
          </m:e>
          <m:sup>
            <m:r>
              <w:del w:id="1484" w:author="Augustus Raymond Pendleton" w:date="2025-09-29T10:22:00Z" w16du:dateUtc="2025-09-29T14:22:00Z">
                <w:rPr>
                  <w:rFonts w:ascii="Cambria Math" w:hAnsi="Cambria Math"/>
                </w:rPr>
                <m:t>A</m:t>
              </w:del>
            </m:r>
          </m:sup>
        </m:sSup>
      </m:oMath>
      <w:del w:id="1485" w:author="Augustus Raymond Pendleton" w:date="2025-09-29T10:22:00Z" w16du:dateUtc="2025-09-29T14:22:00Z">
        <w:r w:rsidRPr="0007048F" w:rsidDel="00F86279">
          <w:delText xml:space="preserve"> at varying </w:delText>
        </w:r>
      </w:del>
      <m:oMath>
        <m:r>
          <w:del w:id="1486" w:author="Augustus Raymond Pendleton" w:date="2025-09-29T10:22:00Z" w16du:dateUtc="2025-09-29T14:22:00Z">
            <w:rPr>
              <w:rFonts w:ascii="Cambria Math" w:hAnsi="Cambria Math"/>
            </w:rPr>
            <m:t>α</m:t>
          </w:del>
        </m:r>
      </m:oMath>
      <w:del w:id="1487" w:author="Augustus Raymond Pendleton" w:date="2025-09-29T10:22:00Z" w16du:dateUtc="2025-09-29T14:22:00Z">
        <w:r w:rsidRPr="0007048F" w:rsidDel="00F86279">
          <w:delText xml:space="preserve"> (Fig. 2B–C). Across all metrics, incorporating absolute abundance increased both the proportion of explained variance (</w:delText>
        </w:r>
      </w:del>
      <m:oMath>
        <m:sSup>
          <m:sSupPr>
            <m:ctrlPr>
              <w:del w:id="1488" w:author="Augustus Raymond Pendleton" w:date="2025-09-29T10:22:00Z" w16du:dateUtc="2025-09-29T14:22:00Z">
                <w:rPr>
                  <w:rFonts w:ascii="Cambria Math" w:hAnsi="Cambria Math"/>
                </w:rPr>
              </w:del>
            </m:ctrlPr>
          </m:sSupPr>
          <m:e>
            <m:r>
              <w:del w:id="1489" w:author="Augustus Raymond Pendleton" w:date="2025-09-29T10:22:00Z" w16du:dateUtc="2025-09-29T14:22:00Z">
                <w:rPr>
                  <w:rFonts w:ascii="Cambria Math" w:hAnsi="Cambria Math"/>
                </w:rPr>
                <m:t>R</m:t>
              </w:del>
            </m:r>
          </m:e>
          <m:sup>
            <m:r>
              <w:del w:id="1490" w:author="Augustus Raymond Pendleton" w:date="2025-09-29T10:22:00Z" w16du:dateUtc="2025-09-29T14:22:00Z">
                <w:rPr>
                  <w:rFonts w:ascii="Cambria Math" w:hAnsi="Cambria Math"/>
                </w:rPr>
                <m:t>2</m:t>
              </w:del>
            </m:r>
          </m:sup>
        </m:sSup>
      </m:oMath>
      <w:del w:id="1491" w:author="Augustus Raymond Pendleton" w:date="2025-09-29T10:22:00Z" w16du:dateUtc="2025-09-29T14:22:00Z">
        <w:r w:rsidRPr="0007048F" w:rsidDel="00F86279">
          <w:delText xml:space="preserve">) and the </w:delText>
        </w:r>
      </w:del>
      <m:oMath>
        <m:r>
          <w:del w:id="1492" w:author="Augustus Raymond Pendleton" w:date="2025-09-29T10:22:00Z" w16du:dateUtc="2025-09-29T14:22:00Z">
            <w:rPr>
              <w:rFonts w:ascii="Cambria Math" w:hAnsi="Cambria Math"/>
            </w:rPr>
            <m:t>pseudo</m:t>
          </w:del>
        </m:r>
        <m:r>
          <w:del w:id="1493" w:author="Augustus Raymond Pendleton" w:date="2025-09-29T10:22:00Z" w16du:dateUtc="2025-09-29T14:22:00Z">
            <m:rPr>
              <m:sty m:val="p"/>
            </m:rPr>
            <w:rPr>
              <w:rFonts w:ascii="Cambria Math" w:hAnsi="Cambria Math"/>
            </w:rPr>
            <m:t>-</m:t>
          </w:del>
        </m:r>
        <m:r>
          <w:del w:id="1494" w:author="Augustus Raymond Pendleton" w:date="2025-09-29T10:22:00Z" w16du:dateUtc="2025-09-29T14:22:00Z">
            <w:rPr>
              <w:rFonts w:ascii="Cambria Math" w:hAnsi="Cambria Math"/>
            </w:rPr>
            <m:t>F</m:t>
          </w:del>
        </m:r>
      </m:oMath>
      <w:del w:id="1495" w:author="Augustus Raymond Pendleton" w:date="2025-09-29T10:22:00Z" w16du:dateUtc="2025-09-29T14:22:00Z">
        <w:r w:rsidRPr="0007048F" w:rsidDel="00F86279">
          <w:delText xml:space="preserve">-statistic. </w:delText>
        </w:r>
      </w:del>
      <m:oMath>
        <m:r>
          <w:del w:id="1496" w:author="Augustus Raymond Pendleton" w:date="2025-09-29T10:22:00Z" w16du:dateUtc="2025-09-29T14:22:00Z">
            <w:rPr>
              <w:rFonts w:ascii="Cambria Math" w:hAnsi="Cambria Math"/>
            </w:rPr>
            <m:t>G</m:t>
          </w:del>
        </m:r>
        <m:sSup>
          <m:sSupPr>
            <m:ctrlPr>
              <w:del w:id="1497" w:author="Augustus Raymond Pendleton" w:date="2025-09-29T10:22:00Z" w16du:dateUtc="2025-09-29T14:22:00Z">
                <w:rPr>
                  <w:rFonts w:ascii="Cambria Math" w:hAnsi="Cambria Math"/>
                </w:rPr>
              </w:del>
            </m:ctrlPr>
          </m:sSupPr>
          <m:e>
            <m:r>
              <w:del w:id="1498" w:author="Augustus Raymond Pendleton" w:date="2025-09-29T10:22:00Z" w16du:dateUtc="2025-09-29T14:22:00Z">
                <w:rPr>
                  <w:rFonts w:ascii="Cambria Math" w:hAnsi="Cambria Math"/>
                </w:rPr>
                <m:t>U</m:t>
              </w:del>
            </m:r>
          </m:e>
          <m:sup>
            <m:r>
              <w:del w:id="1499" w:author="Augustus Raymond Pendleton" w:date="2025-09-29T10:22:00Z" w16du:dateUtc="2025-09-29T14:22:00Z">
                <w:rPr>
                  <w:rFonts w:ascii="Cambria Math" w:hAnsi="Cambria Math"/>
                </w:rPr>
                <m:t>A</m:t>
              </w:del>
            </m:r>
          </m:sup>
        </m:sSup>
      </m:oMath>
      <w:del w:id="1500" w:author="Augustus Raymond Pendleton" w:date="2025-09-29T10:22:00Z" w16du:dateUtc="2025-09-29T14:22:00Z">
        <w:r w:rsidRPr="0007048F" w:rsidDel="00F86279">
          <w:delText xml:space="preserve"> achieved a maximum </w:delText>
        </w:r>
      </w:del>
      <m:oMath>
        <m:sSup>
          <m:sSupPr>
            <m:ctrlPr>
              <w:del w:id="1501" w:author="Augustus Raymond Pendleton" w:date="2025-09-29T10:22:00Z" w16du:dateUtc="2025-09-29T14:22:00Z">
                <w:rPr>
                  <w:rFonts w:ascii="Cambria Math" w:hAnsi="Cambria Math"/>
                </w:rPr>
              </w:del>
            </m:ctrlPr>
          </m:sSupPr>
          <m:e>
            <m:r>
              <w:del w:id="1502" w:author="Augustus Raymond Pendleton" w:date="2025-09-29T10:22:00Z" w16du:dateUtc="2025-09-29T14:22:00Z">
                <w:rPr>
                  <w:rFonts w:ascii="Cambria Math" w:hAnsi="Cambria Math"/>
                </w:rPr>
                <m:t>R</m:t>
              </w:del>
            </m:r>
          </m:e>
          <m:sup>
            <m:r>
              <w:del w:id="1503" w:author="Augustus Raymond Pendleton" w:date="2025-09-29T10:22:00Z" w16du:dateUtc="2025-09-29T14:22:00Z">
                <w:rPr>
                  <w:rFonts w:ascii="Cambria Math" w:hAnsi="Cambria Math"/>
                </w:rPr>
                <m:t>2</m:t>
              </w:del>
            </m:r>
          </m:sup>
        </m:sSup>
      </m:oMath>
      <w:del w:id="1504" w:author="Augustus Raymond Pendleton" w:date="2025-09-29T10:22:00Z" w16du:dateUtc="2025-09-29T14:22:00Z">
        <w:r w:rsidRPr="0007048F" w:rsidDel="00F86279">
          <w:delText xml:space="preserve"> of 75.8% and a </w:delText>
        </w:r>
      </w:del>
      <m:oMath>
        <m:r>
          <w:del w:id="1505" w:author="Augustus Raymond Pendleton" w:date="2025-09-29T10:22:00Z" w16du:dateUtc="2025-09-29T14:22:00Z">
            <w:rPr>
              <w:rFonts w:ascii="Cambria Math" w:hAnsi="Cambria Math"/>
            </w:rPr>
            <m:t>pseudo</m:t>
          </w:del>
        </m:r>
        <m:r>
          <w:del w:id="1506" w:author="Augustus Raymond Pendleton" w:date="2025-09-29T10:22:00Z" w16du:dateUtc="2025-09-29T14:22:00Z">
            <m:rPr>
              <m:sty m:val="p"/>
            </m:rPr>
            <w:rPr>
              <w:rFonts w:ascii="Cambria Math" w:hAnsi="Cambria Math"/>
            </w:rPr>
            <m:t>-</m:t>
          </w:del>
        </m:r>
        <m:r>
          <w:del w:id="1507" w:author="Augustus Raymond Pendleton" w:date="2025-09-29T10:22:00Z" w16du:dateUtc="2025-09-29T14:22:00Z">
            <w:rPr>
              <w:rFonts w:ascii="Cambria Math" w:hAnsi="Cambria Math"/>
            </w:rPr>
            <m:t>F</m:t>
          </w:del>
        </m:r>
      </m:oMath>
      <w:del w:id="1508" w:author="Augustus Raymond Pendleton" w:date="2025-09-29T10:22:00Z" w16du:dateUtc="2025-09-29T14:22:00Z">
        <w:r w:rsidRPr="0007048F" w:rsidDel="00F86279">
          <w:delText>-statistic 1.56</w:delText>
        </w:r>
        <w:r w:rsidR="00327654" w:rsidDel="00F86279">
          <w:delText xml:space="preserve"> times</w:delText>
        </w:r>
        <w:r w:rsidRPr="0007048F" w:rsidDel="00F86279">
          <w:delText xml:space="preserve"> greater than </w:delText>
        </w:r>
      </w:del>
      <m:oMath>
        <m:r>
          <w:del w:id="1509" w:author="Augustus Raymond Pendleton" w:date="2025-09-29T10:22:00Z" w16du:dateUtc="2025-09-29T14:22:00Z">
            <w:rPr>
              <w:rFonts w:ascii="Cambria Math" w:hAnsi="Cambria Math"/>
            </w:rPr>
            <m:t>G</m:t>
          </w:del>
        </m:r>
        <m:sSup>
          <m:sSupPr>
            <m:ctrlPr>
              <w:del w:id="1510" w:author="Augustus Raymond Pendleton" w:date="2025-09-29T10:22:00Z" w16du:dateUtc="2025-09-29T14:22:00Z">
                <w:rPr>
                  <w:rFonts w:ascii="Cambria Math" w:hAnsi="Cambria Math"/>
                </w:rPr>
              </w:del>
            </m:ctrlPr>
          </m:sSupPr>
          <m:e>
            <m:r>
              <w:del w:id="1511" w:author="Augustus Raymond Pendleton" w:date="2025-09-29T10:22:00Z" w16du:dateUtc="2025-09-29T14:22:00Z">
                <w:rPr>
                  <w:rFonts w:ascii="Cambria Math" w:hAnsi="Cambria Math"/>
                </w:rPr>
                <m:t>U</m:t>
              </w:del>
            </m:r>
          </m:e>
          <m:sup>
            <m:r>
              <w:del w:id="1512" w:author="Augustus Raymond Pendleton" w:date="2025-09-29T10:22:00Z" w16du:dateUtc="2025-09-29T14:22:00Z">
                <w:rPr>
                  <w:rFonts w:ascii="Cambria Math" w:hAnsi="Cambria Math"/>
                </w:rPr>
                <m:t>R</m:t>
              </w:del>
            </m:r>
          </m:sup>
        </m:sSup>
      </m:oMath>
      <w:del w:id="1513" w:author="Augustus Raymond Pendleton" w:date="2025-09-29T10:22:00Z" w16du:dateUtc="2025-09-29T14:22:00Z">
        <w:r w:rsidRPr="0007048F" w:rsidDel="00F86279">
          <w:delText xml:space="preserve">, highlighting the ability of </w:delText>
        </w:r>
      </w:del>
      <m:oMath>
        <m:r>
          <w:del w:id="1514" w:author="Augustus Raymond Pendleton" w:date="2025-09-29T10:22:00Z" w16du:dateUtc="2025-09-29T14:22:00Z">
            <w:rPr>
              <w:rFonts w:ascii="Cambria Math" w:hAnsi="Cambria Math"/>
            </w:rPr>
            <m:t>G</m:t>
          </w:del>
        </m:r>
        <m:sSup>
          <m:sSupPr>
            <m:ctrlPr>
              <w:del w:id="1515" w:author="Augustus Raymond Pendleton" w:date="2025-09-29T10:22:00Z" w16du:dateUtc="2025-09-29T14:22:00Z">
                <w:rPr>
                  <w:rFonts w:ascii="Cambria Math" w:hAnsi="Cambria Math"/>
                </w:rPr>
              </w:del>
            </m:ctrlPr>
          </m:sSupPr>
          <m:e>
            <m:r>
              <w:del w:id="1516" w:author="Augustus Raymond Pendleton" w:date="2025-09-29T10:22:00Z" w16du:dateUtc="2025-09-29T14:22:00Z">
                <w:rPr>
                  <w:rFonts w:ascii="Cambria Math" w:hAnsi="Cambria Math"/>
                </w:rPr>
                <m:t>U</m:t>
              </w:del>
            </m:r>
          </m:e>
          <m:sup>
            <m:r>
              <w:del w:id="1517" w:author="Augustus Raymond Pendleton" w:date="2025-09-29T10:22:00Z" w16du:dateUtc="2025-09-29T14:22:00Z">
                <w:rPr>
                  <w:rFonts w:ascii="Cambria Math" w:hAnsi="Cambria Math"/>
                </w:rPr>
                <m:t>A</m:t>
              </w:del>
            </m:r>
          </m:sup>
        </m:sSup>
      </m:oMath>
      <w:del w:id="1518" w:author="Augustus Raymond Pendleton" w:date="2025-09-29T10:22:00Z" w16du:dateUtc="2025-09-29T14:22:00Z">
        <w:r w:rsidRPr="0007048F" w:rsidDel="00F86279">
          <w:delText xml:space="preserve"> to detect group differences driven by microbial load.</w:delText>
        </w:r>
      </w:del>
    </w:p>
    <w:p w14:paraId="15044269" w14:textId="783F1409" w:rsidR="0007048F" w:rsidRPr="0007048F" w:rsidRDefault="0007048F" w:rsidP="0007048F">
      <w:del w:id="1519" w:author="Augustus Raymond Pendleton" w:date="2025-09-29T10:22:00Z" w16du:dateUtc="2025-09-29T14:22:00Z">
        <w:r w:rsidRPr="0007048F" w:rsidDel="00F86279">
          <w:delText xml:space="preserve">    However, a major caveat emerged: </w:delText>
        </w:r>
      </w:del>
      <w:moveFromRangeStart w:id="1520" w:author="Augustus Raymond Pendleton" w:date="2025-09-29T10:18:00Z" w:name="move210033553"/>
      <w:moveFrom w:id="1521" w:author="Augustus Raymond Pendleton" w:date="2025-09-29T10:18:00Z" w16du:dateUtc="2025-09-29T14:18:00Z">
        <w:r w:rsidRPr="0007048F" w:rsidDel="00F86279">
          <w:t xml:space="preserve">at high </w:t>
        </w:r>
        <m:oMath>
          <m:r>
            <w:rPr>
              <w:rFonts w:ascii="Cambria Math" w:hAnsi="Cambria Math"/>
            </w:rPr>
            <m:t>α</m:t>
          </m:r>
        </m:oMath>
        <w:moveFrom w:id="1522" w:author="Augustus Raymond Pendleton" w:date="2025-09-29T10:18:00Z" w16du:dateUtc="2025-09-29T14:18:00Z">
          <w:r w:rsidRPr="0007048F" w:rsidDel="00F86279">
            <w:t xml:space="preserve"> values,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moveFrom w:id="1523" w:author="Augustus Raymond Pendleton" w:date="2025-09-29T10:18:00Z" w16du:dateUtc="2025-09-29T14:18:00Z">
            <w:r w:rsidRPr="0007048F" w:rsidDel="00F86279">
              <w:t xml:space="preserve"> became strongly correlated with total cell count alone (Fig. 2D). Mantel tests showed that absolute distance metrics are much more sensitive to differences in cell counts than their relative counterparts. This is intuitive, and to a degree, intentional: these metrics aim to detect changes in biomass even when composition remains constant. Yet at </w:t>
            </w:r>
            <m:oMath>
              <m:r>
                <w:rPr>
                  <w:rFonts w:ascii="Cambria Math" w:hAnsi="Cambria Math"/>
                </w:rPr>
                <m:t>α</m:t>
              </m:r>
            </m:oMath>
            <w:moveFrom w:id="1524" w:author="Augustus Raymond Pendleton" w:date="2025-09-29T10:18:00Z" w16du:dateUtc="2025-09-29T14:18:00Z">
              <w:r w:rsidRPr="0007048F" w:rsidDel="00F86279">
                <w:t xml:space="preserve"> = 1, </w:t>
              </w:r>
              <m:oMath>
                <m:sSup>
                  <m:sSupPr>
                    <m:ctrlPr>
                      <w:rPr>
                        <w:rFonts w:ascii="Cambria Math" w:hAnsi="Cambria Math"/>
                      </w:rPr>
                    </m:ctrlPr>
                  </m:sSupPr>
                  <m:e>
                    <m:r>
                      <w:rPr>
                        <w:rFonts w:ascii="Cambria Math" w:hAnsi="Cambria Math"/>
                      </w:rPr>
                      <m:t>U</m:t>
                    </m:r>
                  </m:e>
                  <m:sup>
                    <m:r>
                      <w:rPr>
                        <w:rFonts w:ascii="Cambria Math" w:hAnsi="Cambria Math"/>
                      </w:rPr>
                      <m:t>A</m:t>
                    </m:r>
                  </m:sup>
                </m:sSup>
              </m:oMath>
              <w:moveFrom w:id="1525" w:author="Augustus Raymond Pendleton" w:date="2025-09-29T10:18:00Z" w16du:dateUtc="2025-09-29T14:18:00Z">
                <w:r w:rsidRPr="0007048F" w:rsidDel="00F86279">
                  <w:t xml:space="preserve"> is nearly a proxy for sample biomass. In ordination space, this manifests as Axis 1 being almost perfectly correlated with absolute abundance (Spearman’s </w:t>
                </w:r>
                <m:oMath>
                  <m:r>
                    <w:rPr>
                      <w:rFonts w:ascii="Cambria Math" w:hAnsi="Cambria Math"/>
                    </w:rPr>
                    <m:t>ρ</m:t>
                  </m:r>
                </m:oMath>
                <w:moveFrom w:id="1526" w:author="Augustus Raymond Pendleton" w:date="2025-09-29T10:18:00Z" w16du:dateUtc="2025-09-29T14:18:00Z">
                  <w:r w:rsidRPr="0007048F" w:rsidDel="00F86279">
                    <w:t xml:space="preserve"> = -1.0), whereas at </w:t>
                  </w:r>
                  <m:oMath>
                    <m:r>
                      <w:rPr>
                        <w:rFonts w:ascii="Cambria Math" w:hAnsi="Cambria Math"/>
                      </w:rPr>
                      <m:t>α</m:t>
                    </m:r>
                  </m:oMath>
                  <w:moveFrom w:id="1527" w:author="Augustus Raymond Pendleton" w:date="2025-09-29T10:18:00Z" w16du:dateUtc="2025-09-29T14:18:00Z">
                    <w:r w:rsidRPr="0007048F" w:rsidDel="00F86279">
                      <w:t xml:space="preserve"> = 0.0, the correlation is moderate (</w:t>
                    </w:r>
                    <m:oMath>
                      <m:r>
                        <w:rPr>
                          <w:rFonts w:ascii="Cambria Math" w:hAnsi="Cambria Math"/>
                        </w:rPr>
                        <m:t>ρ</m:t>
                      </m:r>
                    </m:oMath>
                    <w:moveFrom w:id="1528" w:author="Augustus Raymond Pendleton" w:date="2025-09-29T10:18:00Z" w16du:dateUtc="2025-09-29T14:18:00Z">
                      <w:r w:rsidRPr="0007048F" w:rsidDel="00F86279">
                        <w:t xml:space="preserve"> = 0.58). The structure observed in Fig. 2A at </w:t>
                      </w:r>
                      <m:oMath>
                        <m:r>
                          <w:rPr>
                            <w:rFonts w:ascii="Cambria Math" w:hAnsi="Cambria Math"/>
                          </w:rPr>
                          <m:t>α</m:t>
                        </m:r>
                      </m:oMath>
                      <w:moveFrom w:id="1529" w:author="Augustus Raymond Pendleton" w:date="2025-09-29T10:18:00Z" w16du:dateUtc="2025-09-29T14:18:00Z">
                        <w:r w:rsidRPr="0007048F" w:rsidDel="00F86279">
                          <w:t xml:space="preserve"> = 1 may largely reflect a horseshoe effect</w:t>
                        </w:r>
                        <w:r w:rsidR="00327654" w:rsidDel="00F86279">
                          <w:t xml:space="preserve"> </w:t>
                        </w:r>
                        <w:r w:rsidR="00327654" w:rsidDel="00F86279">
                          <w:fldChar w:fldCharType="begin"/>
                        </w:r>
                        <w:r w:rsidR="008729F6" w:rsidDel="00F86279">
                          <w:instrText xml:space="preserve"> ADDIN ZOTERO_ITEM CSL_CITATION {"citationID":"tSFyirQ6","properties":{"formattedCitation":"[12]","plainCitation":"[12]","noteIndex":0},"citationItems":[{"id":2064,"uris":["http://zotero.org/groups/5077571/items/93267LKJ"],"itemData":{"id":2064,"type":"article-journal","abstract":"The horseshoe effect is a phenomenon that has long intrigued ecologists. The effect was commonly thought to be an artifact of dimensionality reduction, and multiple techniques were developed to unravel this phenomenon and simplify interpretation. Here, we provide evidence that horseshoes arise as a consequence of distance metrics that saturate—a familiar concept in other fields but new to microbial ecology. This saturation property loses information about community dissimilarity, simply because it cannot discriminate between samples that do not share any common features. The phenomenon illuminates niche differentiation in microbial communities and indicates species turnover along environmental gradients. Here we propose a rationale for the observed horseshoe effect from multiple dimensionality reduction techniques applied to simulations, soil samples, and samples from postmortem mice. An in-depth understanding of this phenomenon allows targeting of niche differentiation patterns from high-level ordination plots, which can guide conventional statistical tools to pinpoint microbial niches along environmental gradients.IMPORTANCE The horseshoe effect is often considered an artifact of dimensionality reduction. We show that this is not true in the case for microbiome data and that, in fact, horseshoes can help analysts discover microbial niches across environments.","container-title":"mSystems","DOI":"10.1128/msystems.00166-16","issue":"1","note":"publisher: American Society for Microbiology","page":"10.1128/msystems.00166-16","source":"journals.asm.org (Atypon)","title":"Uncovering the Horseshoe Effect in Microbial Analyses","volume":"2","author":[{"family":"Morton","given":"James T."},{"family":"Toran","given":"Liam"},{"family":"Edlund","given":"Anna"},{"family":"Metcalf","given":"Jessica L."},{"family":"Lauber","given":"Christian"},{"family":"Knight","given":"Rob"}],"issued":{"date-parts":[["2017",2,21]]},"citation-key":"mortonUncoveringHorseshoeEffect2017"}}],"schema":"https://github.com/citation-style-language/schema/raw/master/csl-citation.json"} </w:instrText>
                        </w:r>
                        <w:r w:rsidR="00327654" w:rsidDel="00F86279">
                          <w:fldChar w:fldCharType="separate"/>
                        </w:r>
                        <w:r w:rsidR="008729F6" w:rsidDel="00F86279">
                          <w:rPr>
                            <w:noProof/>
                          </w:rPr>
                          <w:t>[12]</w:t>
                        </w:r>
                        <w:r w:rsidR="00327654" w:rsidDel="00F86279">
                          <w:fldChar w:fldCharType="end"/>
                        </w:r>
                        <w:r w:rsidRPr="0007048F" w:rsidDel="00F86279">
                          <w:t>, where a strong gradient (here, cell counts) becomes curved in ordination space, potentially distorting ecological interpretation.</w:t>
                        </w:r>
                      </w:moveFrom>
                      <w:moveFromRangeEnd w:id="1520"/>
                    </w:moveFrom>
                  </w:moveFrom>
                </w:moveFrom>
              </w:moveFrom>
            </w:moveFrom>
          </w:moveFrom>
        </w:moveFrom>
      </w:moveFrom>
    </w:p>
    <w:p w14:paraId="5F746E30" w14:textId="616E4C9C" w:rsidR="0007048F" w:rsidDel="008202AF" w:rsidRDefault="0007048F">
      <w:pPr>
        <w:ind w:firstLine="720"/>
        <w:rPr>
          <w:del w:id="1530" w:author="Augustus Raymond Pendleton" w:date="2025-09-28T21:44:00Z" w16du:dateUtc="2025-09-29T01:44:00Z"/>
        </w:rPr>
        <w:pPrChange w:id="1531" w:author="Augustus Raymond Pendleton" w:date="2025-09-29T11:36:00Z" w16du:dateUtc="2025-09-29T15:36:00Z">
          <w:pPr/>
        </w:pPrChange>
      </w:pPr>
      <w:del w:id="1532" w:author="Augustus Raymond Pendleton" w:date="2025-09-29T11:36:00Z" w16du:dateUtc="2025-09-29T15:36:00Z">
        <w:r w:rsidRPr="0007048F" w:rsidDel="00FF313F">
          <w:delText>    </w:delText>
        </w:r>
      </w:del>
      <w:r w:rsidRPr="0007048F">
        <w:t xml:space="preserve">We urge careful calibration of </w:t>
      </w:r>
      <m:oMath>
        <m:r>
          <w:rPr>
            <w:rFonts w:ascii="Cambria Math" w:hAnsi="Cambria Math"/>
          </w:rPr>
          <m:t>α</m:t>
        </m:r>
      </m:oMath>
      <w:r w:rsidRPr="0007048F">
        <w:t xml:space="preserve"> based on research goals, thereby mitigating this effect</w:t>
      </w:r>
      <w:ins w:id="1533" w:author="Augustus Raymond Pendleton" w:date="2025-09-29T10:22:00Z" w16du:dateUtc="2025-09-29T14:22:00Z">
        <w:r w:rsidR="00F86279">
          <w:t xml:space="preserve"> by</w:t>
        </w:r>
      </w:ins>
      <w:r w:rsidRPr="0007048F">
        <w:t xml:space="preserve"> using </w:t>
      </w:r>
      <m:oMath>
        <m:r>
          <w:rPr>
            <w:rFonts w:ascii="Cambria Math" w:hAnsi="Cambria Math"/>
          </w:rPr>
          <m:t>G</m:t>
        </m:r>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w:t>
      </w:r>
      <w:ins w:id="1534" w:author="Augustus Raymond Pendleton" w:date="2025-09-29T10:22:00Z" w16du:dateUtc="2025-09-29T14:22:00Z">
        <w:r w:rsidR="00F86279">
          <w:t>a</w:t>
        </w:r>
      </w:ins>
      <w:ins w:id="1535" w:author="Augustus Raymond Pendleton" w:date="2025-09-29T11:27:00Z" w16du:dateUtc="2025-09-29T15:27:00Z">
        <w:r w:rsidR="00AA63C5">
          <w:t>cross</w:t>
        </w:r>
      </w:ins>
      <w:ins w:id="1536" w:author="Augustus Raymond Pendleton" w:date="2025-09-29T10:22:00Z" w16du:dateUtc="2025-09-29T14:22:00Z">
        <w:r w:rsidR="00F86279">
          <w:t xml:space="preserve"> a range of </w:t>
        </w:r>
      </w:ins>
      <m:oMath>
        <m:r>
          <w:ins w:id="1537" w:author="Augustus Raymond Pendleton" w:date="2025-09-29T10:22:00Z" w16du:dateUtc="2025-09-29T14:22:00Z">
            <w:rPr>
              <w:rFonts w:ascii="Cambria Math" w:hAnsi="Cambria Math"/>
            </w:rPr>
            <m:t>α</m:t>
          </w:ins>
        </m:r>
      </m:oMath>
      <w:ins w:id="1538" w:author="Augustus Raymond Pendleton" w:date="2025-09-29T10:22:00Z" w16du:dateUtc="2025-09-29T14:22:00Z">
        <w:r w:rsidR="00F86279" w:rsidRPr="0007048F">
          <w:t xml:space="preserve"> </w:t>
        </w:r>
      </w:ins>
      <w:r w:rsidRPr="0007048F">
        <w:t xml:space="preserve">rather than </w:t>
      </w:r>
      <m:oMath>
        <m:sSup>
          <m:sSupPr>
            <m:ctrlPr>
              <w:rPr>
                <w:rFonts w:ascii="Cambria Math" w:hAnsi="Cambria Math"/>
              </w:rPr>
            </m:ctrlPr>
          </m:sSupPr>
          <m:e>
            <m:r>
              <w:rPr>
                <w:rFonts w:ascii="Cambria Math" w:hAnsi="Cambria Math"/>
              </w:rPr>
              <m:t>U</m:t>
            </m:r>
          </m:e>
          <m:sup>
            <m:r>
              <w:rPr>
                <w:rFonts w:ascii="Cambria Math" w:hAnsi="Cambria Math"/>
              </w:rPr>
              <m:t>A</m:t>
            </m:r>
          </m:sup>
        </m:sSup>
      </m:oMath>
      <w:r w:rsidRPr="0007048F">
        <w:t xml:space="preserve">. Researchers should consider how much emphasis they want their dissimilarity metric to place on microbial load. </w:t>
      </w:r>
      <w:ins w:id="1539" w:author="Augustus Raymond Pendleton" w:date="2025-09-29T10:27:00Z" w16du:dateUtc="2025-09-29T14:27:00Z">
        <w:r w:rsidR="00042DC3">
          <w:t xml:space="preserve">One </w:t>
        </w:r>
      </w:ins>
      <w:ins w:id="1540" w:author="Augustus Raymond Pendleton" w:date="2025-09-29T10:28:00Z" w16du:dateUtc="2025-09-29T14:28:00Z">
        <w:r w:rsidR="00042DC3">
          <w:t>potential approach is to calculate correlations as demonstrated in Fig. 3B</w:t>
        </w:r>
      </w:ins>
      <w:ins w:id="1541" w:author="Augustus Raymond Pendleton" w:date="2025-09-29T10:29:00Z" w16du:dateUtc="2025-09-29T14:29:00Z">
        <w:r w:rsidR="00042DC3">
          <w:t xml:space="preserve"> and select an </w:t>
        </w:r>
      </w:ins>
      <m:oMath>
        <m:r>
          <w:ins w:id="1542" w:author="Augustus Raymond Pendleton" w:date="2025-09-29T10:39:00Z" w16du:dateUtc="2025-09-29T14:39:00Z">
            <w:rPr>
              <w:rFonts w:ascii="Cambria Math" w:hAnsi="Cambria Math"/>
            </w:rPr>
            <m:t>α</m:t>
          </w:ins>
        </m:r>
      </m:oMath>
      <w:ins w:id="1543" w:author="Augustus Raymond Pendleton" w:date="2025-09-29T10:29:00Z" w16du:dateUtc="2025-09-29T14:29:00Z">
        <w:r w:rsidR="00042DC3">
          <w:t xml:space="preserve"> prior to any ordinations or statistical testing. </w:t>
        </w:r>
      </w:ins>
      <w:ins w:id="1544" w:author="Augustus Raymond Pendleton" w:date="2025-09-29T12:23:00Z" w16du:dateUtc="2025-09-29T16:23:00Z">
        <w:r w:rsidR="006B42C1">
          <w:t xml:space="preserve">Again, absolute metrics are expected to correlate to differences in cell </w:t>
        </w:r>
      </w:ins>
      <w:ins w:id="1545" w:author="Augustus Raymond Pendleton" w:date="2025-09-29T12:24:00Z" w16du:dateUtc="2025-09-29T16:24:00Z">
        <w:r w:rsidR="006B42C1">
          <w:t>count</w:t>
        </w:r>
      </w:ins>
      <w:ins w:id="1546" w:author="Augustus Raymond Pendleton" w:date="2025-09-29T10:25:00Z" w16du:dateUtc="2025-09-29T14:25:00Z">
        <w:r w:rsidR="00042DC3">
          <w:t>, as we hope absolute abundance measures incorporate differences in cell counts</w:t>
        </w:r>
      </w:ins>
      <w:ins w:id="1547" w:author="Augustus Raymond Pendleton" w:date="2025-09-29T10:29:00Z" w16du:dateUtc="2025-09-29T14:29:00Z">
        <w:r w:rsidR="00042DC3">
          <w:t>,</w:t>
        </w:r>
      </w:ins>
      <w:ins w:id="1548" w:author="Augustus Raymond Pendleton" w:date="2025-09-29T10:30:00Z" w16du:dateUtc="2025-09-29T14:30:00Z">
        <w:r w:rsidR="00042DC3">
          <w:t xml:space="preserve"> especially when microbial load is relevant to the hypotheses being tested</w:t>
        </w:r>
      </w:ins>
      <w:ins w:id="1549" w:author="Augustus Raymond Pendleton" w:date="2025-09-29T10:25:00Z" w16du:dateUtc="2025-09-29T14:25:00Z">
        <w:r w:rsidR="00042DC3">
          <w:t xml:space="preserve">. </w:t>
        </w:r>
      </w:ins>
      <w:ins w:id="1550" w:author="Augustus Raymond Pendleton" w:date="2025-09-29T10:30:00Z" w16du:dateUtc="2025-09-29T14:30:00Z">
        <w:r w:rsidR="00042DC3">
          <w:t>C</w:t>
        </w:r>
      </w:ins>
      <w:ins w:id="1551" w:author="Augustus Raymond Pendleton" w:date="2025-09-29T10:24:00Z" w16du:dateUtc="2025-09-29T14:24:00Z">
        <w:r w:rsidR="00F86279">
          <w:t>orrelations to cell count in</w:t>
        </w:r>
      </w:ins>
      <w:ins w:id="1552" w:author="Augustus Raymond Pendleton" w:date="2025-09-29T10:23:00Z" w16du:dateUtc="2025-09-29T14:23:00Z">
        <w:r w:rsidR="00F86279">
          <w:t xml:space="preserve"> </w:t>
        </w:r>
        <w:r w:rsidR="00F86279">
          <w:rPr>
            <w:i/>
            <w:iCs/>
          </w:rPr>
          <w:t>BC</w:t>
        </w:r>
      </w:ins>
      <w:ins w:id="1553" w:author="Augustus Raymond Pendleton" w:date="2025-09-29T10:24:00Z" w16du:dateUtc="2025-09-29T14:24:00Z">
        <w:r w:rsidR="00F86279">
          <w:rPr>
            <w:i/>
            <w:iCs/>
            <w:vertAlign w:val="superscript"/>
          </w:rPr>
          <w:t>A</w:t>
        </w:r>
        <w:r w:rsidR="00F86279">
          <w:rPr>
            <w:i/>
            <w:iCs/>
          </w:rPr>
          <w:t>,</w:t>
        </w:r>
        <w:r w:rsidR="00F86279">
          <w:t xml:space="preserve"> an accepted approach in the literature</w:t>
        </w:r>
      </w:ins>
      <w:ins w:id="1554" w:author="Augustus Raymond Pendleton" w:date="2025-09-29T10:25:00Z" w16du:dateUtc="2025-09-29T14:25:00Z">
        <w:r w:rsidR="00042DC3">
          <w:t>,</w:t>
        </w:r>
      </w:ins>
      <w:ins w:id="1555" w:author="Augustus Raymond Pendleton" w:date="2025-09-29T10:24:00Z" w16du:dateUtc="2025-09-29T14:24:00Z">
        <w:r w:rsidR="00F86279">
          <w:t xml:space="preserve"> range</w:t>
        </w:r>
      </w:ins>
      <w:ins w:id="1556" w:author="Augustus Raymond Pendleton" w:date="2025-09-29T10:31:00Z" w16du:dateUtc="2025-09-29T14:31:00Z">
        <w:r w:rsidR="00042DC3">
          <w:t>d</w:t>
        </w:r>
      </w:ins>
      <w:ins w:id="1557" w:author="Augustus Raymond Pendleton" w:date="2025-09-29T10:24:00Z" w16du:dateUtc="2025-09-29T14:24:00Z">
        <w:r w:rsidR="00F86279">
          <w:t xml:space="preserve"> from ~0.5 up to ~0.8</w:t>
        </w:r>
      </w:ins>
      <w:ins w:id="1558" w:author="Augustus Raymond Pendleton" w:date="2025-09-29T10:25:00Z" w16du:dateUtc="2025-09-29T14:25:00Z">
        <w:r w:rsidR="00042DC3">
          <w:t xml:space="preserve">. </w:t>
        </w:r>
      </w:ins>
      <w:ins w:id="1559" w:author="Augustus Raymond Pendleton" w:date="2025-09-29T10:31:00Z" w16du:dateUtc="2025-09-29T14:31:00Z">
        <w:r w:rsidR="00042DC3">
          <w:t xml:space="preserve">As a </w:t>
        </w:r>
      </w:ins>
      <w:ins w:id="1560" w:author="Augustus Raymond Pendleton" w:date="2025-09-29T10:32:00Z" w16du:dateUtc="2025-09-29T14:32:00Z">
        <w:r w:rsidR="00042DC3">
          <w:t xml:space="preserve">general recommendation from these analyses, we recommend </w:t>
        </w:r>
      </w:ins>
      <m:oMath>
        <m:r>
          <w:ins w:id="1561" w:author="Augustus Raymond Pendleton" w:date="2025-09-29T10:32:00Z" w16du:dateUtc="2025-09-29T14:32:00Z">
            <w:rPr>
              <w:rFonts w:ascii="Cambria Math" w:hAnsi="Cambria Math"/>
            </w:rPr>
            <m:t>α</m:t>
          </w:ins>
        </m:r>
      </m:oMath>
      <w:ins w:id="1562" w:author="Augustus Raymond Pendleton" w:date="2025-09-29T10:32:00Z" w16du:dateUtc="2025-09-29T14:32:00Z">
        <w:r w:rsidR="00042DC3">
          <w:t xml:space="preserve"> values in an intermediate range from 0.25 up to 0.75.</w:t>
        </w:r>
      </w:ins>
      <w:del w:id="1563" w:author="Augustus Raymond Pendleton" w:date="2025-09-29T10:33:00Z" w16du:dateUtc="2025-09-29T14:33:00Z">
        <w:r w:rsidRPr="0007048F" w:rsidDel="00042DC3">
          <w:delText xml:space="preserve">In this dataset, we recommend an intermediate </w:delText>
        </w:r>
      </w:del>
      <m:oMath>
        <m:r>
          <w:del w:id="1564" w:author="Augustus Raymond Pendleton" w:date="2025-09-29T10:33:00Z" w16du:dateUtc="2025-09-29T14:33:00Z">
            <w:rPr>
              <w:rFonts w:ascii="Cambria Math" w:hAnsi="Cambria Math"/>
            </w:rPr>
            <m:t>α</m:t>
          </w:del>
        </m:r>
      </m:oMath>
      <w:del w:id="1565" w:author="Augustus Raymond Pendleton" w:date="2025-09-29T10:33:00Z" w16du:dateUtc="2025-09-29T14:33:00Z">
        <w:r w:rsidRPr="0007048F" w:rsidDel="00042DC3">
          <w:delText xml:space="preserve"> of 0.5, consistent with prior guidance</w:delText>
        </w:r>
        <w:r w:rsidR="00327654" w:rsidDel="00042DC3">
          <w:delText xml:space="preserve"> </w:delText>
        </w:r>
        <w:r w:rsidR="00327654" w:rsidDel="00042DC3">
          <w:fldChar w:fldCharType="begin"/>
        </w:r>
        <w:r w:rsidR="00327654" w:rsidDel="00042DC3">
          <w:delInstrText xml:space="preserve"> ADDIN ZOTERO_ITEM CSL_CITATION {"citationID":"HO3zQ9fj","properties":{"formattedCitation":"[9]","plainCitation":"[9]","noteIndex":0},"citationItems":[{"id":2017,"uris":["http://zotero.org/groups/5077571/items/W4RRRQEL"],"itemData":{"id":2017,"type":"article-journal","abstract":"Motivation: The human microbiome plays an important role in human disease and health. Identification of factors that affect the microbiome composition can provide insights into disease mechanism as well as suggest ways to modulate the microbiome composition for therapeutical purposes. Distance-based statistical tests have been applied to test the association of microbiome composition with environmental or biological covariates. The unweighted and weighted UniFrac distances are the most widely used distance measures. However, these two measures assign too much weight either to rare lineages or to most abundant lineages, which can lead to loss of power when the important composition change occurs in moderately abundant lineages., Results: We develop generalized UniFrac distances that extend the weighted and unweighted UniFrac distances for detecting a much wider range of biologically relevant changes. We evaluate the use of generalized UniFrac distances in associating microbiome composition with environmental covariates using extensive Monte Carlo simulations. Our results show that tests using the unweighted and weighted UniFrac distances are less powerful in detecting abundance change in moderately abundant lineages. In contrast, the generalized UniFrac distance is most powerful in detecting such changes, yet it retains nearly all its power for detecting rare and highly abundant lineages. The generalized UniFrac distance also has an overall better power than the joint use of unweighted/weighted UniFrac distances. Application to two real microbiome datasets has demonstrated gains in power in testing the associations between human microbiome and diet intakes and habitual smoking., Availability:\nhttp://cran.r-project.org/web/packages/GUniFrac, Contact:\nhongzhe@upenn.edu, Supplementary information:\nSupplementary data are available at Bioinformatics online.","container-title":"Bioinformatics","DOI":"10.1093/bioinformatics/bts342","ISSN":"1367-4803","issue":"16","journalAbbreviation":"Bioinformatics","note":"PMID: 22711789\nPMCID: PMC3413390","page":"2106-2113","source":"PubMed Central","title":"Associating microbiome composition with environmental covariates using generalized UniFrac distances","volume":"28","author":[{"family":"Chen","given":"Jun"},{"family":"Bittinger","given":"Kyle"},{"family":"Charlson","given":"Emily S."},{"family":"Hoffmann","given":"Christian"},{"family":"Lewis","given":"James"},{"family":"Wu","given":"Gary D."},{"family":"Collman","given":"Ronald G."},{"family":"Bushman","given":"Frederic D."},{"family":"Li","given":"Hongzhe"}],"issued":{"date-parts":[["2012",8,15]]},"citation-key":"chenAssociatingMicrobiomeComposition2012"}}],"schema":"https://github.com/citation-style-language/schema/raw/master/csl-citation.json"} </w:delInstrText>
        </w:r>
        <w:r w:rsidR="00327654" w:rsidDel="00042DC3">
          <w:fldChar w:fldCharType="separate"/>
        </w:r>
        <w:r w:rsidR="00327654" w:rsidDel="00042DC3">
          <w:rPr>
            <w:noProof/>
          </w:rPr>
          <w:delText>[9]</w:delText>
        </w:r>
        <w:r w:rsidR="00327654" w:rsidDel="00042DC3">
          <w:fldChar w:fldCharType="end"/>
        </w:r>
        <w:r w:rsidRPr="0007048F" w:rsidDel="00042DC3">
          <w:delText>, but especially important when using absolute abundance data.</w:delText>
        </w:r>
      </w:del>
      <w:ins w:id="1566" w:author="Augustus Raymond Pendleton" w:date="2025-09-28T21:44:00Z" w16du:dateUtc="2025-09-29T01:44:00Z">
        <w:r w:rsidR="00B64A34" w:rsidRPr="0007048F" w:rsidDel="00B64A34">
          <w:t xml:space="preserve"> </w:t>
        </w:r>
      </w:ins>
    </w:p>
    <w:p w14:paraId="10B4228C" w14:textId="4891CAE4" w:rsidR="0007048F" w:rsidDel="008202AF" w:rsidRDefault="00AE18EA">
      <w:pPr>
        <w:ind w:firstLine="720"/>
        <w:rPr>
          <w:del w:id="1567" w:author="Augustus Raymond Pendleton" w:date="2025-09-28T21:44:00Z" w16du:dateUtc="2025-09-29T01:44:00Z"/>
        </w:rPr>
        <w:pPrChange w:id="1568" w:author="Augustus Raymond Pendleton" w:date="2025-09-29T11:36:00Z" w16du:dateUtc="2025-09-29T15:36:00Z">
          <w:pPr/>
        </w:pPrChange>
      </w:pPr>
      <w:del w:id="1569" w:author="Augustus Raymond Pendleton" w:date="2025-09-28T21:44:00Z" w16du:dateUtc="2025-09-29T01:44:00Z">
        <w:r w:rsidDel="00B64A34">
          <w:rPr>
            <w:noProof/>
          </w:rPr>
          <w:drawing>
            <wp:inline distT="0" distB="0" distL="0" distR="0" wp14:anchorId="24D06AEE" wp14:editId="7CA43EA9">
              <wp:extent cx="5943600" cy="3595370"/>
              <wp:effectExtent l="0" t="0" r="0" b="0"/>
              <wp:docPr id="2127015756" name="Picture 2" descr="A group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15756" name="Picture 2" descr="A group of graphs with numbers and symbol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95370"/>
                      </a:xfrm>
                      <a:prstGeom prst="rect">
                        <a:avLst/>
                      </a:prstGeom>
                    </pic:spPr>
                  </pic:pic>
                </a:graphicData>
              </a:graphic>
            </wp:inline>
          </w:drawing>
        </w:r>
      </w:del>
    </w:p>
    <w:p w14:paraId="699E190B" w14:textId="2DA84005" w:rsidR="0007048F" w:rsidRPr="0007048F" w:rsidDel="008202AF" w:rsidRDefault="0007048F">
      <w:pPr>
        <w:ind w:firstLine="720"/>
        <w:rPr>
          <w:del w:id="1570" w:author="Augustus Raymond Pendleton" w:date="2025-09-29T10:44:00Z" w16du:dateUtc="2025-09-29T14:44:00Z"/>
        </w:rPr>
        <w:pPrChange w:id="1571" w:author="Augustus Raymond Pendleton" w:date="2025-09-29T11:36:00Z" w16du:dateUtc="2025-09-29T15:36:00Z">
          <w:pPr/>
        </w:pPrChange>
      </w:pPr>
      <w:del w:id="1572" w:author="Augustus Raymond Pendleton" w:date="2025-09-28T21:44:00Z" w16du:dateUtc="2025-09-29T01:44:00Z">
        <w:r w:rsidRPr="0007048F" w:rsidDel="00B64A34">
          <w:rPr>
            <w:i/>
            <w:iCs/>
          </w:rPr>
          <w:delText>Figure 2. Absolute abundance sharpens ecological signal in freshwater microbial communities but increases sensitivity to biomass.</w:delText>
        </w:r>
        <w:r w:rsidRPr="0007048F" w:rsidDel="00B64A34">
          <w:delText xml:space="preserve"> (A) Principal Coordinates Analysis (PCoA) of microbial communities from Lake Ontario, sampled in May and September at two depths (Shallow and Deep) [@pendleton]. Ordinations are based on generalized UniFrac with absolute abundance (</w:delText>
        </w:r>
      </w:del>
      <m:oMath>
        <m:r>
          <w:del w:id="1573" w:author="Augustus Raymond Pendleton" w:date="2025-09-28T21:44:00Z" w16du:dateUtc="2025-09-29T01:44:00Z">
            <w:rPr>
              <w:rFonts w:ascii="Cambria Math" w:hAnsi="Cambria Math"/>
            </w:rPr>
            <m:t>G</m:t>
          </w:del>
        </m:r>
        <m:sSup>
          <m:sSupPr>
            <m:ctrlPr>
              <w:del w:id="1574" w:author="Augustus Raymond Pendleton" w:date="2025-09-28T21:44:00Z" w16du:dateUtc="2025-09-29T01:44:00Z">
                <w:rPr>
                  <w:rFonts w:ascii="Cambria Math" w:hAnsi="Cambria Math"/>
                </w:rPr>
              </w:del>
            </m:ctrlPr>
          </m:sSupPr>
          <m:e>
            <m:r>
              <w:del w:id="1575" w:author="Augustus Raymond Pendleton" w:date="2025-09-28T21:44:00Z" w16du:dateUtc="2025-09-29T01:44:00Z">
                <w:rPr>
                  <w:rFonts w:ascii="Cambria Math" w:hAnsi="Cambria Math"/>
                </w:rPr>
                <m:t>U</m:t>
              </w:del>
            </m:r>
          </m:e>
          <m:sup>
            <m:r>
              <w:del w:id="1576" w:author="Augustus Raymond Pendleton" w:date="2025-09-28T21:44:00Z" w16du:dateUtc="2025-09-29T01:44:00Z">
                <w:rPr>
                  <w:rFonts w:ascii="Cambria Math" w:hAnsi="Cambria Math"/>
                </w:rPr>
                <m:t>A</m:t>
              </w:del>
            </m:r>
          </m:sup>
        </m:sSup>
      </m:oMath>
      <w:del w:id="1577" w:author="Augustus Raymond Pendleton" w:date="2025-09-28T21:44:00Z" w16du:dateUtc="2025-09-29T01:44:00Z">
        <w:r w:rsidRPr="0007048F" w:rsidDel="00B64A34">
          <w:delText xml:space="preserve">) at </w:delText>
        </w:r>
      </w:del>
      <m:oMath>
        <m:r>
          <w:del w:id="1578" w:author="Augustus Raymond Pendleton" w:date="2025-09-28T21:44:00Z" w16du:dateUtc="2025-09-29T01:44:00Z">
            <w:rPr>
              <w:rFonts w:ascii="Cambria Math" w:hAnsi="Cambria Math"/>
            </w:rPr>
            <m:t>α</m:t>
          </w:del>
        </m:r>
      </m:oMath>
      <w:del w:id="1579" w:author="Augustus Raymond Pendleton" w:date="2025-09-28T21:44:00Z" w16du:dateUtc="2025-09-29T01:44:00Z">
        <w:r w:rsidRPr="0007048F" w:rsidDel="00B64A34">
          <w:delText xml:space="preserve"> values of 0.0, 0.5, and 1.0. Variance explained by each axis is shown in brackets. The x-axis is reversed in the first panel to provide visual symmetry across ordinations. (B-C) Results of PERMANOVA analyses quantifying (B) variance explained (</w:delText>
        </w:r>
      </w:del>
      <m:oMath>
        <m:sSup>
          <m:sSupPr>
            <m:ctrlPr>
              <w:del w:id="1580" w:author="Augustus Raymond Pendleton" w:date="2025-09-28T21:44:00Z" w16du:dateUtc="2025-09-29T01:44:00Z">
                <w:rPr>
                  <w:rFonts w:ascii="Cambria Math" w:hAnsi="Cambria Math"/>
                </w:rPr>
              </w:del>
            </m:ctrlPr>
          </m:sSupPr>
          <m:e>
            <m:r>
              <w:del w:id="1581" w:author="Augustus Raymond Pendleton" w:date="2025-09-28T21:44:00Z" w16du:dateUtc="2025-09-29T01:44:00Z">
                <w:rPr>
                  <w:rFonts w:ascii="Cambria Math" w:hAnsi="Cambria Math"/>
                </w:rPr>
                <m:t>R</m:t>
              </w:del>
            </m:r>
          </m:e>
          <m:sup>
            <m:r>
              <w:del w:id="1582" w:author="Augustus Raymond Pendleton" w:date="2025-09-28T21:44:00Z" w16du:dateUtc="2025-09-29T01:44:00Z">
                <w:rPr>
                  <w:rFonts w:ascii="Cambria Math" w:hAnsi="Cambria Math"/>
                </w:rPr>
                <m:t>2</m:t>
              </w:del>
            </m:r>
          </m:sup>
        </m:sSup>
      </m:oMath>
      <w:del w:id="1583" w:author="Augustus Raymond Pendleton" w:date="2025-09-28T21:44:00Z" w16du:dateUtc="2025-09-29T01:44:00Z">
        <w:r w:rsidRPr="0007048F" w:rsidDel="00B64A34">
          <w:delText>) and (C) statistical power (</w:delText>
        </w:r>
      </w:del>
      <m:oMath>
        <m:r>
          <w:del w:id="1584" w:author="Augustus Raymond Pendleton" w:date="2025-09-28T21:44:00Z" w16du:dateUtc="2025-09-29T01:44:00Z">
            <w:rPr>
              <w:rFonts w:ascii="Cambria Math" w:hAnsi="Cambria Math"/>
            </w:rPr>
            <m:t>pseudo</m:t>
          </w:del>
        </m:r>
        <m:r>
          <w:del w:id="1585" w:author="Augustus Raymond Pendleton" w:date="2025-09-28T21:44:00Z" w16du:dateUtc="2025-09-29T01:44:00Z">
            <m:rPr>
              <m:sty m:val="p"/>
            </m:rPr>
            <w:rPr>
              <w:rFonts w:ascii="Cambria Math" w:hAnsi="Cambria Math"/>
            </w:rPr>
            <m:t>-</m:t>
          </w:del>
        </m:r>
        <m:r>
          <w:del w:id="1586" w:author="Augustus Raymond Pendleton" w:date="2025-09-28T21:44:00Z" w16du:dateUtc="2025-09-29T01:44:00Z">
            <w:rPr>
              <w:rFonts w:ascii="Cambria Math" w:hAnsi="Cambria Math"/>
            </w:rPr>
            <m:t>F</m:t>
          </w:del>
        </m:r>
      </m:oMath>
      <w:del w:id="1587" w:author="Augustus Raymond Pendleton" w:date="2025-09-28T21:44:00Z" w16du:dateUtc="2025-09-29T01:44:00Z">
        <w:r w:rsidRPr="0007048F" w:rsidDel="00B64A34">
          <w:delText xml:space="preserve">-statistic) across depth-month groups for four distance metrics: </w:delText>
        </w:r>
      </w:del>
      <m:oMath>
        <m:r>
          <w:del w:id="1588" w:author="Augustus Raymond Pendleton" w:date="2025-09-28T21:44:00Z" w16du:dateUtc="2025-09-29T01:44:00Z">
            <w:rPr>
              <w:rFonts w:ascii="Cambria Math" w:hAnsi="Cambria Math"/>
            </w:rPr>
            <m:t>G</m:t>
          </w:del>
        </m:r>
        <m:sSup>
          <m:sSupPr>
            <m:ctrlPr>
              <w:del w:id="1589" w:author="Augustus Raymond Pendleton" w:date="2025-09-28T21:44:00Z" w16du:dateUtc="2025-09-29T01:44:00Z">
                <w:rPr>
                  <w:rFonts w:ascii="Cambria Math" w:hAnsi="Cambria Math"/>
                </w:rPr>
              </w:del>
            </m:ctrlPr>
          </m:sSupPr>
          <m:e>
            <m:r>
              <w:del w:id="1590" w:author="Augustus Raymond Pendleton" w:date="2025-09-28T21:44:00Z" w16du:dateUtc="2025-09-29T01:44:00Z">
                <w:rPr>
                  <w:rFonts w:ascii="Cambria Math" w:hAnsi="Cambria Math"/>
                </w:rPr>
                <m:t>U</m:t>
              </w:del>
            </m:r>
          </m:e>
          <m:sup>
            <m:r>
              <w:del w:id="1591" w:author="Augustus Raymond Pendleton" w:date="2025-09-28T21:44:00Z" w16du:dateUtc="2025-09-29T01:44:00Z">
                <w:rPr>
                  <w:rFonts w:ascii="Cambria Math" w:hAnsi="Cambria Math"/>
                </w:rPr>
                <m:t>R</m:t>
              </w:del>
            </m:r>
          </m:sup>
        </m:sSup>
      </m:oMath>
      <w:del w:id="1592" w:author="Augustus Raymond Pendleton" w:date="2025-09-28T21:44:00Z" w16du:dateUtc="2025-09-29T01:44:00Z">
        <w:r w:rsidRPr="0007048F" w:rsidDel="00B64A34">
          <w:delText xml:space="preserve">, </w:delText>
        </w:r>
      </w:del>
      <m:oMath>
        <m:r>
          <w:del w:id="1593" w:author="Augustus Raymond Pendleton" w:date="2025-09-28T21:44:00Z" w16du:dateUtc="2025-09-29T01:44:00Z">
            <w:rPr>
              <w:rFonts w:ascii="Cambria Math" w:hAnsi="Cambria Math"/>
            </w:rPr>
            <m:t>G</m:t>
          </w:del>
        </m:r>
        <m:sSup>
          <m:sSupPr>
            <m:ctrlPr>
              <w:del w:id="1594" w:author="Augustus Raymond Pendleton" w:date="2025-09-28T21:44:00Z" w16du:dateUtc="2025-09-29T01:44:00Z">
                <w:rPr>
                  <w:rFonts w:ascii="Cambria Math" w:hAnsi="Cambria Math"/>
                </w:rPr>
              </w:del>
            </m:ctrlPr>
          </m:sSupPr>
          <m:e>
            <m:r>
              <w:del w:id="1595" w:author="Augustus Raymond Pendleton" w:date="2025-09-28T21:44:00Z" w16du:dateUtc="2025-09-29T01:44:00Z">
                <w:rPr>
                  <w:rFonts w:ascii="Cambria Math" w:hAnsi="Cambria Math"/>
                </w:rPr>
                <m:t>U</m:t>
              </w:del>
            </m:r>
          </m:e>
          <m:sup>
            <m:r>
              <w:del w:id="1596" w:author="Augustus Raymond Pendleton" w:date="2025-09-28T21:44:00Z" w16du:dateUtc="2025-09-29T01:44:00Z">
                <w:rPr>
                  <w:rFonts w:ascii="Cambria Math" w:hAnsi="Cambria Math"/>
                </w:rPr>
                <m:t>A</m:t>
              </w:del>
            </m:r>
          </m:sup>
        </m:sSup>
      </m:oMath>
      <w:del w:id="1597" w:author="Augustus Raymond Pendleton" w:date="2025-09-28T21:44:00Z" w16du:dateUtc="2025-09-29T01:44:00Z">
        <w:r w:rsidRPr="0007048F" w:rsidDel="00B64A34">
          <w:delText xml:space="preserve">, </w:delText>
        </w:r>
      </w:del>
      <m:oMath>
        <m:r>
          <w:del w:id="1598" w:author="Augustus Raymond Pendleton" w:date="2025-09-28T21:44:00Z" w16du:dateUtc="2025-09-29T01:44:00Z">
            <w:rPr>
              <w:rFonts w:ascii="Cambria Math" w:hAnsi="Cambria Math"/>
            </w:rPr>
            <m:t>B</m:t>
          </w:del>
        </m:r>
        <m:sSup>
          <m:sSupPr>
            <m:ctrlPr>
              <w:del w:id="1599" w:author="Augustus Raymond Pendleton" w:date="2025-09-28T21:44:00Z" w16du:dateUtc="2025-09-29T01:44:00Z">
                <w:rPr>
                  <w:rFonts w:ascii="Cambria Math" w:hAnsi="Cambria Math"/>
                </w:rPr>
              </w:del>
            </m:ctrlPr>
          </m:sSupPr>
          <m:e>
            <m:r>
              <w:del w:id="1600" w:author="Augustus Raymond Pendleton" w:date="2025-09-28T21:44:00Z" w16du:dateUtc="2025-09-29T01:44:00Z">
                <w:rPr>
                  <w:rFonts w:ascii="Cambria Math" w:hAnsi="Cambria Math"/>
                </w:rPr>
                <m:t>C</m:t>
              </w:del>
            </m:r>
          </m:e>
          <m:sup>
            <m:r>
              <w:del w:id="1601" w:author="Augustus Raymond Pendleton" w:date="2025-09-28T21:44:00Z" w16du:dateUtc="2025-09-29T01:44:00Z">
                <w:rPr>
                  <w:rFonts w:ascii="Cambria Math" w:hAnsi="Cambria Math"/>
                </w:rPr>
                <m:t>R</m:t>
              </w:del>
            </m:r>
          </m:sup>
        </m:sSup>
      </m:oMath>
      <w:del w:id="1602" w:author="Augustus Raymond Pendleton" w:date="2025-09-28T21:44:00Z" w16du:dateUtc="2025-09-29T01:44:00Z">
        <w:r w:rsidRPr="0007048F" w:rsidDel="00B64A34">
          <w:delText xml:space="preserve">, and </w:delText>
        </w:r>
      </w:del>
      <m:oMath>
        <m:r>
          <w:del w:id="1603" w:author="Augustus Raymond Pendleton" w:date="2025-09-28T21:44:00Z" w16du:dateUtc="2025-09-29T01:44:00Z">
            <w:rPr>
              <w:rFonts w:ascii="Cambria Math" w:hAnsi="Cambria Math"/>
            </w:rPr>
            <m:t>B</m:t>
          </w:del>
        </m:r>
        <m:sSup>
          <m:sSupPr>
            <m:ctrlPr>
              <w:del w:id="1604" w:author="Augustus Raymond Pendleton" w:date="2025-09-28T21:44:00Z" w16du:dateUtc="2025-09-29T01:44:00Z">
                <w:rPr>
                  <w:rFonts w:ascii="Cambria Math" w:hAnsi="Cambria Math"/>
                </w:rPr>
              </w:del>
            </m:ctrlPr>
          </m:sSupPr>
          <m:e>
            <m:r>
              <w:del w:id="1605" w:author="Augustus Raymond Pendleton" w:date="2025-09-28T21:44:00Z" w16du:dateUtc="2025-09-29T01:44:00Z">
                <w:rPr>
                  <w:rFonts w:ascii="Cambria Math" w:hAnsi="Cambria Math"/>
                </w:rPr>
                <m:t>C</m:t>
              </w:del>
            </m:r>
          </m:e>
          <m:sup>
            <m:r>
              <w:del w:id="1606" w:author="Augustus Raymond Pendleton" w:date="2025-09-28T21:44:00Z" w16du:dateUtc="2025-09-29T01:44:00Z">
                <w:rPr>
                  <w:rFonts w:ascii="Cambria Math" w:hAnsi="Cambria Math"/>
                </w:rPr>
                <m:t>A</m:t>
              </w:del>
            </m:r>
          </m:sup>
        </m:sSup>
      </m:oMath>
      <w:del w:id="1607" w:author="Augustus Raymond Pendleton" w:date="2025-09-28T21:44:00Z" w16du:dateUtc="2025-09-29T01:44:00Z">
        <w:r w:rsidRPr="0007048F" w:rsidDel="00B64A34">
          <w:delText xml:space="preserve">, each evaluated at multiple </w:delText>
        </w:r>
      </w:del>
      <m:oMath>
        <m:r>
          <w:del w:id="1608" w:author="Augustus Raymond Pendleton" w:date="2025-09-28T21:44:00Z" w16du:dateUtc="2025-09-29T01:44:00Z">
            <w:rPr>
              <w:rFonts w:ascii="Cambria Math" w:hAnsi="Cambria Math"/>
            </w:rPr>
            <m:t>α</m:t>
          </w:del>
        </m:r>
      </m:oMath>
      <w:del w:id="1609" w:author="Augustus Raymond Pendleton" w:date="2025-09-28T21:44:00Z" w16du:dateUtc="2025-09-29T01:44:00Z">
        <w:r w:rsidRPr="0007048F" w:rsidDel="00B64A34">
          <w:delText xml:space="preserve"> values. (D) Mantel correlations between each distance matrix and differences in cell abundances.</w:delText>
        </w:r>
      </w:del>
    </w:p>
    <w:p w14:paraId="7133A012" w14:textId="2E7BDEA4" w:rsidR="0007048F" w:rsidRDefault="0007048F">
      <w:pPr>
        <w:ind w:firstLine="720"/>
        <w:rPr>
          <w:ins w:id="1610" w:author="Augustus Raymond Pendleton" w:date="2025-09-29T10:46:00Z" w16du:dateUtc="2025-09-29T14:46:00Z"/>
        </w:rPr>
        <w:pPrChange w:id="1611" w:author="Augustus Raymond Pendleton" w:date="2025-09-29T11:36:00Z" w16du:dateUtc="2025-09-29T15:36:00Z">
          <w:pPr/>
        </w:pPrChange>
      </w:pPr>
      <w:del w:id="1612" w:author="Augustus Raymond Pendleton" w:date="2025-09-29T10:44:00Z" w16du:dateUtc="2025-09-29T14:44:00Z">
        <w:r w:rsidRPr="0007048F" w:rsidDel="008202AF">
          <w:delText>    </w:delText>
        </w:r>
      </w:del>
      <w:del w:id="1613" w:author="Augustus Raymond Pendleton" w:date="2025-09-29T10:45:00Z" w16du:dateUtc="2025-09-29T14:45:00Z">
        <w:r w:rsidRPr="0007048F" w:rsidDel="008202AF">
          <w:delText>T</w:delText>
        </w:r>
      </w:del>
      <w:del w:id="1614" w:author="Augustus Raymond Pendleton" w:date="2025-09-29T11:26:00Z" w16du:dateUtc="2025-09-29T15:26:00Z">
        <w:r w:rsidRPr="0007048F" w:rsidDel="006B7ABE">
          <w:delText>he incorporation of absolute abundance allows microbial ecologists to assess more realistic, ecologically-relevant differences in microbial communities, especially in contexts where microbial load matters. For example, the temporal development of the infant microbiome involves both a rise in absolute abundance and compositional changes</w:delText>
        </w:r>
        <w:r w:rsidR="009338FB" w:rsidDel="006B7ABE">
          <w:delText xml:space="preserve"> </w:delText>
        </w:r>
        <w:r w:rsidR="009338FB" w:rsidDel="006B7ABE">
          <w:fldChar w:fldCharType="begin"/>
        </w:r>
        <w:r w:rsidR="009338FB" w:rsidDel="006B7ABE">
          <w:del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delInstrText>
        </w:r>
        <w:r w:rsidR="009338FB" w:rsidDel="006B7ABE">
          <w:fldChar w:fldCharType="separate"/>
        </w:r>
        <w:r w:rsidR="009338FB" w:rsidDel="006B7ABE">
          <w:rPr>
            <w:noProof/>
          </w:rPr>
          <w:delText>[6]</w:delText>
        </w:r>
        <w:r w:rsidR="009338FB" w:rsidDel="006B7ABE">
          <w:fldChar w:fldCharType="end"/>
        </w:r>
        <w:r w:rsidRPr="0007048F" w:rsidDel="006B7ABE">
          <w:delText xml:space="preserve">; bacteriophage predation in wastewater bioreactors can be understood only when microbial load is considered </w:delText>
        </w:r>
        <w:r w:rsidR="009338FB" w:rsidDel="006B7ABE">
          <w:fldChar w:fldCharType="begin"/>
        </w:r>
        <w:r w:rsidR="008729F6" w:rsidDel="006B7ABE">
          <w:delInstrText xml:space="preserve"> ADDIN ZOTERO_ITEM CSL_CITATION {"citationID":"SoXYc4XP","properties":{"formattedCitation":"[13]","plainCitation":"[13]","noteIndex":0},"citationItems":[{"id":2066,"uris":["http://zotero.org/groups/5077571/items/T76SVMUI"],"itemData":{"id":2066,"type":"article-journal","abstract":"Changes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delInstrText>
        </w:r>
        <w:r w:rsidR="009338FB" w:rsidDel="006B7ABE">
          <w:fldChar w:fldCharType="separate"/>
        </w:r>
        <w:r w:rsidR="008729F6" w:rsidDel="006B7ABE">
          <w:rPr>
            <w:noProof/>
          </w:rPr>
          <w:delText>[13]</w:delText>
        </w:r>
        <w:r w:rsidR="009338FB" w:rsidDel="006B7ABE">
          <w:fldChar w:fldCharType="end"/>
        </w:r>
        <w:r w:rsidR="009338FB" w:rsidDel="006B7ABE">
          <w:delText xml:space="preserve">; </w:delText>
        </w:r>
        <w:r w:rsidRPr="0007048F" w:rsidDel="006B7ABE">
          <w:delText>and antibiotic-driven declines in specific swine gut taxa were missed using relative abundance approaches</w:delText>
        </w:r>
        <w:r w:rsidR="009338FB" w:rsidDel="006B7ABE">
          <w:delText xml:space="preserve"> </w:delText>
        </w:r>
        <w:r w:rsidR="009338FB" w:rsidDel="006B7ABE">
          <w:fldChar w:fldCharType="begin"/>
        </w:r>
        <w:r w:rsidR="008729F6" w:rsidDel="006B7ABE">
          <w:delInstrText xml:space="preserve"> ADDIN ZOTERO_ITEM CSL_CITATION {"citationID":"iCFiKdIH","properties":{"formattedCitation":"[14]","plainCitation":"[14]","noteIndex":0},"citationItems":[{"id":2067,"uris":["http://zotero.org/groups/5077571/items/RCJKTQVA"],"itemData":{"id":2067,"type":"article-journal","abstract":"BackgroundThe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delInstrText>
        </w:r>
        <w:r w:rsidR="009338FB" w:rsidDel="006B7ABE">
          <w:fldChar w:fldCharType="separate"/>
        </w:r>
        <w:r w:rsidR="008729F6" w:rsidDel="006B7ABE">
          <w:rPr>
            <w:noProof/>
          </w:rPr>
          <w:delText>[14]</w:delText>
        </w:r>
        <w:r w:rsidR="009338FB" w:rsidDel="006B7ABE">
          <w:fldChar w:fldCharType="end"/>
        </w:r>
        <w:r w:rsidRPr="0007048F" w:rsidDel="006B7ABE">
          <w:delText xml:space="preserve">. As </w:delText>
        </w:r>
      </w:del>
      <m:oMath>
        <m:r>
          <w:del w:id="1615" w:author="Augustus Raymond Pendleton" w:date="2025-09-29T11:26:00Z" w16du:dateUtc="2025-09-29T15:26:00Z">
            <w:rPr>
              <w:rFonts w:ascii="Cambria Math" w:hAnsi="Cambria Math"/>
            </w:rPr>
            <m:t>β</m:t>
          </w:del>
        </m:r>
      </m:oMath>
      <w:del w:id="1616" w:author="Augustus Raymond Pendleton" w:date="2025-09-29T11:26:00Z" w16du:dateUtc="2025-09-29T15:26:00Z">
        <w:r w:rsidRPr="0007048F" w:rsidDel="006B7ABE">
          <w:delText xml:space="preserve">-diversity metrics (and UniFrac specifically) remain central to microbial ecology, we encourage researchers to adopt </w:delText>
        </w:r>
      </w:del>
      <m:oMath>
        <m:r>
          <w:del w:id="1617" w:author="Augustus Raymond Pendleton" w:date="2025-09-29T11:26:00Z" w16du:dateUtc="2025-09-29T15:26:00Z">
            <w:rPr>
              <w:rFonts w:ascii="Cambria Math" w:hAnsi="Cambria Math"/>
            </w:rPr>
            <m:t>G</m:t>
          </w:del>
        </m:r>
        <m:sSup>
          <m:sSupPr>
            <m:ctrlPr>
              <w:del w:id="1618" w:author="Augustus Raymond Pendleton" w:date="2025-09-29T11:26:00Z" w16du:dateUtc="2025-09-29T15:26:00Z">
                <w:rPr>
                  <w:rFonts w:ascii="Cambria Math" w:hAnsi="Cambria Math"/>
                </w:rPr>
              </w:del>
            </m:ctrlPr>
          </m:sSupPr>
          <m:e>
            <m:r>
              <w:del w:id="1619" w:author="Augustus Raymond Pendleton" w:date="2025-09-29T11:26:00Z" w16du:dateUtc="2025-09-29T15:26:00Z">
                <w:rPr>
                  <w:rFonts w:ascii="Cambria Math" w:hAnsi="Cambria Math"/>
                </w:rPr>
                <m:t>U</m:t>
              </w:del>
            </m:r>
          </m:e>
          <m:sup>
            <m:r>
              <w:del w:id="1620" w:author="Augustus Raymond Pendleton" w:date="2025-09-29T11:26:00Z" w16du:dateUtc="2025-09-29T15:26:00Z">
                <w:rPr>
                  <w:rFonts w:ascii="Cambria Math" w:hAnsi="Cambria Math"/>
                </w:rPr>
                <m:t>A</m:t>
              </w:del>
            </m:r>
          </m:sup>
        </m:sSup>
      </m:oMath>
      <w:del w:id="1621" w:author="Augustus Raymond Pendleton" w:date="2025-09-29T11:26:00Z" w16du:dateUtc="2025-09-29T15:26:00Z">
        <w:r w:rsidRPr="0007048F" w:rsidDel="006B7ABE">
          <w:delText xml:space="preserve"> when </w:delText>
        </w:r>
      </w:del>
      <w:del w:id="1622" w:author="Augustus Raymond Pendleton" w:date="2025-09-29T10:45:00Z" w16du:dateUtc="2025-09-29T14:45:00Z">
        <w:r w:rsidRPr="0007048F" w:rsidDel="00F81530">
          <w:delText>absolute abundance data are available</w:delText>
        </w:r>
      </w:del>
      <w:del w:id="1623" w:author="Augustus Raymond Pendleton" w:date="2025-09-29T11:26:00Z" w16du:dateUtc="2025-09-29T15:26:00Z">
        <w:r w:rsidRPr="0007048F" w:rsidDel="006B7ABE">
          <w:delText xml:space="preserve">. While demonstrated here with 16S rRNA data, the approach </w:delText>
        </w:r>
      </w:del>
      <w:del w:id="1624" w:author="Augustus Raymond Pendleton" w:date="2025-09-29T10:45:00Z" w16du:dateUtc="2025-09-29T14:45:00Z">
        <w:r w:rsidRPr="0007048F" w:rsidDel="00F81530">
          <w:delText>is</w:delText>
        </w:r>
      </w:del>
      <w:del w:id="1625" w:author="Augustus Raymond Pendleton" w:date="2025-09-29T11:26:00Z" w16du:dateUtc="2025-09-29T15:26:00Z">
        <w:r w:rsidRPr="0007048F" w:rsidDel="006B7ABE">
          <w:delText xml:space="preserve"> generalizable to other marker genes or (meta)genomic features, provided absolute abundance estimates are available. In doing so, </w:delText>
        </w:r>
      </w:del>
      <m:oMath>
        <m:r>
          <w:del w:id="1626" w:author="Augustus Raymond Pendleton" w:date="2025-09-29T11:26:00Z" w16du:dateUtc="2025-09-29T15:26:00Z">
            <w:rPr>
              <w:rFonts w:ascii="Cambria Math" w:hAnsi="Cambria Math"/>
            </w:rPr>
            <m:t>G</m:t>
          </w:del>
        </m:r>
        <m:sSup>
          <m:sSupPr>
            <m:ctrlPr>
              <w:del w:id="1627" w:author="Augustus Raymond Pendleton" w:date="2025-09-29T11:26:00Z" w16du:dateUtc="2025-09-29T15:26:00Z">
                <w:rPr>
                  <w:rFonts w:ascii="Cambria Math" w:hAnsi="Cambria Math"/>
                </w:rPr>
              </w:del>
            </m:ctrlPr>
          </m:sSupPr>
          <m:e>
            <m:r>
              <w:del w:id="1628" w:author="Augustus Raymond Pendleton" w:date="2025-09-29T11:26:00Z" w16du:dateUtc="2025-09-29T15:26:00Z">
                <w:rPr>
                  <w:rFonts w:ascii="Cambria Math" w:hAnsi="Cambria Math"/>
                </w:rPr>
                <m:t>U</m:t>
              </w:del>
            </m:r>
          </m:e>
          <m:sup>
            <m:r>
              <w:del w:id="1629" w:author="Augustus Raymond Pendleton" w:date="2025-09-29T11:26:00Z" w16du:dateUtc="2025-09-29T15:26:00Z">
                <w:rPr>
                  <w:rFonts w:ascii="Cambria Math" w:hAnsi="Cambria Math"/>
                </w:rPr>
                <m:t>A</m:t>
              </w:del>
            </m:r>
          </m:sup>
        </m:sSup>
      </m:oMath>
      <w:del w:id="1630" w:author="Augustus Raymond Pendleton" w:date="2025-09-29T11:26:00Z" w16du:dateUtc="2025-09-29T15:26:00Z">
        <w:r w:rsidRPr="0007048F" w:rsidDel="006B7ABE">
          <w:delText xml:space="preserve"> offers not only a more grounded picture of lineage differences but also sensitivity to both biomass variation and phylogenetic depth</w:delText>
        </w:r>
      </w:del>
      <w:del w:id="1631" w:author="Augustus Raymond Pendleton" w:date="2025-09-29T10:46:00Z" w16du:dateUtc="2025-09-29T14:46:00Z">
        <w:r w:rsidRPr="0007048F" w:rsidDel="00F81530">
          <w:delText>, enabling detection of subtle yet ecologically meaningful shifts.</w:delText>
        </w:r>
      </w:del>
    </w:p>
    <w:p w14:paraId="08449A29" w14:textId="335F6BEC" w:rsidR="00F81530" w:rsidRDefault="00F81530" w:rsidP="0007048F">
      <w:pPr>
        <w:rPr>
          <w:ins w:id="1632" w:author="Augustus Raymond Pendleton" w:date="2025-09-29T10:54:00Z" w16du:dateUtc="2025-09-29T14:54:00Z"/>
        </w:rPr>
      </w:pPr>
      <w:ins w:id="1633" w:author="Augustus Raymond Pendleton" w:date="2025-09-29T10:46:00Z" w16du:dateUtc="2025-09-29T14:46:00Z">
        <w:r>
          <w:tab/>
          <w:t>Finally, we sought to qua</w:t>
        </w:r>
      </w:ins>
      <w:ins w:id="1634" w:author="Augustus Raymond Pendleton" w:date="2025-09-29T10:47:00Z" w16du:dateUtc="2025-09-29T14:47:00Z">
        <w:r>
          <w:t xml:space="preserve">ntify some of the practical concerns researchers may have when applying </w:t>
        </w:r>
        <w:r>
          <w:rPr>
            <w:i/>
            <w:iCs/>
          </w:rPr>
          <w:t>GU</w:t>
        </w:r>
        <w:r>
          <w:rPr>
            <w:i/>
            <w:iCs/>
            <w:vertAlign w:val="superscript"/>
          </w:rPr>
          <w:t>A</w:t>
        </w:r>
        <w:r>
          <w:rPr>
            <w:i/>
            <w:iCs/>
          </w:rPr>
          <w:t xml:space="preserve"> </w:t>
        </w:r>
        <w:r>
          <w:t xml:space="preserve">to their own data. </w:t>
        </w:r>
      </w:ins>
      <w:ins w:id="1635" w:author="Augustus Raymond Pendleton" w:date="2025-09-29T10:48:00Z" w16du:dateUtc="2025-09-29T14:48:00Z">
        <w:r>
          <w:t xml:space="preserve">Both Bray-Curtis and Unifrac measures can be sensitive to differences in richness as a result of uneven sequencing depth </w:t>
        </w:r>
      </w:ins>
      <w:r w:rsidR="009C4CF7">
        <w:fldChar w:fldCharType="begin"/>
      </w:r>
      <w:r w:rsidR="009C4CF7">
        <w:instrText xml:space="preserve"> ADDIN ZOTERO_ITEM CSL_CITATION {"citationID":"4bq3QkSL","properties":{"formattedCitation":"[13\\uc0\\u8211{}15]","plainCitation":"[13–15]","noteIndex":0},"citationItems":[{"id":2059,"uris":["http://zotero.org/groups/5077571/items/HNQGY2XA"],"itemData":{"id":2059,"type":"article-journal","abstract":"As microbial ecology investigations have progressed from descriptive characterizations of a community to hypothesis-driven ecological research, a number of different statistical techniques have been developed to describe and compare the structure of microbial communities. Thus far, these methods have only been evaluated using 16S rRNA gene sequence data obtained from incomplete characterizations of microbial communities. In this investigation, simulations were designed to test the statistical power of different methods to differentiate between communities with known memberships and structures. These simulations revealed three important results that affect how the results of the tests are interpreted. First, ∫-LIBSHUFF, TreeClimber, UniFrac, analysis of molecular variance (AMOVA) and homogeneity of molecular variance (HOMOVA) compare the structure of communities and not just their memberships. Second, ∫-LIBSHUFF is unable to detect cases when one community structure is a subset of another. Third, AMOVA determines whether the genetic diversity within two or more communities is greater than their pooled genetic diversity, and HOMOVA determines whether the amount of genetic diversity in each community is significantly different. ∫-LIBSHUFF, TreeClimber and UniFrac lump these and other factors together when performing their analysis making it difficult to discern the nature of the differences that are detected between communities. These findings demonstrate that when correctly employed, the current statistical toolbox has the ability to address specific ecological questions concerning the differences between microbial communities.","container-title":"The ISME Journal","DOI":"10.1038/ismej.2008.5","ISSN":"1751-7362","issue":"3","journalAbbreviation":"The ISME Journal","page":"265-275","source":"Silverchair","title":"Evaluating different approaches that test whether microbial communities have the same structure","volume":"2","author":[{"family":"Schloss","given":"Patrick D"}],"issued":{"date-parts":[["2008",3,1]]},"citation-key":"schlossEvaluatingDifferentApproaches2008"}},{"id":2055,"uris":["http://zotero.org/groups/5077571/items/V3VBCZEE"],"itemData":{"id":2055,"type":"chapter","container-title":"Biocomputing 2012","ISBN":"978-981-4596-37-4","note":"DOI: 10.1142/9789814366496_0021","page":"213-224","publisher":"WORLD SCIENTIFIC","source":"worldscientific.com (Atypon)","title":"Comparisons of distance methods for combining covariates and abundances in microbiome studies","URL":"https://www.worldscientific.com/doi/abs/10.1142/9789814366496_0021","author":[{"family":"Fukuyama","given":"Julia"},{"family":"Mcmurdie","given":"Paul J."},{"family":"Dethlefsen","given":"Les"},{"family":"Relman","given":"David A."},{"family":"Holmes","given":"Susan"}],"accessed":{"date-parts":[["2025",7,2]]},"issued":{"date-parts":[["2011",11,20]]},"citation-key":"fukuyamaComparisonsDistanceMethods2011"}},{"id":986,"uris":["http://zotero.org/groups/5077571/items/LPWQ3DY5"],"itemData":{"id":986,"type":"article-journal","abstract":"Current practice in the normalization of microbiome count data is inefficient in the statistical sense. For apparently historical reasons, the common approach is either to use simple proportions (which does not address heteroscedasticity) or to use rarefying of counts, even though both of these approaches are inappropriate for detection of differentially abundant species. Well-established statistical theory is available that simultaneously accounts for library size differences and biological variability using an appropriate mixture model. Moreover, specific implementations for DNA sequencing read count data (based on a Negative Binomial model for instance) are already available in RNA-Seq focused R packages such as edgeR and DESeq. Here we summarize the supporting statistical theory and use simulations and empirical data to demonstrate substantial improvements provided by a relevant mixture model framework over simple proportions or rarefying. We show how both proportions and rarefied counts result in a high rate of false positives in tests for species that are differentially abundant across sample classes. Regarding microbiome sample-wise clustering, we also show that the rarefying procedure often discards samples that can be accurately clustered by alternative methods. We further compare different Negative Binomial methods with a recently-described zero-inflated Gaussian mixture, implemented in a package called metagenomeSeq. We find that metagenomeSeq performs well when there is an adequate number of biological replicates, but it nevertheless tends toward a higher false positive rate. Based on these results and well-established statistical theory, we advocate that investigators avoid rarefying altogether. We have provided microbiome-specific extensions to these tools in the R package, phyloseq.","container-title":"PLOS Computational Biology","DOI":"10.1371/journal.pcbi.1003531","ISSN":"1553-7358","issue":"4","journalAbbreviation":"PLOS Computational Biology","language":"en","note":"publisher: Public Library of Science","page":"e1003531","source":"PLoS Journals","title":"Waste Not, Want Not: Why Rarefying Microbiome Data Is Inadmissible","title-short":"Waste Not, Want Not","volume":"10","author":[{"family":"McMurdie","given":"Paul J."},{"family":"Holmes","given":"Susan"}],"issued":{"date-parts":[["2014",4,3]]},"citation-key":"mcmurdieWasteNotWant2014"}}],"schema":"https://github.com/citation-style-language/schema/raw/master/csl-citation.json"} </w:instrText>
      </w:r>
      <w:r w:rsidR="009C4CF7">
        <w:fldChar w:fldCharType="separate"/>
      </w:r>
      <w:r w:rsidR="009C4CF7" w:rsidRPr="009C4CF7">
        <w:rPr>
          <w:rFonts w:cs="Times New Roman"/>
          <w:kern w:val="0"/>
        </w:rPr>
        <w:t>[13–15]</w:t>
      </w:r>
      <w:r w:rsidR="009C4CF7">
        <w:fldChar w:fldCharType="end"/>
      </w:r>
      <w:ins w:id="1636" w:author="Augustus Raymond Pendleton" w:date="2025-09-29T10:48:00Z" w16du:dateUtc="2025-09-29T14:48:00Z">
        <w:r>
          <w:t>.</w:t>
        </w:r>
      </w:ins>
      <w:ins w:id="1637" w:author="Augustus Raymond Pendleton" w:date="2025-09-29T10:49:00Z" w16du:dateUtc="2025-09-29T14:49:00Z">
        <w:r>
          <w:t xml:space="preserve"> Methods to address these concerns, including rarefaction, are highly debated in the literature, and the simulations to test the impact of rarefaction decisions are complex (e.g. </w:t>
        </w:r>
      </w:ins>
      <w:r w:rsidR="009C4CF7">
        <w:fldChar w:fldCharType="begin"/>
      </w:r>
      <w:r w:rsidR="009C4CF7">
        <w:instrText xml:space="preserve"> ADDIN ZOTERO_ITEM CSL_CITATION {"citationID":"zFNsNEFO","properties":{"formattedCitation":"[16]","plainCitation":"[16]","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instrText>
      </w:r>
      <w:r w:rsidR="009C4CF7">
        <w:fldChar w:fldCharType="separate"/>
      </w:r>
      <w:r w:rsidR="009C4CF7">
        <w:rPr>
          <w:noProof/>
        </w:rPr>
        <w:t>[16]</w:t>
      </w:r>
      <w:r w:rsidR="009C4CF7">
        <w:fldChar w:fldCharType="end"/>
      </w:r>
      <w:ins w:id="1638" w:author="Augustus Raymond Pendleton" w:date="2025-09-29T10:49:00Z" w16du:dateUtc="2025-09-29T14:49:00Z">
        <w:r>
          <w:t>)</w:t>
        </w:r>
      </w:ins>
      <w:ins w:id="1639" w:author="Augustus Raymond Pendleton" w:date="2025-09-29T10:50:00Z" w16du:dateUtc="2025-09-29T14:50:00Z">
        <w:r>
          <w:t xml:space="preserve">. We do not explore the specific sensitivity of </w:t>
        </w:r>
        <w:r>
          <w:rPr>
            <w:i/>
            <w:iCs/>
          </w:rPr>
          <w:t>U</w:t>
        </w:r>
        <w:r>
          <w:rPr>
            <w:i/>
            <w:iCs/>
            <w:vertAlign w:val="superscript"/>
          </w:rPr>
          <w:t>A</w:t>
        </w:r>
        <w:r>
          <w:rPr>
            <w:i/>
            <w:iCs/>
          </w:rPr>
          <w:t>/GU</w:t>
        </w:r>
        <w:r>
          <w:rPr>
            <w:i/>
            <w:iCs/>
            <w:vertAlign w:val="superscript"/>
          </w:rPr>
          <w:t>A</w:t>
        </w:r>
        <w:r>
          <w:rPr>
            <w:i/>
            <w:iCs/>
          </w:rPr>
          <w:t xml:space="preserve"> </w:t>
        </w:r>
        <w:r>
          <w:t xml:space="preserve">to rarefaction decisions here, but do provide a practical framework </w:t>
        </w:r>
      </w:ins>
      <w:ins w:id="1640" w:author="Augustus Raymond Pendleton" w:date="2025-09-29T10:51:00Z" w16du:dateUtc="2025-09-29T14:51:00Z">
        <w:r>
          <w:t xml:space="preserve">and </w:t>
        </w:r>
        <w:r>
          <w:lastRenderedPageBreak/>
          <w:t xml:space="preserve">code </w:t>
        </w:r>
      </w:ins>
      <w:ins w:id="1641" w:author="Augustus Raymond Pendleton" w:date="2025-09-29T10:50:00Z" w16du:dateUtc="2025-09-29T14:50:00Z">
        <w:r>
          <w:t>for how we incorporated rarefaction int</w:t>
        </w:r>
      </w:ins>
      <w:ins w:id="1642" w:author="Augustus Raymond Pendleton" w:date="2025-09-29T10:51:00Z" w16du:dateUtc="2025-09-29T14:51:00Z">
        <w:r>
          <w:t xml:space="preserve">o our own analyses (Fig. S4 and available code). Put simply, we rarefy our ASV tables to an even sequencing depth across many iterations (here, 100); transform each ASV to relative abundance; normalize </w:t>
        </w:r>
      </w:ins>
      <w:ins w:id="1643" w:author="Augustus Raymond Pendleton" w:date="2025-09-29T10:52:00Z" w16du:dateUtc="2025-09-29T14:52:00Z">
        <w:r>
          <w:t xml:space="preserve">the abundance of each ASV in each sample by multiple the relative abundance by the absolute abundance of that sample; and average the distance measure across all iterations. Future work which assesses the sensitivity of </w:t>
        </w:r>
        <w:r>
          <w:rPr>
            <w:i/>
            <w:iCs/>
          </w:rPr>
          <w:t>U</w:t>
        </w:r>
        <w:r>
          <w:rPr>
            <w:i/>
            <w:iCs/>
            <w:vertAlign w:val="superscript"/>
          </w:rPr>
          <w:t>A</w:t>
        </w:r>
      </w:ins>
      <w:ins w:id="1644" w:author="Augustus Raymond Pendleton" w:date="2025-09-29T10:53:00Z" w16du:dateUtc="2025-09-29T14:53:00Z">
        <w:r>
          <w:rPr>
            <w:i/>
            <w:iCs/>
            <w:vertAlign w:val="superscript"/>
          </w:rPr>
          <w:t xml:space="preserve"> </w:t>
        </w:r>
        <w:r>
          <w:t xml:space="preserve">to </w:t>
        </w:r>
      </w:ins>
      <w:ins w:id="1645" w:author="Augustus Raymond Pendleton" w:date="2025-09-29T11:29:00Z" w16du:dateUtc="2025-09-29T15:29:00Z">
        <w:r w:rsidR="006B42C1" w:rsidRPr="00057D48">
          <w:rPr>
            <w:noProof/>
            <w:sz w:val="20"/>
            <w:szCs w:val="20"/>
          </w:rPr>
          <w:drawing>
            <wp:anchor distT="0" distB="0" distL="114300" distR="114300" simplePos="0" relativeHeight="251662336" behindDoc="0" locked="0" layoutInCell="1" allowOverlap="1" wp14:anchorId="41339946" wp14:editId="6398F077">
              <wp:simplePos x="0" y="0"/>
              <wp:positionH relativeFrom="margin">
                <wp:posOffset>942340</wp:posOffset>
              </wp:positionH>
              <wp:positionV relativeFrom="margin">
                <wp:posOffset>699351</wp:posOffset>
              </wp:positionV>
              <wp:extent cx="3657600" cy="3381327"/>
              <wp:effectExtent l="0" t="0" r="0" b="0"/>
              <wp:wrapTopAndBottom/>
              <wp:docPr id="996368213" name="Picture 3"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68213" name="Picture 3" descr="A collage of graphs and diagram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3381327"/>
                      </a:xfrm>
                      <a:prstGeom prst="rect">
                        <a:avLst/>
                      </a:prstGeom>
                    </pic:spPr>
                  </pic:pic>
                </a:graphicData>
              </a:graphic>
              <wp14:sizeRelH relativeFrom="page">
                <wp14:pctWidth>0</wp14:pctWidth>
              </wp14:sizeRelH>
              <wp14:sizeRelV relativeFrom="page">
                <wp14:pctHeight>0</wp14:pctHeight>
              </wp14:sizeRelV>
            </wp:anchor>
          </w:drawing>
        </w:r>
      </w:ins>
      <w:ins w:id="1646" w:author="Augustus Raymond Pendleton" w:date="2025-09-29T10:53:00Z" w16du:dateUtc="2025-09-29T14:53:00Z">
        <w:r>
          <w:t xml:space="preserve">richness and sequencing depth, compared to </w:t>
        </w:r>
        <w:r>
          <w:rPr>
            <w:i/>
            <w:iCs/>
          </w:rPr>
          <w:t>U</w:t>
        </w:r>
        <w:r>
          <w:rPr>
            <w:i/>
            <w:iCs/>
            <w:vertAlign w:val="superscript"/>
          </w:rPr>
          <w:t xml:space="preserve">R </w:t>
        </w:r>
        <w:r>
          <w:t xml:space="preserve">and </w:t>
        </w:r>
        <w:r>
          <w:rPr>
            <w:i/>
            <w:iCs/>
          </w:rPr>
          <w:t>BC</w:t>
        </w:r>
        <w:r>
          <w:rPr>
            <w:i/>
            <w:iCs/>
            <w:vertAlign w:val="superscript"/>
          </w:rPr>
          <w:t>A</w:t>
        </w:r>
        <w:r>
          <w:rPr>
            <w:i/>
            <w:iCs/>
          </w:rPr>
          <w:t xml:space="preserve">, </w:t>
        </w:r>
        <w:r w:rsidRPr="00F81530">
          <w:rPr>
            <w:rPrChange w:id="1647" w:author="Augustus Raymond Pendleton" w:date="2025-09-29T10:54:00Z" w16du:dateUtc="2025-09-29T14:54:00Z">
              <w:rPr>
                <w:i/>
                <w:iCs/>
              </w:rPr>
            </w:rPrChange>
          </w:rPr>
          <w:t>would be usef</w:t>
        </w:r>
      </w:ins>
      <w:ins w:id="1648" w:author="Augustus Raymond Pendleton" w:date="2025-09-29T10:54:00Z" w16du:dateUtc="2025-09-29T14:54:00Z">
        <w:r w:rsidRPr="00F81530">
          <w:rPr>
            <w:rPrChange w:id="1649" w:author="Augustus Raymond Pendleton" w:date="2025-09-29T10:54:00Z" w16du:dateUtc="2025-09-29T14:54:00Z">
              <w:rPr>
                <w:i/>
                <w:iCs/>
              </w:rPr>
            </w:rPrChange>
          </w:rPr>
          <w:t>ul to the field.</w:t>
        </w:r>
      </w:ins>
    </w:p>
    <w:p w14:paraId="78C057E3" w14:textId="0B5474D3" w:rsidR="00161013" w:rsidRPr="00057D48" w:rsidRDefault="00161013" w:rsidP="00161013">
      <w:pPr>
        <w:rPr>
          <w:ins w:id="1650" w:author="Augustus Raymond Pendleton" w:date="2025-09-29T11:38:00Z" w16du:dateUtc="2025-09-29T15:38:00Z"/>
          <w:sz w:val="20"/>
          <w:szCs w:val="20"/>
        </w:rPr>
      </w:pPr>
      <w:ins w:id="1651" w:author="Augustus Raymond Pendleton" w:date="2025-09-29T11:38:00Z" w16du:dateUtc="2025-09-29T15:38:00Z">
        <w:r w:rsidRPr="00057D48">
          <w:rPr>
            <w:i/>
            <w:iCs/>
            <w:sz w:val="20"/>
            <w:szCs w:val="20"/>
          </w:rPr>
          <w:t>Figure 4. Performance of GU</w:t>
        </w:r>
        <w:r w:rsidRPr="00057D48">
          <w:rPr>
            <w:i/>
            <w:iCs/>
            <w:sz w:val="20"/>
            <w:szCs w:val="20"/>
            <w:vertAlign w:val="superscript"/>
          </w:rPr>
          <w:t>A</w:t>
        </w:r>
        <w:r w:rsidRPr="00057D48">
          <w:rPr>
            <w:i/>
            <w:iCs/>
            <w:sz w:val="20"/>
            <w:szCs w:val="20"/>
          </w:rPr>
          <w:t xml:space="preserve"> in terms of computational time and resilience to quantification error. </w:t>
        </w:r>
        <w:r w:rsidRPr="00057D48">
          <w:rPr>
            <w:sz w:val="20"/>
            <w:szCs w:val="20"/>
          </w:rPr>
          <w:t xml:space="preserve">(A) The computational time to calculate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(from the GUnifrac package), </w:t>
        </w:r>
        <w:r w:rsidRPr="00057D48">
          <w:rPr>
            <w:i/>
            <w:iCs/>
            <w:sz w:val="20"/>
            <w:szCs w:val="20"/>
          </w:rPr>
          <w:t>U</w:t>
        </w:r>
        <w:r w:rsidRPr="00057D48">
          <w:rPr>
            <w:i/>
            <w:iCs/>
            <w:sz w:val="20"/>
            <w:szCs w:val="20"/>
            <w:vertAlign w:val="superscript"/>
          </w:rPr>
          <w:t>R</w:t>
        </w:r>
        <w:r w:rsidRPr="00057D48">
          <w:rPr>
            <w:sz w:val="20"/>
            <w:szCs w:val="20"/>
          </w:rPr>
          <w:t xml:space="preserve"> (implemented as FastUnifrac in the phyloseq package) and </w:t>
        </w:r>
        <w:r w:rsidRPr="00057D48">
          <w:rPr>
            <w:i/>
            <w:iCs/>
            <w:sz w:val="20"/>
            <w:szCs w:val="20"/>
          </w:rPr>
          <w:t>BC</w:t>
        </w:r>
        <w:r w:rsidRPr="00057D48">
          <w:rPr>
            <w:i/>
            <w:iCs/>
            <w:sz w:val="20"/>
            <w:szCs w:val="20"/>
            <w:vertAlign w:val="superscript"/>
          </w:rPr>
          <w:t>A</w:t>
        </w:r>
        <w:r w:rsidRPr="00057D48">
          <w:rPr>
            <w:sz w:val="20"/>
            <w:szCs w:val="20"/>
          </w:rPr>
          <w:t xml:space="preserve"> (from the vegan package) was measured across 50 iterations on the sub-sampled soil dataset</w:t>
        </w:r>
      </w:ins>
      <w:ins w:id="1652" w:author="Augustus Raymond Pendleton" w:date="2025-09-29T12:25:00Z" w16du:dateUtc="2025-09-29T16:25:00Z">
        <w:r w:rsidR="006B42C1">
          <w:rPr>
            <w:sz w:val="20"/>
            <w:szCs w:val="20"/>
          </w:rPr>
          <w:t xml:space="preserve"> (only mature samples)</w:t>
        </w:r>
      </w:ins>
      <w:ins w:id="1653" w:author="Augustus Raymond Pendleton" w:date="2025-09-29T11:38:00Z" w16du:dateUtc="2025-09-29T15:38:00Z">
        <w:r w:rsidRPr="00057D48">
          <w:rPr>
            <w:sz w:val="20"/>
            <w:szCs w:val="20"/>
          </w:rPr>
          <w:t xml:space="preserve"> </w:t>
        </w:r>
        <w:r w:rsidRPr="00057D48">
          <w:rPr>
            <w:sz w:val="20"/>
            <w:szCs w:val="20"/>
          </w:rPr>
          <w:fldChar w:fldCharType="begin"/>
        </w:r>
        <w:r>
          <w:rPr>
            <w:sz w:val="20"/>
            <w:szCs w:val="20"/>
          </w:rPr>
          <w: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instrText>
        </w:r>
        <w:r w:rsidRPr="00057D48">
          <w:rPr>
            <w:sz w:val="20"/>
            <w:szCs w:val="20"/>
          </w:rPr>
          <w:fldChar w:fldCharType="separate"/>
        </w:r>
        <w:r>
          <w:rPr>
            <w:noProof/>
            <w:sz w:val="20"/>
            <w:szCs w:val="20"/>
          </w:rPr>
          <w:t>[11]</w:t>
        </w:r>
        <w:r w:rsidRPr="00057D48">
          <w:rPr>
            <w:sz w:val="20"/>
            <w:szCs w:val="20"/>
          </w:rPr>
          <w:fldChar w:fldCharType="end"/>
        </w:r>
        <w:r w:rsidRPr="00057D48">
          <w:rPr>
            <w:sz w:val="20"/>
            <w:szCs w:val="20"/>
          </w:rPr>
          <w:t xml:space="preserve"> across a range of ASV numbers (50, 100, 200, 500, 1,000, 2,000, 5,000, 10,000), holding a constant of 10 samples and 1 requested</w:t>
        </w:r>
        <w:r w:rsidRPr="00057D48">
          <w:rPr>
            <w:rFonts w:ascii="Cambria Math" w:hAnsi="Cambria Math"/>
            <w:i/>
            <w:sz w:val="20"/>
            <w:szCs w:val="20"/>
          </w:rPr>
          <w:t xml:space="preserve"> </w:t>
        </w:r>
      </w:ins>
      <m:oMath>
        <m:r>
          <w:ins w:id="1654" w:author="Augustus Raymond Pendleton" w:date="2025-09-29T11:38:00Z" w16du:dateUtc="2025-09-29T15:38:00Z">
            <w:rPr>
              <w:rFonts w:ascii="Cambria Math" w:hAnsi="Cambria Math"/>
              <w:sz w:val="20"/>
              <w:szCs w:val="20"/>
            </w:rPr>
            <m:t>α</m:t>
          </w:ins>
        </m:r>
      </m:oMath>
      <w:ins w:id="1655" w:author="Augustus Raymond Pendleton" w:date="2025-09-29T11:38:00Z" w16du:dateUtc="2025-09-29T15:38:00Z">
        <w:r w:rsidRPr="00057D48">
          <w:rPr>
            <w:sz w:val="20"/>
            <w:szCs w:val="20"/>
          </w:rPr>
          <w:t xml:space="preserve"> value (though unweighted Unifrac is also calculated by default).  (B) Linear relationships between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 xml:space="preserve">computation time and ASV number. (C-D) Using </w:t>
        </w:r>
      </w:ins>
      <w:ins w:id="1656" w:author="Augustus Raymond Pendleton" w:date="2025-09-29T12:25:00Z" w16du:dateUtc="2025-09-29T16:25:00Z">
        <w:r w:rsidR="006B42C1">
          <w:rPr>
            <w:sz w:val="20"/>
            <w:szCs w:val="20"/>
          </w:rPr>
          <w:t xml:space="preserve">only </w:t>
        </w:r>
      </w:ins>
      <w:ins w:id="1657" w:author="Augustus Raymond Pendleton" w:date="2025-09-29T11:38:00Z" w16du:dateUtc="2025-09-29T15:38:00Z">
        <w:r w:rsidRPr="00057D48">
          <w:rPr>
            <w:sz w:val="20"/>
            <w:szCs w:val="20"/>
          </w:rPr>
          <w:t xml:space="preserve">the stool samples from the mouse gut dataset </w:t>
        </w:r>
        <w:r w:rsidRPr="00057D48">
          <w:rPr>
            <w:sz w:val="20"/>
            <w:szCs w:val="20"/>
          </w:rPr>
          <w:fldChar w:fldCharType="begin"/>
        </w:r>
        <w:r w:rsidRPr="00057D48">
          <w:rPr>
            <w:sz w:val="20"/>
            <w:szCs w:val="20"/>
          </w:rPr>
          <w: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instrText>
        </w:r>
        <w:r w:rsidRPr="00057D48">
          <w:rPr>
            <w:sz w:val="20"/>
            <w:szCs w:val="20"/>
          </w:rPr>
          <w:fldChar w:fldCharType="separate"/>
        </w:r>
        <w:r w:rsidRPr="00057D48">
          <w:rPr>
            <w:noProof/>
            <w:sz w:val="20"/>
            <w:szCs w:val="20"/>
          </w:rPr>
          <w:t>[3]</w:t>
        </w:r>
        <w:r w:rsidRPr="00057D48">
          <w:rPr>
            <w:sz w:val="20"/>
            <w:szCs w:val="20"/>
          </w:rPr>
          <w:fldChar w:fldCharType="end"/>
        </w:r>
        <w:r w:rsidRPr="00057D48">
          <w:rPr>
            <w:sz w:val="20"/>
            <w:szCs w:val="20"/>
          </w:rPr>
          <w:t xml:space="preserve">, random error (ranging from </w:t>
        </w:r>
      </w:ins>
      <w:ins w:id="1658" w:author="Augustus Raymond Pendleton" w:date="2025-09-29T12:26:00Z">
        <w:r w:rsidR="006B42C1" w:rsidRPr="006B42C1">
          <w:rPr>
            <w:sz w:val="20"/>
            <w:szCs w:val="20"/>
          </w:rPr>
          <w:t>±</w:t>
        </w:r>
      </w:ins>
      <w:ins w:id="1659" w:author="Augustus Raymond Pendleton" w:date="2025-09-29T11:38:00Z" w16du:dateUtc="2025-09-29T15:38:00Z">
        <w:r w:rsidRPr="00057D48">
          <w:rPr>
            <w:sz w:val="20"/>
            <w:szCs w:val="20"/>
          </w:rPr>
          <w:t xml:space="preserve">1% variation up to </w:t>
        </w:r>
      </w:ins>
      <w:ins w:id="1660" w:author="Augustus Raymond Pendleton" w:date="2025-09-29T12:26:00Z">
        <w:r w:rsidR="006B42C1" w:rsidRPr="006B42C1">
          <w:rPr>
            <w:sz w:val="20"/>
            <w:szCs w:val="20"/>
          </w:rPr>
          <w:t>±</w:t>
        </w:r>
      </w:ins>
      <w:ins w:id="1661" w:author="Augustus Raymond Pendleton" w:date="2025-09-29T11:38:00Z" w16du:dateUtc="2025-09-29T15:38:00Z">
        <w:r w:rsidRPr="00057D48">
          <w:rPr>
            <w:sz w:val="20"/>
            <w:szCs w:val="20"/>
          </w:rPr>
          <w:t>50% variation) was added to the 16S copy number of each sample (additional details in Supp</w:t>
        </w:r>
      </w:ins>
      <w:ins w:id="1662" w:author="Augustus Raymond Pendleton" w:date="2025-09-29T11:56:00Z" w16du:dateUtc="2025-09-29T15:56:00Z">
        <w:r w:rsidR="008830B0">
          <w:rPr>
            <w:sz w:val="20"/>
            <w:szCs w:val="20"/>
          </w:rPr>
          <w:t>orting</w:t>
        </w:r>
      </w:ins>
      <w:ins w:id="1663" w:author="Augustus Raymond Pendleton" w:date="2025-09-29T11:38:00Z" w16du:dateUtc="2025-09-29T15:38:00Z">
        <w:r w:rsidRPr="00057D48">
          <w:rPr>
            <w:sz w:val="20"/>
            <w:szCs w:val="20"/>
          </w:rPr>
          <w:t xml:space="preserve"> Methods).  Across 50 iterations, the difference between </w:t>
        </w:r>
        <w:r w:rsidRPr="00057D48">
          <w:rPr>
            <w:i/>
            <w:iCs/>
            <w:sz w:val="20"/>
            <w:szCs w:val="20"/>
          </w:rPr>
          <w:t>BC</w:t>
        </w:r>
        <w:r w:rsidRPr="00057D48">
          <w:rPr>
            <w:i/>
            <w:iCs/>
            <w:sz w:val="20"/>
            <w:szCs w:val="20"/>
            <w:vertAlign w:val="superscript"/>
          </w:rPr>
          <w:t>A</w:t>
        </w:r>
        <w:r w:rsidRPr="00057D48">
          <w:rPr>
            <w:i/>
            <w:iCs/>
            <w:sz w:val="20"/>
            <w:szCs w:val="20"/>
          </w:rPr>
          <w:t>, 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664" w:author="Augustus Raymond Pendleton" w:date="2025-09-29T11:38:00Z" w16du:dateUtc="2025-09-29T15:38:00Z">
            <w:rPr>
              <w:rFonts w:ascii="Cambria Math" w:hAnsi="Cambria Math"/>
              <w:sz w:val="20"/>
              <w:szCs w:val="20"/>
            </w:rPr>
            <m:t>α</m:t>
          </w:ins>
        </m:r>
      </m:oMath>
      <w:ins w:id="1665" w:author="Augustus Raymond Pendleton" w:date="2025-09-29T11:38:00Z" w16du:dateUtc="2025-09-29T15:38:00Z">
        <w:r w:rsidRPr="00057D48">
          <w:rPr>
            <w:sz w:val="20"/>
            <w:szCs w:val="20"/>
          </w:rPr>
          <w:t xml:space="preserve"> =1) and </w:t>
        </w:r>
        <w:r w:rsidRPr="00057D48">
          <w:rPr>
            <w:i/>
            <w:iCs/>
            <w:sz w:val="20"/>
            <w:szCs w:val="20"/>
          </w:rPr>
          <w:t>GU</w:t>
        </w:r>
        <w:r w:rsidRPr="00057D48">
          <w:rPr>
            <w:i/>
            <w:iCs/>
            <w:sz w:val="20"/>
            <w:szCs w:val="20"/>
            <w:vertAlign w:val="superscript"/>
          </w:rPr>
          <w:t>A</w:t>
        </w:r>
        <w:r w:rsidRPr="00057D48">
          <w:rPr>
            <w:i/>
            <w:iCs/>
            <w:sz w:val="20"/>
            <w:szCs w:val="20"/>
          </w:rPr>
          <w:t xml:space="preserve"> </w:t>
        </w:r>
        <w:r w:rsidRPr="00057D48">
          <w:rPr>
            <w:sz w:val="20"/>
            <w:szCs w:val="20"/>
          </w:rPr>
          <w:t>(</w:t>
        </w:r>
      </w:ins>
      <m:oMath>
        <m:r>
          <w:ins w:id="1666" w:author="Augustus Raymond Pendleton" w:date="2025-09-29T11:38:00Z" w16du:dateUtc="2025-09-29T15:38:00Z">
            <w:rPr>
              <w:rFonts w:ascii="Cambria Math" w:hAnsi="Cambria Math"/>
              <w:sz w:val="20"/>
              <w:szCs w:val="20"/>
            </w:rPr>
            <m:t>α</m:t>
          </w:ins>
        </m:r>
      </m:oMath>
      <w:ins w:id="1667" w:author="Augustus Raymond Pendleton" w:date="2025-09-29T11:38:00Z" w16du:dateUtc="2025-09-29T15:38:00Z">
        <w:r w:rsidRPr="00057D48">
          <w:rPr>
            <w:sz w:val="20"/>
            <w:szCs w:val="20"/>
          </w:rPr>
          <w:t xml:space="preserve"> =0.2) on the error-added dataset was compared to the original calculation of that metric for each sample comparison. Points reflect the (C) mean difference and (D) max difference between the error-added metrics compared to the original calculation. Error bars represent the standard deviation of the average mean and max difference across 50 iterations.</w:t>
        </w:r>
      </w:ins>
    </w:p>
    <w:p w14:paraId="7BFE8391" w14:textId="2E406ACB" w:rsidR="00F81530" w:rsidRDefault="00F81530" w:rsidP="0007048F">
      <w:pPr>
        <w:rPr>
          <w:ins w:id="1668" w:author="Augustus Raymond Pendleton" w:date="2025-09-29T11:02:00Z" w16du:dateUtc="2025-09-29T15:02:00Z"/>
        </w:rPr>
      </w:pPr>
      <w:ins w:id="1669" w:author="Augustus Raymond Pendleton" w:date="2025-09-29T10:54:00Z" w16du:dateUtc="2025-09-29T14:54:00Z">
        <w:r>
          <w:tab/>
        </w:r>
        <w:r>
          <w:rPr>
            <w:i/>
            <w:iCs/>
          </w:rPr>
          <w:t>GU</w:t>
        </w:r>
        <w:r>
          <w:rPr>
            <w:i/>
            <w:iCs/>
            <w:vertAlign w:val="superscript"/>
          </w:rPr>
          <w:t>A</w:t>
        </w:r>
      </w:ins>
      <w:ins w:id="1670" w:author="Augustus Raymond Pendleton" w:date="2025-09-29T10:55:00Z" w16du:dateUtc="2025-09-29T14:55:00Z">
        <w:r>
          <w:rPr>
            <w:i/>
            <w:iCs/>
            <w:vertAlign w:val="superscript"/>
          </w:rPr>
          <w:t xml:space="preserve"> </w:t>
        </w:r>
        <w:r>
          <w:t xml:space="preserve">is slower </w:t>
        </w:r>
        <w:r w:rsidR="00FF50D0">
          <w:t xml:space="preserve">to compute </w:t>
        </w:r>
        <w:r>
          <w:t xml:space="preserve">than other </w:t>
        </w:r>
        <w:r w:rsidR="00FF50D0">
          <w:t xml:space="preserve">metrics, including </w:t>
        </w:r>
        <w:r w:rsidR="00FF50D0">
          <w:rPr>
            <w:i/>
            <w:iCs/>
          </w:rPr>
          <w:t>BC</w:t>
        </w:r>
        <w:r w:rsidR="00FF50D0">
          <w:rPr>
            <w:i/>
            <w:iCs/>
            <w:vertAlign w:val="superscript"/>
          </w:rPr>
          <w:t xml:space="preserve">A </w:t>
        </w:r>
        <w:r w:rsidR="00FF50D0">
          <w:t xml:space="preserve">and </w:t>
        </w:r>
        <w:r w:rsidR="00FF50D0">
          <w:rPr>
            <w:i/>
            <w:iCs/>
          </w:rPr>
          <w:t>U</w:t>
        </w:r>
        <w:r w:rsidR="00FF50D0">
          <w:rPr>
            <w:i/>
            <w:iCs/>
            <w:vertAlign w:val="superscript"/>
          </w:rPr>
          <w:t>R</w:t>
        </w:r>
      </w:ins>
      <w:ins w:id="1671" w:author="Augustus Raymond Pendleton" w:date="2025-09-29T10:56:00Z" w16du:dateUtc="2025-09-29T14:56:00Z">
        <w:r w:rsidR="00FF50D0">
          <w:rPr>
            <w:i/>
            <w:iCs/>
            <w:vertAlign w:val="superscript"/>
          </w:rPr>
          <w:t xml:space="preserve"> </w:t>
        </w:r>
        <w:r w:rsidR="00FF50D0">
          <w:t>(Fig. 4A)</w:t>
        </w:r>
      </w:ins>
      <w:ins w:id="1672" w:author="Augustus Raymond Pendleton" w:date="2025-09-29T10:55:00Z" w16du:dateUtc="2025-09-29T14:55:00Z">
        <w:r w:rsidR="00FF50D0">
          <w:t>.</w:t>
        </w:r>
      </w:ins>
      <w:ins w:id="1673" w:author="Augustus Raymond Pendleton" w:date="2025-09-29T10:56:00Z" w16du:dateUtc="2025-09-29T14:56:00Z">
        <w:r w:rsidR="00FF50D0">
          <w:t xml:space="preserve"> On average, </w:t>
        </w:r>
      </w:ins>
      <w:ins w:id="1674" w:author="Augustus Raymond Pendleton" w:date="2025-09-29T10:57:00Z" w16du:dateUtc="2025-09-29T14:57:00Z">
        <w:r w:rsidR="00FF50D0">
          <w:rPr>
            <w:i/>
            <w:iCs/>
          </w:rPr>
          <w:t>GU</w:t>
        </w:r>
        <w:r w:rsidR="00FF50D0">
          <w:rPr>
            <w:i/>
            <w:iCs/>
            <w:vertAlign w:val="superscript"/>
          </w:rPr>
          <w:t>A</w:t>
        </w:r>
        <w:r w:rsidR="00FF50D0">
          <w:rPr>
            <w:i/>
            <w:iCs/>
          </w:rPr>
          <w:t xml:space="preserve"> </w:t>
        </w:r>
        <w:r w:rsidR="00FF50D0">
          <w:t xml:space="preserve">is two-four orders of magnitude slower than these metrics. The computation time of </w:t>
        </w:r>
        <w:r w:rsidR="00FF50D0">
          <w:rPr>
            <w:i/>
            <w:iCs/>
          </w:rPr>
          <w:t>GU</w:t>
        </w:r>
        <w:r w:rsidR="00FF50D0">
          <w:rPr>
            <w:i/>
            <w:iCs/>
            <w:vertAlign w:val="superscript"/>
          </w:rPr>
          <w:t>A</w:t>
        </w:r>
        <w:r w:rsidR="00FF50D0">
          <w:rPr>
            <w:i/>
            <w:iCs/>
          </w:rPr>
          <w:t xml:space="preserve"> </w:t>
        </w:r>
        <w:r w:rsidR="00FF50D0">
          <w:t>is driven primarily</w:t>
        </w:r>
      </w:ins>
      <w:ins w:id="1675" w:author="Augustus Raymond Pendleton" w:date="2025-09-29T10:58:00Z" w16du:dateUtc="2025-09-29T14:58:00Z">
        <w:r w:rsidR="00FF50D0">
          <w:t>, and linearly,</w:t>
        </w:r>
      </w:ins>
      <w:ins w:id="1676" w:author="Augustus Raymond Pendleton" w:date="2025-09-29T10:57:00Z" w16du:dateUtc="2025-09-29T14:57:00Z">
        <w:r w:rsidR="00FF50D0">
          <w:t xml:space="preserve"> by the number of ASVs </w:t>
        </w:r>
      </w:ins>
      <w:ins w:id="1677" w:author="Augustus Raymond Pendleton" w:date="2025-09-29T10:58:00Z" w16du:dateUtc="2025-09-29T14:58:00Z">
        <w:r w:rsidR="00FF50D0">
          <w:t xml:space="preserve">in the dataset, as traversing the tree to calculate branch length is computationally expensive. In contrast, the number of samples or number of </w:t>
        </w:r>
      </w:ins>
      <m:oMath>
        <m:r>
          <w:ins w:id="1678" w:author="Augustus Raymond Pendleton" w:date="2025-09-29T11:08:00Z" w16du:dateUtc="2025-09-29T15:08:00Z">
            <w:rPr>
              <w:rFonts w:ascii="Cambria Math" w:hAnsi="Cambria Math"/>
            </w:rPr>
            <m:t>α</m:t>
          </w:ins>
        </m:r>
      </m:oMath>
      <w:ins w:id="1679" w:author="Augustus Raymond Pendleton" w:date="2025-09-29T10:58:00Z" w16du:dateUtc="2025-09-29T14:58:00Z">
        <w:r w:rsidR="00FF50D0">
          <w:t xml:space="preserve"> values t</w:t>
        </w:r>
      </w:ins>
      <w:ins w:id="1680" w:author="Augustus Raymond Pendleton" w:date="2025-09-29T10:59:00Z" w16du:dateUtc="2025-09-29T14:59:00Z">
        <w:r w:rsidR="00FF50D0">
          <w:t>o calculate weakly influences the computation time (Fig. S5). While computation time on a 10,000 ASV dataset with a single CPU is still reasonable (</w:t>
        </w:r>
      </w:ins>
      <w:ins w:id="1681" w:author="Augustus Raymond Pendleton" w:date="2025-09-29T11:00:00Z" w16du:dateUtc="2025-09-29T15:00:00Z">
        <w:r w:rsidR="00FF50D0">
          <w:t>~</w:t>
        </w:r>
      </w:ins>
      <w:ins w:id="1682" w:author="Augustus Raymond Pendleton" w:date="2025-09-29T10:59:00Z" w16du:dateUtc="2025-09-29T14:59:00Z">
        <w:r w:rsidR="00FF50D0">
          <w:t>6 minutes)</w:t>
        </w:r>
      </w:ins>
      <w:ins w:id="1683" w:author="Augustus Raymond Pendleton" w:date="2025-09-29T11:00:00Z" w16du:dateUtc="2025-09-29T15:00:00Z">
        <w:r w:rsidR="00FF50D0">
          <w:t xml:space="preserve">, </w:t>
        </w:r>
        <w:r w:rsidR="00FF50D0">
          <w:lastRenderedPageBreak/>
          <w:t xml:space="preserve">when calculating </w:t>
        </w:r>
        <w:r w:rsidR="00FF50D0">
          <w:rPr>
            <w:i/>
            <w:iCs/>
          </w:rPr>
          <w:t>GU</w:t>
        </w:r>
        <w:r w:rsidR="00FF50D0">
          <w:rPr>
            <w:i/>
            <w:iCs/>
            <w:vertAlign w:val="superscript"/>
          </w:rPr>
          <w:t>A</w:t>
        </w:r>
        <w:r w:rsidR="00FF50D0">
          <w:rPr>
            <w:i/>
            <w:iCs/>
          </w:rPr>
          <w:t xml:space="preserve"> </w:t>
        </w:r>
        <w:r w:rsidR="00FF50D0">
          <w:t>over many iterations of rarefaction the total computation time can become inconvenient</w:t>
        </w:r>
      </w:ins>
      <w:ins w:id="1684" w:author="Augustus Raymond Pendleton" w:date="2025-09-29T11:01:00Z" w16du:dateUtc="2025-09-29T15:01:00Z">
        <w:r w:rsidR="00FF50D0">
          <w:t>, as branch lengths are redundantly calculated each time</w:t>
        </w:r>
      </w:ins>
      <w:ins w:id="1685" w:author="Augustus Raymond Pendleton" w:date="2025-09-29T11:00:00Z" w16du:dateUtc="2025-09-29T15:00:00Z">
        <w:r w:rsidR="00FF50D0">
          <w:t xml:space="preserve">. </w:t>
        </w:r>
      </w:ins>
      <w:ins w:id="1686" w:author="Augustus Raymond Pendleton" w:date="2025-09-29T11:01:00Z" w16du:dateUtc="2025-09-29T15:01:00Z">
        <w:r w:rsidR="00FF50D0">
          <w:t>If rarefaction could be incor</w:t>
        </w:r>
      </w:ins>
      <w:ins w:id="1687" w:author="Augustus Raymond Pendleton" w:date="2025-09-29T11:02:00Z" w16du:dateUtc="2025-09-29T15:02:00Z">
        <w:r w:rsidR="00FF50D0">
          <w:t xml:space="preserve">porated into the GUnifrac package, or a branch-lengths object could be saved and re-used such that branch lengths are only calculated once, this would greatly improve computational efficiency. </w:t>
        </w:r>
      </w:ins>
    </w:p>
    <w:p w14:paraId="3BE75835" w14:textId="7CA3860D" w:rsidR="00FF50D0" w:rsidRDefault="00FF50D0">
      <w:pPr>
        <w:ind w:firstLine="720"/>
        <w:rPr>
          <w:ins w:id="1688" w:author="Augustus Raymond Pendleton" w:date="2025-09-29T11:07:00Z" w16du:dateUtc="2025-09-29T15:07:00Z"/>
        </w:rPr>
        <w:pPrChange w:id="1689" w:author="Augustus Raymond Pendleton" w:date="2025-09-29T11:36:00Z" w16du:dateUtc="2025-09-29T15:36:00Z">
          <w:pPr/>
        </w:pPrChange>
      </w:pPr>
      <w:ins w:id="1690" w:author="Augustus Raymond Pendleton" w:date="2025-09-29T11:02:00Z" w16du:dateUtc="2025-09-29T15:02:00Z">
        <w:r>
          <w:t xml:space="preserve">It is also expected that estimation of </w:t>
        </w:r>
      </w:ins>
      <m:oMath>
        <m:r>
          <w:ins w:id="1691" w:author="Augustus Raymond Pendleton" w:date="2025-09-29T11:03:00Z" w16du:dateUtc="2025-09-29T15:03:00Z">
            <w:rPr>
              <w:rFonts w:ascii="Cambria Math" w:hAnsi="Cambria Math"/>
            </w:rPr>
            <m:t>β</m:t>
          </w:ins>
        </m:r>
      </m:oMath>
      <w:ins w:id="1692" w:author="Augustus Raymond Pendleton" w:date="2025-09-29T11:03:00Z" w16du:dateUtc="2025-09-29T15:03:00Z">
        <w:r w:rsidRPr="0007048F">
          <w:t>-diversity metrics</w:t>
        </w:r>
        <w:r>
          <w:t xml:space="preserve"> which rely on absolute abundance will be sensitive to errors or uncertainty arising from the quantification of cell numb</w:t>
        </w:r>
      </w:ins>
      <w:ins w:id="1693" w:author="Augustus Raymond Pendleton" w:date="2025-09-29T11:04:00Z" w16du:dateUtc="2025-09-29T15:04:00Z">
        <w:r>
          <w:t xml:space="preserve">er of 16S copy number. To assess the sensitivity of </w:t>
        </w:r>
        <w:r>
          <w:rPr>
            <w:i/>
            <w:iCs/>
          </w:rPr>
          <w:t>GU</w:t>
        </w:r>
        <w:r>
          <w:rPr>
            <w:i/>
            <w:iCs/>
            <w:vertAlign w:val="superscript"/>
          </w:rPr>
          <w:t xml:space="preserve">A </w:t>
        </w:r>
        <w:r>
          <w:t xml:space="preserve">and </w:t>
        </w:r>
        <w:r>
          <w:rPr>
            <w:i/>
            <w:iCs/>
          </w:rPr>
          <w:t>BC</w:t>
        </w:r>
        <w:r>
          <w:rPr>
            <w:i/>
            <w:iCs/>
            <w:vertAlign w:val="superscript"/>
          </w:rPr>
          <w:t>A</w:t>
        </w:r>
        <w:r>
          <w:rPr>
            <w:i/>
            <w:iCs/>
          </w:rPr>
          <w:t xml:space="preserve"> </w:t>
        </w:r>
        <w:r>
          <w:t xml:space="preserve">to measurement error, </w:t>
        </w:r>
      </w:ins>
      <w:ins w:id="1694" w:author="Augustus Raymond Pendleton" w:date="2025-09-29T11:05:00Z" w16du:dateUtc="2025-09-29T15:05:00Z">
        <w:r>
          <w:t>we added random error to the 16S copy number measurements from the mouse gut dataset, limiting our analyses to the stool samples</w:t>
        </w:r>
      </w:ins>
      <w:ins w:id="1695" w:author="Augustus Raymond Pendleton" w:date="2025-09-29T11:06:00Z" w16du:dateUtc="2025-09-29T15:06:00Z">
        <w:r>
          <w:t xml:space="preserve"> where </w:t>
        </w:r>
      </w:ins>
      <w:ins w:id="1696" w:author="Augustus Raymond Pendleton" w:date="2025-09-29T11:05:00Z" w16du:dateUtc="2025-09-29T15:05:00Z">
        <w:r>
          <w:t>copy numbers varied by an order of magnitude</w:t>
        </w:r>
      </w:ins>
      <w:ins w:id="1697" w:author="Augustus Raymond Pendleton" w:date="2025-09-29T11:06:00Z" w16du:dateUtc="2025-09-29T15:06:00Z">
        <w:r>
          <w:t xml:space="preserve">. Across 50 iterations, each copy number could randomly vary by a given percentage of error in either direction. We re-calculated </w:t>
        </w:r>
      </w:ins>
      <m:oMath>
        <m:r>
          <w:ins w:id="1698" w:author="Augustus Raymond Pendleton" w:date="2025-09-29T11:06:00Z" w16du:dateUtc="2025-09-29T15:06:00Z">
            <w:rPr>
              <w:rFonts w:ascii="Cambria Math" w:hAnsi="Cambria Math"/>
            </w:rPr>
            <m:t>β</m:t>
          </w:ins>
        </m:r>
      </m:oMath>
      <w:ins w:id="1699" w:author="Augustus Raymond Pendleton" w:date="2025-09-29T11:06:00Z" w16du:dateUtc="2025-09-29T15:06:00Z">
        <w:r w:rsidRPr="0007048F">
          <w:t>-diversity</w:t>
        </w:r>
      </w:ins>
      <w:ins w:id="1700" w:author="Augustus Raymond Pendleton" w:date="2025-09-29T11:07:00Z" w16du:dateUtc="2025-09-29T15:07:00Z">
        <w:r>
          <w:t xml:space="preserve"> (</w:t>
        </w:r>
        <w:r>
          <w:rPr>
            <w:i/>
            <w:iCs/>
          </w:rPr>
          <w:t>BC</w:t>
        </w:r>
        <w:r>
          <w:rPr>
            <w:i/>
            <w:iCs/>
            <w:vertAlign w:val="superscript"/>
          </w:rPr>
          <w:t>A</w:t>
        </w:r>
        <w:r>
          <w:rPr>
            <w:i/>
            <w:iCs/>
          </w:rPr>
          <w:t xml:space="preserve"> </w:t>
        </w:r>
        <w:r w:rsidRPr="00FF50D0">
          <w:rPr>
            <w:rPrChange w:id="1701" w:author="Augustus Raymond Pendleton" w:date="2025-09-29T11:07:00Z" w16du:dateUtc="2025-09-29T15:07:00Z">
              <w:rPr>
                <w:i/>
                <w:iCs/>
              </w:rPr>
            </w:rPrChange>
          </w:rPr>
          <w:t>and</w:t>
        </w:r>
        <w:r>
          <w:rPr>
            <w:i/>
            <w:iCs/>
          </w:rPr>
          <w:t xml:space="preserve"> GU</w:t>
        </w:r>
        <w:r>
          <w:rPr>
            <w:i/>
            <w:iCs/>
            <w:vertAlign w:val="superscript"/>
          </w:rPr>
          <w:t>A</w:t>
        </w:r>
        <w:r>
          <w:rPr>
            <w:i/>
            <w:iCs/>
          </w:rPr>
          <w:t xml:space="preserve"> </w:t>
        </w:r>
        <w:r w:rsidRPr="00FF50D0">
          <w:rPr>
            <w:rPrChange w:id="1702" w:author="Augustus Raymond Pendleton" w:date="2025-09-29T11:07:00Z" w16du:dateUtc="2025-09-29T15:07:00Z">
              <w:rPr>
                <w:i/>
                <w:iCs/>
              </w:rPr>
            </w:rPrChange>
          </w:rPr>
          <w:t>at</w:t>
        </w:r>
        <w:r>
          <w:rPr>
            <w:i/>
            <w:iCs/>
          </w:rPr>
          <w:t xml:space="preserve"> </w:t>
        </w:r>
      </w:ins>
      <m:oMath>
        <m:r>
          <w:ins w:id="1703" w:author="Augustus Raymond Pendleton" w:date="2025-09-29T11:08:00Z" w16du:dateUtc="2025-09-29T15:08:00Z">
            <w:rPr>
              <w:rFonts w:ascii="Cambria Math" w:hAnsi="Cambria Math"/>
            </w:rPr>
            <m:t>α</m:t>
          </w:ins>
        </m:r>
      </m:oMath>
      <w:ins w:id="1704" w:author="Augustus Raymond Pendleton" w:date="2025-09-29T11:06:00Z" w16du:dateUtc="2025-09-29T15:06:00Z">
        <w:r>
          <w:t xml:space="preserve"> </w:t>
        </w:r>
      </w:ins>
      <w:ins w:id="1705" w:author="Augustus Raymond Pendleton" w:date="2025-09-29T11:08:00Z" w16du:dateUtc="2025-09-29T15:08:00Z">
        <w:r>
          <w:t xml:space="preserve">= 1 and </w:t>
        </w:r>
      </w:ins>
      <m:oMath>
        <m:r>
          <w:ins w:id="1706" w:author="Augustus Raymond Pendleton" w:date="2025-09-29T11:08:00Z" w16du:dateUtc="2025-09-29T15:08:00Z">
            <w:rPr>
              <w:rFonts w:ascii="Cambria Math" w:hAnsi="Cambria Math"/>
            </w:rPr>
            <m:t>α</m:t>
          </w:ins>
        </m:r>
      </m:oMath>
      <w:ins w:id="1707" w:author="Augustus Raymond Pendleton" w:date="2025-09-29T11:08:00Z" w16du:dateUtc="2025-09-29T15:08:00Z">
        <w:r>
          <w:t xml:space="preserve"> = 0.2) </w:t>
        </w:r>
      </w:ins>
      <w:ins w:id="1708" w:author="Augustus Raymond Pendleton" w:date="2025-09-29T11:06:00Z" w16du:dateUtc="2025-09-29T15:06:00Z">
        <w:r>
          <w:t>and compared these measurements to the original dataset.</w:t>
        </w:r>
      </w:ins>
      <w:ins w:id="1709" w:author="Augustus Raymond Pendleton" w:date="2025-09-29T11:07:00Z" w16du:dateUtc="2025-09-29T15:07:00Z">
        <w:r>
          <w:t xml:space="preserve"> </w:t>
        </w:r>
      </w:ins>
    </w:p>
    <w:p w14:paraId="6A1A37C0" w14:textId="060CAE2A" w:rsidR="00693D9A" w:rsidRPr="00161013" w:rsidRDefault="00FF50D0">
      <w:pPr>
        <w:ind w:firstLine="720"/>
        <w:rPr>
          <w:ins w:id="1710" w:author="Augustus Raymond Pendleton" w:date="2025-09-28T21:44:00Z" w16du:dateUtc="2025-09-29T01:44:00Z"/>
          <w:rFonts w:eastAsiaTheme="minorEastAsia"/>
          <w:rPrChange w:id="1711" w:author="Augustus Raymond Pendleton" w:date="2025-09-29T11:38:00Z" w16du:dateUtc="2025-09-29T15:38:00Z">
            <w:rPr>
              <w:ins w:id="1712" w:author="Augustus Raymond Pendleton" w:date="2025-09-28T21:44:00Z" w16du:dateUtc="2025-09-29T01:44:00Z"/>
            </w:rPr>
          </w:rPrChange>
        </w:rPr>
        <w:pPrChange w:id="1713" w:author="Augustus Raymond Pendleton" w:date="2025-09-29T11:38:00Z" w16du:dateUtc="2025-09-29T15:38:00Z">
          <w:pPr/>
        </w:pPrChange>
      </w:pPr>
      <w:ins w:id="1714" w:author="Augustus Raymond Pendleton" w:date="2025-09-29T11:08:00Z" w16du:dateUtc="2025-09-29T15:08:00Z">
        <w:r>
          <w:t xml:space="preserve">All three measurements were </w:t>
        </w:r>
      </w:ins>
      <w:ins w:id="1715" w:author="Augustus Raymond Pendleton" w:date="2025-09-29T11:09:00Z" w16du:dateUtc="2025-09-29T15:09:00Z">
        <w:r w:rsidR="000E114E">
          <w:t>resilient to added error (Fig. 4C)</w:t>
        </w:r>
      </w:ins>
      <w:ins w:id="1716" w:author="Augustus Raymond Pendleton" w:date="2025-09-29T11:10:00Z" w16du:dateUtc="2025-09-29T15:10:00Z">
        <w:r w:rsidR="000E114E">
          <w:t xml:space="preserve">. </w:t>
        </w:r>
      </w:ins>
      <w:ins w:id="1717" w:author="Augustus Raymond Pendleton" w:date="2025-09-29T11:13:00Z" w16du:dateUtc="2025-09-29T15:13:00Z">
        <w:r w:rsidR="000E114E">
          <w:t xml:space="preserve">At an </w:t>
        </w:r>
      </w:ins>
      <m:oMath>
        <m:r>
          <w:ins w:id="1718" w:author="Augustus Raymond Pendleton" w:date="2025-09-29T11:13:00Z" w16du:dateUtc="2025-09-29T15:13:00Z">
            <w:rPr>
              <w:rFonts w:ascii="Cambria Math" w:hAnsi="Cambria Math"/>
            </w:rPr>
            <m:t>α</m:t>
          </w:ins>
        </m:r>
      </m:oMath>
      <w:ins w:id="1719" w:author="Augustus Raymond Pendleton" w:date="2025-09-29T11:13:00Z" w16du:dateUtc="2025-09-29T15:13:00Z">
        <w:r w:rsidR="000E114E">
          <w:rPr>
            <w:rFonts w:eastAsiaTheme="minorEastAsia"/>
          </w:rPr>
          <w:t xml:space="preserve"> = 1, </w:t>
        </w:r>
        <w:r w:rsidR="000E114E">
          <w:t>for every 1% of random variation we added to absolute quantification</w:t>
        </w:r>
      </w:ins>
      <w:ins w:id="1720" w:author="Augustus Raymond Pendleton" w:date="2025-09-29T11:20:00Z" w16du:dateUtc="2025-09-29T15:20:00Z">
        <w:r w:rsidR="006B7ABE">
          <w:t xml:space="preserve"> </w:t>
        </w:r>
      </w:ins>
      <w:ins w:id="1721" w:author="Augustus Raymond Pendleton" w:date="2025-09-29T11:13:00Z" w16du:dateUtc="2025-09-29T15:13:00Z">
        <w:r w:rsidR="000E114E">
          <w:rPr>
            <w:i/>
            <w:iCs/>
          </w:rPr>
          <w:t>GU</w:t>
        </w:r>
        <w:r w:rsidR="000E114E">
          <w:rPr>
            <w:i/>
            <w:iCs/>
            <w:vertAlign w:val="superscript"/>
          </w:rPr>
          <w:t>A</w:t>
        </w:r>
      </w:ins>
      <w:ins w:id="1722" w:author="Augustus Raymond Pendleton" w:date="2025-09-29T11:14:00Z" w16du:dateUtc="2025-09-29T15:14:00Z">
        <w:r w:rsidR="000E114E">
          <w:t xml:space="preserve"> differed from the original measurement by only 0.</w:t>
        </w:r>
      </w:ins>
      <w:ins w:id="1723" w:author="Augustus Raymond Pendleton" w:date="2025-09-29T12:27:00Z" w16du:dateUtc="2025-09-29T16:27:00Z">
        <w:r w:rsidR="006B42C1">
          <w:t>00</w:t>
        </w:r>
      </w:ins>
      <w:ins w:id="1724" w:author="Augustus Raymond Pendleton" w:date="2025-09-29T11:19:00Z" w16du:dateUtc="2025-09-29T15:19:00Z">
        <w:r w:rsidR="006B7ABE">
          <w:t>22</w:t>
        </w:r>
      </w:ins>
      <w:ins w:id="1725" w:author="Augustus Raymond Pendleton" w:date="2025-09-29T11:14:00Z" w16du:dateUtc="2025-09-29T15:14:00Z">
        <w:r w:rsidR="000E114E">
          <w:t xml:space="preserve">; even at </w:t>
        </w:r>
      </w:ins>
      <w:ins w:id="1726" w:author="Augustus Raymond Pendleton" w:date="2025-09-29T12:28:00Z">
        <w:r w:rsidR="006B42C1" w:rsidRPr="006B42C1">
          <w:t>±</w:t>
        </w:r>
      </w:ins>
      <w:ins w:id="1727" w:author="Augustus Raymond Pendleton" w:date="2025-09-29T11:14:00Z" w16du:dateUtc="2025-09-29T15:14:00Z">
        <w:r w:rsidR="000E114E">
          <w:t>50% added noise,</w:t>
        </w:r>
      </w:ins>
      <w:ins w:id="1728" w:author="Augustus Raymond Pendleton" w:date="2025-09-29T11:15:00Z" w16du:dateUtc="2025-09-29T15:15:00Z">
        <w:r w:rsidR="000E114E">
          <w:rPr>
            <w:i/>
            <w:iCs/>
          </w:rPr>
          <w:t xml:space="preserve"> GU</w:t>
        </w:r>
        <w:r w:rsidR="000E114E">
          <w:rPr>
            <w:i/>
            <w:iCs/>
            <w:vertAlign w:val="superscript"/>
          </w:rPr>
          <w:t>A</w:t>
        </w:r>
        <w:r w:rsidR="000E114E">
          <w:t xml:space="preserve"> only differed </w:t>
        </w:r>
      </w:ins>
      <w:ins w:id="1729" w:author="Augustus Raymond Pendleton" w:date="2025-09-29T11:19:00Z" w16du:dateUtc="2025-09-29T15:19:00Z">
        <w:r w:rsidR="006B7ABE">
          <w:t>(</w:t>
        </w:r>
      </w:ins>
      <w:ins w:id="1730" w:author="Augustus Raymond Pendleton" w:date="2025-09-29T11:15:00Z" w16du:dateUtc="2025-09-29T15:15:00Z">
        <w:r w:rsidR="000E114E">
          <w:t>on average</w:t>
        </w:r>
      </w:ins>
      <w:ins w:id="1731" w:author="Augustus Raymond Pendleton" w:date="2025-09-29T11:19:00Z" w16du:dateUtc="2025-09-29T15:19:00Z">
        <w:r w:rsidR="006B7ABE">
          <w:t>)</w:t>
        </w:r>
      </w:ins>
      <w:ins w:id="1732" w:author="Augustus Raymond Pendleton" w:date="2025-09-29T11:15:00Z" w16du:dateUtc="2025-09-29T15:15:00Z">
        <w:r w:rsidR="000E114E">
          <w:t xml:space="preserve"> by 0.1. And while</w:t>
        </w:r>
        <w:r w:rsidR="000E114E">
          <w:rPr>
            <w:i/>
            <w:iCs/>
          </w:rPr>
          <w:t xml:space="preserve"> GU</w:t>
        </w:r>
        <w:r w:rsidR="000E114E">
          <w:rPr>
            <w:i/>
            <w:iCs/>
            <w:vertAlign w:val="superscript"/>
          </w:rPr>
          <w:t>A</w:t>
        </w:r>
        <w:r w:rsidR="000E114E">
          <w:rPr>
            <w:i/>
            <w:iCs/>
          </w:rPr>
          <w:t xml:space="preserve"> </w:t>
        </w:r>
      </w:ins>
      <w:ins w:id="1733" w:author="Augustus Raymond Pendleton" w:date="2025-09-29T11:16:00Z" w16du:dateUtc="2025-09-29T15:16:00Z">
        <w:r w:rsidR="000E114E">
          <w:t>(</w:t>
        </w:r>
        <w:bookmarkStart w:id="1734" w:name="_Hlk210038028"/>
      </w:ins>
      <m:oMath>
        <m:r>
          <w:ins w:id="1735" w:author="Augustus Raymond Pendleton" w:date="2025-09-29T11:16:00Z" w16du:dateUtc="2025-09-29T15:16:00Z">
            <w:rPr>
              <w:rFonts w:ascii="Cambria Math" w:hAnsi="Cambria Math"/>
            </w:rPr>
            <m:t>α</m:t>
          </w:ins>
        </m:r>
      </m:oMath>
      <w:bookmarkEnd w:id="1734"/>
      <w:ins w:id="1736" w:author="Augustus Raymond Pendleton" w:date="2025-09-29T11:16:00Z" w16du:dateUtc="2025-09-29T15:16:00Z">
        <w:r w:rsidR="000E114E">
          <w:rPr>
            <w:rFonts w:eastAsiaTheme="minorEastAsia"/>
          </w:rPr>
          <w:t xml:space="preserve"> = 1) </w:t>
        </w:r>
      </w:ins>
      <w:ins w:id="1737" w:author="Augustus Raymond Pendleton" w:date="2025-09-29T11:15:00Z" w16du:dateUtc="2025-09-29T15:15:00Z">
        <w:r w:rsidR="000E114E">
          <w:t xml:space="preserve">was more sensitive to error than </w:t>
        </w:r>
        <w:r w:rsidR="000E114E">
          <w:rPr>
            <w:i/>
            <w:iCs/>
          </w:rPr>
          <w:t>BC</w:t>
        </w:r>
      </w:ins>
      <w:ins w:id="1738" w:author="Augustus Raymond Pendleton" w:date="2025-09-29T11:16:00Z" w16du:dateUtc="2025-09-29T15:16:00Z">
        <w:r w:rsidR="000E114E">
          <w:rPr>
            <w:i/>
            <w:iCs/>
            <w:vertAlign w:val="superscript"/>
          </w:rPr>
          <w:t>A</w:t>
        </w:r>
        <w:r w:rsidR="000E114E">
          <w:rPr>
            <w:i/>
            <w:iCs/>
          </w:rPr>
          <w:t xml:space="preserve">, </w:t>
        </w:r>
        <w:r w:rsidR="000E114E">
          <w:t xml:space="preserve">at </w:t>
        </w:r>
      </w:ins>
      <m:oMath>
        <m:r>
          <w:ins w:id="1739" w:author="Augustus Raymond Pendleton" w:date="2025-09-29T11:16:00Z" w16du:dateUtc="2025-09-29T15:16:00Z">
            <w:rPr>
              <w:rFonts w:ascii="Cambria Math" w:hAnsi="Cambria Math"/>
            </w:rPr>
            <m:t>α</m:t>
          </w:ins>
        </m:r>
      </m:oMath>
      <w:ins w:id="1740" w:author="Augustus Raymond Pendleton" w:date="2025-09-29T11:16:00Z" w16du:dateUtc="2025-09-29T15:16:00Z">
        <w:r w:rsidR="000E114E">
          <w:rPr>
            <w:rFonts w:eastAsiaTheme="minorEastAsia"/>
          </w:rPr>
          <w:t xml:space="preserve"> = 0.2 it was </w:t>
        </w:r>
        <w:r w:rsidR="000E114E">
          <w:rPr>
            <w:rFonts w:eastAsiaTheme="minorEastAsia"/>
            <w:i/>
            <w:iCs/>
          </w:rPr>
          <w:t xml:space="preserve">less </w:t>
        </w:r>
        <w:r w:rsidR="000E114E">
          <w:rPr>
            <w:rFonts w:eastAsiaTheme="minorEastAsia"/>
          </w:rPr>
          <w:t xml:space="preserve">sensitive, again highlighting the </w:t>
        </w:r>
      </w:ins>
      <w:ins w:id="1741" w:author="Augustus Raymond Pendleton" w:date="2025-09-29T11:17:00Z" w16du:dateUtc="2025-09-29T15:17:00Z">
        <w:r w:rsidR="000E114E">
          <w:rPr>
            <w:rFonts w:eastAsiaTheme="minorEastAsia"/>
          </w:rPr>
          <w:t xml:space="preserve">potential benefits of moderate </w:t>
        </w:r>
      </w:ins>
      <m:oMath>
        <m:r>
          <w:ins w:id="1742" w:author="Augustus Raymond Pendleton" w:date="2025-09-29T11:17:00Z" w16du:dateUtc="2025-09-29T15:17:00Z">
            <w:rPr>
              <w:rFonts w:ascii="Cambria Math" w:hAnsi="Cambria Math"/>
            </w:rPr>
            <m:t>α</m:t>
          </w:ins>
        </m:r>
      </m:oMath>
      <w:ins w:id="1743" w:author="Augustus Raymond Pendleton" w:date="2025-09-29T11:17:00Z" w16du:dateUtc="2025-09-29T15:17:00Z">
        <w:r w:rsidR="000E114E">
          <w:rPr>
            <w:rFonts w:eastAsiaTheme="minorEastAsia"/>
          </w:rPr>
          <w:t xml:space="preserve"> values. The max d</w:t>
        </w:r>
      </w:ins>
      <w:ins w:id="1744" w:author="Augustus Raymond Pendleton" w:date="2025-09-29T11:20:00Z" w16du:dateUtc="2025-09-29T15:20:00Z">
        <w:r w:rsidR="006B7ABE">
          <w:rPr>
            <w:rFonts w:eastAsiaTheme="minorEastAsia"/>
          </w:rPr>
          <w:t>eviation from true</w:t>
        </w:r>
      </w:ins>
      <w:ins w:id="1745" w:author="Augustus Raymond Pendleton" w:date="2025-09-29T11:17:00Z" w16du:dateUtc="2025-09-29T15:17:00Z">
        <w:r w:rsidR="000E114E">
          <w:rPr>
            <w:rFonts w:eastAsiaTheme="minorEastAsia"/>
          </w:rPr>
          <w:t xml:space="preserve"> that added error could </w:t>
        </w:r>
      </w:ins>
      <w:ins w:id="1746" w:author="Augustus Raymond Pendleton" w:date="2025-09-29T11:20:00Z" w16du:dateUtc="2025-09-29T15:20:00Z">
        <w:r w:rsidR="006B7ABE">
          <w:rPr>
            <w:rFonts w:eastAsiaTheme="minorEastAsia"/>
          </w:rPr>
          <w:t xml:space="preserve">inflict on a given metric was also proportional </w:t>
        </w:r>
      </w:ins>
      <w:ins w:id="1747" w:author="Augustus Raymond Pendleton" w:date="2025-09-29T11:21:00Z" w16du:dateUtc="2025-09-29T15:21:00Z">
        <w:r w:rsidR="006B7ABE">
          <w:rPr>
            <w:rFonts w:eastAsiaTheme="minorEastAsia"/>
          </w:rPr>
          <w:t>(and always less) than the magnitude of the error itself</w:t>
        </w:r>
      </w:ins>
      <w:ins w:id="1748" w:author="Augustus Raymond Pendleton" w:date="2025-09-29T11:23:00Z" w16du:dateUtc="2025-09-29T15:23:00Z">
        <w:r w:rsidR="006B7ABE">
          <w:rPr>
            <w:rFonts w:eastAsiaTheme="minorEastAsia"/>
          </w:rPr>
          <w:t xml:space="preserve"> (Fig. 4D)</w:t>
        </w:r>
      </w:ins>
      <w:ins w:id="1749" w:author="Augustus Raymond Pendleton" w:date="2025-09-29T11:21:00Z" w16du:dateUtc="2025-09-29T15:21:00Z">
        <w:r w:rsidR="006B7ABE">
          <w:rPr>
            <w:rFonts w:eastAsiaTheme="minorEastAsia"/>
          </w:rPr>
          <w:t xml:space="preserve">. </w:t>
        </w:r>
      </w:ins>
      <w:ins w:id="1750" w:author="Augustus Raymond Pendleton" w:date="2025-09-29T11:23:00Z" w16du:dateUtc="2025-09-29T15:23:00Z">
        <w:r w:rsidR="006B7ABE">
          <w:rPr>
            <w:rFonts w:eastAsiaTheme="minorEastAsia"/>
          </w:rPr>
          <w:t>Put s</w:t>
        </w:r>
      </w:ins>
      <w:ins w:id="1751" w:author="Augustus Raymond Pendleton" w:date="2025-09-29T11:21:00Z" w16du:dateUtc="2025-09-29T15:21:00Z">
        <w:r w:rsidR="006B7ABE">
          <w:rPr>
            <w:rFonts w:eastAsiaTheme="minorEastAsia"/>
          </w:rPr>
          <w:t xml:space="preserve">imply, </w:t>
        </w:r>
      </w:ins>
      <w:ins w:id="1752" w:author="Augustus Raymond Pendleton" w:date="2025-09-29T11:22:00Z" w16du:dateUtc="2025-09-29T15:22:00Z">
        <w:r w:rsidR="006B7ABE">
          <w:rPr>
            <w:rFonts w:eastAsiaTheme="minorEastAsia"/>
          </w:rPr>
          <w:t>if one add</w:t>
        </w:r>
      </w:ins>
      <w:ins w:id="1753" w:author="Augustus Raymond Pendleton" w:date="2025-09-29T12:28:00Z" w16du:dateUtc="2025-09-29T16:28:00Z">
        <w:r w:rsidR="006B42C1">
          <w:rPr>
            <w:rFonts w:eastAsiaTheme="minorEastAsia"/>
          </w:rPr>
          <w:t>s</w:t>
        </w:r>
      </w:ins>
      <w:ins w:id="1754" w:author="Augustus Raymond Pendleton" w:date="2025-09-29T11:22:00Z" w16du:dateUtc="2025-09-29T15:22:00Z">
        <w:r w:rsidR="006B7ABE">
          <w:rPr>
            <w:rFonts w:eastAsiaTheme="minorEastAsia"/>
          </w:rPr>
          <w:t xml:space="preserve"> 10% of </w:t>
        </w:r>
      </w:ins>
      <w:ins w:id="1755" w:author="Augustus Raymond Pendleton" w:date="2025-09-29T11:23:00Z" w16du:dateUtc="2025-09-29T15:23:00Z">
        <w:r w:rsidR="006B7ABE">
          <w:rPr>
            <w:rFonts w:eastAsiaTheme="minorEastAsia"/>
          </w:rPr>
          <w:t>random error to a measurement,</w:t>
        </w:r>
      </w:ins>
      <w:ins w:id="1756" w:author="Augustus Raymond Pendleton" w:date="2025-09-29T12:28:00Z" w16du:dateUtc="2025-09-29T16:28:00Z">
        <w:r w:rsidR="006B42C1">
          <w:rPr>
            <w:rFonts w:eastAsiaTheme="minorEastAsia"/>
          </w:rPr>
          <w:t xml:space="preserve"> the</w:t>
        </w:r>
      </w:ins>
      <w:ins w:id="1757" w:author="Augustus Raymond Pendleton" w:date="2025-09-29T12:29:00Z" w16du:dateUtc="2025-09-29T16:29:00Z">
        <w:r w:rsidR="006B42C1">
          <w:rPr>
            <w:rFonts w:eastAsiaTheme="minorEastAsia"/>
          </w:rPr>
          <w:t>y can expect</w:t>
        </w:r>
      </w:ins>
      <w:ins w:id="1758" w:author="Augustus Raymond Pendleton" w:date="2025-09-29T11:23:00Z" w16du:dateUtc="2025-09-29T15:23:00Z">
        <w:r w:rsidR="006B7ABE">
          <w:rPr>
            <w:rFonts w:eastAsiaTheme="minorEastAsia"/>
          </w:rPr>
          <w:t xml:space="preserve"> </w:t>
        </w:r>
        <w:r w:rsidR="006B7ABE">
          <w:rPr>
            <w:rFonts w:eastAsiaTheme="minorEastAsia"/>
            <w:i/>
            <w:iCs/>
          </w:rPr>
          <w:t>GU</w:t>
        </w:r>
        <w:r w:rsidR="006B7ABE">
          <w:rPr>
            <w:rFonts w:eastAsiaTheme="minorEastAsia"/>
            <w:i/>
            <w:iCs/>
            <w:vertAlign w:val="superscript"/>
          </w:rPr>
          <w:t>A</w:t>
        </w:r>
        <w:r w:rsidR="006B7ABE">
          <w:rPr>
            <w:rFonts w:eastAsiaTheme="minorEastAsia"/>
            <w:i/>
            <w:iCs/>
          </w:rPr>
          <w:t xml:space="preserve"> </w:t>
        </w:r>
      </w:ins>
      <w:ins w:id="1759" w:author="Augustus Raymond Pendleton" w:date="2025-09-29T12:29:00Z" w16du:dateUtc="2025-09-29T16:29:00Z">
        <w:r w:rsidR="006B42C1">
          <w:rPr>
            <w:rFonts w:eastAsiaTheme="minorEastAsia"/>
          </w:rPr>
          <w:t>to change</w:t>
        </w:r>
      </w:ins>
      <w:ins w:id="1760" w:author="Augustus Raymond Pendleton" w:date="2025-09-29T11:23:00Z" w16du:dateUtc="2025-09-29T15:23:00Z">
        <w:r w:rsidR="006B7ABE">
          <w:rPr>
            <w:rFonts w:eastAsiaTheme="minorEastAsia"/>
          </w:rPr>
          <w:t>, at max, by 0.1; in general the deviation from true will be much less.</w:t>
        </w:r>
      </w:ins>
      <w:ins w:id="1761" w:author="Augustus Raymond Pendleton" w:date="2025-09-29T11:24:00Z" w16du:dateUtc="2025-09-29T15:24:00Z">
        <w:r w:rsidR="006B7ABE">
          <w:rPr>
            <w:rFonts w:eastAsiaTheme="minorEastAsia"/>
          </w:rPr>
          <w:t xml:space="preserve"> A more rigorous approach to assessing error propagation within these metrics, including mathematical proofs of the relationships estimated above, is outside the scope of this </w:t>
        </w:r>
      </w:ins>
      <w:ins w:id="1762" w:author="Augustus Raymond Pendleton" w:date="2025-09-29T11:25:00Z" w16du:dateUtc="2025-09-29T15:25:00Z">
        <w:r w:rsidR="006B7ABE">
          <w:rPr>
            <w:rFonts w:eastAsiaTheme="minorEastAsia"/>
          </w:rPr>
          <w:t>paper but would be helpful.</w:t>
        </w:r>
      </w:ins>
    </w:p>
    <w:p w14:paraId="01E4E692" w14:textId="00FF3EF9" w:rsidR="00B64A34" w:rsidRPr="00D6699E" w:rsidDel="00161013" w:rsidRDefault="00604558" w:rsidP="00D6699E">
      <w:pPr>
        <w:rPr>
          <w:del w:id="1763" w:author="Augustus Raymond Pendleton" w:date="2025-09-29T11:38:00Z" w16du:dateUtc="2025-09-29T15:38:00Z"/>
          <w:sz w:val="20"/>
          <w:szCs w:val="20"/>
          <w:rPrChange w:id="1764" w:author="Augustus Raymond Pendleton" w:date="2025-09-29T09:01:00Z" w16du:dateUtc="2025-09-29T13:01:00Z">
            <w:rPr>
              <w:del w:id="1765" w:author="Augustus Raymond Pendleton" w:date="2025-09-29T11:38:00Z" w16du:dateUtc="2025-09-29T15:38:00Z"/>
            </w:rPr>
          </w:rPrChange>
        </w:rPr>
      </w:pPr>
      <w:del w:id="1766" w:author="Augustus Raymond Pendleton" w:date="2025-09-29T11:38:00Z" w16du:dateUtc="2025-09-29T15:38:00Z">
        <w:r w:rsidRPr="00D6699E" w:rsidDel="00161013">
          <w:rPr>
            <w:sz w:val="20"/>
            <w:szCs w:val="20"/>
            <w:rPrChange w:id="1767" w:author="Augustus Raymond Pendleton" w:date="2025-09-29T09:01:00Z" w16du:dateUtc="2025-09-29T13:01:00Z">
              <w:rPr/>
            </w:rPrChange>
          </w:rPr>
          <w:fldChar w:fldCharType="begin"/>
        </w:r>
        <w:r w:rsidR="008729F6" w:rsidDel="00161013">
          <w:rPr>
            <w:sz w:val="20"/>
            <w:szCs w:val="20"/>
          </w:rPr>
          <w:delInstrText xml:space="preserve"> ADDIN ZOTERO_ITEM CSL_CITATION {"citationID":"814UEmsK","properties":{"formattedCitation":"[11]","plainCitation":"[11]","noteIndex":0},"citationItems":[{"id":2082,"uris":["http://zotero.org/groups/5077571/items/7DSKNWDW"],"itemData":{"id":2082,"type":"article-journal","abstract":"High-throughput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schema":"https://github.com/citation-style-language/schema/raw/master/csl-citation.json"} </w:delInstrText>
        </w:r>
        <w:r w:rsidRPr="00D6699E" w:rsidDel="00161013">
          <w:rPr>
            <w:sz w:val="20"/>
            <w:szCs w:val="20"/>
            <w:rPrChange w:id="1768" w:author="Augustus Raymond Pendleton" w:date="2025-09-29T09:01:00Z" w16du:dateUtc="2025-09-29T13:01:00Z">
              <w:rPr/>
            </w:rPrChange>
          </w:rPr>
          <w:fldChar w:fldCharType="separate"/>
        </w:r>
        <w:r w:rsidR="008729F6" w:rsidDel="00161013">
          <w:rPr>
            <w:noProof/>
            <w:sz w:val="20"/>
            <w:szCs w:val="20"/>
          </w:rPr>
          <w:delText>[11]</w:delText>
        </w:r>
        <w:r w:rsidRPr="00D6699E" w:rsidDel="00161013">
          <w:rPr>
            <w:sz w:val="20"/>
            <w:szCs w:val="20"/>
            <w:rPrChange w:id="1769" w:author="Augustus Raymond Pendleton" w:date="2025-09-29T09:01:00Z" w16du:dateUtc="2025-09-29T13:01:00Z">
              <w:rPr/>
            </w:rPrChange>
          </w:rPr>
          <w:fldChar w:fldCharType="end"/>
        </w:r>
        <w:r w:rsidR="00D6699E" w:rsidRPr="00D6699E" w:rsidDel="00161013">
          <w:rPr>
            <w:sz w:val="20"/>
            <w:szCs w:val="20"/>
            <w:rPrChange w:id="1770" w:author="Augustus Raymond Pendleton" w:date="2025-09-29T09:01:00Z" w16du:dateUtc="2025-09-29T13:01:00Z">
              <w:rPr/>
            </w:rPrChange>
          </w:rPr>
          <w:fldChar w:fldCharType="begin"/>
        </w:r>
        <w:r w:rsidR="00D6699E" w:rsidRPr="00D6699E" w:rsidDel="00161013">
          <w:rPr>
            <w:sz w:val="20"/>
            <w:szCs w:val="20"/>
            <w:rPrChange w:id="1771" w:author="Augustus Raymond Pendleton" w:date="2025-09-29T09:01:00Z" w16du:dateUtc="2025-09-29T13:01:00Z">
              <w:rPr/>
            </w:rPrChange>
          </w:rPr>
          <w:delInstrText xml:space="preserve"> ADDIN ZOTERO_ITEM CSL_CITATION {"citationID":"rEwaK1qH","properties":{"formattedCitation":"[3]","plainCitation":"[3]","noteIndex":0},"citationItems":[{"id":2078,"uris":["http://zotero.org/groups/5077571/items/9FC6PKRB"],"itemData":{"id":2078,"type":"article-journal","abstract":"A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F."}],"issued":{"date-parts":[["2020",5,22]]},"citation-key":"barlowQuantitativeSequencingFramework2020"}}],"schema":"https://github.com/citation-style-language/schema/raw/master/csl-citation.json"} </w:delInstrText>
        </w:r>
        <w:r w:rsidR="00D6699E" w:rsidRPr="00D6699E" w:rsidDel="00161013">
          <w:rPr>
            <w:sz w:val="20"/>
            <w:szCs w:val="20"/>
            <w:rPrChange w:id="1772" w:author="Augustus Raymond Pendleton" w:date="2025-09-29T09:01:00Z" w16du:dateUtc="2025-09-29T13:01:00Z">
              <w:rPr/>
            </w:rPrChange>
          </w:rPr>
          <w:fldChar w:fldCharType="separate"/>
        </w:r>
        <w:r w:rsidR="00D6699E" w:rsidRPr="00D6699E" w:rsidDel="00161013">
          <w:rPr>
            <w:noProof/>
            <w:sz w:val="20"/>
            <w:szCs w:val="20"/>
            <w:rPrChange w:id="1773" w:author="Augustus Raymond Pendleton" w:date="2025-09-29T09:01:00Z" w16du:dateUtc="2025-09-29T13:01:00Z">
              <w:rPr>
                <w:noProof/>
              </w:rPr>
            </w:rPrChange>
          </w:rPr>
          <w:delText>[3]</w:delText>
        </w:r>
        <w:r w:rsidR="00D6699E" w:rsidRPr="00D6699E" w:rsidDel="00161013">
          <w:rPr>
            <w:sz w:val="20"/>
            <w:szCs w:val="20"/>
            <w:rPrChange w:id="1774" w:author="Augustus Raymond Pendleton" w:date="2025-09-29T09:01:00Z" w16du:dateUtc="2025-09-29T13:01:00Z">
              <w:rPr/>
            </w:rPrChange>
          </w:rPr>
          <w:fldChar w:fldCharType="end"/>
        </w:r>
      </w:del>
    </w:p>
    <w:p w14:paraId="54E17743" w14:textId="346E4A54" w:rsidR="006B42C1" w:rsidRDefault="00AA63C5" w:rsidP="00FF313F">
      <w:pPr>
        <w:ind w:firstLine="504"/>
        <w:rPr>
          <w:ins w:id="1775" w:author="Augustus Raymond Pendleton" w:date="2025-09-29T12:30:00Z" w16du:dateUtc="2025-09-29T16:30:00Z"/>
        </w:rPr>
      </w:pPr>
      <w:ins w:id="1776" w:author="Augustus Raymond Pendleton" w:date="2025-09-29T11:27:00Z" w16du:dateUtc="2025-09-29T15:27:00Z">
        <w:r>
          <w:t>There are many cases where t</w:t>
        </w:r>
        <w:r w:rsidRPr="0007048F">
          <w:t>he incorporation of absolute abundance allows microbial ecologists to assess more realistic, ecologically-relevant differences in microbial communities, especially in contexts where microbial load matters.</w:t>
        </w:r>
      </w:ins>
      <w:ins w:id="1777" w:author="Augustus Raymond Pendleton" w:date="2025-09-29T12:29:00Z" w16du:dateUtc="2025-09-29T16:29:00Z">
        <w:r w:rsidR="006B42C1">
          <w:t xml:space="preserve"> Outside of the datasets re-analyzed here </w:t>
        </w:r>
      </w:ins>
      <w:r w:rsidR="006B42C1">
        <w:fldChar w:fldCharType="begin"/>
      </w:r>
      <w:r w:rsidR="006B42C1">
        <w:instrText xml:space="preserve"> ADDIN ZOTERO_ITEM CSL_CITATION {"citationID":"uTULU8fZ","properties":{"formattedCitation":"[3, 4, 10, 11]","plainCitation":"[3, 4, 10, 11]","noteIndex":0},"citationItems":[{"id":1451,"uris":["http://zotero.org/groups/5077571/items/JAZBIWBQ"],"itemData":{"id":1451,"type":"article-journal","abstract":"High-throughput amplicon sequencing has become a well-established approach for microbial community profiling. Correlating shifts in the relative abundances of bacterial taxa with environmental gradients is the goal of many microbiome surveys. As the abundances generated by this technology are semi-quantitative by definition, the observed dynamics may not accurately reflect those of the actual taxon densities. We combined the sequencing approach (16S rRNA gene) with robust single-cell enumeration technologies (flow cytometry) to quantify the absolute taxon abundances. A detailed longitudinal analysis of the absolute abundances resulted in distinct abundance profiles that were less ambiguous and expressed in units that can be directly compared across studies. We further provide evidence that the enrichment of taxa (increase in relative abundance) does not necessarily relate to the outgrowth of taxa (increase in absolute abundance). Our results highlight that both relative and absolute abundances should be considered for a comprehensive biological interpretation of microbiome surveys.","container-title":"The ISME Journal","DOI":"10.1038/ismej.2016.117","ISSN":"1751-7370","issue":"2","journalAbbreviation":"ISME J","language":"en","license":"2017 International Society for Microbial Ecology","note":"publisher: Nature Publishing Group","page":"584-587","source":"www.nature.com","title":"Absolute quantification of microbial taxon abundances","volume":"11","author":[{"family":"Props","given":"Ruben"},{"family":"Kerckhof","given":"Frederiek-Maarten"},{"family":"Rubbens","given":"Peter"},{"family":"De Vrieze","given":"Jo"},{"family":"Hernandez Sanabria","given":"Emma"},{"family":"Waegeman","given":"Willem"},{"family":"Monsieurs","given":"Pieter"},{"family":"Hammes","given":"Frederik"},{"family":"Boon","given":"Nico"}],"issued":{"date-parts":[["2017",2]]},"citation-key":"propsAbsoluteQuantificationMicrobial2017"}},{"id":2082,"uris":["http://zotero.org/groups/5077571/items/7DSKNWDW"],"itemData":{"id":2082,"type":"article-journal","abstract":"High-throughput sequencing has become a critical tool for studying microbiomes by measuring relative microbiome profiling, although this typically overlooks the absolute abundance of microbiomes. Consequently, pathological, physiological, and ecological roles of microbial communities may be represented inaccurately. To address this, we estimated absolute abundances of soil microbiomes by combining amplicon sequencing with quantitative PCR. We collected soil samples (0–30 cm) at three sampling times (pre-planting, flowering, and maturity) from peanut plots subject to a long-term conventional rotation (peanut-cotton-cotton, CR) or sod-based rotation (bahiagrass-bahiagrass-peanut-cotton, SBR). Rotation and sampling time were important in shaping microbial communities. Relative to CR, SBR had greater microbial diversity, greater community stability, complexity and stability of bacterial-fungal networks, and greater richness and abundance of keystone taxa, which may make soil microbiomes more resilient to environmental changes among sampling times. SBR also showed significantly greater concentrations of total C and N, NO3−-N, resin-extractable P, Mg, Zn, Fe, and Cu, and greater potential N mineralization rates and C:N ratios, indicating that SBR’s higher rotational diversity affected soil health in the topsoil. There were more significant relationships between soil nutrients and microbial community composition as well as keystone taxa under SBR, indicating that higher rotational diversity intensified ecological connections among soil, microbes, and crops. Our results suggest that a more complex and stable microbial network with greater richness and abundance of keystone taxa (primarily bacterial communities) had critical impacts on nutrient cycling and plant health and fitness under SBR, which are the main factors contributing to crop productivity.","container-title":"Biology and Fertility of Soils","DOI":"10.1007/s00374-022-01675-4","ISSN":"1432-0789","issue":"8","journalAbbreviation":"Biol Fertil Soils","language":"en","page":"883-901","source":"Springer Link","title":"Absolute microbiome profiling highlights the links among microbial stability, soil health, and crop productivity under long-term sod-based rotation","volume":"58","author":[{"family":"Zhang","given":"Kaile"},{"family":"Maltais-Landry","given":"Gabriel"},{"family":"James","given":"Michael"},{"family":"Mendez","given":"Valerie"},{"family":"Wright","given":"David"},{"family":"George","given":"Sheeja"},{"family":"Liao","given":"Hui-Ling"}],"issued":{"date-parts":[["2022",11,1]]},"citation-key":"zhangAbsoluteMicrobiomeProfiling2022"}},{"id":2078,"uris":["http://zotero.org/groups/5077571/items/9FC6PKRB"],"itemData":{"id":2078,"type":"article-journal","abstract":"A fundamental goal in microbiome studies is determining which microbes affect host physiology. Standard methods for determining changes in microbial taxa measure relative, rather than absolute abundances. Moreover, studies often analyze only stool, despite microbial diversity differing substantially among gastrointestinal (GI) locations. Here, we develop a quantitative framework to measure absolute abundances of individual bacterial taxa by combining the precision of digital PCR with the high-throughput nature of 16S rRNA gene amplicon sequencing. In a murine ketogenic-diet study, we compare microbial loads in lumenal and mucosal samples along the GI tract. Quantitative measurements of absolute (but not relative) abundances reveal decreases in total microbial loads on the ketogenic diet and enable us to determine the differential effects of diet on each taxon in stool and small-intestine mucosa samples. This rigorous quantitative microbial analysis framework, appropriate for diverse GI locations enables mapping microbial biogeography of the mammalian GI tract and more accurate analyses of changes in microbial taxa in microbiome studies.","container-title":"Nature Communications","DOI":"10.1038/s41467-020-16224-6","ISSN":"2041-1723","issue":"1","journalAbbreviation":"Nat Commun","language":"en","license":"2020 The Author(s)","note":"publisher: Nature Publishing Group","page":"2590","source":"www.nature.com","title":"A quantitative sequencing framework for absolute abundance measurements of mucosal and lumenal microbial communities","volume":"11","author":[{"family":"Barlow","given":"Jacob T."},{"family":"Bogatyrev","given":"Said R."},{"family":"Ismagilov","given":"Rustem F."}],"issued":{"date-parts":[["2020",5,22]]},"citation-key":"barlowQuantitativeSequencingFramework2020"}},{"id":2063,"uris":["http://zotero.org/groups/5077571/items/XECMGR9Y"],"itemData":{"id":2063,"type":"article","abstract":"The Laurentian Great Lakes hold 21% of the world’s surface freshwater and supply drinking water to nearly 40 million people. Here we provide the first evidence that winddriven upwelling fundamentally restructures microbial communities in Lake Ontario, with its effects extended and redistributed by an internal Kelvin wave propagating along the shoreline. While thermal stratification is known to organize microbial communities by depth and season, we show that this vertical structure arises from contrasting mechanisms: homogenizing selection in surface waters and dispersal limitation with drift in the hypolimnion. Kelvin wave-driven upwelling disrupts this scaffold, displacing rare taxa into the surface and creating novel coastal communities enriched in methane oxidation and sulfur metabolism genes—functional traits absent elsewhere in the lake. We observed a Kelvin wave lasting over two weeks and propagating eastward at </w:instrText>
      </w:r>
      <w:r w:rsidR="006B42C1">
        <w:rPr>
          <w:rFonts w:ascii="Cambria Math" w:hAnsi="Cambria Math" w:cs="Cambria Math"/>
        </w:rPr>
        <w:instrText>∼</w:instrText>
      </w:r>
      <w:r w:rsidR="006B42C1">
        <w:instrText xml:space="preserve">60 km day ¹. Given the </w:instrText>
      </w:r>
      <w:r w:rsidR="006B42C1">
        <w:rPr>
          <w:rFonts w:ascii="Cambria Math" w:hAnsi="Cambria Math" w:cs="Cambria Math"/>
        </w:rPr>
        <w:instrText>∼</w:instrText>
      </w:r>
      <w:r w:rsidR="006B42C1">
        <w:instrText xml:space="preserve">10–12 day recurrence of wind events (1), at any time, at least one segment of Lake Ontario’s coastline is typically experiencing upwelling—producing pulses frequent and sustained enough to remodel microbial communities on ecologically relevant timescales. Recurrent upwellings, sustained and redistributed by Kelvin waves, act as a biological disturbance that overrides stratification, mobilizes rare functional potential, and assembles novel coastal microbial communities. As climate change lengthens stratified periods and reshapes large-lake circulation, understanding how physical forcing governs microbial assembly is essential for forecasting the biogeochemical future of Earth’s great lakes—especially in shoreline zones where ecological shifts directly affect human communities.\nSignificance Statement The Laurentian Great Lakes hold 21% of the world’s surface freshwater and nearly 85% of North America’s—supplying drinking water to over 40 million people. Yet the microbial life that underpins their ecological function remains poorly understood. We show that wind-driven upwelling, followed by internal Kelvin waves that redistribute and sustain upwelling, acts as a recurring physical disturbance that overrides thermal stratification, redistributing rare microbes and assembling novel shoreline communities. These shifts bring unexpected functional changes, including enrichment of methane oxidation and sulfur metabolism genes, where people most interact with lake water. As climate change reshapes large lake circulation and intensifies thermal layering, understanding how microbial ecosystems respond is essential for forecasting transformations in water quality, ecosystem function, and biogeochemical resilience.","DOI":"10.1101/2025.01.17.633667","language":"en","license":"© 2025, Posted by Cold Spring Harbor Laboratory. This pre-print is available under a Creative Commons License (Attribution-NonCommercial-NoDerivs 4.0 International), CC BY-NC-ND 4.0, as described at http://creativecommons.org/licenses/by-nc-nd/4.0/","note":"ISSN: 2692-8205, 2692-8205\npage: 2025.01.17.633667\nsection: New Results","publisher":"bioRxiv","source":"bioRxiv","title":"Upwelling periodically disturbs the ecological assembly of microbial communities in the Laurentian Great Lakes","URL":"https://www.biorxiv.org/content/10.1101/2025.01.17.633667v2","author":[{"family":"Pendleton","given":"Augustus"},{"family":"Wells","given":"Mathew"},{"family":"Schmidt","given":"Marian L."}],"accessed":{"date-parts":[["2025",7,8]]},"issued":{"date-parts":[["2025",7,3]]},"citation-key":"pendletonUpwellingPeriodicallyDisturbs2025"}}],"schema":"https://github.com/citation-style-language/schema/raw/master/csl-citation.json"} </w:instrText>
      </w:r>
      <w:r w:rsidR="006B42C1">
        <w:fldChar w:fldCharType="separate"/>
      </w:r>
      <w:r w:rsidR="006B42C1">
        <w:rPr>
          <w:noProof/>
        </w:rPr>
        <w:t>[3, 4, 10, 11]</w:t>
      </w:r>
      <w:r w:rsidR="006B42C1">
        <w:fldChar w:fldCharType="end"/>
      </w:r>
      <w:ins w:id="1778" w:author="Augustus Raymond Pendleton" w:date="2025-09-29T12:30:00Z" w16du:dateUtc="2025-09-29T16:30:00Z">
        <w:r w:rsidR="006B42C1">
          <w:t>;</w:t>
        </w:r>
      </w:ins>
      <w:ins w:id="1779" w:author="Augustus Raymond Pendleton" w:date="2025-09-29T11:27:00Z" w16du:dateUtc="2025-09-29T15:27:00Z">
        <w:r w:rsidRPr="0007048F">
          <w:t xml:space="preserve"> the temporal development of the infant microbiome involves both a rise in absolute abundance and compositional changes</w:t>
        </w:r>
        <w:r>
          <w:t xml:space="preserve"> </w:t>
        </w:r>
        <w:r>
          <w:fldChar w:fldCharType="begin"/>
        </w:r>
        <w:r>
          <w:instrText xml:space="preserve"> ADDIN ZOTERO_ITEM CSL_CITATION {"citationID":"nU6vJ51H","properties":{"formattedCitation":"[6]","plainCitation":"[6]","noteIndex":0},"citationItems":[{"id":2065,"uris":["http://zotero.org/groups/5077571/items/2JNT9XAC"],"itemData":{"id":2065,"type":"article-journal","abstract":"The gut microbiota of preterm infants develops predictably1–7, with pioneer species colonizing the gut after birth, followed by an ordered succession of microorganisms. The gut microbiota is vital to the health of preterm infants8,9, but the forces that shape these predictable dynamics of microbiome assembly are unknown. The environment, the host and interactions between microorganisms all potentially shape the dynamics of the microbiota, but in such a complex ecosystem, identifying the specific role of any individual factor is challenging10–14. Here we use multi-kingdom absolute abundance quantification, ecological modelling and experimental validation to address this challenge. We quantify the absolute dynamics of bacteria, fungi and archaea in a longitudinal cohort of 178 preterm infants. We uncover microbial blooms and extinctions, and show that there is an inverse correlation between bacterial and fungal loads in the infant gut. We infer computationally and demonstrate experimentally in vitro and in vivo that predictable assembly dynamics may be driven by directed, context-dependent interactions between specific microorganisms. Mirroring the dynamics of macroscopic ecosystems15–17, a late-arriving member of the microbiome, Klebsiella, exploits the pioneer microorganism, Staphylococcus, to gain a foothold within the gut. Notably, we find that interactions between different kingdoms can influence assembly, with a single fungal species—Candida albicans—inhibiting multiple dominant genera of gut bacteria. Our work reveals the centrality of simple microbe–microbe interactions in shaping host-associated microbiota, which is critical both for our understanding of microbiota ecology and for targeted microbiota interventions.","container-title":"Nature","DOI":"10.1038/s41586-021-03241-8","ISSN":"1476-4687","issue":"7851","language":"en","license":"2021 The Author(s), under exclusive licence to Springer Nature Limited","note":"publisher: Nature Publishing Group","page":"633-638","source":"www.nature.com","title":"Multi-kingdom ecological drivers of microbiota assembly in preterm infants","volume":"591","author":[{"family":"Rao","given":"Chitong"},{"family":"Coyte","given":"Katharine Z."},{"family":"Bainter","given":"Wayne"},{"family":"Geha","given":"Raif S."},{"family":"Martin","given":"Camilia R."},{"family":"Rakoff-Nahoum","given":"Seth"}],"issued":{"date-parts":[["2021",3]]},"citation-key":"raoMultikingdomEcologicalDrivers2021"}}],"schema":"https://github.com/citation-style-language/schema/raw/master/csl-citation.json"} </w:instrText>
        </w:r>
        <w:r>
          <w:fldChar w:fldCharType="separate"/>
        </w:r>
        <w:r>
          <w:rPr>
            <w:noProof/>
          </w:rPr>
          <w:t>[6]</w:t>
        </w:r>
        <w:r>
          <w:fldChar w:fldCharType="end"/>
        </w:r>
        <w:r w:rsidRPr="0007048F">
          <w:t xml:space="preserve">; bacteriophage predation in wastewater bioreactors can be understood only when microbial load is considered </w:t>
        </w:r>
        <w:r>
          <w:fldChar w:fldCharType="begin"/>
        </w:r>
      </w:ins>
      <w:r w:rsidR="009C4CF7">
        <w:instrText xml:space="preserve"> ADDIN ZOTERO_ITEM CSL_CITATION {"citationID":"SoXYc4XP","properties":{"formattedCitation":"[17]","plainCitation":"[17]","noteIndex":0},"citationItems":[{"id":2066,"uris":["http://zotero.org/groups/5077571/items/T76SVMUI"],"itemData":{"id":2066,"type":"article-journal","abstract":"Changes in the microbial community composition of a full-scale membrane bioreactor treating industrial wastewater were studied over a period of 462 days using a series of 16S rRNA gene clone libraries. Frequent changes in the relative abundance of specific taxonomic groups were observed, which could not be explained by changes in the reactor's conditions or wastewater composition. Phage activity was proposed to drive some of the observed changes. Bacterial hosts were isolated from a biomass sample obtained towards the end of the study period, and specific phage counts were carried out for some of the isolated hosts using stored frozen biomass samples as the phage inocula. Plaque-forming unit concentrations were shown to change frequently over the study period, in correlation with changes in the relative abundance of taxonomic groups closely related by 16S rRNA gene sequence to the isolated strains. Quantitative PCR was used to verify changes in the abundance of a taxonomic group closely related to one of the isolated hosts, showing good agreement with the changes in relative abundance in the clone libraries of that group. The emerging pattern was consistent with the ‘killing the winner’ hypothesis, although alternative interaction mechanisms could not be ruled out. This is the first time that phage–host interactions in a complex microbial community are demonstrated over an extended period, and possibly the first in situ demonstration of ‘killing the winner’ stochastic behavior.","container-title":"The ISME Journal","DOI":"10.1038/ismej.2009.118","ISSN":"1751-7362","issue":"3","journalAbbreviation":"The ISME Journal","page":"327-336","source":"Silverchair","title":"Bacteriophage predation regulates microbial abundance and diversity in a full-scale bioreactor treating industrial wastewater","volume":"4","author":[{"family":"Shapiro","given":"Orr H"},{"family":"Kushmaro","given":"Ariel"},{"family":"Brenner","given":"Asher"}],"issued":{"date-parts":[["2010",3,1]]},"citation-key":"shapiroBacteriophagePredationRegulates2010"}}],"schema":"https://github.com/citation-style-language/schema/raw/master/csl-citation.json"} </w:instrText>
      </w:r>
      <w:ins w:id="1780" w:author="Augustus Raymond Pendleton" w:date="2025-09-29T11:27:00Z" w16du:dateUtc="2025-09-29T15:27:00Z">
        <w:r>
          <w:fldChar w:fldCharType="separate"/>
        </w:r>
      </w:ins>
      <w:r w:rsidR="009C4CF7">
        <w:rPr>
          <w:noProof/>
        </w:rPr>
        <w:t>[17]</w:t>
      </w:r>
      <w:ins w:id="1781" w:author="Augustus Raymond Pendleton" w:date="2025-09-29T11:27:00Z" w16du:dateUtc="2025-09-29T15:27:00Z">
        <w:r>
          <w:fldChar w:fldCharType="end"/>
        </w:r>
        <w:r>
          <w:t xml:space="preserve">; </w:t>
        </w:r>
        <w:r w:rsidRPr="0007048F">
          <w:t>and antibiotic-driven declines in specific swine gut taxa were missed using relative abundance approaches</w:t>
        </w:r>
        <w:r>
          <w:t xml:space="preserve"> </w:t>
        </w:r>
        <w:r>
          <w:fldChar w:fldCharType="begin"/>
        </w:r>
      </w:ins>
      <w:r w:rsidR="009C4CF7">
        <w:instrText xml:space="preserve"> ADDIN ZOTERO_ITEM CSL_CITATION {"citationID":"iCFiKdIH","properties":{"formattedCitation":"[18]","plainCitation":"[18]","noteIndex":0},"citationItems":[{"id":2067,"uris":["http://zotero.org/groups/5077571/items/RCJKTQVA"],"itemData":{"id":2067,"type":"article-journal","abstract":"BackgroundThe intestinal microbiota contributes to the colonization resistance of the gut towards bacterial pathogens. Antibiotic treatment often negatively affects the microbiome composition, rendering the host more susceptible for infections. However, a correct interpretation of such a perturbation requires quantitative microbiome profiling to reflect accurately the direction and magnitude of compositional changes within a microbiota. Standard 16S rRNA gene amplicon sequencing of microbiota samples offers compositional data in relative, but not absolute abundancies, and the presence of multiple copies of 16S rRNA genes in bacterial genomes introduces bias into compositional data. We explored whether improved sequencing data analysis influences the significance of the effect exerted by antibiotics on the faecal microbiota of young pigs using two veterinary antibiotics. Calculation of absolute abundances, either by flow cytometry-based bacterial cell counts or by spike-in of synthetic 16S rRNA genes, was employed and 16S rRNA gene copy numbers (GCN) were corrected.ResultsCell number determination exhibited large interindividual variability in two pig studies, using either tylosin or tulathromycin. Following tylosin application, flow cytometry-based cell counting revealed decreased absolute abundances of five families and ten genera. These results were not detectable by standard 16S analysis based on relative abundances. Here, GCN correction additionally uncovered significant decreases of Lactobacillus and Faecalibacterium. In another experimental setting with tulathromycin treatment, bacterial abundance quantification by flow cytometry and by a spike-in method yielded similar results only on the phylum level. Even though the spike-in method identified the decrease of four genera, analysis by fluorescence-activated cell sorting (FACS) uncovered eight significantly reduced genera, such as Prevotella and Paraprevotella upon antibiotic treatment. In contrast, analysis of relative abundances only showed a decrease of Faecalibacterium and Rikenellaceae RC9 gut group and, thus, a much less detailed antibiotic effect.ConclusionFlow cytometry is a laborious method, but identified a higher number of significant microbiome changes in comparison to common compositional data analysis and even revealed to be superior to a spike-in method. Calculation of absolute abundances and GCN correction are valuable methods that should be standards in microbiome analyses in veterinary as well as human medicine.","container-title":"Frontiers in Microbiology","DOI":"10.3389/fmicb.2025.1481197","ISSN":"1664-302X","journalAbbreviation":"Front. Microbiol.","language":"English","note":"publisher: Frontiers","source":"Frontiers","title":"Absolute abundance calculation enhances the significance of microbiome data in antibiotic treatment studies","URL":"https://www.frontiersin.org/journals/microbiology/articles/10.3389/fmicb.2025.1481197/full","volume":"16","author":[{"family":"Wagner","given":"Stefanie"},{"family":"Weber","given":"Michael"},{"family":"Paul","given":"Lena-Sophie"},{"family":"Grümpel-Schlüter","given":"Angelika"},{"family":"Kluess","given":"Jeannette"},{"family":"Neuhaus","given":"Klaus"},{"family":"Fuchs","given":"Thilo M."}],"accessed":{"date-parts":[["2025",7,8]]},"issued":{"date-parts":[["2025",3,24]]},"citation-key":"wagnerAbsoluteAbundanceCalculation2025"}}],"schema":"https://github.com/citation-style-language/schema/raw/master/csl-citation.json"} </w:instrText>
      </w:r>
      <w:ins w:id="1782" w:author="Augustus Raymond Pendleton" w:date="2025-09-29T11:27:00Z" w16du:dateUtc="2025-09-29T15:27:00Z">
        <w:r>
          <w:fldChar w:fldCharType="separate"/>
        </w:r>
      </w:ins>
      <w:r w:rsidR="009C4CF7">
        <w:rPr>
          <w:noProof/>
        </w:rPr>
        <w:t>[18]</w:t>
      </w:r>
      <w:ins w:id="1783" w:author="Augustus Raymond Pendleton" w:date="2025-09-29T11:27:00Z" w16du:dateUtc="2025-09-29T15:27:00Z">
        <w:r>
          <w:fldChar w:fldCharType="end"/>
        </w:r>
        <w:r w:rsidRPr="0007048F">
          <w:t xml:space="preserve">. As </w:t>
        </w:r>
      </w:ins>
      <m:oMath>
        <m:r>
          <w:ins w:id="1784" w:author="Augustus Raymond Pendleton" w:date="2025-09-29T11:27:00Z" w16du:dateUtc="2025-09-29T15:27:00Z">
            <w:rPr>
              <w:rFonts w:ascii="Cambria Math" w:hAnsi="Cambria Math"/>
            </w:rPr>
            <m:t>β</m:t>
          </w:ins>
        </m:r>
      </m:oMath>
      <w:ins w:id="1785" w:author="Augustus Raymond Pendleton" w:date="2025-09-29T11:27:00Z" w16du:dateUtc="2025-09-29T15:27:00Z">
        <w:r w:rsidRPr="0007048F">
          <w:t xml:space="preserve">-diversity metrics (and UniFrac specifically) remain central to microbial ecology, we encourage researchers to adopt </w:t>
        </w:r>
      </w:ins>
      <m:oMath>
        <m:r>
          <w:ins w:id="1786" w:author="Augustus Raymond Pendleton" w:date="2025-09-29T11:27:00Z" w16du:dateUtc="2025-09-29T15:27:00Z">
            <w:rPr>
              <w:rFonts w:ascii="Cambria Math" w:hAnsi="Cambria Math"/>
            </w:rPr>
            <m:t>G</m:t>
          </w:ins>
        </m:r>
        <m:sSup>
          <m:sSupPr>
            <m:ctrlPr>
              <w:ins w:id="1787" w:author="Augustus Raymond Pendleton" w:date="2025-09-29T11:27:00Z" w16du:dateUtc="2025-09-29T15:27:00Z">
                <w:rPr>
                  <w:rFonts w:ascii="Cambria Math" w:hAnsi="Cambria Math"/>
                </w:rPr>
              </w:ins>
            </m:ctrlPr>
          </m:sSupPr>
          <m:e>
            <m:r>
              <w:ins w:id="1788" w:author="Augustus Raymond Pendleton" w:date="2025-09-29T11:27:00Z" w16du:dateUtc="2025-09-29T15:27:00Z">
                <w:rPr>
                  <w:rFonts w:ascii="Cambria Math" w:hAnsi="Cambria Math"/>
                </w:rPr>
                <m:t>U</m:t>
              </w:ins>
            </m:r>
          </m:e>
          <m:sup>
            <m:r>
              <w:ins w:id="1789" w:author="Augustus Raymond Pendleton" w:date="2025-09-29T11:27:00Z" w16du:dateUtc="2025-09-29T15:27:00Z">
                <w:rPr>
                  <w:rFonts w:ascii="Cambria Math" w:hAnsi="Cambria Math"/>
                </w:rPr>
                <m:t>A</m:t>
              </w:ins>
            </m:r>
          </m:sup>
        </m:sSup>
      </m:oMath>
      <w:ins w:id="1790" w:author="Augustus Raymond Pendleton" w:date="2025-09-29T11:27:00Z" w16du:dateUtc="2025-09-29T15:27:00Z">
        <w:r w:rsidRPr="0007048F">
          <w:t xml:space="preserve"> when </w:t>
        </w:r>
        <w:r>
          <w:t>applicable</w:t>
        </w:r>
        <w:r w:rsidRPr="0007048F">
          <w:t xml:space="preserve">. </w:t>
        </w:r>
      </w:ins>
      <w:ins w:id="1791" w:author="Augustus Raymond Pendleton" w:date="2025-09-29T12:30:00Z" w16du:dateUtc="2025-09-29T16:30:00Z">
        <w:r w:rsidR="006B42C1">
          <w:t xml:space="preserve">In addition, </w:t>
        </w:r>
      </w:ins>
      <w:ins w:id="1792" w:author="Augustus Raymond Pendleton" w:date="2025-09-29T12:31:00Z" w16du:dateUtc="2025-09-29T16:31:00Z">
        <w:r w:rsidR="006B42C1">
          <w:t xml:space="preserve">our re-analysis efforts were limited by few papers sharing the absolute quantification data. The open </w:t>
        </w:r>
      </w:ins>
      <w:ins w:id="1793" w:author="Augustus Raymond Pendleton" w:date="2025-09-29T12:30:00Z" w16du:dateUtc="2025-09-29T16:30:00Z">
        <w:r w:rsidR="006B42C1">
          <w:t>sharing of absolute quantification data</w:t>
        </w:r>
      </w:ins>
      <w:ins w:id="1794" w:author="Augustus Raymond Pendleton" w:date="2025-09-29T12:32:00Z" w16du:dateUtc="2025-09-29T16:32:00Z">
        <w:r w:rsidR="006B42C1">
          <w:t>, ideally as metadata within SRA submissions,</w:t>
        </w:r>
      </w:ins>
      <w:ins w:id="1795" w:author="Augustus Raymond Pendleton" w:date="2025-09-29T12:31:00Z" w16du:dateUtc="2025-09-29T16:31:00Z">
        <w:r w:rsidR="006B42C1">
          <w:t xml:space="preserve"> is just as essential for reproduc</w:t>
        </w:r>
      </w:ins>
      <w:ins w:id="1796" w:author="Augustus Raymond Pendleton" w:date="2025-09-29T12:32:00Z" w16du:dateUtc="2025-09-29T16:32:00Z">
        <w:r w:rsidR="006B42C1">
          <w:t>ibility as the sequencing files themselves.</w:t>
        </w:r>
      </w:ins>
    </w:p>
    <w:p w14:paraId="25270F58" w14:textId="14386B3C" w:rsidR="00AA63C5" w:rsidRDefault="00AA63C5">
      <w:pPr>
        <w:ind w:firstLine="504"/>
        <w:rPr>
          <w:ins w:id="1797" w:author="Augustus Raymond Pendleton" w:date="2025-09-29T11:27:00Z" w16du:dateUtc="2025-09-29T15:27:00Z"/>
        </w:rPr>
        <w:pPrChange w:id="1798" w:author="Augustus Raymond Pendleton" w:date="2025-09-29T11:36:00Z" w16du:dateUtc="2025-09-29T15:36:00Z">
          <w:pPr/>
        </w:pPrChange>
      </w:pPr>
      <w:ins w:id="1799" w:author="Augustus Raymond Pendleton" w:date="2025-09-29T11:27:00Z" w16du:dateUtc="2025-09-29T15:27:00Z">
        <w:r w:rsidRPr="0007048F">
          <w:t xml:space="preserve">While demonstrated here with 16S rRNA data, the approach </w:t>
        </w:r>
        <w:r>
          <w:t>should be</w:t>
        </w:r>
        <w:r w:rsidRPr="0007048F">
          <w:t xml:space="preserve"> generalizable to other marker genes or (meta)genomic features, provided absolute abundance estimates are </w:t>
        </w:r>
        <w:r w:rsidRPr="0007048F">
          <w:lastRenderedPageBreak/>
          <w:t>available.</w:t>
        </w:r>
      </w:ins>
      <w:ins w:id="1800" w:author="Augustus Raymond Pendleton" w:date="2025-09-29T12:32:00Z" w16du:dateUtc="2025-09-29T16:32:00Z">
        <w:r w:rsidR="006B42C1">
          <w:t xml:space="preserve"> </w:t>
        </w:r>
      </w:ins>
      <w:ins w:id="1801" w:author="Augustus Raymond Pendleton" w:date="2025-09-29T11:27:00Z" w16du:dateUtc="2025-09-29T15:27:00Z">
        <w:r w:rsidRPr="0007048F">
          <w:t xml:space="preserve">In doing so, </w:t>
        </w:r>
      </w:ins>
      <m:oMath>
        <m:r>
          <w:ins w:id="1802" w:author="Augustus Raymond Pendleton" w:date="2025-09-29T11:27:00Z" w16du:dateUtc="2025-09-29T15:27:00Z">
            <w:rPr>
              <w:rFonts w:ascii="Cambria Math" w:hAnsi="Cambria Math"/>
            </w:rPr>
            <m:t>G</m:t>
          </w:ins>
        </m:r>
        <m:sSup>
          <m:sSupPr>
            <m:ctrlPr>
              <w:ins w:id="1803" w:author="Augustus Raymond Pendleton" w:date="2025-09-29T11:27:00Z" w16du:dateUtc="2025-09-29T15:27:00Z">
                <w:rPr>
                  <w:rFonts w:ascii="Cambria Math" w:hAnsi="Cambria Math"/>
                </w:rPr>
              </w:ins>
            </m:ctrlPr>
          </m:sSupPr>
          <m:e>
            <m:r>
              <w:ins w:id="1804" w:author="Augustus Raymond Pendleton" w:date="2025-09-29T11:27:00Z" w16du:dateUtc="2025-09-29T15:27:00Z">
                <w:rPr>
                  <w:rFonts w:ascii="Cambria Math" w:hAnsi="Cambria Math"/>
                </w:rPr>
                <m:t>U</m:t>
              </w:ins>
            </m:r>
          </m:e>
          <m:sup>
            <m:r>
              <w:ins w:id="1805" w:author="Augustus Raymond Pendleton" w:date="2025-09-29T11:27:00Z" w16du:dateUtc="2025-09-29T15:27:00Z">
                <w:rPr>
                  <w:rFonts w:ascii="Cambria Math" w:hAnsi="Cambria Math"/>
                </w:rPr>
                <m:t>A</m:t>
              </w:ins>
            </m:r>
          </m:sup>
        </m:sSup>
      </m:oMath>
      <w:ins w:id="1806" w:author="Augustus Raymond Pendleton" w:date="2025-09-29T11:27:00Z" w16du:dateUtc="2025-09-29T15:27:00Z">
        <w:r w:rsidRPr="0007048F">
          <w:t xml:space="preserve"> offers not only a more grounded picture of lineage differences but also sensitivity to both biomass variation and phylogenetic depth</w:t>
        </w:r>
        <w:r>
          <w:t>.</w:t>
        </w:r>
      </w:ins>
    </w:p>
    <w:p w14:paraId="666BB825" w14:textId="4FBECE15" w:rsidR="00AA63C5" w:rsidRPr="00FF313F" w:rsidRDefault="0007048F">
      <w:pPr>
        <w:ind w:firstLine="504"/>
        <w:rPr>
          <w:ins w:id="1807" w:author="Augustus Raymond Pendleton" w:date="2025-09-29T11:28:00Z" w16du:dateUtc="2025-09-29T15:28:00Z"/>
          <w:i/>
          <w:iCs/>
          <w:rPrChange w:id="1808" w:author="Augustus Raymond Pendleton" w:date="2025-09-29T11:34:00Z" w16du:dateUtc="2025-09-29T15:34:00Z">
            <w:rPr>
              <w:ins w:id="1809" w:author="Augustus Raymond Pendleton" w:date="2025-09-29T11:28:00Z" w16du:dateUtc="2025-09-29T15:28:00Z"/>
            </w:rPr>
          </w:rPrChange>
        </w:rPr>
        <w:pPrChange w:id="1810" w:author="Augustus Raymond Pendleton" w:date="2025-09-29T11:36:00Z" w16du:dateUtc="2025-09-29T15:36:00Z">
          <w:pPr/>
        </w:pPrChange>
      </w:pPr>
      <w:del w:id="1811" w:author="Augustus Raymond Pendleton" w:date="2025-09-29T11:36:00Z" w16du:dateUtc="2025-09-29T15:36:00Z">
        <w:r w:rsidRPr="0007048F" w:rsidDel="00FF313F">
          <w:delText>    </w:delText>
        </w:r>
      </w:del>
      <w:ins w:id="1812" w:author="Augustus Raymond Pendleton" w:date="2025-09-29T11:28:00Z" w16du:dateUtc="2025-09-29T15:28:00Z">
        <w:r w:rsidR="00AA63C5">
          <w:t xml:space="preserve">In reality, no one metric (or </w:t>
        </w:r>
      </w:ins>
      <m:oMath>
        <m:r>
          <w:ins w:id="1813" w:author="Augustus Raymond Pendleton" w:date="2025-09-29T11:28:00Z" w16du:dateUtc="2025-09-29T15:28:00Z">
            <w:rPr>
              <w:rFonts w:ascii="Cambria Math" w:hAnsi="Cambria Math"/>
            </w:rPr>
            <m:t>α</m:t>
          </w:ins>
        </m:r>
      </m:oMath>
      <w:ins w:id="1814" w:author="Augustus Raymond Pendleton" w:date="2025-09-29T11:29:00Z" w16du:dateUtc="2025-09-29T15:29:00Z">
        <w:r w:rsidR="00693D9A">
          <w:rPr>
            <w:rFonts w:eastAsiaTheme="minorEastAsia"/>
          </w:rPr>
          <w:t xml:space="preserve"> in </w:t>
        </w:r>
        <w:r w:rsidR="00693D9A">
          <w:rPr>
            <w:rFonts w:eastAsiaTheme="minorEastAsia"/>
            <w:i/>
            <w:iCs/>
          </w:rPr>
          <w:t>GU</w:t>
        </w:r>
        <w:r w:rsidR="00693D9A">
          <w:rPr>
            <w:rFonts w:eastAsiaTheme="minorEastAsia"/>
            <w:i/>
            <w:iCs/>
            <w:vertAlign w:val="superscript"/>
          </w:rPr>
          <w:t>A</w:t>
        </w:r>
      </w:ins>
      <w:ins w:id="1815" w:author="Augustus Raymond Pendleton" w:date="2025-09-29T11:28:00Z" w16du:dateUtc="2025-09-29T15:28:00Z">
        <w:r w:rsidR="00AA63C5">
          <w:rPr>
            <w:noProof/>
          </w:rPr>
          <w:t>) is “better” than another – all metrics shown here</w:t>
        </w:r>
      </w:ins>
      <w:ins w:id="1816" w:author="Augustus Raymond Pendleton" w:date="2025-09-29T11:29:00Z" w16du:dateUtc="2025-09-29T15:29:00Z">
        <w:r w:rsidR="00693D9A">
          <w:rPr>
            <w:noProof/>
          </w:rPr>
          <w:t xml:space="preserve"> </w:t>
        </w:r>
      </w:ins>
      <w:ins w:id="1817" w:author="Augustus Raymond Pendleton" w:date="2025-09-29T11:28:00Z" w16du:dateUtc="2025-09-29T15:28:00Z">
        <w:r w:rsidR="00AA63C5">
          <w:rPr>
            <w:noProof/>
          </w:rPr>
          <w:t xml:space="preserve">calculate distance or dissimilarity along valid, but different, axes of variation in microbial communities. Researchers should select </w:t>
        </w:r>
        <w:r w:rsidR="00AA63C5" w:rsidRPr="00057D48">
          <w:t>β-diversity</w:t>
        </w:r>
        <w:r w:rsidR="00AA63C5">
          <w:t xml:space="preserve"> measures to address their specific hypotheses on how two microbiomes may differ, and interpret the results of a </w:t>
        </w:r>
        <w:r w:rsidR="00AA63C5" w:rsidRPr="00057D48">
          <w:t>β-diversity</w:t>
        </w:r>
        <w:r w:rsidR="00AA63C5">
          <w:t xml:space="preserve"> measure in terms of what information that measure incorporates. Here, we demonstrate </w:t>
        </w:r>
        <w:r w:rsidR="00AA63C5" w:rsidRPr="006B42C1">
          <w:rPr>
            <w:b/>
            <w:bCs/>
            <w:rPrChange w:id="1818" w:author="Augustus Raymond Pendleton" w:date="2025-09-29T12:33:00Z" w16du:dateUtc="2025-09-29T16:33:00Z">
              <w:rPr/>
            </w:rPrChange>
          </w:rPr>
          <w:t xml:space="preserve">not </w:t>
        </w:r>
        <w:r w:rsidR="00AA63C5">
          <w:t xml:space="preserve">that </w:t>
        </w:r>
        <w:r w:rsidR="00AA63C5" w:rsidRPr="00693D9A">
          <w:rPr>
            <w:i/>
            <w:iCs/>
            <w:rPrChange w:id="1819" w:author="Augustus Raymond Pendleton" w:date="2025-09-29T11:30:00Z" w16du:dateUtc="2025-09-29T15:30:00Z">
              <w:rPr/>
            </w:rPrChange>
          </w:rPr>
          <w:t>GU</w:t>
        </w:r>
        <w:r w:rsidR="00AA63C5" w:rsidRPr="00693D9A">
          <w:rPr>
            <w:i/>
            <w:iCs/>
            <w:vertAlign w:val="superscript"/>
            <w:rPrChange w:id="1820" w:author="Augustus Raymond Pendleton" w:date="2025-09-29T11:30:00Z" w16du:dateUtc="2025-09-29T15:30:00Z">
              <w:rPr>
                <w:vertAlign w:val="superscript"/>
              </w:rPr>
            </w:rPrChange>
          </w:rPr>
          <w:t>A</w:t>
        </w:r>
        <w:r w:rsidR="00AA63C5" w:rsidRPr="00693D9A">
          <w:rPr>
            <w:i/>
            <w:iCs/>
            <w:rPrChange w:id="1821" w:author="Augustus Raymond Pendleton" w:date="2025-09-29T11:30:00Z" w16du:dateUtc="2025-09-29T15:30:00Z">
              <w:rPr/>
            </w:rPrChange>
          </w:rPr>
          <w:t xml:space="preserve"> </w:t>
        </w:r>
        <w:r w:rsidR="00AA63C5">
          <w:t>outperforms other measures, but that it does incorporate the axes of variation (composition, phylogenetic similarity, and absolute abundance) i</w:t>
        </w:r>
      </w:ins>
      <w:ins w:id="1822" w:author="Augustus Raymond Pendleton" w:date="2025-09-29T11:35:00Z" w16du:dateUtc="2025-09-29T15:35:00Z">
        <w:r w:rsidR="00FF313F">
          <w:t>t</w:t>
        </w:r>
      </w:ins>
      <w:ins w:id="1823" w:author="Augustus Raymond Pendleton" w:date="2025-09-29T11:28:00Z" w16du:dateUtc="2025-09-29T15:28:00Z">
        <w:r w:rsidR="00AA63C5">
          <w:t xml:space="preserve"> was designed to incorporate (Fig. 1 and Fig. 2)</w:t>
        </w:r>
      </w:ins>
      <w:ins w:id="1824" w:author="Augustus Raymond Pendleton" w:date="2025-09-29T11:30:00Z" w16du:dateUtc="2025-09-29T15:30:00Z">
        <w:r w:rsidR="00693D9A">
          <w:t xml:space="preserve">. </w:t>
        </w:r>
      </w:ins>
      <w:ins w:id="1825" w:author="Augustus Raymond Pendleton" w:date="2025-09-29T11:31:00Z" w16du:dateUtc="2025-09-29T15:31:00Z">
        <w:r w:rsidR="00693D9A">
          <w:t xml:space="preserve">As with any </w:t>
        </w:r>
      </w:ins>
      <m:oMath>
        <m:r>
          <w:ins w:id="1826" w:author="Augustus Raymond Pendleton" w:date="2025-09-29T11:31:00Z" w16du:dateUtc="2025-09-29T15:31:00Z">
            <w:rPr>
              <w:rFonts w:ascii="Cambria Math" w:hAnsi="Cambria Math"/>
            </w:rPr>
            <m:t>β</m:t>
          </w:ins>
        </m:r>
      </m:oMath>
      <w:ins w:id="1827" w:author="Augustus Raymond Pendleton" w:date="2025-09-29T11:31:00Z" w16du:dateUtc="2025-09-29T15:31:00Z">
        <w:r w:rsidR="00693D9A" w:rsidRPr="0007048F">
          <w:t>-diversity</w:t>
        </w:r>
        <w:r w:rsidR="00693D9A">
          <w:t xml:space="preserve"> study, researchers should interpret results critically, explore sen</w:t>
        </w:r>
      </w:ins>
      <w:ins w:id="1828" w:author="Augustus Raymond Pendleton" w:date="2025-09-29T11:32:00Z" w16du:dateUtc="2025-09-29T15:32:00Z">
        <w:r w:rsidR="00693D9A">
          <w:t xml:space="preserve">sitivity of results across different metrics, and justify their choice of metrics (and </w:t>
        </w:r>
      </w:ins>
      <m:oMath>
        <m:r>
          <w:ins w:id="1829" w:author="Augustus Raymond Pendleton" w:date="2025-09-29T11:32:00Z" w16du:dateUtc="2025-09-29T15:32:00Z">
            <w:rPr>
              <w:rFonts w:ascii="Cambria Math" w:hAnsi="Cambria Math"/>
            </w:rPr>
            <m:t>α</m:t>
          </w:ins>
        </m:r>
      </m:oMath>
      <w:ins w:id="1830" w:author="Augustus Raymond Pendleton" w:date="2025-09-29T11:32:00Z" w16du:dateUtc="2025-09-29T15:32:00Z">
        <w:r w:rsidR="00693D9A">
          <w:rPr>
            <w:rFonts w:eastAsiaTheme="minorEastAsia"/>
          </w:rPr>
          <w:t xml:space="preserve"> when applicable </w:t>
        </w:r>
      </w:ins>
      <w:r w:rsidR="00693D9A">
        <w:rPr>
          <w:rFonts w:eastAsiaTheme="minorEastAsia"/>
        </w:rPr>
        <w:fldChar w:fldCharType="begin"/>
      </w:r>
      <w:r w:rsidR="009C4CF7">
        <w:rPr>
          <w:rFonts w:eastAsiaTheme="minorEastAsia"/>
        </w:rPr>
        <w:instrText xml:space="preserve"> ADDIN ZOTERO_ITEM CSL_CITATION {"citationID":"cR3kDa6k","properties":{"formattedCitation":"[19]","plainCitation":"[19]","noteIndex":0},"citationItems":[{"id":2068,"uris":["http://zotero.org/groups/5077571/items/LHSHIHDL"],"itemData":{"id":2068,"type":"article-journal","abstract":"Background\nSince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instrText>
      </w:r>
      <w:r w:rsidR="00693D9A">
        <w:rPr>
          <w:rFonts w:eastAsiaTheme="minorEastAsia"/>
        </w:rPr>
        <w:fldChar w:fldCharType="separate"/>
      </w:r>
      <w:r w:rsidR="009C4CF7">
        <w:rPr>
          <w:rFonts w:eastAsiaTheme="minorEastAsia"/>
          <w:noProof/>
        </w:rPr>
        <w:t>[19]</w:t>
      </w:r>
      <w:r w:rsidR="00693D9A">
        <w:rPr>
          <w:rFonts w:eastAsiaTheme="minorEastAsia"/>
        </w:rPr>
        <w:fldChar w:fldCharType="end"/>
      </w:r>
      <w:ins w:id="1831" w:author="Augustus Raymond Pendleton" w:date="2025-09-29T11:32:00Z" w16du:dateUtc="2025-09-29T15:32:00Z">
        <w:r w:rsidR="00693D9A">
          <w:rPr>
            <w:rFonts w:eastAsiaTheme="minorEastAsia"/>
          </w:rPr>
          <w:t>)</w:t>
        </w:r>
      </w:ins>
      <w:ins w:id="1832" w:author="Augustus Raymond Pendleton" w:date="2025-09-29T11:33:00Z" w16du:dateUtc="2025-09-29T15:33:00Z">
        <w:r w:rsidR="00FF313F">
          <w:rPr>
            <w:rFonts w:eastAsiaTheme="minorEastAsia"/>
          </w:rPr>
          <w:t>. By providin</w:t>
        </w:r>
      </w:ins>
      <w:ins w:id="1833" w:author="Augustus Raymond Pendleton" w:date="2025-09-29T11:34:00Z" w16du:dateUtc="2025-09-29T15:34:00Z">
        <w:r w:rsidR="00FF313F">
          <w:rPr>
            <w:rFonts w:eastAsiaTheme="minorEastAsia"/>
          </w:rPr>
          <w:t xml:space="preserve">g demonstrations and code for the application and interpretation of </w:t>
        </w:r>
        <w:r w:rsidR="00FF313F">
          <w:rPr>
            <w:rFonts w:eastAsiaTheme="minorEastAsia"/>
            <w:i/>
            <w:iCs/>
          </w:rPr>
          <w:t>U</w:t>
        </w:r>
        <w:r w:rsidR="00FF313F">
          <w:rPr>
            <w:rFonts w:eastAsiaTheme="minorEastAsia"/>
            <w:i/>
            <w:iCs/>
            <w:vertAlign w:val="superscript"/>
          </w:rPr>
          <w:t>A</w:t>
        </w:r>
        <w:r w:rsidR="00FF313F">
          <w:rPr>
            <w:rFonts w:eastAsiaTheme="minorEastAsia"/>
            <w:i/>
            <w:iCs/>
          </w:rPr>
          <w:t>/GU</w:t>
        </w:r>
        <w:r w:rsidR="00FF313F">
          <w:rPr>
            <w:rFonts w:eastAsiaTheme="minorEastAsia"/>
            <w:i/>
            <w:iCs/>
            <w:vertAlign w:val="superscript"/>
          </w:rPr>
          <w:t>A</w:t>
        </w:r>
        <w:r w:rsidR="00FF313F">
          <w:rPr>
            <w:rFonts w:eastAsiaTheme="minorEastAsia"/>
            <w:i/>
            <w:iCs/>
          </w:rPr>
          <w:t xml:space="preserve">, </w:t>
        </w:r>
        <w:r w:rsidR="00FF313F" w:rsidRPr="00FF313F">
          <w:rPr>
            <w:rFonts w:eastAsiaTheme="minorEastAsia"/>
            <w:rPrChange w:id="1834" w:author="Augustus Raymond Pendleton" w:date="2025-09-29T11:35:00Z" w16du:dateUtc="2025-09-29T15:35:00Z">
              <w:rPr>
                <w:rFonts w:eastAsiaTheme="minorEastAsia"/>
                <w:i/>
                <w:iCs/>
              </w:rPr>
            </w:rPrChange>
          </w:rPr>
          <w:t xml:space="preserve">we hope to encourage the </w:t>
        </w:r>
      </w:ins>
      <w:ins w:id="1835" w:author="Augustus Raymond Pendleton" w:date="2025-09-29T11:35:00Z" w16du:dateUtc="2025-09-29T15:35:00Z">
        <w:r w:rsidR="00FF313F" w:rsidRPr="00FF313F">
          <w:rPr>
            <w:rFonts w:eastAsiaTheme="minorEastAsia"/>
            <w:rPrChange w:id="1836" w:author="Augustus Raymond Pendleton" w:date="2025-09-29T11:35:00Z" w16du:dateUtc="2025-09-29T15:35:00Z">
              <w:rPr>
                <w:rFonts w:eastAsiaTheme="minorEastAsia"/>
                <w:i/>
                <w:iCs/>
              </w:rPr>
            </w:rPrChange>
          </w:rPr>
          <w:t>use</w:t>
        </w:r>
      </w:ins>
      <w:ins w:id="1837" w:author="Augustus Raymond Pendleton" w:date="2025-09-29T11:34:00Z" w16du:dateUtc="2025-09-29T15:34:00Z">
        <w:r w:rsidR="00FF313F" w:rsidRPr="00FF313F">
          <w:rPr>
            <w:rFonts w:eastAsiaTheme="minorEastAsia"/>
            <w:rPrChange w:id="1838" w:author="Augustus Raymond Pendleton" w:date="2025-09-29T11:35:00Z" w16du:dateUtc="2025-09-29T15:35:00Z">
              <w:rPr>
                <w:rFonts w:eastAsiaTheme="minorEastAsia"/>
                <w:i/>
                <w:iCs/>
              </w:rPr>
            </w:rPrChange>
          </w:rPr>
          <w:t xml:space="preserve"> of </w:t>
        </w:r>
      </w:ins>
      <w:ins w:id="1839" w:author="Augustus Raymond Pendleton" w:date="2025-09-29T11:35:00Z" w16du:dateUtc="2025-09-29T15:35:00Z">
        <w:r w:rsidR="00FF313F" w:rsidRPr="00FF313F">
          <w:rPr>
            <w:rFonts w:eastAsiaTheme="minorEastAsia"/>
            <w:rPrChange w:id="1840" w:author="Augustus Raymond Pendleton" w:date="2025-09-29T11:35:00Z" w16du:dateUtc="2025-09-29T15:35:00Z">
              <w:rPr>
                <w:rFonts w:eastAsiaTheme="minorEastAsia"/>
                <w:i/>
                <w:iCs/>
              </w:rPr>
            </w:rPrChange>
          </w:rPr>
          <w:t>these metrics as a tool of microbial ecology.</w:t>
        </w:r>
      </w:ins>
    </w:p>
    <w:p w14:paraId="00EEEEE2" w14:textId="6B83F67C" w:rsidR="00B838FA" w:rsidRPr="0007048F" w:rsidDel="00693D9A" w:rsidRDefault="0007048F" w:rsidP="0046418C">
      <w:pPr>
        <w:spacing w:line="240" w:lineRule="auto"/>
        <w:rPr>
          <w:del w:id="1841" w:author="Augustus Raymond Pendleton" w:date="2025-09-29T11:29:00Z" w16du:dateUtc="2025-09-29T15:29:00Z"/>
        </w:rPr>
      </w:pPr>
      <w:del w:id="1842" w:author="Augustus Raymond Pendleton" w:date="2025-09-29T11:29:00Z" w16du:dateUtc="2025-09-29T15:29:00Z">
        <w:r w:rsidRPr="0007048F" w:rsidDel="00693D9A">
          <w:delText xml:space="preserve">That said, interpretation of </w:delText>
        </w:r>
      </w:del>
      <m:oMath>
        <m:r>
          <w:del w:id="1843" w:author="Augustus Raymond Pendleton" w:date="2025-09-29T11:29:00Z" w16du:dateUtc="2025-09-29T15:29:00Z">
            <w:rPr>
              <w:rFonts w:ascii="Cambria Math" w:hAnsi="Cambria Math"/>
            </w:rPr>
            <m:t>G</m:t>
          </w:del>
        </m:r>
        <m:sSup>
          <m:sSupPr>
            <m:ctrlPr>
              <w:del w:id="1844" w:author="Augustus Raymond Pendleton" w:date="2025-09-29T11:29:00Z" w16du:dateUtc="2025-09-29T15:29:00Z">
                <w:rPr>
                  <w:rFonts w:ascii="Cambria Math" w:hAnsi="Cambria Math"/>
                </w:rPr>
              </w:del>
            </m:ctrlPr>
          </m:sSupPr>
          <m:e>
            <m:r>
              <w:del w:id="1845" w:author="Augustus Raymond Pendleton" w:date="2025-09-29T11:29:00Z" w16du:dateUtc="2025-09-29T15:29:00Z">
                <w:rPr>
                  <w:rFonts w:ascii="Cambria Math" w:hAnsi="Cambria Math"/>
                </w:rPr>
                <m:t>U</m:t>
              </w:del>
            </m:r>
          </m:e>
          <m:sup>
            <m:r>
              <w:del w:id="1846" w:author="Augustus Raymond Pendleton" w:date="2025-09-29T11:29:00Z" w16du:dateUtc="2025-09-29T15:29:00Z">
                <w:rPr>
                  <w:rFonts w:ascii="Cambria Math" w:hAnsi="Cambria Math"/>
                </w:rPr>
                <m:t>A</m:t>
              </w:del>
            </m:r>
          </m:sup>
        </m:sSup>
      </m:oMath>
      <w:del w:id="1847" w:author="Augustus Raymond Pendleton" w:date="2025-09-29T11:29:00Z" w16du:dateUtc="2025-09-29T15:29:00Z">
        <w:r w:rsidRPr="0007048F" w:rsidDel="00693D9A">
          <w:delText xml:space="preserve"> requires care. When biomass differences dominate, ordinations may largely reflect microbial load rather than lineage turnover, particularly at </w:delText>
        </w:r>
      </w:del>
      <m:oMath>
        <m:r>
          <w:del w:id="1848" w:author="Augustus Raymond Pendleton" w:date="2025-09-29T11:29:00Z" w16du:dateUtc="2025-09-29T15:29:00Z">
            <w:rPr>
              <w:rFonts w:ascii="Cambria Math" w:hAnsi="Cambria Math"/>
            </w:rPr>
            <m:t>α</m:t>
          </w:del>
        </m:r>
      </m:oMath>
      <w:del w:id="1849" w:author="Augustus Raymond Pendleton" w:date="2025-09-29T11:29:00Z" w16du:dateUtc="2025-09-29T15:29:00Z">
        <w:r w:rsidRPr="0007048F" w:rsidDel="00693D9A">
          <w:delText xml:space="preserve"> = 1 and with long phylogenetic branches. In such cases, higher statistical power may come at the cost of biological nuance. We also do not address related concerns, such as how sequencing depth influences richness estimates or whether rarefaction should be applied before calculating </w:delText>
        </w:r>
      </w:del>
      <m:oMath>
        <m:r>
          <w:del w:id="1850" w:author="Augustus Raymond Pendleton" w:date="2025-09-29T11:29:00Z" w16du:dateUtc="2025-09-29T15:29:00Z">
            <w:rPr>
              <w:rFonts w:ascii="Cambria Math" w:hAnsi="Cambria Math"/>
            </w:rPr>
            <m:t>G</m:t>
          </w:del>
        </m:r>
        <m:sSup>
          <m:sSupPr>
            <m:ctrlPr>
              <w:del w:id="1851" w:author="Augustus Raymond Pendleton" w:date="2025-09-29T11:29:00Z" w16du:dateUtc="2025-09-29T15:29:00Z">
                <w:rPr>
                  <w:rFonts w:ascii="Cambria Math" w:hAnsi="Cambria Math"/>
                </w:rPr>
              </w:del>
            </m:ctrlPr>
          </m:sSupPr>
          <m:e>
            <m:r>
              <w:del w:id="1852" w:author="Augustus Raymond Pendleton" w:date="2025-09-29T11:29:00Z" w16du:dateUtc="2025-09-29T15:29:00Z">
                <w:rPr>
                  <w:rFonts w:ascii="Cambria Math" w:hAnsi="Cambria Math"/>
                </w:rPr>
                <m:t>U</m:t>
              </w:del>
            </m:r>
          </m:e>
          <m:sup>
            <m:r>
              <w:del w:id="1853" w:author="Augustus Raymond Pendleton" w:date="2025-09-29T11:29:00Z" w16du:dateUtc="2025-09-29T15:29:00Z">
                <w:rPr>
                  <w:rFonts w:ascii="Cambria Math" w:hAnsi="Cambria Math"/>
                </w:rPr>
                <m:t>A</m:t>
              </w:del>
            </m:r>
          </m:sup>
        </m:sSup>
      </m:oMath>
      <w:del w:id="1854"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2lYMHxWh","properties":{"formattedCitation":"[15]","plainCitation":"[15]","noteIndex":0},"citationItems":[{"id":2077,"uris":["http://zotero.org/groups/5077571/items/VAST522A"],"itemData":{"id":2077,"type":"article-journal","container-title":"mSphere","DOI":"10.1128/msphere.00355-23","issue":"1","note":"publisher: American Society for Microbiology","page":"e00355-23","source":"journals.asm.org (Atypon)","title":"Waste not, want not: revisiting the analysis that called into question the practice of rarefaction","title-short":"Waste not, want not","volume":"9","author":[{"family":"Schloss","given":"Patrick D."}],"issued":{"date-parts":[["2023",12,6]]},"citation-key":"schlossWasteNotWant2023"}}],"schema":"https://github.com/citation-style-language/schema/raw/master/csl-citation.json"} </w:delInstrText>
        </w:r>
        <w:r w:rsidR="009338FB" w:rsidDel="00693D9A">
          <w:fldChar w:fldCharType="separate"/>
        </w:r>
        <w:r w:rsidR="008729F6" w:rsidDel="00693D9A">
          <w:rPr>
            <w:noProof/>
          </w:rPr>
          <w:delText>[15]</w:delText>
        </w:r>
        <w:r w:rsidR="009338FB" w:rsidDel="00693D9A">
          <w:fldChar w:fldCharType="end"/>
        </w:r>
        <w:r w:rsidRPr="0007048F" w:rsidDel="00693D9A">
          <w:delText xml:space="preserve">. As with any </w:delText>
        </w:r>
      </w:del>
      <m:oMath>
        <m:r>
          <w:del w:id="1855" w:author="Augustus Raymond Pendleton" w:date="2025-09-29T11:29:00Z" w16du:dateUtc="2025-09-29T15:29:00Z">
            <w:rPr>
              <w:rFonts w:ascii="Cambria Math" w:hAnsi="Cambria Math"/>
            </w:rPr>
            <m:t>β</m:t>
          </w:del>
        </m:r>
      </m:oMath>
      <w:del w:id="1856" w:author="Augustus Raymond Pendleton" w:date="2025-09-29T11:29:00Z" w16du:dateUtc="2025-09-29T15:29:00Z">
        <w:r w:rsidRPr="0007048F" w:rsidDel="00693D9A">
          <w:delText xml:space="preserve">-diversity study, researchers should interpret results critically, explore sensitivity across metrics, and justify their choice of </w:delText>
        </w:r>
      </w:del>
      <m:oMath>
        <m:r>
          <w:del w:id="1857" w:author="Augustus Raymond Pendleton" w:date="2025-09-29T11:29:00Z" w16du:dateUtc="2025-09-29T15:29:00Z">
            <w:rPr>
              <w:rFonts w:ascii="Cambria Math" w:hAnsi="Cambria Math"/>
            </w:rPr>
            <m:t>α</m:t>
          </w:del>
        </m:r>
      </m:oMath>
      <w:del w:id="1858" w:author="Augustus Raymond Pendleton" w:date="2025-09-29T11:29:00Z" w16du:dateUtc="2025-09-29T15:29:00Z">
        <w:r w:rsidRPr="0007048F" w:rsidDel="00693D9A">
          <w:delText xml:space="preserve"> </w:delText>
        </w:r>
        <w:r w:rsidR="009338FB" w:rsidDel="00693D9A">
          <w:fldChar w:fldCharType="begin"/>
        </w:r>
        <w:r w:rsidR="008729F6" w:rsidDel="00693D9A">
          <w:delInstrText xml:space="preserve"> ADDIN ZOTERO_ITEM CSL_CITATION {"citationID":"Rq3Ulaoc","properties":{"formattedCitation":"[16]","plainCitation":"[16]","noteIndex":0},"citationItems":[{"id":2068,"uris":["http://zotero.org/groups/5077571/items/LHSHIHDL"],"itemData":{"id":2068,"type":"article-journal","abstract":"Background\nSince sequencing techniques have become less expensive, larger sample sizes are applicable for microbiota studies. The aim of this study is to show how, and to what extent, different diversity metrics and different compositions of the microbiota influence the needed sample size to observe dissimilar groups. Empirical 16S rRNA amplicon sequence data obtained from animal experiments, observational human data, and simulated data were used to perform retrospective power calculations. A wide variation of alpha diversity and beta diversity metrics were used to compare the different microbiota datasets and the effect on the sample size.\n\nResults\nOur data showed that beta diversity metrics are the most sensitive to observe differences as compared with alpha diversity metrics. The structure of the data influenced which alpha metrics are the most sensitive. Regarding beta diversity, the Bray–Curtis metric is in general the most sensitive to observe differences between groups, resulting in lower sample size and potential publication bias.\n\nConclusion\nWe recommend performing power calculations and to use multiple diversity metrics as an outcome measure. To improve microbiota studies, awareness needs to be raised on the sensitivity and bias for microbiota research outcomes created by the used metrics rather than biological differences. We have seen that different alpha and beta diversity metrics lead to different study power: because of this, one could be naturally tempted to try all possible metrics until one or more are found that give a statistically significant test result, i.e., p-value &amp;lt; α. This way of proceeding is one of the many forms of the so-called p-value hacking. To this end, in our opinion, the only way to protect ourselves from (the temptation of) p-hacking would be to publish a statistical plan before experiments are initiated, describing the outcomes of interest and the corresponding statistical analyses to be performed.","container-title":"Frontiers in Microbiology","DOI":"10.3389/fmicb.2021.796025","ISSN":"1664-302X","journalAbbreviation":"Front. Microbiol.","language":"English","note":"publisher: Frontiers","source":"Frontiers","title":"The Power of Microbiome Studies: Some Considerations on Which Alpha and Beta Metrics to Use and How to Report Results","title-short":"The Power of Microbiome Studies","URL":"https://www.frontiersin.org/journals/microbiology/articles/10.3389/fmicb.2021.796025/full","volume":"12","author":[{"family":"Kers","given":"Jannigje Gerdien"},{"family":"Saccenti","given":"Edoardo"}],"accessed":{"date-parts":[["2025",7,8]]},"issued":{"date-parts":[["2022",3,3]]},"citation-key":"kersPowerMicrobiomeStudies2022"}}],"schema":"https://github.com/citation-style-language/schema/raw/master/csl-citation.json"} </w:delInstrText>
        </w:r>
        <w:r w:rsidR="009338FB" w:rsidDel="00693D9A">
          <w:fldChar w:fldCharType="separate"/>
        </w:r>
        <w:r w:rsidR="008729F6" w:rsidDel="00693D9A">
          <w:rPr>
            <w:noProof/>
          </w:rPr>
          <w:delText>[16]</w:delText>
        </w:r>
        <w:r w:rsidR="009338FB" w:rsidDel="00693D9A">
          <w:fldChar w:fldCharType="end"/>
        </w:r>
        <w:r w:rsidRPr="0007048F" w:rsidDel="00693D9A">
          <w:delText xml:space="preserve">. Our results suggest that an intermediate </w:delText>
        </w:r>
      </w:del>
      <m:oMath>
        <m:r>
          <w:del w:id="1859" w:author="Augustus Raymond Pendleton" w:date="2025-09-29T11:29:00Z" w16du:dateUtc="2025-09-29T15:29:00Z">
            <w:rPr>
              <w:rFonts w:ascii="Cambria Math" w:hAnsi="Cambria Math"/>
            </w:rPr>
            <m:t>α</m:t>
          </w:del>
        </m:r>
      </m:oMath>
      <w:del w:id="1860" w:author="Augustus Raymond Pendleton" w:date="2025-09-29T11:29:00Z" w16du:dateUtc="2025-09-29T15:29:00Z">
        <w:r w:rsidRPr="0007048F" w:rsidDel="00693D9A">
          <w:delText xml:space="preserve"> value offers a practical compromise that balances sensitivity to biomass with robustness to overdominance by total load, especially when lineage turnover is also of interest. We anticipate that </w:delText>
        </w:r>
      </w:del>
      <m:oMath>
        <m:r>
          <w:del w:id="1861" w:author="Augustus Raymond Pendleton" w:date="2025-09-29T11:29:00Z" w16du:dateUtc="2025-09-29T15:29:00Z">
            <w:rPr>
              <w:rFonts w:ascii="Cambria Math" w:hAnsi="Cambria Math"/>
            </w:rPr>
            <m:t>G</m:t>
          </w:del>
        </m:r>
        <m:sSup>
          <m:sSupPr>
            <m:ctrlPr>
              <w:del w:id="1862" w:author="Augustus Raymond Pendleton" w:date="2025-09-29T11:29:00Z" w16du:dateUtc="2025-09-29T15:29:00Z">
                <w:rPr>
                  <w:rFonts w:ascii="Cambria Math" w:hAnsi="Cambria Math"/>
                </w:rPr>
              </w:del>
            </m:ctrlPr>
          </m:sSupPr>
          <m:e>
            <m:r>
              <w:del w:id="1863" w:author="Augustus Raymond Pendleton" w:date="2025-09-29T11:29:00Z" w16du:dateUtc="2025-09-29T15:29:00Z">
                <w:rPr>
                  <w:rFonts w:ascii="Cambria Math" w:hAnsi="Cambria Math"/>
                </w:rPr>
                <m:t>U</m:t>
              </w:del>
            </m:r>
          </m:e>
          <m:sup>
            <m:r>
              <w:del w:id="1864" w:author="Augustus Raymond Pendleton" w:date="2025-09-29T11:29:00Z" w16du:dateUtc="2025-09-29T15:29:00Z">
                <w:rPr>
                  <w:rFonts w:ascii="Cambria Math" w:hAnsi="Cambria Math"/>
                </w:rPr>
                <m:t>A</m:t>
              </w:del>
            </m:r>
          </m:sup>
        </m:sSup>
      </m:oMath>
      <w:del w:id="1865" w:author="Augustus Raymond Pendleton" w:date="2025-09-29T11:29:00Z" w16du:dateUtc="2025-09-29T15:29:00Z">
        <w:r w:rsidRPr="0007048F" w:rsidDel="00693D9A">
          <w:delText xml:space="preserve"> will become an essential tool for microbiome researchers seeking to incorporate absolute abundance into ecologically grounded </w:delText>
        </w:r>
      </w:del>
      <m:oMath>
        <m:r>
          <w:del w:id="1866" w:author="Augustus Raymond Pendleton" w:date="2025-09-29T11:29:00Z" w16du:dateUtc="2025-09-29T15:29:00Z">
            <w:rPr>
              <w:rFonts w:ascii="Cambria Math" w:hAnsi="Cambria Math"/>
            </w:rPr>
            <m:t>β</m:t>
          </w:del>
        </m:r>
      </m:oMath>
      <w:del w:id="1867" w:author="Augustus Raymond Pendleton" w:date="2025-09-29T11:29:00Z" w16du:dateUtc="2025-09-29T15:29:00Z">
        <w:r w:rsidRPr="0007048F" w:rsidDel="00693D9A">
          <w:delText>-diversity comparisons.</w:delText>
        </w:r>
      </w:del>
    </w:p>
    <w:p w14:paraId="23227280" w14:textId="77777777" w:rsidR="0007048F" w:rsidRPr="008D202E" w:rsidRDefault="0007048F" w:rsidP="0046418C">
      <w:pPr>
        <w:spacing w:line="240" w:lineRule="auto"/>
        <w:rPr>
          <w:b/>
          <w:bCs/>
        </w:rPr>
      </w:pPr>
      <w:bookmarkStart w:id="1868" w:name="references"/>
      <w:r w:rsidRPr="008D202E">
        <w:rPr>
          <w:b/>
          <w:bCs/>
        </w:rPr>
        <w:t>References</w:t>
      </w:r>
    </w:p>
    <w:bookmarkEnd w:id="1"/>
    <w:bookmarkEnd w:id="164"/>
    <w:bookmarkEnd w:id="1868"/>
    <w:p w14:paraId="495D31F6" w14:textId="77777777" w:rsidR="00C31D77" w:rsidRPr="00C31D77" w:rsidRDefault="008D202E" w:rsidP="00C31D77">
      <w:pPr>
        <w:pStyle w:val="Bibliography"/>
        <w:rPr>
          <w:rFonts w:cs="Times New Roman"/>
        </w:rPr>
      </w:pPr>
      <w:r>
        <w:fldChar w:fldCharType="begin"/>
      </w:r>
      <w:r w:rsidR="00C31D77">
        <w:instrText xml:space="preserve"> ADDIN ZOTERO_BIBL {"uncited":[],"omitted":[],"custom":[]} CSL_BIBLIOGRAPHY </w:instrText>
      </w:r>
      <w:r>
        <w:fldChar w:fldCharType="separate"/>
      </w:r>
      <w:r w:rsidR="00C31D77" w:rsidRPr="00C31D77">
        <w:rPr>
          <w:rFonts w:cs="Times New Roman"/>
        </w:rPr>
        <w:t xml:space="preserve">1. </w:t>
      </w:r>
      <w:r w:rsidR="00C31D77" w:rsidRPr="00C31D77">
        <w:rPr>
          <w:rFonts w:cs="Times New Roman"/>
        </w:rPr>
        <w:tab/>
        <w:t xml:space="preserve">Gloor GB et al. Microbiome Datasets Are Compositional: And This Is Not Optional. </w:t>
      </w:r>
      <w:r w:rsidR="00C31D77" w:rsidRPr="00C31D77">
        <w:rPr>
          <w:rFonts w:cs="Times New Roman"/>
          <w:i/>
          <w:iCs/>
        </w:rPr>
        <w:t>Front Microbiol</w:t>
      </w:r>
      <w:r w:rsidR="00C31D77" w:rsidRPr="00C31D77">
        <w:rPr>
          <w:rFonts w:cs="Times New Roman"/>
        </w:rPr>
        <w:t xml:space="preserve"> 2017;</w:t>
      </w:r>
      <w:r w:rsidR="00C31D77" w:rsidRPr="00C31D77">
        <w:rPr>
          <w:rFonts w:cs="Times New Roman"/>
          <w:b/>
          <w:bCs/>
        </w:rPr>
        <w:t>8</w:t>
      </w:r>
      <w:r w:rsidR="00C31D77" w:rsidRPr="00C31D77">
        <w:rPr>
          <w:rFonts w:cs="Times New Roman"/>
        </w:rPr>
        <w:t>:2224. https://doi.org/10.3389/fmicb.2017.02224</w:t>
      </w:r>
    </w:p>
    <w:p w14:paraId="17528D5A" w14:textId="77777777" w:rsidR="00C31D77" w:rsidRPr="00C31D77" w:rsidRDefault="00C31D77" w:rsidP="00C31D77">
      <w:pPr>
        <w:pStyle w:val="Bibliography"/>
        <w:rPr>
          <w:rFonts w:cs="Times New Roman"/>
        </w:rPr>
      </w:pPr>
      <w:r w:rsidRPr="00C31D77">
        <w:rPr>
          <w:rFonts w:cs="Times New Roman"/>
        </w:rPr>
        <w:t xml:space="preserve">2. </w:t>
      </w:r>
      <w:r w:rsidRPr="00C31D77">
        <w:rPr>
          <w:rFonts w:cs="Times New Roman"/>
        </w:rPr>
        <w:tab/>
        <w:t xml:space="preserve">Vandeputte D et al. Stool consistency is strongly associated with gut microbiota richness and composition, enterotypes and bacterial growth rates. </w:t>
      </w:r>
      <w:r w:rsidRPr="00C31D77">
        <w:rPr>
          <w:rFonts w:cs="Times New Roman"/>
          <w:i/>
          <w:iCs/>
        </w:rPr>
        <w:t>Gut</w:t>
      </w:r>
      <w:r w:rsidRPr="00C31D77">
        <w:rPr>
          <w:rFonts w:cs="Times New Roman"/>
        </w:rPr>
        <w:t xml:space="preserve"> 2016;</w:t>
      </w:r>
      <w:r w:rsidRPr="00C31D77">
        <w:rPr>
          <w:rFonts w:cs="Times New Roman"/>
          <w:b/>
          <w:bCs/>
        </w:rPr>
        <w:t>65</w:t>
      </w:r>
      <w:r w:rsidRPr="00C31D77">
        <w:rPr>
          <w:rFonts w:cs="Times New Roman"/>
        </w:rPr>
        <w:t>:57–62. https://doi.org/10.1136/gutjnl-2015-309618</w:t>
      </w:r>
    </w:p>
    <w:p w14:paraId="55056726" w14:textId="77777777" w:rsidR="00C31D77" w:rsidRPr="00C31D77" w:rsidRDefault="00C31D77" w:rsidP="00C31D77">
      <w:pPr>
        <w:pStyle w:val="Bibliography"/>
        <w:rPr>
          <w:rFonts w:cs="Times New Roman"/>
        </w:rPr>
      </w:pPr>
      <w:r w:rsidRPr="00C31D77">
        <w:rPr>
          <w:rFonts w:cs="Times New Roman"/>
        </w:rPr>
        <w:t xml:space="preserve">3. </w:t>
      </w:r>
      <w:r w:rsidRPr="00C31D77">
        <w:rPr>
          <w:rFonts w:cs="Times New Roman"/>
        </w:rPr>
        <w:tab/>
        <w:t xml:space="preserve">Barlow JT, Bogatyrev SR, Ismagilov RF. A quantitative sequencing framework for absolute abundance measurements of mucosal and lumenal microbial communities. </w:t>
      </w:r>
      <w:r w:rsidRPr="00C31D77">
        <w:rPr>
          <w:rFonts w:cs="Times New Roman"/>
          <w:i/>
          <w:iCs/>
        </w:rPr>
        <w:t>Nat Commun</w:t>
      </w:r>
      <w:r w:rsidRPr="00C31D77">
        <w:rPr>
          <w:rFonts w:cs="Times New Roman"/>
        </w:rPr>
        <w:t xml:space="preserve"> 2020;</w:t>
      </w:r>
      <w:r w:rsidRPr="00C31D77">
        <w:rPr>
          <w:rFonts w:cs="Times New Roman"/>
          <w:b/>
          <w:bCs/>
        </w:rPr>
        <w:t>11</w:t>
      </w:r>
      <w:r w:rsidRPr="00C31D77">
        <w:rPr>
          <w:rFonts w:cs="Times New Roman"/>
        </w:rPr>
        <w:t>:2590. https://doi.org/10.1038/s41467-020-16224-6</w:t>
      </w:r>
    </w:p>
    <w:p w14:paraId="4B52F226" w14:textId="77777777" w:rsidR="00C31D77" w:rsidRPr="00C31D77" w:rsidRDefault="00C31D77" w:rsidP="00C31D77">
      <w:pPr>
        <w:pStyle w:val="Bibliography"/>
        <w:rPr>
          <w:rFonts w:cs="Times New Roman"/>
        </w:rPr>
      </w:pPr>
      <w:r w:rsidRPr="00C31D77">
        <w:rPr>
          <w:rFonts w:cs="Times New Roman"/>
        </w:rPr>
        <w:t xml:space="preserve">4. </w:t>
      </w:r>
      <w:r w:rsidRPr="00C31D77">
        <w:rPr>
          <w:rFonts w:cs="Times New Roman"/>
        </w:rPr>
        <w:tab/>
        <w:t xml:space="preserve">Props R et al. Absolute quantification of microbial taxon abundances. </w:t>
      </w:r>
      <w:r w:rsidRPr="00C31D77">
        <w:rPr>
          <w:rFonts w:cs="Times New Roman"/>
          <w:i/>
          <w:iCs/>
        </w:rPr>
        <w:t>ISME J</w:t>
      </w:r>
      <w:r w:rsidRPr="00C31D77">
        <w:rPr>
          <w:rFonts w:cs="Times New Roman"/>
        </w:rPr>
        <w:t xml:space="preserve"> 2017;</w:t>
      </w:r>
      <w:r w:rsidRPr="00C31D77">
        <w:rPr>
          <w:rFonts w:cs="Times New Roman"/>
          <w:b/>
          <w:bCs/>
        </w:rPr>
        <w:t>11</w:t>
      </w:r>
      <w:r w:rsidRPr="00C31D77">
        <w:rPr>
          <w:rFonts w:cs="Times New Roman"/>
        </w:rPr>
        <w:t>:584–587. https://doi.org/10.1038/ismej.2016.117</w:t>
      </w:r>
    </w:p>
    <w:p w14:paraId="4820715F" w14:textId="77777777" w:rsidR="00C31D77" w:rsidRPr="00C31D77" w:rsidRDefault="00C31D77" w:rsidP="00C31D77">
      <w:pPr>
        <w:pStyle w:val="Bibliography"/>
        <w:rPr>
          <w:rFonts w:cs="Times New Roman"/>
        </w:rPr>
      </w:pPr>
      <w:r w:rsidRPr="00C31D77">
        <w:rPr>
          <w:rFonts w:cs="Times New Roman"/>
        </w:rPr>
        <w:t xml:space="preserve">5. </w:t>
      </w:r>
      <w:r w:rsidRPr="00C31D77">
        <w:rPr>
          <w:rFonts w:cs="Times New Roman"/>
        </w:rPr>
        <w:tab/>
        <w:t xml:space="preserve">Wang X et al. Current Applications of Absolute Bacterial Quantification in Microbiome Studies and Decision-Making Regarding Different Biological Questions. </w:t>
      </w:r>
      <w:r w:rsidRPr="00C31D77">
        <w:rPr>
          <w:rFonts w:cs="Times New Roman"/>
          <w:i/>
          <w:iCs/>
        </w:rPr>
        <w:t>Microorganisms</w:t>
      </w:r>
      <w:r w:rsidRPr="00C31D77">
        <w:rPr>
          <w:rFonts w:cs="Times New Roman"/>
        </w:rPr>
        <w:t xml:space="preserve"> 2021;</w:t>
      </w:r>
      <w:r w:rsidRPr="00C31D77">
        <w:rPr>
          <w:rFonts w:cs="Times New Roman"/>
          <w:b/>
          <w:bCs/>
        </w:rPr>
        <w:t>9</w:t>
      </w:r>
      <w:r w:rsidRPr="00C31D77">
        <w:rPr>
          <w:rFonts w:cs="Times New Roman"/>
        </w:rPr>
        <w:t>:1797. https://doi.org/10.3390/microorganisms9091797</w:t>
      </w:r>
    </w:p>
    <w:p w14:paraId="1FAA33FD" w14:textId="77777777" w:rsidR="00C31D77" w:rsidRPr="00C31D77" w:rsidRDefault="00C31D77" w:rsidP="00C31D77">
      <w:pPr>
        <w:pStyle w:val="Bibliography"/>
        <w:rPr>
          <w:rFonts w:cs="Times New Roman"/>
        </w:rPr>
      </w:pPr>
      <w:r w:rsidRPr="00C31D77">
        <w:rPr>
          <w:rFonts w:cs="Times New Roman"/>
        </w:rPr>
        <w:t xml:space="preserve">6. </w:t>
      </w:r>
      <w:r w:rsidRPr="00C31D77">
        <w:rPr>
          <w:rFonts w:cs="Times New Roman"/>
        </w:rPr>
        <w:tab/>
        <w:t xml:space="preserve">Rao C et al. Multi-kingdom ecological drivers of microbiota assembly in preterm infants. </w:t>
      </w:r>
      <w:r w:rsidRPr="00C31D77">
        <w:rPr>
          <w:rFonts w:cs="Times New Roman"/>
          <w:i/>
          <w:iCs/>
        </w:rPr>
        <w:t>Nature</w:t>
      </w:r>
      <w:r w:rsidRPr="00C31D77">
        <w:rPr>
          <w:rFonts w:cs="Times New Roman"/>
        </w:rPr>
        <w:t xml:space="preserve"> 2021;</w:t>
      </w:r>
      <w:r w:rsidRPr="00C31D77">
        <w:rPr>
          <w:rFonts w:cs="Times New Roman"/>
          <w:b/>
          <w:bCs/>
        </w:rPr>
        <w:t>591</w:t>
      </w:r>
      <w:r w:rsidRPr="00C31D77">
        <w:rPr>
          <w:rFonts w:cs="Times New Roman"/>
        </w:rPr>
        <w:t>:633–638. https://doi.org/10.1038/s41586-021-03241-8</w:t>
      </w:r>
    </w:p>
    <w:p w14:paraId="5F9928A8" w14:textId="77777777" w:rsidR="00C31D77" w:rsidRPr="00C31D77" w:rsidRDefault="00C31D77" w:rsidP="00C31D77">
      <w:pPr>
        <w:pStyle w:val="Bibliography"/>
        <w:rPr>
          <w:rFonts w:cs="Times New Roman"/>
        </w:rPr>
      </w:pPr>
      <w:r w:rsidRPr="00C31D77">
        <w:rPr>
          <w:rFonts w:cs="Times New Roman"/>
        </w:rPr>
        <w:lastRenderedPageBreak/>
        <w:t xml:space="preserve">7. </w:t>
      </w:r>
      <w:r w:rsidRPr="00C31D77">
        <w:rPr>
          <w:rFonts w:cs="Times New Roman"/>
        </w:rPr>
        <w:tab/>
        <w:t xml:space="preserve">Lozupone C, Knight R. UniFrac: a New Phylogenetic Method for Comparing Microbial Communities. </w:t>
      </w:r>
      <w:r w:rsidRPr="00C31D77">
        <w:rPr>
          <w:rFonts w:cs="Times New Roman"/>
          <w:i/>
          <w:iCs/>
        </w:rPr>
        <w:t>Applied and Environmental Microbiology</w:t>
      </w:r>
      <w:r w:rsidRPr="00C31D77">
        <w:rPr>
          <w:rFonts w:cs="Times New Roman"/>
        </w:rPr>
        <w:t xml:space="preserve"> 2005;</w:t>
      </w:r>
      <w:r w:rsidRPr="00C31D77">
        <w:rPr>
          <w:rFonts w:cs="Times New Roman"/>
          <w:b/>
          <w:bCs/>
        </w:rPr>
        <w:t>71</w:t>
      </w:r>
      <w:r w:rsidRPr="00C31D77">
        <w:rPr>
          <w:rFonts w:cs="Times New Roman"/>
        </w:rPr>
        <w:t>:8228–8235. https://doi.org/10.1128/AEM.71.12.8228-8235.2005</w:t>
      </w:r>
    </w:p>
    <w:p w14:paraId="11B99445" w14:textId="77777777" w:rsidR="00C31D77" w:rsidRPr="00C31D77" w:rsidRDefault="00C31D77" w:rsidP="00C31D77">
      <w:pPr>
        <w:pStyle w:val="Bibliography"/>
        <w:rPr>
          <w:rFonts w:cs="Times New Roman"/>
        </w:rPr>
      </w:pPr>
      <w:r w:rsidRPr="00C31D77">
        <w:rPr>
          <w:rFonts w:cs="Times New Roman"/>
        </w:rPr>
        <w:t xml:space="preserve">8. </w:t>
      </w:r>
      <w:r w:rsidRPr="00C31D77">
        <w:rPr>
          <w:rFonts w:cs="Times New Roman"/>
        </w:rPr>
        <w:tab/>
        <w:t xml:space="preserve">Lozupone CA et al. Quantitative and Qualitative β Diversity Measures Lead to Different Insights into Factors That Structure Microbial Communities. </w:t>
      </w:r>
      <w:r w:rsidRPr="00C31D77">
        <w:rPr>
          <w:rFonts w:cs="Times New Roman"/>
          <w:i/>
          <w:iCs/>
        </w:rPr>
        <w:t>Applied and Environmental Microbiology</w:t>
      </w:r>
      <w:r w:rsidRPr="00C31D77">
        <w:rPr>
          <w:rFonts w:cs="Times New Roman"/>
        </w:rPr>
        <w:t xml:space="preserve"> 2007;</w:t>
      </w:r>
      <w:r w:rsidRPr="00C31D77">
        <w:rPr>
          <w:rFonts w:cs="Times New Roman"/>
          <w:b/>
          <w:bCs/>
        </w:rPr>
        <w:t>73</w:t>
      </w:r>
      <w:r w:rsidRPr="00C31D77">
        <w:rPr>
          <w:rFonts w:cs="Times New Roman"/>
        </w:rPr>
        <w:t>:1576–1585. https://doi.org/10.1128/AEM.01996-06</w:t>
      </w:r>
    </w:p>
    <w:p w14:paraId="1779C960" w14:textId="77777777" w:rsidR="00C31D77" w:rsidRPr="00C31D77" w:rsidRDefault="00C31D77" w:rsidP="00C31D77">
      <w:pPr>
        <w:pStyle w:val="Bibliography"/>
        <w:rPr>
          <w:rFonts w:cs="Times New Roman"/>
        </w:rPr>
      </w:pPr>
      <w:r w:rsidRPr="00C31D77">
        <w:rPr>
          <w:rFonts w:cs="Times New Roman"/>
        </w:rPr>
        <w:t xml:space="preserve">9. </w:t>
      </w:r>
      <w:r w:rsidRPr="00C31D77">
        <w:rPr>
          <w:rFonts w:cs="Times New Roman"/>
        </w:rPr>
        <w:tab/>
        <w:t xml:space="preserve">Chen J et al. Associating microbiome composition with environmental covariates using generalized UniFrac distances. </w:t>
      </w:r>
      <w:r w:rsidRPr="00C31D77">
        <w:rPr>
          <w:rFonts w:cs="Times New Roman"/>
          <w:i/>
          <w:iCs/>
        </w:rPr>
        <w:t>Bioinformatics</w:t>
      </w:r>
      <w:r w:rsidRPr="00C31D77">
        <w:rPr>
          <w:rFonts w:cs="Times New Roman"/>
        </w:rPr>
        <w:t xml:space="preserve"> 2012;</w:t>
      </w:r>
      <w:r w:rsidRPr="00C31D77">
        <w:rPr>
          <w:rFonts w:cs="Times New Roman"/>
          <w:b/>
          <w:bCs/>
        </w:rPr>
        <w:t>28</w:t>
      </w:r>
      <w:r w:rsidRPr="00C31D77">
        <w:rPr>
          <w:rFonts w:cs="Times New Roman"/>
        </w:rPr>
        <w:t>:2106–2113. https://doi.org/10.1093/bioinformatics/bts342</w:t>
      </w:r>
    </w:p>
    <w:p w14:paraId="362F2518" w14:textId="77777777" w:rsidR="00C31D77" w:rsidRPr="00C31D77" w:rsidRDefault="00C31D77" w:rsidP="00C31D77">
      <w:pPr>
        <w:pStyle w:val="Bibliography"/>
        <w:rPr>
          <w:rFonts w:cs="Times New Roman"/>
        </w:rPr>
      </w:pPr>
      <w:r w:rsidRPr="00C31D77">
        <w:rPr>
          <w:rFonts w:cs="Times New Roman"/>
        </w:rPr>
        <w:t xml:space="preserve">10. </w:t>
      </w:r>
      <w:r w:rsidRPr="00C31D77">
        <w:rPr>
          <w:rFonts w:cs="Times New Roman"/>
        </w:rPr>
        <w:tab/>
        <w:t>Pendleton A, Wells M, Schmidt ML. Upwelling periodically disturbs the ecological assembly of microbial communities in the Laurentian Great Lakes. 2025. bioRxiv, 2025. , 2025.01.17.633667</w:t>
      </w:r>
    </w:p>
    <w:p w14:paraId="49AECC8E" w14:textId="77777777" w:rsidR="00C31D77" w:rsidRPr="00C31D77" w:rsidRDefault="00C31D77" w:rsidP="00C31D77">
      <w:pPr>
        <w:pStyle w:val="Bibliography"/>
        <w:rPr>
          <w:rFonts w:cs="Times New Roman"/>
        </w:rPr>
      </w:pPr>
      <w:r w:rsidRPr="00C31D77">
        <w:rPr>
          <w:rFonts w:cs="Times New Roman"/>
        </w:rPr>
        <w:t xml:space="preserve">11. </w:t>
      </w:r>
      <w:r w:rsidRPr="00C31D77">
        <w:rPr>
          <w:rFonts w:cs="Times New Roman"/>
        </w:rPr>
        <w:tab/>
        <w:t xml:space="preserve">Zhang K et al. Absolute microbiome profiling highlights the links among microbial stability, soil health, and crop productivity under long-term sod-based rotation. </w:t>
      </w:r>
      <w:r w:rsidRPr="00C31D77">
        <w:rPr>
          <w:rFonts w:cs="Times New Roman"/>
          <w:i/>
          <w:iCs/>
        </w:rPr>
        <w:t>Biol Fertil Soils</w:t>
      </w:r>
      <w:r w:rsidRPr="00C31D77">
        <w:rPr>
          <w:rFonts w:cs="Times New Roman"/>
        </w:rPr>
        <w:t xml:space="preserve"> 2022;</w:t>
      </w:r>
      <w:r w:rsidRPr="00C31D77">
        <w:rPr>
          <w:rFonts w:cs="Times New Roman"/>
          <w:b/>
          <w:bCs/>
        </w:rPr>
        <w:t>58</w:t>
      </w:r>
      <w:r w:rsidRPr="00C31D77">
        <w:rPr>
          <w:rFonts w:cs="Times New Roman"/>
        </w:rPr>
        <w:t>:883–901. https://doi.org/10.1007/s00374-022-01675-4</w:t>
      </w:r>
    </w:p>
    <w:p w14:paraId="51EA3E53" w14:textId="77777777" w:rsidR="00C31D77" w:rsidRPr="00C31D77" w:rsidRDefault="00C31D77" w:rsidP="00C31D77">
      <w:pPr>
        <w:pStyle w:val="Bibliography"/>
        <w:rPr>
          <w:rFonts w:cs="Times New Roman"/>
        </w:rPr>
      </w:pPr>
      <w:r w:rsidRPr="00C31D77">
        <w:rPr>
          <w:rFonts w:cs="Times New Roman"/>
        </w:rPr>
        <w:t xml:space="preserve">12. </w:t>
      </w:r>
      <w:r w:rsidRPr="00C31D77">
        <w:rPr>
          <w:rFonts w:cs="Times New Roman"/>
        </w:rPr>
        <w:tab/>
        <w:t xml:space="preserve">Morton JT et al. Uncovering the Horseshoe Effect in Microbial Analyses. </w:t>
      </w:r>
      <w:r w:rsidRPr="00C31D77">
        <w:rPr>
          <w:rFonts w:cs="Times New Roman"/>
          <w:i/>
          <w:iCs/>
        </w:rPr>
        <w:t>mSystems</w:t>
      </w:r>
      <w:r w:rsidRPr="00C31D77">
        <w:rPr>
          <w:rFonts w:cs="Times New Roman"/>
        </w:rPr>
        <w:t xml:space="preserve"> 2017;</w:t>
      </w:r>
      <w:r w:rsidRPr="00C31D77">
        <w:rPr>
          <w:rFonts w:cs="Times New Roman"/>
          <w:b/>
          <w:bCs/>
        </w:rPr>
        <w:t>2</w:t>
      </w:r>
      <w:r w:rsidRPr="00C31D77">
        <w:rPr>
          <w:rFonts w:cs="Times New Roman"/>
        </w:rPr>
        <w:t>:10.1128/msystems.00166-16. https://doi.org/10.1128/msystems.00166-16</w:t>
      </w:r>
    </w:p>
    <w:p w14:paraId="2265CEB8" w14:textId="77777777" w:rsidR="00C31D77" w:rsidRPr="00C31D77" w:rsidRDefault="00C31D77" w:rsidP="00C31D77">
      <w:pPr>
        <w:pStyle w:val="Bibliography"/>
        <w:rPr>
          <w:rFonts w:cs="Times New Roman"/>
        </w:rPr>
      </w:pPr>
      <w:r w:rsidRPr="00C31D77">
        <w:rPr>
          <w:rFonts w:cs="Times New Roman"/>
        </w:rPr>
        <w:t xml:space="preserve">13. </w:t>
      </w:r>
      <w:r w:rsidRPr="00C31D77">
        <w:rPr>
          <w:rFonts w:cs="Times New Roman"/>
        </w:rPr>
        <w:tab/>
        <w:t xml:space="preserve">Schloss PD. Evaluating different approaches that test whether microbial communities have the same structure. </w:t>
      </w:r>
      <w:r w:rsidRPr="00C31D77">
        <w:rPr>
          <w:rFonts w:cs="Times New Roman"/>
          <w:i/>
          <w:iCs/>
        </w:rPr>
        <w:t>The ISME Journal</w:t>
      </w:r>
      <w:r w:rsidRPr="00C31D77">
        <w:rPr>
          <w:rFonts w:cs="Times New Roman"/>
        </w:rPr>
        <w:t xml:space="preserve"> 2008;</w:t>
      </w:r>
      <w:r w:rsidRPr="00C31D77">
        <w:rPr>
          <w:rFonts w:cs="Times New Roman"/>
          <w:b/>
          <w:bCs/>
        </w:rPr>
        <w:t>2</w:t>
      </w:r>
      <w:r w:rsidRPr="00C31D77">
        <w:rPr>
          <w:rFonts w:cs="Times New Roman"/>
        </w:rPr>
        <w:t>:265–275. https://doi.org/10.1038/ismej.2008.5</w:t>
      </w:r>
    </w:p>
    <w:p w14:paraId="36B83725" w14:textId="77777777" w:rsidR="00C31D77" w:rsidRPr="00C31D77" w:rsidRDefault="00C31D77" w:rsidP="00C31D77">
      <w:pPr>
        <w:pStyle w:val="Bibliography"/>
        <w:rPr>
          <w:rFonts w:cs="Times New Roman"/>
        </w:rPr>
      </w:pPr>
      <w:r w:rsidRPr="00C31D77">
        <w:rPr>
          <w:rFonts w:cs="Times New Roman"/>
        </w:rPr>
        <w:t xml:space="preserve">14. </w:t>
      </w:r>
      <w:r w:rsidRPr="00C31D77">
        <w:rPr>
          <w:rFonts w:cs="Times New Roman"/>
        </w:rPr>
        <w:tab/>
        <w:t xml:space="preserve">Fukuyama J et al. Comparisons of distance methods for combining covariates and abundances in microbiome studies. Biocomputing 2012. WORLD SCIENTIFIC, 2011, 213–224. </w:t>
      </w:r>
    </w:p>
    <w:p w14:paraId="54285929" w14:textId="77777777" w:rsidR="00C31D77" w:rsidRPr="00C31D77" w:rsidRDefault="00C31D77" w:rsidP="00C31D77">
      <w:pPr>
        <w:pStyle w:val="Bibliography"/>
        <w:rPr>
          <w:rFonts w:cs="Times New Roman"/>
        </w:rPr>
      </w:pPr>
      <w:r w:rsidRPr="00C31D77">
        <w:rPr>
          <w:rFonts w:cs="Times New Roman"/>
        </w:rPr>
        <w:lastRenderedPageBreak/>
        <w:t xml:space="preserve">15. </w:t>
      </w:r>
      <w:r w:rsidRPr="00C31D77">
        <w:rPr>
          <w:rFonts w:cs="Times New Roman"/>
        </w:rPr>
        <w:tab/>
        <w:t xml:space="preserve">McMurdie PJ, Holmes S. Waste Not, Want Not: Why Rarefying Microbiome Data Is Inadmissible. </w:t>
      </w:r>
      <w:r w:rsidRPr="00C31D77">
        <w:rPr>
          <w:rFonts w:cs="Times New Roman"/>
          <w:i/>
          <w:iCs/>
        </w:rPr>
        <w:t>PLOS Computational Biology</w:t>
      </w:r>
      <w:r w:rsidRPr="00C31D77">
        <w:rPr>
          <w:rFonts w:cs="Times New Roman"/>
        </w:rPr>
        <w:t xml:space="preserve"> 2014;</w:t>
      </w:r>
      <w:r w:rsidRPr="00C31D77">
        <w:rPr>
          <w:rFonts w:cs="Times New Roman"/>
          <w:b/>
          <w:bCs/>
        </w:rPr>
        <w:t>10</w:t>
      </w:r>
      <w:r w:rsidRPr="00C31D77">
        <w:rPr>
          <w:rFonts w:cs="Times New Roman"/>
        </w:rPr>
        <w:t>:e1003531. https://doi.org/10.1371/journal.pcbi.1003531</w:t>
      </w:r>
    </w:p>
    <w:p w14:paraId="2AF1681E" w14:textId="77777777" w:rsidR="00C31D77" w:rsidRPr="00C31D77" w:rsidRDefault="00C31D77" w:rsidP="00C31D77">
      <w:pPr>
        <w:pStyle w:val="Bibliography"/>
        <w:rPr>
          <w:rFonts w:cs="Times New Roman"/>
        </w:rPr>
      </w:pPr>
      <w:r w:rsidRPr="00C31D77">
        <w:rPr>
          <w:rFonts w:cs="Times New Roman"/>
        </w:rPr>
        <w:t xml:space="preserve">16. </w:t>
      </w:r>
      <w:r w:rsidRPr="00C31D77">
        <w:rPr>
          <w:rFonts w:cs="Times New Roman"/>
        </w:rPr>
        <w:tab/>
        <w:t xml:space="preserve">Schloss PD. Waste not, want not: revisiting the analysis that called into question the practice of rarefaction. </w:t>
      </w:r>
      <w:r w:rsidRPr="00C31D77">
        <w:rPr>
          <w:rFonts w:cs="Times New Roman"/>
          <w:i/>
          <w:iCs/>
        </w:rPr>
        <w:t>mSphere</w:t>
      </w:r>
      <w:r w:rsidRPr="00C31D77">
        <w:rPr>
          <w:rFonts w:cs="Times New Roman"/>
        </w:rPr>
        <w:t xml:space="preserve"> 2023;</w:t>
      </w:r>
      <w:r w:rsidRPr="00C31D77">
        <w:rPr>
          <w:rFonts w:cs="Times New Roman"/>
          <w:b/>
          <w:bCs/>
        </w:rPr>
        <w:t>9</w:t>
      </w:r>
      <w:r w:rsidRPr="00C31D77">
        <w:rPr>
          <w:rFonts w:cs="Times New Roman"/>
        </w:rPr>
        <w:t>:e00355-23. https://doi.org/10.1128/msphere.00355-23</w:t>
      </w:r>
    </w:p>
    <w:p w14:paraId="0A3401CC" w14:textId="77777777" w:rsidR="00C31D77" w:rsidRPr="00C31D77" w:rsidRDefault="00C31D77" w:rsidP="00C31D77">
      <w:pPr>
        <w:pStyle w:val="Bibliography"/>
        <w:rPr>
          <w:rFonts w:cs="Times New Roman"/>
        </w:rPr>
      </w:pPr>
      <w:r w:rsidRPr="00C31D77">
        <w:rPr>
          <w:rFonts w:cs="Times New Roman"/>
        </w:rPr>
        <w:t xml:space="preserve">17. </w:t>
      </w:r>
      <w:r w:rsidRPr="00C31D77">
        <w:rPr>
          <w:rFonts w:cs="Times New Roman"/>
        </w:rPr>
        <w:tab/>
        <w:t xml:space="preserve">Shapiro OH, Kushmaro A, Brenner A. Bacteriophage predation regulates microbial abundance and diversity in a full-scale bioreactor treating industrial wastewater. </w:t>
      </w:r>
      <w:r w:rsidRPr="00C31D77">
        <w:rPr>
          <w:rFonts w:cs="Times New Roman"/>
          <w:i/>
          <w:iCs/>
        </w:rPr>
        <w:t>The ISME Journal</w:t>
      </w:r>
      <w:r w:rsidRPr="00C31D77">
        <w:rPr>
          <w:rFonts w:cs="Times New Roman"/>
        </w:rPr>
        <w:t xml:space="preserve"> 2010;</w:t>
      </w:r>
      <w:r w:rsidRPr="00C31D77">
        <w:rPr>
          <w:rFonts w:cs="Times New Roman"/>
          <w:b/>
          <w:bCs/>
        </w:rPr>
        <w:t>4</w:t>
      </w:r>
      <w:r w:rsidRPr="00C31D77">
        <w:rPr>
          <w:rFonts w:cs="Times New Roman"/>
        </w:rPr>
        <w:t>:327–336. https://doi.org/10.1038/ismej.2009.118</w:t>
      </w:r>
    </w:p>
    <w:p w14:paraId="083599BF" w14:textId="77777777" w:rsidR="00C31D77" w:rsidRPr="00C31D77" w:rsidRDefault="00C31D77" w:rsidP="00C31D77">
      <w:pPr>
        <w:pStyle w:val="Bibliography"/>
        <w:rPr>
          <w:rFonts w:cs="Times New Roman"/>
        </w:rPr>
      </w:pPr>
      <w:r w:rsidRPr="00C31D77">
        <w:rPr>
          <w:rFonts w:cs="Times New Roman"/>
        </w:rPr>
        <w:t xml:space="preserve">18. </w:t>
      </w:r>
      <w:r w:rsidRPr="00C31D77">
        <w:rPr>
          <w:rFonts w:cs="Times New Roman"/>
        </w:rPr>
        <w:tab/>
        <w:t xml:space="preserve">Wagner S et al. Absolute abundance calculation enhances the significance of microbiome data in antibiotic treatment studies. </w:t>
      </w:r>
      <w:r w:rsidRPr="00C31D77">
        <w:rPr>
          <w:rFonts w:cs="Times New Roman"/>
          <w:i/>
          <w:iCs/>
        </w:rPr>
        <w:t>Front Microbiol</w:t>
      </w:r>
      <w:r w:rsidRPr="00C31D77">
        <w:rPr>
          <w:rFonts w:cs="Times New Roman"/>
        </w:rPr>
        <w:t xml:space="preserve"> 2025;</w:t>
      </w:r>
      <w:r w:rsidRPr="00C31D77">
        <w:rPr>
          <w:rFonts w:cs="Times New Roman"/>
          <w:b/>
          <w:bCs/>
        </w:rPr>
        <w:t>16</w:t>
      </w:r>
      <w:r w:rsidRPr="00C31D77">
        <w:rPr>
          <w:rFonts w:cs="Times New Roman"/>
        </w:rPr>
        <w:t>. https://doi.org/10.3389/fmicb.2025.1481197</w:t>
      </w:r>
    </w:p>
    <w:p w14:paraId="0B57F56E" w14:textId="77777777" w:rsidR="00C31D77" w:rsidRPr="00C31D77" w:rsidRDefault="00C31D77" w:rsidP="00C31D77">
      <w:pPr>
        <w:pStyle w:val="Bibliography"/>
        <w:rPr>
          <w:rFonts w:cs="Times New Roman"/>
        </w:rPr>
      </w:pPr>
      <w:r w:rsidRPr="00C31D77">
        <w:rPr>
          <w:rFonts w:cs="Times New Roman"/>
        </w:rPr>
        <w:t xml:space="preserve">19. </w:t>
      </w:r>
      <w:r w:rsidRPr="00C31D77">
        <w:rPr>
          <w:rFonts w:cs="Times New Roman"/>
        </w:rPr>
        <w:tab/>
        <w:t xml:space="preserve">Kers JG, Saccenti E. The Power of Microbiome Studies: Some Considerations on Which Alpha and Beta Metrics to Use and How to Report Results. </w:t>
      </w:r>
      <w:r w:rsidRPr="00C31D77">
        <w:rPr>
          <w:rFonts w:cs="Times New Roman"/>
          <w:i/>
          <w:iCs/>
        </w:rPr>
        <w:t>Front Microbiol</w:t>
      </w:r>
      <w:r w:rsidRPr="00C31D77">
        <w:rPr>
          <w:rFonts w:cs="Times New Roman"/>
        </w:rPr>
        <w:t xml:space="preserve"> 2022;</w:t>
      </w:r>
      <w:r w:rsidRPr="00C31D77">
        <w:rPr>
          <w:rFonts w:cs="Times New Roman"/>
          <w:b/>
          <w:bCs/>
        </w:rPr>
        <w:t>12</w:t>
      </w:r>
      <w:r w:rsidRPr="00C31D77">
        <w:rPr>
          <w:rFonts w:cs="Times New Roman"/>
        </w:rPr>
        <w:t>. https://doi.org/10.3389/fmicb.2021.796025</w:t>
      </w:r>
    </w:p>
    <w:p w14:paraId="1505FB22" w14:textId="486F238C" w:rsidR="00E67659" w:rsidRPr="0007048F" w:rsidRDefault="008D202E" w:rsidP="00C31D77">
      <w:pPr>
        <w:pStyle w:val="Bibliography"/>
      </w:pPr>
      <w:r>
        <w:fldChar w:fldCharType="end"/>
      </w:r>
    </w:p>
    <w:sectPr w:rsidR="00E67659" w:rsidRPr="0007048F" w:rsidSect="00AE18EA">
      <w:footerReference w:type="even" r:id="rId16"/>
      <w:footerReference w:type="default" r:id="rId1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2" w:author="Marian Louise Schmidt" w:date="2025-10-21T09:51:00Z" w:initials="MS">
    <w:p w14:paraId="2A82C594" w14:textId="77777777" w:rsidR="002A0A81" w:rsidRDefault="002A0A81" w:rsidP="002A0A81">
      <w:r>
        <w:rPr>
          <w:rStyle w:val="CommentReference"/>
        </w:rPr>
        <w:annotationRef/>
      </w:r>
      <w:r>
        <w:rPr>
          <w:sz w:val="20"/>
          <w:szCs w:val="20"/>
        </w:rPr>
        <w:t>This could be deleted for space.</w:t>
      </w:r>
    </w:p>
  </w:comment>
  <w:comment w:id="94" w:author="Marian Louise Schmidt" w:date="2025-10-21T09:55:00Z" w:initials="MS">
    <w:p w14:paraId="3196204A" w14:textId="77777777" w:rsidR="002A0A81" w:rsidRDefault="002A0A81" w:rsidP="002A0A81">
      <w:r>
        <w:rPr>
          <w:rStyle w:val="CommentReference"/>
        </w:rPr>
        <w:annotationRef/>
      </w:r>
      <w:r>
        <w:rPr>
          <w:sz w:val="20"/>
          <w:szCs w:val="20"/>
        </w:rPr>
        <w:t>Or "that adjusts the relative influence of load versus phylogenetic structure."</w:t>
      </w:r>
    </w:p>
  </w:comment>
  <w:comment w:id="156" w:author="Marian Louise Schmidt" w:date="2025-10-21T14:10:00Z" w:initials="MS">
    <w:p w14:paraId="40DFBC29" w14:textId="77777777" w:rsidR="00C50EF9" w:rsidRDefault="00C50EF9" w:rsidP="00C50EF9">
      <w:r>
        <w:rPr>
          <w:rStyle w:val="CommentReference"/>
        </w:rPr>
        <w:annotationRef/>
      </w:r>
      <w:r>
        <w:rPr>
          <w:sz w:val="20"/>
          <w:szCs w:val="20"/>
        </w:rPr>
        <w:t xml:space="preserve">Not sure if this is the best phrasing. However, I think something along these lines will pull together the abstract. </w:t>
      </w:r>
    </w:p>
  </w:comment>
  <w:comment w:id="169" w:author="Marian Louise Schmidt" w:date="2025-10-21T14:17:00Z" w:initials="MS">
    <w:p w14:paraId="4BA324BE" w14:textId="77777777" w:rsidR="003E2BC7" w:rsidRDefault="003E2BC7" w:rsidP="003E2BC7">
      <w:r>
        <w:rPr>
          <w:rStyle w:val="CommentReference"/>
        </w:rPr>
        <w:annotationRef/>
      </w:r>
      <w:r>
        <w:rPr>
          <w:sz w:val="20"/>
          <w:szCs w:val="20"/>
        </w:rPr>
        <w:t xml:space="preserve">This sentence felt worded awkwardly and I've rephrased for clarity. </w:t>
      </w:r>
    </w:p>
  </w:comment>
  <w:comment w:id="196" w:author="Marian Louise Schmidt" w:date="2025-10-21T14:27:00Z" w:initials="MS">
    <w:p w14:paraId="3B94DB8E" w14:textId="77777777" w:rsidR="000A3BD5" w:rsidRDefault="000A3BD5" w:rsidP="000A3BD5">
      <w:r>
        <w:rPr>
          <w:rStyle w:val="CommentReference"/>
        </w:rPr>
        <w:annotationRef/>
      </w:r>
      <w:r>
        <w:rPr>
          <w:sz w:val="20"/>
          <w:szCs w:val="20"/>
        </w:rPr>
        <w:t xml:space="preserve">Cite these packages now that we have more space? </w:t>
      </w:r>
    </w:p>
  </w:comment>
  <w:comment w:id="347" w:author="Marian Louise Schmidt" w:date="2025-10-21T15:07:00Z" w:initials="MS">
    <w:p w14:paraId="20D27EC9" w14:textId="77777777" w:rsidR="00142C07" w:rsidRDefault="00142C07" w:rsidP="00142C07">
      <w:r>
        <w:rPr>
          <w:rStyle w:val="CommentReference"/>
        </w:rPr>
        <w:annotationRef/>
      </w:r>
      <w:r>
        <w:rPr>
          <w:sz w:val="20"/>
          <w:szCs w:val="20"/>
        </w:rPr>
        <w:t xml:space="preserve">Before this felt too vague with "nontrivial". Here, I'm attempting to clarify and emphasize what's important here. </w:t>
      </w:r>
    </w:p>
  </w:comment>
  <w:comment w:id="387" w:author="Marian Louise Schmidt" w:date="2025-10-07T10:27:00Z" w:initials="MS">
    <w:p w14:paraId="7901CDA7" w14:textId="69EA31BC" w:rsidR="0027752C" w:rsidRDefault="0027752C" w:rsidP="0027752C">
      <w:r>
        <w:rPr>
          <w:rStyle w:val="CommentReference"/>
        </w:rPr>
        <w:annotationRef/>
      </w:r>
      <w:r>
        <w:rPr>
          <w:sz w:val="20"/>
          <w:szCs w:val="20"/>
        </w:rPr>
        <w:t>Fix as per reviewer 1 comments.</w:t>
      </w:r>
    </w:p>
  </w:comment>
  <w:comment w:id="506" w:author="Marian Louise Schmidt" w:date="2025-10-07T11:14:00Z" w:initials="MS">
    <w:p w14:paraId="30FA47F2" w14:textId="77777777" w:rsidR="004F2D6D" w:rsidRDefault="004F2D6D" w:rsidP="004F2D6D">
      <w:r>
        <w:rPr>
          <w:rStyle w:val="CommentReference"/>
        </w:rPr>
        <w:annotationRef/>
      </w:r>
      <w:r>
        <w:rPr>
          <w:sz w:val="20"/>
          <w:szCs w:val="20"/>
        </w:rPr>
        <w:t xml:space="preserve">Emphasize relative comparison (to state why the legend isn't present) </w:t>
      </w:r>
    </w:p>
  </w:comment>
  <w:comment w:id="828" w:author="Marian Louise Schmidt" w:date="2025-10-22T11:40:00Z" w:initials="MS">
    <w:p w14:paraId="319B6737" w14:textId="77777777" w:rsidR="0048423A" w:rsidRDefault="0048423A" w:rsidP="0048423A">
      <w:r>
        <w:rPr>
          <w:rStyle w:val="CommentReference"/>
        </w:rPr>
        <w:annotationRef/>
      </w:r>
      <w:r>
        <w:rPr>
          <w:sz w:val="20"/>
          <w:szCs w:val="20"/>
        </w:rPr>
        <w:t xml:space="preserve">4 x 10^5? </w:t>
      </w:r>
    </w:p>
  </w:comment>
  <w:comment w:id="854" w:author="Marian Louise Schmidt" w:date="2025-10-22T11:42:00Z" w:initials="MS">
    <w:p w14:paraId="116C4016" w14:textId="77777777" w:rsidR="005675DB" w:rsidRDefault="005675DB" w:rsidP="005675DB">
      <w:r>
        <w:rPr>
          <w:rStyle w:val="CommentReference"/>
        </w:rPr>
        <w:annotationRef/>
      </w:r>
      <w:r>
        <w:rPr>
          <w:sz w:val="20"/>
          <w:szCs w:val="20"/>
        </w:rPr>
        <w:t>Or similar concluding sentence</w:t>
      </w:r>
    </w:p>
  </w:comment>
  <w:comment w:id="1175" w:author="Marian Louise Schmidt" w:date="2025-10-22T12:23:00Z" w:initials="MS">
    <w:p w14:paraId="30A167F8" w14:textId="77777777" w:rsidR="00044BD2" w:rsidRDefault="00044BD2" w:rsidP="00044BD2">
      <w:r>
        <w:rPr>
          <w:rStyle w:val="CommentReference"/>
        </w:rPr>
        <w:annotationRef/>
      </w:r>
      <w:r>
        <w:rPr>
          <w:sz w:val="20"/>
          <w:szCs w:val="20"/>
        </w:rPr>
        <w:t xml:space="preserve">This is a great paragraph of caveats, Gus! :) </w:t>
      </w:r>
    </w:p>
  </w:comment>
  <w:comment w:id="1231" w:author="Marian Louise Schmidt" w:date="2025-10-22T12:22:00Z" w:initials="MS">
    <w:p w14:paraId="60FBDE49" w14:textId="3395D195" w:rsidR="005D6F1C" w:rsidRDefault="005D6F1C" w:rsidP="005D6F1C">
      <w:r>
        <w:rPr>
          <w:rStyle w:val="CommentReference"/>
        </w:rPr>
        <w:annotationRef/>
      </w:r>
      <w:r>
        <w:rPr>
          <w:sz w:val="20"/>
          <w:szCs w:val="20"/>
        </w:rPr>
        <w:t xml:space="preserve">Perhaps it would be best to directly show this by regressing axis 1 versus cell abundance and then citing that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2C594" w15:done="0"/>
  <w15:commentEx w15:paraId="3196204A" w15:done="0"/>
  <w15:commentEx w15:paraId="40DFBC29" w15:done="0"/>
  <w15:commentEx w15:paraId="4BA324BE" w15:done="0"/>
  <w15:commentEx w15:paraId="3B94DB8E" w15:done="0"/>
  <w15:commentEx w15:paraId="20D27EC9" w15:done="0"/>
  <w15:commentEx w15:paraId="7901CDA7" w15:done="0"/>
  <w15:commentEx w15:paraId="30FA47F2" w15:done="0"/>
  <w15:commentEx w15:paraId="319B6737" w15:done="0"/>
  <w15:commentEx w15:paraId="116C4016" w15:done="0"/>
  <w15:commentEx w15:paraId="30A167F8" w15:done="0"/>
  <w15:commentEx w15:paraId="60FBDE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1533A3B" w16cex:dateUtc="2025-10-21T13:51:00Z"/>
  <w16cex:commentExtensible w16cex:durableId="24B835F8" w16cex:dateUtc="2025-10-21T13:55:00Z"/>
  <w16cex:commentExtensible w16cex:durableId="7BFE2CD4" w16cex:dateUtc="2025-10-21T18:10:00Z"/>
  <w16cex:commentExtensible w16cex:durableId="24F726B8" w16cex:dateUtc="2025-10-21T18:17:00Z"/>
  <w16cex:commentExtensible w16cex:durableId="33ADF8B7" w16cex:dateUtc="2025-10-21T18:27:00Z"/>
  <w16cex:commentExtensible w16cex:durableId="1294975A" w16cex:dateUtc="2025-10-21T19:07:00Z"/>
  <w16cex:commentExtensible w16cex:durableId="197DA29D" w16cex:dateUtc="2025-10-07T14:27:00Z"/>
  <w16cex:commentExtensible w16cex:durableId="7820636C" w16cex:dateUtc="2025-10-07T15:14:00Z"/>
  <w16cex:commentExtensible w16cex:durableId="1634DD3F" w16cex:dateUtc="2025-10-22T15:40:00Z"/>
  <w16cex:commentExtensible w16cex:durableId="34D3A199" w16cex:dateUtc="2025-10-22T15:42:00Z"/>
  <w16cex:commentExtensible w16cex:durableId="33D98BAA" w16cex:dateUtc="2025-10-22T16:23:00Z"/>
  <w16cex:commentExtensible w16cex:durableId="46A78A64" w16cex:dateUtc="2025-10-22T16: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2C594" w16cid:durableId="31533A3B"/>
  <w16cid:commentId w16cid:paraId="3196204A" w16cid:durableId="24B835F8"/>
  <w16cid:commentId w16cid:paraId="40DFBC29" w16cid:durableId="7BFE2CD4"/>
  <w16cid:commentId w16cid:paraId="4BA324BE" w16cid:durableId="24F726B8"/>
  <w16cid:commentId w16cid:paraId="3B94DB8E" w16cid:durableId="33ADF8B7"/>
  <w16cid:commentId w16cid:paraId="20D27EC9" w16cid:durableId="1294975A"/>
  <w16cid:commentId w16cid:paraId="7901CDA7" w16cid:durableId="197DA29D"/>
  <w16cid:commentId w16cid:paraId="30FA47F2" w16cid:durableId="7820636C"/>
  <w16cid:commentId w16cid:paraId="319B6737" w16cid:durableId="1634DD3F"/>
  <w16cid:commentId w16cid:paraId="116C4016" w16cid:durableId="34D3A199"/>
  <w16cid:commentId w16cid:paraId="30A167F8" w16cid:durableId="33D98BAA"/>
  <w16cid:commentId w16cid:paraId="60FBDE49" w16cid:durableId="46A78A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D5C02" w14:textId="77777777" w:rsidR="00FB0AD4" w:rsidRDefault="00FB0AD4" w:rsidP="00AE18EA">
      <w:pPr>
        <w:spacing w:after="0" w:line="240" w:lineRule="auto"/>
      </w:pPr>
      <w:r>
        <w:separator/>
      </w:r>
    </w:p>
  </w:endnote>
  <w:endnote w:type="continuationSeparator" w:id="0">
    <w:p w14:paraId="5128B546" w14:textId="77777777" w:rsidR="00FB0AD4" w:rsidRDefault="00FB0AD4" w:rsidP="00AE1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23525467"/>
      <w:docPartObj>
        <w:docPartGallery w:val="Page Numbers (Bottom of Page)"/>
        <w:docPartUnique/>
      </w:docPartObj>
    </w:sdtPr>
    <w:sdtContent>
      <w:p w14:paraId="4E2B1385" w14:textId="2E089D4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A0B4A37" w14:textId="77777777" w:rsidR="00AE18EA" w:rsidRDefault="00AE1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29094347"/>
      <w:docPartObj>
        <w:docPartGallery w:val="Page Numbers (Bottom of Page)"/>
        <w:docPartUnique/>
      </w:docPartObj>
    </w:sdtPr>
    <w:sdtContent>
      <w:p w14:paraId="23920A21" w14:textId="5D4E78E1" w:rsidR="00AE18EA" w:rsidRDefault="00AE18EA" w:rsidP="00175CD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3E782CF" w14:textId="77777777" w:rsidR="00AE18EA" w:rsidRDefault="00AE1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87C90" w14:textId="77777777" w:rsidR="00FB0AD4" w:rsidRDefault="00FB0AD4" w:rsidP="00AE18EA">
      <w:pPr>
        <w:spacing w:after="0" w:line="240" w:lineRule="auto"/>
      </w:pPr>
      <w:r>
        <w:separator/>
      </w:r>
    </w:p>
  </w:footnote>
  <w:footnote w:type="continuationSeparator" w:id="0">
    <w:p w14:paraId="22884CA7" w14:textId="77777777" w:rsidR="00FB0AD4" w:rsidRDefault="00FB0AD4" w:rsidP="00AE18E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ugustus Raymond Pendleton">
    <w15:presenceInfo w15:providerId="AD" w15:userId="S::arp277@cornell.edu::8e2ba5de-7db6-4e90-909e-356d96f144cb"/>
  </w15:person>
  <w15:person w15:author="Marian Louise Schmidt">
    <w15:presenceInfo w15:providerId="AD" w15:userId="S::mls528@cornell.edu::3a8b8edc-e41c-471b-832d-141d9b744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7DA"/>
    <w:rsid w:val="00042DC3"/>
    <w:rsid w:val="00044BD2"/>
    <w:rsid w:val="0007048F"/>
    <w:rsid w:val="0008194A"/>
    <w:rsid w:val="000A3BD5"/>
    <w:rsid w:val="000E114E"/>
    <w:rsid w:val="000F0D90"/>
    <w:rsid w:val="00142C07"/>
    <w:rsid w:val="00161013"/>
    <w:rsid w:val="001839A8"/>
    <w:rsid w:val="001B5344"/>
    <w:rsid w:val="001C589D"/>
    <w:rsid w:val="0027752C"/>
    <w:rsid w:val="002A0A81"/>
    <w:rsid w:val="002D2CA2"/>
    <w:rsid w:val="00300B7E"/>
    <w:rsid w:val="00327654"/>
    <w:rsid w:val="003641B9"/>
    <w:rsid w:val="00387BC5"/>
    <w:rsid w:val="003B0D07"/>
    <w:rsid w:val="003E2BC7"/>
    <w:rsid w:val="003E5D44"/>
    <w:rsid w:val="004037DA"/>
    <w:rsid w:val="004414CC"/>
    <w:rsid w:val="0046418C"/>
    <w:rsid w:val="0048423A"/>
    <w:rsid w:val="00496696"/>
    <w:rsid w:val="004F2D6D"/>
    <w:rsid w:val="00533D53"/>
    <w:rsid w:val="00536AE4"/>
    <w:rsid w:val="005675DB"/>
    <w:rsid w:val="00584A87"/>
    <w:rsid w:val="00596044"/>
    <w:rsid w:val="005A0BFB"/>
    <w:rsid w:val="005B11F1"/>
    <w:rsid w:val="005D6F1C"/>
    <w:rsid w:val="00604558"/>
    <w:rsid w:val="00611B23"/>
    <w:rsid w:val="00686055"/>
    <w:rsid w:val="00693D9A"/>
    <w:rsid w:val="006B42C1"/>
    <w:rsid w:val="006B7ABE"/>
    <w:rsid w:val="006D2645"/>
    <w:rsid w:val="00775D17"/>
    <w:rsid w:val="008164BD"/>
    <w:rsid w:val="008202AF"/>
    <w:rsid w:val="008729F6"/>
    <w:rsid w:val="008830B0"/>
    <w:rsid w:val="00883574"/>
    <w:rsid w:val="00892A6A"/>
    <w:rsid w:val="008A0D17"/>
    <w:rsid w:val="008C2426"/>
    <w:rsid w:val="008D202E"/>
    <w:rsid w:val="009338FB"/>
    <w:rsid w:val="009C4CF7"/>
    <w:rsid w:val="00A00D0F"/>
    <w:rsid w:val="00A47762"/>
    <w:rsid w:val="00A65FCE"/>
    <w:rsid w:val="00AA63C5"/>
    <w:rsid w:val="00AB216F"/>
    <w:rsid w:val="00AE18EA"/>
    <w:rsid w:val="00B172D4"/>
    <w:rsid w:val="00B41853"/>
    <w:rsid w:val="00B54AFC"/>
    <w:rsid w:val="00B64A34"/>
    <w:rsid w:val="00B838FA"/>
    <w:rsid w:val="00BB3B64"/>
    <w:rsid w:val="00BB7799"/>
    <w:rsid w:val="00BE52A2"/>
    <w:rsid w:val="00C31D77"/>
    <w:rsid w:val="00C35DC4"/>
    <w:rsid w:val="00C50EF9"/>
    <w:rsid w:val="00C82EF0"/>
    <w:rsid w:val="00CB1466"/>
    <w:rsid w:val="00CC3C53"/>
    <w:rsid w:val="00CE2ACD"/>
    <w:rsid w:val="00D554C0"/>
    <w:rsid w:val="00D63970"/>
    <w:rsid w:val="00D6699E"/>
    <w:rsid w:val="00D73FD0"/>
    <w:rsid w:val="00E13411"/>
    <w:rsid w:val="00E14761"/>
    <w:rsid w:val="00E22303"/>
    <w:rsid w:val="00E30A58"/>
    <w:rsid w:val="00E31DAF"/>
    <w:rsid w:val="00E32F80"/>
    <w:rsid w:val="00E374E9"/>
    <w:rsid w:val="00E67659"/>
    <w:rsid w:val="00EF1BA1"/>
    <w:rsid w:val="00F106B6"/>
    <w:rsid w:val="00F81530"/>
    <w:rsid w:val="00F86279"/>
    <w:rsid w:val="00F979A9"/>
    <w:rsid w:val="00FA12B5"/>
    <w:rsid w:val="00FA3797"/>
    <w:rsid w:val="00FA6FED"/>
    <w:rsid w:val="00FB0AD4"/>
    <w:rsid w:val="00FF313F"/>
    <w:rsid w:val="00FF5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B587D"/>
  <w15:chartTrackingRefBased/>
  <w15:docId w15:val="{BA490DFE-2840-D446-B8F7-14164128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D9A"/>
    <w:rPr>
      <w:rFonts w:ascii="Times New Roman" w:hAnsi="Times New Roman"/>
    </w:rPr>
  </w:style>
  <w:style w:type="paragraph" w:styleId="Heading1">
    <w:name w:val="heading 1"/>
    <w:basedOn w:val="Normal"/>
    <w:next w:val="Normal"/>
    <w:link w:val="Heading1Char"/>
    <w:uiPriority w:val="9"/>
    <w:qFormat/>
    <w:rsid w:val="004037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37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37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37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37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37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37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37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37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7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37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37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37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37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37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37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37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37DA"/>
    <w:rPr>
      <w:rFonts w:eastAsiaTheme="majorEastAsia" w:cstheme="majorBidi"/>
      <w:color w:val="272727" w:themeColor="text1" w:themeTint="D8"/>
    </w:rPr>
  </w:style>
  <w:style w:type="paragraph" w:styleId="Title">
    <w:name w:val="Title"/>
    <w:basedOn w:val="Normal"/>
    <w:next w:val="Normal"/>
    <w:link w:val="TitleChar"/>
    <w:uiPriority w:val="10"/>
    <w:qFormat/>
    <w:rsid w:val="004037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37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37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37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37DA"/>
    <w:pPr>
      <w:spacing w:before="160"/>
      <w:jc w:val="center"/>
    </w:pPr>
    <w:rPr>
      <w:i/>
      <w:iCs/>
      <w:color w:val="404040" w:themeColor="text1" w:themeTint="BF"/>
    </w:rPr>
  </w:style>
  <w:style w:type="character" w:customStyle="1" w:styleId="QuoteChar">
    <w:name w:val="Quote Char"/>
    <w:basedOn w:val="DefaultParagraphFont"/>
    <w:link w:val="Quote"/>
    <w:uiPriority w:val="29"/>
    <w:rsid w:val="004037DA"/>
    <w:rPr>
      <w:i/>
      <w:iCs/>
      <w:color w:val="404040" w:themeColor="text1" w:themeTint="BF"/>
    </w:rPr>
  </w:style>
  <w:style w:type="paragraph" w:styleId="ListParagraph">
    <w:name w:val="List Paragraph"/>
    <w:basedOn w:val="Normal"/>
    <w:uiPriority w:val="34"/>
    <w:qFormat/>
    <w:rsid w:val="004037DA"/>
    <w:pPr>
      <w:ind w:left="720"/>
      <w:contextualSpacing/>
    </w:pPr>
  </w:style>
  <w:style w:type="character" w:styleId="IntenseEmphasis">
    <w:name w:val="Intense Emphasis"/>
    <w:basedOn w:val="DefaultParagraphFont"/>
    <w:uiPriority w:val="21"/>
    <w:qFormat/>
    <w:rsid w:val="004037DA"/>
    <w:rPr>
      <w:i/>
      <w:iCs/>
      <w:color w:val="0F4761" w:themeColor="accent1" w:themeShade="BF"/>
    </w:rPr>
  </w:style>
  <w:style w:type="paragraph" w:styleId="IntenseQuote">
    <w:name w:val="Intense Quote"/>
    <w:basedOn w:val="Normal"/>
    <w:next w:val="Normal"/>
    <w:link w:val="IntenseQuoteChar"/>
    <w:uiPriority w:val="30"/>
    <w:qFormat/>
    <w:rsid w:val="004037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37DA"/>
    <w:rPr>
      <w:i/>
      <w:iCs/>
      <w:color w:val="0F4761" w:themeColor="accent1" w:themeShade="BF"/>
    </w:rPr>
  </w:style>
  <w:style w:type="character" w:styleId="IntenseReference">
    <w:name w:val="Intense Reference"/>
    <w:basedOn w:val="DefaultParagraphFont"/>
    <w:uiPriority w:val="32"/>
    <w:qFormat/>
    <w:rsid w:val="004037DA"/>
    <w:rPr>
      <w:b/>
      <w:bCs/>
      <w:smallCaps/>
      <w:color w:val="0F4761" w:themeColor="accent1" w:themeShade="BF"/>
      <w:spacing w:val="5"/>
    </w:rPr>
  </w:style>
  <w:style w:type="character" w:styleId="PlaceholderText">
    <w:name w:val="Placeholder Text"/>
    <w:basedOn w:val="DefaultParagraphFont"/>
    <w:uiPriority w:val="99"/>
    <w:semiHidden/>
    <w:rsid w:val="00611B23"/>
    <w:rPr>
      <w:color w:val="666666"/>
    </w:rPr>
  </w:style>
  <w:style w:type="paragraph" w:styleId="BodyText">
    <w:name w:val="Body Text"/>
    <w:basedOn w:val="Normal"/>
    <w:link w:val="BodyTextChar"/>
    <w:qFormat/>
    <w:rsid w:val="00611B23"/>
    <w:pPr>
      <w:spacing w:before="180" w:after="180" w:line="240" w:lineRule="auto"/>
    </w:pPr>
    <w:rPr>
      <w:kern w:val="0"/>
      <w14:ligatures w14:val="none"/>
    </w:rPr>
  </w:style>
  <w:style w:type="character" w:customStyle="1" w:styleId="BodyTextChar">
    <w:name w:val="Body Text Char"/>
    <w:basedOn w:val="DefaultParagraphFont"/>
    <w:link w:val="BodyText"/>
    <w:rsid w:val="00611B23"/>
    <w:rPr>
      <w:kern w:val="0"/>
      <w14:ligatures w14:val="none"/>
    </w:rPr>
  </w:style>
  <w:style w:type="paragraph" w:customStyle="1" w:styleId="FirstParagraph">
    <w:name w:val="First Paragraph"/>
    <w:basedOn w:val="BodyText"/>
    <w:next w:val="BodyText"/>
    <w:qFormat/>
    <w:rsid w:val="00611B23"/>
  </w:style>
  <w:style w:type="character" w:customStyle="1" w:styleId="VerbatimChar">
    <w:name w:val="Verbatim Char"/>
    <w:basedOn w:val="DefaultParagraphFont"/>
    <w:link w:val="SourceCode"/>
    <w:rsid w:val="00611B23"/>
    <w:rPr>
      <w:rFonts w:ascii="Consolas" w:hAnsi="Consolas"/>
      <w:sz w:val="22"/>
      <w:shd w:val="clear" w:color="auto" w:fill="F8F8F8"/>
    </w:rPr>
  </w:style>
  <w:style w:type="paragraph" w:customStyle="1" w:styleId="SourceCode">
    <w:name w:val="Source Code"/>
    <w:basedOn w:val="Normal"/>
    <w:link w:val="VerbatimChar"/>
    <w:rsid w:val="00611B23"/>
    <w:pPr>
      <w:shd w:val="clear" w:color="auto" w:fill="F8F8F8"/>
      <w:wordWrap w:val="0"/>
      <w:spacing w:after="200" w:line="240" w:lineRule="auto"/>
    </w:pPr>
    <w:rPr>
      <w:rFonts w:ascii="Consolas" w:hAnsi="Consolas"/>
      <w:sz w:val="22"/>
    </w:rPr>
  </w:style>
  <w:style w:type="character" w:styleId="LineNumber">
    <w:name w:val="line number"/>
    <w:basedOn w:val="DefaultParagraphFont"/>
    <w:uiPriority w:val="99"/>
    <w:unhideWhenUsed/>
    <w:rsid w:val="0007048F"/>
    <w:rPr>
      <w:sz w:val="18"/>
    </w:rPr>
  </w:style>
  <w:style w:type="character" w:styleId="Hyperlink">
    <w:name w:val="Hyperlink"/>
    <w:basedOn w:val="DefaultParagraphFont"/>
    <w:rsid w:val="0007048F"/>
    <w:rPr>
      <w:color w:val="156082" w:themeColor="accent1"/>
    </w:rPr>
  </w:style>
  <w:style w:type="paragraph" w:styleId="Bibliography">
    <w:name w:val="Bibliography"/>
    <w:basedOn w:val="Normal"/>
    <w:next w:val="Normal"/>
    <w:uiPriority w:val="37"/>
    <w:unhideWhenUsed/>
    <w:rsid w:val="008D202E"/>
    <w:pPr>
      <w:tabs>
        <w:tab w:val="left" w:pos="500"/>
      </w:tabs>
      <w:spacing w:after="0" w:line="480" w:lineRule="auto"/>
      <w:ind w:left="504" w:hanging="504"/>
    </w:pPr>
  </w:style>
  <w:style w:type="paragraph" w:styleId="Footer">
    <w:name w:val="footer"/>
    <w:basedOn w:val="Normal"/>
    <w:link w:val="FooterChar"/>
    <w:uiPriority w:val="99"/>
    <w:unhideWhenUsed/>
    <w:rsid w:val="00AE18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EA"/>
    <w:rPr>
      <w:rFonts w:ascii="Times New Roman" w:hAnsi="Times New Roman"/>
    </w:rPr>
  </w:style>
  <w:style w:type="character" w:styleId="PageNumber">
    <w:name w:val="page number"/>
    <w:basedOn w:val="DefaultParagraphFont"/>
    <w:uiPriority w:val="99"/>
    <w:semiHidden/>
    <w:unhideWhenUsed/>
    <w:rsid w:val="00AE18EA"/>
  </w:style>
  <w:style w:type="paragraph" w:styleId="Revision">
    <w:name w:val="Revision"/>
    <w:hidden/>
    <w:uiPriority w:val="99"/>
    <w:semiHidden/>
    <w:rsid w:val="0046418C"/>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0E114E"/>
    <w:rPr>
      <w:sz w:val="16"/>
      <w:szCs w:val="16"/>
    </w:rPr>
  </w:style>
  <w:style w:type="paragraph" w:styleId="CommentText">
    <w:name w:val="annotation text"/>
    <w:basedOn w:val="Normal"/>
    <w:link w:val="CommentTextChar"/>
    <w:uiPriority w:val="99"/>
    <w:semiHidden/>
    <w:unhideWhenUsed/>
    <w:rsid w:val="000E114E"/>
    <w:pPr>
      <w:spacing w:line="240" w:lineRule="auto"/>
    </w:pPr>
    <w:rPr>
      <w:sz w:val="20"/>
      <w:szCs w:val="20"/>
    </w:rPr>
  </w:style>
  <w:style w:type="character" w:customStyle="1" w:styleId="CommentTextChar">
    <w:name w:val="Comment Text Char"/>
    <w:basedOn w:val="DefaultParagraphFont"/>
    <w:link w:val="CommentText"/>
    <w:uiPriority w:val="99"/>
    <w:semiHidden/>
    <w:rsid w:val="000E11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E114E"/>
    <w:rPr>
      <w:b/>
      <w:bCs/>
    </w:rPr>
  </w:style>
  <w:style w:type="character" w:customStyle="1" w:styleId="CommentSubjectChar">
    <w:name w:val="Comment Subject Char"/>
    <w:basedOn w:val="CommentTextChar"/>
    <w:link w:val="CommentSubject"/>
    <w:uiPriority w:val="99"/>
    <w:semiHidden/>
    <w:rsid w:val="000E114E"/>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B4243-C90F-DD42-B174-F1EA0B90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13</Pages>
  <Words>21974</Words>
  <Characters>125256</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Augustus Raymond Pendleton</dc:creator>
  <cp:keywords/>
  <dc:description/>
  <cp:lastModifiedBy>Marian Louise Schmidt</cp:lastModifiedBy>
  <cp:revision>32</cp:revision>
  <dcterms:created xsi:type="dcterms:W3CDTF">2025-09-25T13:30:00Z</dcterms:created>
  <dcterms:modified xsi:type="dcterms:W3CDTF">2025-10-22T16:32:00Z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zotero-version="7.0.26"&gt;&lt;session id="vq526kC4"/&gt;&lt;style id="http://www.zotero.org/styles/the-isme-journal" hasBibliography="1" bibliographyStyleHasBeenSet="1"/&gt;&lt;prefs&gt;&lt;pref name="fieldType" value="Field"/&gt;&lt;/prefs&gt;&lt;/data&gt;</vt:lpwstr>
  </property>
</Properties>
</file>