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6A381E">
      <w:pPr>
        <w:spacing w:line="24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6A381E">
      <w:pPr>
        <w:spacing w:line="24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6A381E">
      <w:pPr>
        <w:spacing w:line="240" w:lineRule="auto"/>
      </w:pPr>
      <w:r w:rsidRPr="0007048F">
        <w:rPr>
          <w:vertAlign w:val="superscript"/>
        </w:rPr>
        <w:t>1</w:t>
      </w:r>
      <w:r w:rsidRPr="0007048F">
        <w:t>Department of Microbiology, Cornell University, 123 Wing Dr, Ithaca, NY 14850, USA</w:t>
      </w:r>
    </w:p>
    <w:p w14:paraId="5AA09167" w14:textId="3F44C2AE" w:rsidR="0007048F" w:rsidRPr="0007048F" w:rsidRDefault="0007048F" w:rsidP="006A381E">
      <w:pPr>
        <w:spacing w:line="240" w:lineRule="auto"/>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r w:rsidRPr="00A47762">
        <w:rPr>
          <w:rFonts w:cs="Times New Roman"/>
        </w:rPr>
        <w:t>marschmi@cornell.edu</w:t>
      </w:r>
    </w:p>
    <w:p w14:paraId="5CF6F85B" w14:textId="77777777" w:rsidR="0007048F" w:rsidRPr="0007048F" w:rsidRDefault="0007048F" w:rsidP="006A381E">
      <w:pPr>
        <w:spacing w:line="240" w:lineRule="auto"/>
      </w:pPr>
      <w:r w:rsidRPr="0007048F">
        <w:rPr>
          <w:b/>
          <w:bCs/>
        </w:rPr>
        <w:t>Author Contribution Statement:</w:t>
      </w:r>
      <w:r w:rsidRPr="0007048F">
        <w:t xml:space="preserve"> Both authors contributed equally to the manuscript.</w:t>
      </w:r>
    </w:p>
    <w:p w14:paraId="09A29008" w14:textId="07F5361C" w:rsidR="0007048F" w:rsidRPr="00496696" w:rsidRDefault="0007048F" w:rsidP="006A381E">
      <w:pPr>
        <w:spacing w:line="24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00A47762" w:rsidRPr="00496696">
        <w:rPr>
          <w:rFonts w:cs="Times New Roman"/>
          <w:color w:val="333333"/>
          <w:shd w:val="clear" w:color="auto" w:fill="FFFFFF"/>
        </w:rPr>
        <w:t>10.1101/2025.07.18.665540</w:t>
      </w:r>
      <w:r w:rsidRPr="00496696">
        <w:rPr>
          <w:rFonts w:cs="Times New Roman"/>
        </w:rPr>
        <w:t>) under a CC-BY-NC-ND 4.0 International license.</w:t>
      </w:r>
    </w:p>
    <w:p w14:paraId="3C7C35A2" w14:textId="77777777" w:rsidR="0007048F" w:rsidRPr="0007048F" w:rsidRDefault="0007048F" w:rsidP="006A381E">
      <w:pPr>
        <w:spacing w:line="240" w:lineRule="auto"/>
      </w:pPr>
      <w:r w:rsidRPr="0007048F">
        <w:rPr>
          <w:b/>
          <w:bCs/>
        </w:rPr>
        <w:t>Keywords:</w:t>
      </w:r>
      <w:r w:rsidRPr="0007048F">
        <w:t xml:space="preserve"> Microbial Ecology - Beta Diversity - Absolute Abundance - Bioinformatics - </w:t>
      </w:r>
      <w:proofErr w:type="spellStart"/>
      <w:r w:rsidRPr="0007048F">
        <w:t>UniFrac</w:t>
      </w:r>
      <w:proofErr w:type="spellEnd"/>
    </w:p>
    <w:p w14:paraId="04226092" w14:textId="38846CCA" w:rsidR="0007048F" w:rsidRPr="0007048F" w:rsidRDefault="0007048F" w:rsidP="006A381E">
      <w:pPr>
        <w:spacing w:line="24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5DF76EA" w14:textId="77777777" w:rsidR="0007048F" w:rsidRPr="0007048F" w:rsidRDefault="0007048F" w:rsidP="006A381E">
      <w:pPr>
        <w:spacing w:line="240" w:lineRule="auto"/>
      </w:pPr>
      <w:r w:rsidRPr="0007048F">
        <w:br w:type="page"/>
      </w:r>
    </w:p>
    <w:p w14:paraId="58E1B97C" w14:textId="77777777" w:rsidR="0007048F" w:rsidRPr="00496696" w:rsidRDefault="0007048F" w:rsidP="006A381E">
      <w:pPr>
        <w:spacing w:line="240" w:lineRule="auto"/>
        <w:rPr>
          <w:b/>
          <w:bCs/>
        </w:rPr>
      </w:pPr>
      <w:bookmarkStart w:id="1" w:name="abstract"/>
      <w:r w:rsidRPr="00496696">
        <w:rPr>
          <w:b/>
          <w:bCs/>
        </w:rPr>
        <w:lastRenderedPageBreak/>
        <w:t>Abstract</w:t>
      </w:r>
    </w:p>
    <w:p w14:paraId="18E7A8AB" w14:textId="17608E0B" w:rsidR="0007048F" w:rsidRPr="0007048F" w:rsidRDefault="0007048F" w:rsidP="006A381E">
      <w:pPr>
        <w:spacing w:line="240" w:lineRule="auto"/>
      </w:pPr>
      <m:oMath>
        <m:r>
          <w:rPr>
            <w:rFonts w:ascii="Cambria Math" w:hAnsi="Cambria Math"/>
          </w:rPr>
          <m:t>β</m:t>
        </m:r>
      </m:oMath>
      <w:r w:rsidRPr="0007048F">
        <w:t>-diversity</w:t>
      </w:r>
      <w:r w:rsidR="001B3C95">
        <w:t xml:space="preserve"> is central to microbial ecology, yet commonly used metrics overlook changes in microbial load</w:t>
      </w:r>
      <w:ins w:id="2" w:author="Augustus Raymond Pendleton" w:date="2025-11-20T14:36:00Z" w16du:dateUtc="2025-11-20T19:36:00Z">
        <w:r w:rsidR="004E7775">
          <w:t xml:space="preserve"> (or “absolute abundance”)</w:t>
        </w:r>
      </w:ins>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ins w:id="3" w:author="Augustus Raymond Pendleton" w:date="2025-12-15T14:58:00Z" w16du:dateUtc="2025-12-15T19:58:00Z">
        <w:r w:rsidR="00B25A30">
          <w:t>that has</w:t>
        </w:r>
        <w:r w:rsidR="00B25A30" w:rsidRPr="0007048F">
          <w:t xml:space="preserve"> a tunable</w:t>
        </w:r>
        <w:r w:rsidR="00B25A30">
          <w:t>, continuous ecological parameter (</w:t>
        </w:r>
      </w:ins>
      <m:oMath>
        <m:r>
          <w:ins w:id="4" w:author="Augustus Raymond Pendleton" w:date="2025-12-15T14:58:00Z" w16du:dateUtc="2025-12-15T19:58:00Z">
            <w:rPr>
              <w:rFonts w:ascii="Cambria Math" w:hAnsi="Cambria Math"/>
            </w:rPr>
            <m:t>α</m:t>
          </w:ins>
        </m:r>
      </m:oMath>
      <w:ins w:id="5" w:author="Augustus Raymond Pendleton" w:date="2025-12-15T14:58:00Z" w16du:dateUtc="2025-12-15T19:58:00Z">
        <w:r w:rsidR="00B25A30">
          <w:rPr>
            <w:rFonts w:eastAsiaTheme="minorEastAsia"/>
          </w:rPr>
          <w:t>)</w:t>
        </w:r>
        <w:r w:rsidR="00B25A30" w:rsidRPr="0007048F">
          <w:t xml:space="preserve"> </w:t>
        </w:r>
        <w:r w:rsidR="00B25A30">
          <w:t xml:space="preserve">that modulates the relative contribution of rare versus abundant lineages to </w:t>
        </w:r>
      </w:ins>
      <m:oMath>
        <m:r>
          <w:ins w:id="6" w:author="Augustus Raymond Pendleton" w:date="2025-12-15T14:58:00Z" w16du:dateUtc="2025-12-15T19:58:00Z">
            <w:rPr>
              <w:rFonts w:ascii="Cambria Math" w:hAnsi="Cambria Math"/>
            </w:rPr>
            <m:t>β</m:t>
          </w:ins>
        </m:r>
      </m:oMath>
      <w:ins w:id="7" w:author="Augustus Raymond Pendleton" w:date="2025-12-15T14:58:00Z" w16du:dateUtc="2025-12-15T19:58:00Z">
        <w:r w:rsidR="00B25A30" w:rsidRPr="0007048F">
          <w:t>-diversity</w:t>
        </w:r>
        <w:r w:rsidR="00B25A30">
          <w:t xml:space="preserve"> calculations. </w:t>
        </w:r>
      </w:ins>
      <w:del w:id="8" w:author="Augustus Raymond Pendleton" w:date="2025-12-15T14:58:00Z" w16du:dateUtc="2025-12-15T19:58:00Z">
        <w:r w:rsidR="00384B48" w:rsidDel="00B25A30">
          <w:delText>that has</w:delText>
        </w:r>
        <w:r w:rsidRPr="0007048F" w:rsidDel="00B25A30">
          <w:delText xml:space="preserve"> a tunable </w:delText>
        </w:r>
      </w:del>
      <m:oMath>
        <m:r>
          <w:del w:id="9" w:author="Augustus Raymond Pendleton" w:date="2025-12-15T14:58:00Z" w16du:dateUtc="2025-12-15T19:58:00Z">
            <w:rPr>
              <w:rFonts w:ascii="Cambria Math" w:hAnsi="Cambria Math"/>
            </w:rPr>
            <m:t>α</m:t>
          </w:del>
        </m:r>
      </m:oMath>
      <w:del w:id="10" w:author="Augustus Raymond Pendleton" w:date="2025-12-15T14:58:00Z" w16du:dateUtc="2025-12-15T19:58:00Z">
        <w:r w:rsidRPr="0007048F" w:rsidDel="00B25A30">
          <w:delText xml:space="preserve"> parameter to </w:delText>
        </w:r>
        <w:r w:rsidR="001B3C95" w:rsidDel="00B25A30">
          <w:delText xml:space="preserve">adjust the influence of </w:delText>
        </w:r>
      </w:del>
      <w:del w:id="11" w:author="Augustus Raymond Pendleton" w:date="2025-11-20T14:39:00Z" w16du:dateUtc="2025-11-20T19:39:00Z">
        <w:r w:rsidR="001B3C95" w:rsidDel="004E7775">
          <w:delText>abundance and composition.</w:delText>
        </w:r>
      </w:del>
      <w:del w:id="12" w:author="Augustus Raymond Pendleton" w:date="2025-12-15T14:58:00Z" w16du:dateUtc="2025-12-15T19:58:00Z">
        <w:r w:rsidR="00533D53" w:rsidDel="00B25A30">
          <w:delText xml:space="preserve"> </w:delText>
        </w:r>
      </w:del>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 xml:space="preserve">is comparably </w:t>
      </w:r>
      <w:del w:id="13" w:author="Augustus Raymond Pendleton" w:date="2025-11-19T16:07:00Z" w16du:dateUtc="2025-11-19T21:07:00Z">
        <w:r w:rsidR="001B3C95" w:rsidDel="006A381E">
          <w:delText>in</w:delText>
        </w:r>
      </w:del>
      <w:r w:rsidR="001B3C95">
        <w:t xml:space="preserve">sensitive to </w:t>
      </w:r>
      <w:del w:id="14" w:author="Augustus Raymond Pendleton" w:date="2025-11-19T16:07:00Z" w16du:dateUtc="2025-11-19T21:07:00Z">
        <w:r w:rsidR="001B3C95" w:rsidDel="006A381E">
          <w:delText xml:space="preserve">realistic </w:delText>
        </w:r>
      </w:del>
      <w:r w:rsidR="001B3C95">
        <w:t>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r w:rsidRPr="0007048F">
        <w:br w:type="page"/>
      </w:r>
    </w:p>
    <w:p w14:paraId="0A3E7646" w14:textId="77777777" w:rsidR="0007048F" w:rsidRPr="00496696" w:rsidRDefault="0007048F" w:rsidP="006A381E">
      <w:pPr>
        <w:spacing w:line="240" w:lineRule="auto"/>
        <w:rPr>
          <w:b/>
          <w:bCs/>
        </w:rPr>
      </w:pPr>
      <w:bookmarkStart w:id="15" w:name="main-text"/>
      <w:bookmarkEnd w:id="1"/>
      <w:r w:rsidRPr="00496696">
        <w:rPr>
          <w:b/>
          <w:bCs/>
        </w:rPr>
        <w:lastRenderedPageBreak/>
        <w:t>Main Text</w:t>
      </w:r>
    </w:p>
    <w:p w14:paraId="194C2037" w14:textId="50FD83BF" w:rsidR="0007048F" w:rsidRDefault="0007048F" w:rsidP="006A381E">
      <w:pPr>
        <w:spacing w:line="24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6A381E">
      <w:pPr>
        <w:spacing w:line="24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6A381E">
      <w:pPr>
        <w:spacing w:line="24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6A381E">
      <w:pPr>
        <w:spacing w:line="24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6A381E">
      <w:pPr>
        <w:spacing w:line="24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6A381E">
      <w:pPr>
        <w:spacing w:line="240" w:lineRule="auto"/>
        <w:rPr>
          <w:b/>
          <w:bCs/>
        </w:rPr>
      </w:pPr>
      <w:r w:rsidRPr="006A381E">
        <w:rPr>
          <w:b/>
          <w:bCs/>
        </w:rPr>
        <w:lastRenderedPageBreak/>
        <w:t xml:space="preserve">Defining Absolute </w:t>
      </w:r>
      <w:proofErr w:type="spellStart"/>
      <w:r w:rsidRPr="006A381E">
        <w:rPr>
          <w:b/>
          <w:bCs/>
        </w:rPr>
        <w:t>UniFrac</w:t>
      </w:r>
      <w:proofErr w:type="spellEnd"/>
    </w:p>
    <w:p w14:paraId="022F15C7" w14:textId="385C95BB" w:rsidR="0007048F" w:rsidRPr="0007048F" w:rsidRDefault="0007048F" w:rsidP="006A381E">
      <w:pPr>
        <w:spacing w:line="24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6A381E">
      <w:pPr>
        <w:spacing w:line="24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6A381E">
      <w:pPr>
        <w:spacing w:line="24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6A381E">
      <w:pPr>
        <w:spacing w:line="24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6A381E">
      <w:pPr>
        <w:spacing w:line="24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6A381E">
      <w:pPr>
        <w:spacing w:line="24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6A381E">
      <w:pPr>
        <w:spacing w:line="24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124C6537" w:rsidR="0007048F" w:rsidRDefault="0007048F" w:rsidP="006A381E">
      <w:pPr>
        <w:spacing w:line="24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ins w:id="16" w:author="Augustus Raymond Pendleton" w:date="2025-11-20T14:43:00Z" w16du:dateUtc="2025-11-20T19:43:00Z">
        <w:r w:rsidR="00944367">
          <w:t xml:space="preserve">to our </w:t>
        </w:r>
      </w:ins>
      <w:ins w:id="17" w:author="Augustus Raymond Pendleton" w:date="2025-11-20T14:44:00Z" w16du:dateUtc="2025-11-20T19:44:00Z">
        <w:r w:rsidR="00944367">
          <w:t>knowledge there is</w:t>
        </w:r>
      </w:ins>
      <w:del w:id="18" w:author="Augustus Raymond Pendleton" w:date="2025-11-20T14:44:00Z" w16du:dateUtc="2025-11-20T19:44:00Z">
        <w:r w:rsidR="00B431C1" w:rsidDel="00944367">
          <w:delText>we found</w:delText>
        </w:r>
      </w:del>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2835298F" w14:textId="016672FD" w:rsidR="00475C3E" w:rsidRPr="006A381E" w:rsidRDefault="00475C3E" w:rsidP="006A381E">
      <w:pPr>
        <w:spacing w:line="24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6A381E">
      <w:pPr>
        <w:spacing w:line="240" w:lineRule="auto"/>
        <w:ind w:firstLine="720"/>
      </w:pPr>
      <w:r w:rsidRPr="0007048F">
        <w:lastRenderedPageBreak/>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By varying the absolute abundance of each ASV (1, 10, or 100), we generated 81 samples and 3,240 pairwise 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6A381E">
      <w:pPr>
        <w:spacing w:line="24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5C02A0">
      <w:pPr>
        <w:spacing w:line="24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0848F7D" w14:textId="3F44D099" w:rsidR="005C02A0" w:rsidRDefault="005C02A0" w:rsidP="005C02A0">
      <w:pPr>
        <w:spacing w:line="24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660C8EA0" w14:textId="66B0146F" w:rsidR="005C02A0" w:rsidRDefault="005C02A0" w:rsidP="006A381E">
      <w:pPr>
        <w:spacing w:line="240" w:lineRule="auto"/>
      </w:pPr>
    </w:p>
    <w:p w14:paraId="4192CDC4" w14:textId="4A609174" w:rsidR="005C02A0" w:rsidRDefault="005C02A0" w:rsidP="006A381E">
      <w:pPr>
        <w:spacing w:line="240" w:lineRule="auto"/>
        <w:ind w:firstLine="720"/>
      </w:pPr>
    </w:p>
    <w:p w14:paraId="36028C7A" w14:textId="77777777" w:rsidR="00AE18EA" w:rsidRDefault="00AE18EA" w:rsidP="006A381E">
      <w:pPr>
        <w:spacing w:line="240" w:lineRule="auto"/>
        <w:ind w:firstLine="720"/>
      </w:pPr>
    </w:p>
    <w:p w14:paraId="26A4AD24" w14:textId="0F5026BD" w:rsidR="00AE18EA" w:rsidRPr="00AE18EA" w:rsidRDefault="005C02A0" w:rsidP="006A381E">
      <w:pPr>
        <w:spacing w:line="240" w:lineRule="auto"/>
        <w:rPr>
          <w:sz w:val="20"/>
          <w:szCs w:val="20"/>
        </w:rPr>
      </w:pPr>
      <w:r>
        <w:rPr>
          <w:noProof/>
        </w:rPr>
        <w:lastRenderedPageBreak/>
        <w:drawing>
          <wp:anchor distT="0" distB="0" distL="114300" distR="114300" simplePos="0" relativeHeight="251658240" behindDoc="0" locked="0" layoutInCell="1" allowOverlap="1" wp14:anchorId="746AB1CC" wp14:editId="5BB4BD45">
            <wp:simplePos x="0" y="0"/>
            <wp:positionH relativeFrom="column">
              <wp:posOffset>-152400</wp:posOffset>
            </wp:positionH>
            <wp:positionV relativeFrom="paragraph">
              <wp:posOffset>0</wp:posOffset>
            </wp:positionV>
            <wp:extent cx="6111240" cy="3355340"/>
            <wp:effectExtent l="0" t="0" r="0" b="0"/>
            <wp:wrapSquare wrapText="bothSides"/>
            <wp:docPr id="5233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40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1240" cy="3355340"/>
                    </a:xfrm>
                    <a:prstGeom prst="rect">
                      <a:avLst/>
                    </a:prstGeom>
                  </pic:spPr>
                </pic:pic>
              </a:graphicData>
            </a:graphic>
            <wp14:sizeRelH relativeFrom="page">
              <wp14:pctWidth>0</wp14:pctWidth>
            </wp14:sizeRelH>
            <wp14:sizeRelV relativeFrom="page">
              <wp14:pctHeight>0</wp14:pctHeight>
            </wp14:sizeRelV>
          </wp:anchor>
        </w:drawing>
      </w:r>
      <w:r w:rsidR="00AE18EA" w:rsidRPr="00AE18EA">
        <w:rPr>
          <w:i/>
          <w:iCs/>
          <w:sz w:val="20"/>
          <w:szCs w:val="20"/>
        </w:rPr>
        <w:t>Figure 1. Simulated communities reveal how absolute abundance affects phylogenetic and non-phylogenetic β-diversity measures.</w:t>
      </w:r>
      <w:r w:rsidR="00AE18EA" w:rsidRPr="00AE18EA">
        <w:rPr>
          <w:sz w:val="20"/>
          <w:szCs w:val="20"/>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00AE18EA" w:rsidRPr="00AE18EA">
        <w:rPr>
          <w:sz w:val="20"/>
          <w:szCs w:val="20"/>
        </w:rPr>
        <w:t>UniFrac</w:t>
      </w:r>
      <w:proofErr w:type="spellEnd"/>
      <w:r w:rsidR="00AE18EA" w:rsidRPr="00AE18EA">
        <w:rPr>
          <w:sz w:val="20"/>
          <w:szCs w:val="20"/>
        </w:rPr>
        <w:t xml:space="preserve"> using absolute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A</m:t>
            </m:r>
          </m:sup>
        </m:sSup>
      </m:oMath>
      <w:r w:rsidR="00AE18EA" w:rsidRPr="00AE18EA">
        <w:rPr>
          <w:sz w:val="20"/>
          <w:szCs w:val="20"/>
        </w:rPr>
        <w:t>) and three other metrics: Bray-Curtis using relative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R</m:t>
            </m:r>
          </m:sup>
        </m:sSup>
      </m:oMath>
      <w:r w:rsidR="00AE18EA" w:rsidRPr="00AE18EA">
        <w:rPr>
          <w:sz w:val="20"/>
          <w:szCs w:val="20"/>
        </w:rPr>
        <w:t>), weighted UniFrac using relative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R</m:t>
            </m:r>
          </m:sup>
        </m:sSup>
      </m:oMath>
      <w:r w:rsidR="00AE18EA" w:rsidRPr="00AE18EA">
        <w:rPr>
          <w:sz w:val="20"/>
          <w:szCs w:val="20"/>
        </w:rPr>
        <w:t>), and Bray-Curtis using absolute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A</m:t>
            </m:r>
          </m:sup>
        </m:sSup>
      </m:oMath>
      <w:r w:rsidR="00AE18EA" w:rsidRPr="00AE18EA">
        <w:rPr>
          <w:sz w:val="20"/>
          <w:szCs w:val="20"/>
        </w:rPr>
        <w:t xml:space="preserve">). (C) </w:t>
      </w:r>
      <w:r w:rsidR="00475C3E">
        <w:rPr>
          <w:sz w:val="20"/>
          <w:szCs w:val="20"/>
        </w:rPr>
        <w:t>I</w:t>
      </w:r>
      <w:r w:rsidR="00AE18EA" w:rsidRPr="00AE18EA">
        <w:rPr>
          <w:sz w:val="20"/>
          <w:szCs w:val="20"/>
        </w:rPr>
        <w:t>llustrati</w:t>
      </w:r>
      <w:r w:rsidR="003E5D44">
        <w:rPr>
          <w:sz w:val="20"/>
          <w:szCs w:val="20"/>
        </w:rPr>
        <w:t>ve</w:t>
      </w:r>
      <w:r w:rsidR="00475C3E">
        <w:rPr>
          <w:sz w:val="20"/>
          <w:szCs w:val="20"/>
        </w:rPr>
        <w:t xml:space="preserve"> sample pairs demonstrate how absolute abundances and phylogenetic structure interact to increase or decrease dissimilarity across metrics. S</w:t>
      </w:r>
      <w:r w:rsidR="00AE18EA" w:rsidRPr="00AE18EA">
        <w:rPr>
          <w:sz w:val="20"/>
          <w:szCs w:val="20"/>
        </w:rPr>
        <w:t>tars indicate where each scenario falls within the distributions shown in panel B. Actual values for each metric are displayed beneath each scenario.</w:t>
      </w:r>
    </w:p>
    <w:p w14:paraId="05CE7710" w14:textId="5027802F" w:rsidR="006237CB" w:rsidRPr="006A381E" w:rsidRDefault="006237CB" w:rsidP="006A381E">
      <w:pPr>
        <w:spacing w:line="240" w:lineRule="auto"/>
        <w:rPr>
          <w:b/>
          <w:bCs/>
        </w:rPr>
      </w:pPr>
      <w:r>
        <w:rPr>
          <w:b/>
          <w:bCs/>
        </w:rPr>
        <w:t xml:space="preserve">Application of Absolute </w:t>
      </w:r>
      <w:proofErr w:type="spellStart"/>
      <w:r>
        <w:rPr>
          <w:b/>
          <w:bCs/>
        </w:rPr>
        <w:t>UniFrac</w:t>
      </w:r>
      <w:proofErr w:type="spellEnd"/>
      <w:r>
        <w:rPr>
          <w:b/>
          <w:bCs/>
        </w:rPr>
        <w:t xml:space="preserve"> to Four Real-World Microbiome Datasets</w:t>
      </w:r>
    </w:p>
    <w:p w14:paraId="7A0417CA" w14:textId="39FB208D" w:rsidR="00CA4E44" w:rsidRDefault="00CC3C53">
      <w:pPr>
        <w:spacing w:line="24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w:t>
      </w:r>
      <w:r w:rsidR="00CA4E44">
        <w:lastRenderedPageBreak/>
        <w:t xml:space="preserve">details of the re-analysis workflow, including ASV generation and phylogenetic inference, are </w:t>
      </w:r>
      <w:r w:rsidR="005C02A0" w:rsidRPr="006A381E">
        <w:rPr>
          <w:noProof/>
          <w:sz w:val="20"/>
          <w:szCs w:val="20"/>
        </w:rPr>
        <w:drawing>
          <wp:anchor distT="0" distB="0" distL="114300" distR="114300" simplePos="0" relativeHeight="251659264" behindDoc="0" locked="0" layoutInCell="1" allowOverlap="1" wp14:anchorId="73DB701C" wp14:editId="377341EC">
            <wp:simplePos x="0" y="0"/>
            <wp:positionH relativeFrom="margin">
              <wp:posOffset>-23929</wp:posOffset>
            </wp:positionH>
            <wp:positionV relativeFrom="margin">
              <wp:posOffset>436880</wp:posOffset>
            </wp:positionV>
            <wp:extent cx="5942965" cy="5723255"/>
            <wp:effectExtent l="0" t="0" r="635" b="4445"/>
            <wp:wrapSquare wrapText="bothSides"/>
            <wp:docPr id="19066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899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5723255"/>
                    </a:xfrm>
                    <a:prstGeom prst="rect">
                      <a:avLst/>
                    </a:prstGeom>
                  </pic:spPr>
                </pic:pic>
              </a:graphicData>
            </a:graphic>
            <wp14:sizeRelH relativeFrom="page">
              <wp14:pctWidth>0</wp14:pctWidth>
            </wp14:sizeRelH>
            <wp14:sizeRelV relativeFrom="page">
              <wp14:pctHeight>0</wp14:pctHeight>
            </wp14:sizeRelV>
          </wp:anchor>
        </w:drawing>
      </w:r>
      <w:r w:rsidR="00CA4E44">
        <w:t>provided in the Supporting Methods.</w:t>
      </w:r>
    </w:p>
    <w:p w14:paraId="32468638" w14:textId="6A305754" w:rsidR="005C02A0" w:rsidRPr="006A381E" w:rsidRDefault="005C02A0" w:rsidP="006A381E">
      <w:pPr>
        <w:spacing w:line="240" w:lineRule="auto"/>
        <w:rPr>
          <w:sz w:val="20"/>
          <w:szCs w:val="20"/>
        </w:rPr>
      </w:pPr>
      <w:r w:rsidRPr="001061A5">
        <w:rPr>
          <w:i/>
          <w:iCs/>
          <w:sz w:val="20"/>
          <w:szCs w:val="20"/>
        </w:rPr>
        <w:t xml:space="preserve">Figure 2. </w:t>
      </w:r>
      <w:r>
        <w:rPr>
          <w:i/>
          <w:iCs/>
          <w:sz w:val="20"/>
          <w:szCs w:val="20"/>
        </w:rPr>
        <w:t xml:space="preserve">Absolute </w:t>
      </w:r>
      <w:proofErr w:type="spellStart"/>
      <w:r>
        <w:rPr>
          <w:i/>
          <w:iCs/>
          <w:sz w:val="20"/>
          <w:szCs w:val="20"/>
        </w:rPr>
        <w:t>UniFrac</w:t>
      </w:r>
      <w:proofErr w:type="spellEnd"/>
      <w:r w:rsidRPr="001061A5">
        <w:rPr>
          <w:i/>
          <w:iCs/>
          <w:sz w:val="20"/>
          <w:szCs w:val="20"/>
        </w:rPr>
        <w:t xml:space="preserve"> </w:t>
      </w:r>
      <w:r>
        <w:rPr>
          <w:i/>
          <w:iCs/>
          <w:sz w:val="20"/>
          <w:szCs w:val="20"/>
        </w:rPr>
        <w:t>(</w:t>
      </w:r>
      <w:r w:rsidRPr="001061A5">
        <w:rPr>
          <w:i/>
          <w:iCs/>
          <w:sz w:val="20"/>
          <w:szCs w:val="20"/>
        </w:rPr>
        <w:t>U</w:t>
      </w:r>
      <w:r w:rsidRPr="001061A5">
        <w:rPr>
          <w:i/>
          <w:iCs/>
          <w:sz w:val="20"/>
          <w:szCs w:val="20"/>
          <w:vertAlign w:val="superscript"/>
        </w:rPr>
        <w:t>A</w:t>
      </w:r>
      <w:r>
        <w:rPr>
          <w:i/>
          <w:iCs/>
          <w:sz w:val="20"/>
          <w:szCs w:val="20"/>
        </w:rPr>
        <w:t xml:space="preserve">) compared with </w:t>
      </w:r>
      <w:r w:rsidRPr="001061A5">
        <w:rPr>
          <w:i/>
          <w:iCs/>
          <w:sz w:val="20"/>
          <w:szCs w:val="20"/>
        </w:rPr>
        <w:t xml:space="preserve">other </w:t>
      </w:r>
      <w:r>
        <w:rPr>
          <w:i/>
          <w:iCs/>
          <w:sz w:val="20"/>
          <w:szCs w:val="20"/>
        </w:rPr>
        <w:sym w:font="Symbol" w:char="F062"/>
      </w:r>
      <w:r>
        <w:rPr>
          <w:i/>
          <w:iCs/>
          <w:sz w:val="20"/>
          <w:szCs w:val="20"/>
        </w:rPr>
        <w:t xml:space="preserve">-diversity </w:t>
      </w:r>
      <w:r w:rsidRPr="001061A5">
        <w:rPr>
          <w:i/>
          <w:iCs/>
          <w:sz w:val="20"/>
          <w:szCs w:val="20"/>
        </w:rPr>
        <w:t xml:space="preserve">metrics across </w:t>
      </w:r>
      <w:r>
        <w:rPr>
          <w:i/>
          <w:iCs/>
          <w:sz w:val="20"/>
          <w:szCs w:val="20"/>
        </w:rPr>
        <w:t xml:space="preserve">four </w:t>
      </w:r>
      <w:r w:rsidRPr="001061A5">
        <w:rPr>
          <w:i/>
          <w:iCs/>
          <w:sz w:val="20"/>
          <w:szCs w:val="20"/>
        </w:rPr>
        <w:t xml:space="preserve">real microbial </w:t>
      </w:r>
      <w:r>
        <w:rPr>
          <w:i/>
          <w:iCs/>
          <w:sz w:val="20"/>
          <w:szCs w:val="20"/>
        </w:rPr>
        <w:t>datasets</w:t>
      </w:r>
      <w:r w:rsidRPr="001061A5">
        <w:rPr>
          <w:i/>
          <w:iCs/>
          <w:sz w:val="20"/>
          <w:szCs w:val="20"/>
        </w:rPr>
        <w:t xml:space="preserve">. </w:t>
      </w:r>
      <w:r>
        <w:rPr>
          <w:sz w:val="20"/>
          <w:szCs w:val="20"/>
        </w:rPr>
        <w:t xml:space="preserve">Each panel shows pairwise sample distances for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(x-axis) against </w:t>
      </w:r>
      <w:r w:rsidRPr="001061A5">
        <w:rPr>
          <w:sz w:val="20"/>
          <w:szCs w:val="20"/>
        </w:rPr>
        <w:t xml:space="preserve">another metric </w:t>
      </w:r>
      <w:r>
        <w:rPr>
          <w:sz w:val="20"/>
          <w:szCs w:val="20"/>
        </w:rPr>
        <w:t>(</w:t>
      </w:r>
      <w:r w:rsidRPr="001061A5">
        <w:rPr>
          <w:sz w:val="20"/>
          <w:szCs w:val="20"/>
        </w:rPr>
        <w:t>y-axis</w:t>
      </w:r>
      <w:r>
        <w:rPr>
          <w:sz w:val="20"/>
          <w:szCs w:val="20"/>
        </w:rPr>
        <w:t>)</w:t>
      </w:r>
      <w:r w:rsidRPr="001061A5">
        <w:rPr>
          <w:sz w:val="20"/>
          <w:szCs w:val="20"/>
        </w:rPr>
        <w:t xml:space="preserve">: </w:t>
      </w:r>
      <w:r>
        <w:rPr>
          <w:sz w:val="20"/>
          <w:szCs w:val="20"/>
        </w:rPr>
        <w:t>Bray-Curtis using relative abundance (</w:t>
      </w:r>
      <w:r w:rsidRPr="001061A5">
        <w:rPr>
          <w:i/>
          <w:iCs/>
          <w:sz w:val="20"/>
          <w:szCs w:val="20"/>
        </w:rPr>
        <w:t>BC</w:t>
      </w:r>
      <w:r w:rsidRPr="001061A5">
        <w:rPr>
          <w:i/>
          <w:iCs/>
          <w:sz w:val="20"/>
          <w:szCs w:val="20"/>
          <w:vertAlign w:val="superscript"/>
        </w:rPr>
        <w:t>R</w:t>
      </w:r>
      <w:r>
        <w:rPr>
          <w:sz w:val="20"/>
          <w:szCs w:val="20"/>
        </w:rPr>
        <w:t xml:space="preserve">, </w:t>
      </w:r>
      <w:r w:rsidRPr="001061A5">
        <w:rPr>
          <w:sz w:val="20"/>
          <w:szCs w:val="20"/>
        </w:rPr>
        <w:t>first column</w:t>
      </w:r>
      <w:r>
        <w:rPr>
          <w:sz w:val="20"/>
          <w:szCs w:val="20"/>
        </w:rPr>
        <w:t>)</w:t>
      </w:r>
      <w:r w:rsidRPr="001061A5">
        <w:rPr>
          <w:sz w:val="20"/>
          <w:szCs w:val="20"/>
        </w:rPr>
        <w:t>,</w:t>
      </w:r>
      <w:r>
        <w:rPr>
          <w:sz w:val="20"/>
          <w:szCs w:val="20"/>
        </w:rPr>
        <w:t xml:space="preserve"> weighted </w:t>
      </w:r>
      <w:proofErr w:type="spellStart"/>
      <w:r>
        <w:rPr>
          <w:sz w:val="20"/>
          <w:szCs w:val="20"/>
        </w:rPr>
        <w:t>UniFrac</w:t>
      </w:r>
      <w:proofErr w:type="spellEnd"/>
      <w:r>
        <w:rPr>
          <w:sz w:val="20"/>
          <w:szCs w:val="20"/>
        </w:rPr>
        <w:t xml:space="preserve"> using relative abundances (</w:t>
      </w:r>
      <w:r w:rsidRPr="001061A5">
        <w:rPr>
          <w:i/>
          <w:iCs/>
          <w:sz w:val="20"/>
          <w:szCs w:val="20"/>
        </w:rPr>
        <w:t>U</w:t>
      </w:r>
      <w:r w:rsidRPr="001061A5">
        <w:rPr>
          <w:i/>
          <w:iCs/>
          <w:sz w:val="20"/>
          <w:szCs w:val="20"/>
          <w:vertAlign w:val="superscript"/>
        </w:rPr>
        <w:t>R</w:t>
      </w:r>
      <w:r>
        <w:rPr>
          <w:sz w:val="20"/>
          <w:szCs w:val="20"/>
        </w:rPr>
        <w:t xml:space="preserve">, </w:t>
      </w:r>
      <w:r w:rsidRPr="001061A5">
        <w:rPr>
          <w:sz w:val="20"/>
          <w:szCs w:val="20"/>
        </w:rPr>
        <w:t>second</w:t>
      </w:r>
      <w:r>
        <w:rPr>
          <w:sz w:val="20"/>
          <w:szCs w:val="20"/>
        </w:rPr>
        <w:t xml:space="preserve"> column)</w:t>
      </w:r>
      <w:r w:rsidRPr="001061A5">
        <w:rPr>
          <w:sz w:val="20"/>
          <w:szCs w:val="20"/>
        </w:rPr>
        <w:t>, and</w:t>
      </w:r>
      <w:r>
        <w:rPr>
          <w:sz w:val="20"/>
          <w:szCs w:val="20"/>
        </w:rPr>
        <w:t xml:space="preserve"> Bray-</w:t>
      </w:r>
      <w:proofErr w:type="spellStart"/>
      <w:r>
        <w:rPr>
          <w:sz w:val="20"/>
          <w:szCs w:val="20"/>
        </w:rPr>
        <w:t>curtis</w:t>
      </w:r>
      <w:proofErr w:type="spellEnd"/>
      <w:r>
        <w:rPr>
          <w:sz w:val="20"/>
          <w:szCs w:val="20"/>
        </w:rPr>
        <w:t xml:space="preserve"> using absolute abundances (</w:t>
      </w:r>
      <w:r w:rsidRPr="001061A5">
        <w:rPr>
          <w:i/>
          <w:iCs/>
          <w:sz w:val="20"/>
          <w:szCs w:val="20"/>
        </w:rPr>
        <w:t>BC</w:t>
      </w:r>
      <w:r w:rsidRPr="001061A5">
        <w:rPr>
          <w:i/>
          <w:iCs/>
          <w:sz w:val="20"/>
          <w:szCs w:val="20"/>
          <w:vertAlign w:val="superscript"/>
        </w:rPr>
        <w:t>A</w:t>
      </w:r>
      <w:r>
        <w:rPr>
          <w:sz w:val="20"/>
          <w:szCs w:val="20"/>
        </w:rPr>
        <w:t xml:space="preserve">, </w:t>
      </w:r>
      <w:r w:rsidRPr="001061A5">
        <w:rPr>
          <w:sz w:val="20"/>
          <w:szCs w:val="20"/>
        </w:rPr>
        <w:t>third</w:t>
      </w:r>
      <w:r>
        <w:rPr>
          <w:sz w:val="20"/>
          <w:szCs w:val="20"/>
        </w:rPr>
        <w:t xml:space="preserve"> column)</w:t>
      </w:r>
      <w:r w:rsidRPr="001061A5">
        <w:rPr>
          <w:sz w:val="20"/>
          <w:szCs w:val="20"/>
        </w:rPr>
        <w:t>. Contours in</w:t>
      </w:r>
      <w:r>
        <w:rPr>
          <w:sz w:val="20"/>
          <w:szCs w:val="20"/>
        </w:rPr>
        <w:t xml:space="preserve">dicate </w:t>
      </w:r>
      <w:r w:rsidRPr="001061A5">
        <w:rPr>
          <w:sz w:val="20"/>
          <w:szCs w:val="20"/>
        </w:rPr>
        <w:t xml:space="preserve">the </w:t>
      </w:r>
      <w:r>
        <w:rPr>
          <w:sz w:val="20"/>
          <w:szCs w:val="20"/>
        </w:rPr>
        <w:t xml:space="preserve">relative </w:t>
      </w:r>
      <w:r w:rsidRPr="001061A5">
        <w:rPr>
          <w:sz w:val="20"/>
          <w:szCs w:val="20"/>
        </w:rPr>
        <w:t xml:space="preserve">density of </w:t>
      </w:r>
      <w:r>
        <w:rPr>
          <w:sz w:val="20"/>
          <w:szCs w:val="20"/>
        </w:rPr>
        <w:t>pairwise comparisons (</w:t>
      </w:r>
      <w:r w:rsidRPr="001061A5">
        <w:rPr>
          <w:sz w:val="20"/>
          <w:szCs w:val="20"/>
        </w:rPr>
        <w:t xml:space="preserve">n </w:t>
      </w:r>
      <w:r>
        <w:rPr>
          <w:sz w:val="20"/>
          <w:szCs w:val="20"/>
        </w:rPr>
        <w:t xml:space="preserve">shown for </w:t>
      </w:r>
      <w:r w:rsidRPr="001061A5">
        <w:rPr>
          <w:sz w:val="20"/>
          <w:szCs w:val="20"/>
        </w:rPr>
        <w:t>each dataset</w:t>
      </w:r>
      <w:r>
        <w:rPr>
          <w:sz w:val="20"/>
          <w:szCs w:val="20"/>
        </w:rPr>
        <w:t>, left</w:t>
      </w:r>
      <w:r w:rsidRPr="001061A5">
        <w:rPr>
          <w:sz w:val="20"/>
          <w:szCs w:val="20"/>
        </w:rPr>
        <w:t xml:space="preserve">), with darker </w:t>
      </w:r>
      <w:r>
        <w:rPr>
          <w:sz w:val="20"/>
          <w:szCs w:val="20"/>
        </w:rPr>
        <w:t>shading</w:t>
      </w:r>
      <w:r w:rsidRPr="001061A5">
        <w:rPr>
          <w:sz w:val="20"/>
          <w:szCs w:val="20"/>
        </w:rPr>
        <w:t xml:space="preserve"> corresponding to more observations. The</w:t>
      </w:r>
      <w:r>
        <w:rPr>
          <w:sz w:val="20"/>
          <w:szCs w:val="20"/>
        </w:rPr>
        <w:t xml:space="preserve"> dashed line marks the </w:t>
      </w:r>
      <w:r w:rsidRPr="001061A5">
        <w:rPr>
          <w:sz w:val="20"/>
          <w:szCs w:val="20"/>
        </w:rPr>
        <w:t xml:space="preserve">1:1 </w:t>
      </w:r>
      <w:r>
        <w:rPr>
          <w:sz w:val="20"/>
          <w:szCs w:val="20"/>
        </w:rPr>
        <w:t xml:space="preserve">relationship. Points </w:t>
      </w:r>
      <w:r w:rsidRPr="001061A5">
        <w:rPr>
          <w:sz w:val="20"/>
          <w:szCs w:val="20"/>
        </w:rPr>
        <w:t>above the line</w:t>
      </w:r>
      <w:r>
        <w:rPr>
          <w:sz w:val="20"/>
          <w:szCs w:val="20"/>
        </w:rPr>
        <w:t xml:space="preserve"> indicate cases where</w:t>
      </w:r>
      <w:r w:rsidRPr="001061A5">
        <w:rPr>
          <w:sz w:val="20"/>
          <w:szCs w:val="20"/>
        </w:rPr>
        <w:t xml:space="preserve">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is smaller than the comparator metric, while points below the line indicate cases where </w:t>
      </w:r>
      <w:r w:rsidRPr="00B926F8">
        <w:rPr>
          <w:i/>
          <w:iCs/>
          <w:sz w:val="20"/>
          <w:szCs w:val="20"/>
        </w:rPr>
        <w:t>U</w:t>
      </w:r>
      <w:r w:rsidRPr="00B926F8">
        <w:rPr>
          <w:i/>
          <w:iCs/>
          <w:sz w:val="20"/>
          <w:szCs w:val="20"/>
          <w:vertAlign w:val="superscript"/>
        </w:rPr>
        <w:t>A</w:t>
      </w:r>
      <w:r w:rsidRPr="00B926F8">
        <w:rPr>
          <w:sz w:val="20"/>
          <w:szCs w:val="20"/>
        </w:rPr>
        <w:t xml:space="preserve"> </w:t>
      </w:r>
      <w:r>
        <w:rPr>
          <w:sz w:val="20"/>
          <w:szCs w:val="20"/>
        </w:rPr>
        <w:t>is larger.</w:t>
      </w:r>
    </w:p>
    <w:p w14:paraId="0A11A17D" w14:textId="532E8CE9" w:rsidR="00CA4E44" w:rsidRDefault="00CA4E44" w:rsidP="006A381E">
      <w:pPr>
        <w:spacing w:line="24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w:t>
      </w:r>
      <w:r>
        <w:lastRenderedPageBreak/>
        <w:t xml:space="preserve">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6A381E">
      <w:pPr>
        <w:spacing w:line="24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6A381E">
      <w:pPr>
        <w:spacing w:line="24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6A381E">
      <w:pPr>
        <w:spacing w:line="240" w:lineRule="auto"/>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6567E7E9" w:rsidR="00CA4E44" w:rsidRDefault="00CA4E44" w:rsidP="00B25A30">
      <w:pPr>
        <w:spacing w:line="240" w:lineRule="auto"/>
        <w:ind w:firstLine="720"/>
      </w:pPr>
      <w:r>
        <w:rPr>
          <w:rFonts w:eastAsiaTheme="minorEastAsia"/>
        </w:rPr>
        <w:t xml:space="preserve">However, this comes with a major caveat: </w:t>
      </w:r>
      <w:r w:rsidRPr="0007048F">
        <w:t xml:space="preserve">at high </w:t>
      </w:r>
      <w:bookmarkStart w:id="19" w:name="_Hlk214542613"/>
      <m:oMath>
        <m:r>
          <w:rPr>
            <w:rFonts w:ascii="Cambria Math" w:hAnsi="Cambria Math"/>
          </w:rPr>
          <m:t>α</m:t>
        </m:r>
      </m:oMath>
      <w:bookmarkEnd w:id="19"/>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ins w:id="20" w:author="Augustus Raymond Pendleton" w:date="2025-11-20T14:46:00Z" w16du:dateUtc="2025-11-20T19:46:00Z">
        <w:r w:rsidR="00210DF7">
          <w:rPr>
            <w:rFonts w:eastAsiaTheme="minorEastAsia"/>
          </w:rPr>
          <w:t xml:space="preserve"> </w:t>
        </w:r>
      </w:ins>
      <w:ins w:id="21" w:author="Augustus Raymond Pendleton" w:date="2025-12-15T14:59:00Z" w16du:dateUtc="2025-12-15T19:59:00Z">
        <w:r w:rsidR="00B25A30">
          <w:rPr>
            <w:rFonts w:eastAsiaTheme="minorEastAsia"/>
          </w:rPr>
          <w:t xml:space="preserve">Beyond tuning </w:t>
        </w:r>
      </w:ins>
      <m:oMath>
        <m:r>
          <w:ins w:id="22" w:author="Augustus Raymond Pendleton" w:date="2025-12-15T14:59:00Z" w16du:dateUtc="2025-12-15T19:59:00Z">
            <w:rPr>
              <w:rFonts w:ascii="Cambria Math" w:hAnsi="Cambria Math"/>
            </w:rPr>
            <m:t>α</m:t>
          </w:ins>
        </m:r>
      </m:oMath>
      <w:ins w:id="23" w:author="Augustus Raymond Pendleton" w:date="2025-12-15T14:59:00Z" w16du:dateUtc="2025-12-15T19:59:00Z">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ins>
      <w:del w:id="24" w:author="Augustus Raymond Pendleton" w:date="2025-12-15T14:59:00Z" w16du:dateUtc="2025-12-15T19:59:00Z">
        <w:r w:rsidR="00210DF7" w:rsidDel="00B25A30">
          <w:rPr>
            <w:rFonts w:eastAsiaTheme="minorEastAsia"/>
          </w:rPr>
          <w:fldChar w:fldCharType="begin"/>
        </w:r>
        <w:r w:rsidR="00210DF7" w:rsidDel="00B25A30">
          <w:rPr>
            <w:rFonts w:eastAsiaTheme="minorEastAsia"/>
          </w:rPr>
          <w:del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delInstrText>
        </w:r>
        <w:r w:rsidR="00210DF7" w:rsidDel="00B25A30">
          <w:rPr>
            <w:rFonts w:eastAsiaTheme="minorEastAsia"/>
          </w:rPr>
          <w:fldChar w:fldCharType="separate"/>
        </w:r>
        <w:r w:rsidR="00210DF7" w:rsidDel="00B25A30">
          <w:rPr>
            <w:rFonts w:eastAsiaTheme="minorEastAsia"/>
            <w:noProof/>
          </w:rPr>
          <w:delText>[16]</w:delText>
        </w:r>
        <w:r w:rsidR="00210DF7" w:rsidDel="00B25A30">
          <w:rPr>
            <w:rFonts w:eastAsiaTheme="minorEastAsia"/>
          </w:rPr>
          <w:fldChar w:fldCharType="end"/>
        </w:r>
      </w:del>
    </w:p>
    <w:p w14:paraId="14B5890C" w14:textId="2A3F1D73" w:rsidR="0007048F" w:rsidRDefault="0007048F" w:rsidP="006A381E">
      <w:pPr>
        <w:spacing w:line="240" w:lineRule="auto"/>
        <w:ind w:firstLine="720"/>
      </w:pPr>
    </w:p>
    <w:p w14:paraId="7FD12C05" w14:textId="0C7DADAE" w:rsidR="008A350F" w:rsidRDefault="0099506B" w:rsidP="006A381E">
      <w:pPr>
        <w:spacing w:line="240" w:lineRule="auto"/>
      </w:pPr>
      <w:r>
        <w:rPr>
          <w:noProof/>
        </w:rPr>
        <w:lastRenderedPageBreak/>
        <w:drawing>
          <wp:anchor distT="0" distB="0" distL="114300" distR="114300" simplePos="0" relativeHeight="251660288" behindDoc="0" locked="0" layoutInCell="1" allowOverlap="1" wp14:anchorId="0079D173" wp14:editId="2038A088">
            <wp:simplePos x="0" y="0"/>
            <wp:positionH relativeFrom="column">
              <wp:posOffset>-88900</wp:posOffset>
            </wp:positionH>
            <wp:positionV relativeFrom="paragraph">
              <wp:posOffset>101600</wp:posOffset>
            </wp:positionV>
            <wp:extent cx="5942330" cy="2492375"/>
            <wp:effectExtent l="0" t="0" r="1270" b="0"/>
            <wp:wrapSquare wrapText="bothSides"/>
            <wp:docPr id="143034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568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492375"/>
                    </a:xfrm>
                    <a:prstGeom prst="rect">
                      <a:avLst/>
                    </a:prstGeom>
                  </pic:spPr>
                </pic:pic>
              </a:graphicData>
            </a:graphic>
            <wp14:sizeRelH relativeFrom="page">
              <wp14:pctWidth>0</wp14:pctWidth>
            </wp14:sizeRelH>
            <wp14:sizeRelV relativeFrom="page">
              <wp14:pctHeight>0</wp14:pctHeight>
            </wp14:sizeRelV>
          </wp:anchor>
        </w:drawing>
      </w:r>
      <w:r w:rsidR="00E32F80" w:rsidRPr="006A381E">
        <w:rPr>
          <w:i/>
          <w:iCs/>
          <w:sz w:val="20"/>
          <w:szCs w:val="20"/>
        </w:rPr>
        <w:t xml:space="preserve">Figure 3. </w:t>
      </w:r>
      <w:r w:rsidR="00CA4E44">
        <w:rPr>
          <w:i/>
          <w:iCs/>
          <w:sz w:val="20"/>
          <w:szCs w:val="20"/>
        </w:rPr>
        <w:t>D</w:t>
      </w:r>
      <w:r w:rsidR="00CA4E44" w:rsidRPr="001061A5">
        <w:rPr>
          <w:i/>
          <w:iCs/>
          <w:sz w:val="20"/>
          <w:szCs w:val="20"/>
        </w:rPr>
        <w:t>iscriminat</w:t>
      </w:r>
      <w:r w:rsidR="00CA4E44">
        <w:rPr>
          <w:i/>
          <w:iCs/>
          <w:sz w:val="20"/>
          <w:szCs w:val="20"/>
        </w:rPr>
        <w:t>ory performance of U</w:t>
      </w:r>
      <w:r w:rsidR="00CA4E44" w:rsidRPr="001061A5">
        <w:rPr>
          <w:i/>
          <w:iCs/>
          <w:sz w:val="20"/>
          <w:szCs w:val="20"/>
          <w:vertAlign w:val="superscript"/>
        </w:rPr>
        <w:t>A</w:t>
      </w:r>
      <w:r w:rsidR="00CA4E44">
        <w:rPr>
          <w:i/>
          <w:iCs/>
          <w:sz w:val="20"/>
          <w:szCs w:val="20"/>
        </w:rPr>
        <w:t xml:space="preserve"> and related metrics across four microbial systems</w:t>
      </w:r>
      <w:r w:rsidR="00CA4E44" w:rsidRPr="001061A5">
        <w:rPr>
          <w:i/>
          <w:iCs/>
          <w:sz w:val="20"/>
          <w:szCs w:val="20"/>
        </w:rPr>
        <w:t xml:space="preserve">. </w:t>
      </w:r>
      <w:r w:rsidR="00CA4E44" w:rsidRPr="001061A5">
        <w:rPr>
          <w:sz w:val="20"/>
          <w:szCs w:val="20"/>
        </w:rPr>
        <w:t xml:space="preserve">(A) PERMANOVAs were </w:t>
      </w:r>
      <w:r w:rsidR="00CA4E44">
        <w:rPr>
          <w:sz w:val="20"/>
          <w:szCs w:val="20"/>
        </w:rPr>
        <w:t>used to quantify the percent variance (</w:t>
      </w:r>
      <w:r w:rsidR="00CA4E44" w:rsidRPr="001061A5">
        <w:rPr>
          <w:i/>
          <w:iCs/>
          <w:sz w:val="20"/>
          <w:szCs w:val="20"/>
        </w:rPr>
        <w:t>R</w:t>
      </w:r>
      <w:r w:rsidR="00CA4E44" w:rsidRPr="001061A5">
        <w:rPr>
          <w:i/>
          <w:iCs/>
          <w:sz w:val="20"/>
          <w:szCs w:val="20"/>
          <w:vertAlign w:val="superscript"/>
        </w:rPr>
        <w:t>2</w:t>
      </w:r>
      <w:r w:rsidR="00CA4E44">
        <w:rPr>
          <w:sz w:val="20"/>
          <w:szCs w:val="20"/>
        </w:rPr>
        <w:t xml:space="preserve">) explained by predefined </w:t>
      </w:r>
      <w:r w:rsidR="00CA4E44" w:rsidRPr="001061A5">
        <w:rPr>
          <w:sz w:val="20"/>
          <w:szCs w:val="20"/>
        </w:rPr>
        <w:t>categor</w:t>
      </w:r>
      <w:r w:rsidR="00CA4E44">
        <w:rPr>
          <w:sz w:val="20"/>
          <w:szCs w:val="20"/>
        </w:rPr>
        <w:t>ical</w:t>
      </w:r>
      <w:r w:rsidR="00CA4E44" w:rsidRPr="001061A5">
        <w:rPr>
          <w:sz w:val="20"/>
          <w:szCs w:val="20"/>
        </w:rPr>
        <w:t xml:space="preserve"> groups </w:t>
      </w:r>
      <w:r w:rsidR="00CA4E44">
        <w:rPr>
          <w:sz w:val="20"/>
          <w:szCs w:val="20"/>
        </w:rPr>
        <w:t>(shown in italics beneath each dataset name),</w:t>
      </w:r>
      <w:r w:rsidR="00CA4E44" w:rsidRPr="001061A5">
        <w:rPr>
          <w:sz w:val="20"/>
          <w:szCs w:val="20"/>
        </w:rPr>
        <w:t xml:space="preserve"> with 1,000 </w:t>
      </w:r>
      <w:r w:rsidR="00CA4E44">
        <w:rPr>
          <w:sz w:val="20"/>
          <w:szCs w:val="20"/>
        </w:rPr>
        <w:t>permutations</w:t>
      </w:r>
      <w:r w:rsidR="00CA4E44" w:rsidRPr="001061A5">
        <w:rPr>
          <w:sz w:val="20"/>
          <w:szCs w:val="20"/>
        </w:rPr>
        <w:t xml:space="preserve">. </w:t>
      </w:r>
      <w:r w:rsidR="00DB4875">
        <w:rPr>
          <w:sz w:val="20"/>
          <w:szCs w:val="20"/>
        </w:rPr>
        <w:t>PERMANOVA results</w:t>
      </w:r>
      <w:r w:rsidR="00CA4E44">
        <w:rPr>
          <w:sz w:val="20"/>
          <w:szCs w:val="20"/>
        </w:rPr>
        <w:t xml:space="preserve"> were evaluated</w:t>
      </w:r>
      <w:r w:rsidR="00CA4E44" w:rsidRPr="001061A5">
        <w:rPr>
          <w:sz w:val="20"/>
          <w:szCs w:val="20"/>
        </w:rPr>
        <w:t xml:space="preserve"> across five metrics and, where applicable, across eleven </w:t>
      </w:r>
      <m:oMath>
        <m:r>
          <w:rPr>
            <w:rFonts w:ascii="Cambria Math" w:hAnsi="Cambria Math"/>
            <w:sz w:val="20"/>
            <w:szCs w:val="20"/>
          </w:rPr>
          <m:t>α</m:t>
        </m:r>
      </m:oMath>
      <w:r w:rsidR="00CA4E44" w:rsidRPr="001061A5">
        <w:rPr>
          <w:rFonts w:eastAsiaTheme="minorEastAsia"/>
          <w:sz w:val="20"/>
          <w:szCs w:val="20"/>
        </w:rPr>
        <w:t xml:space="preserve"> values (0</w:t>
      </w:r>
      <w:r w:rsidR="00CA4E44">
        <w:rPr>
          <w:rFonts w:eastAsiaTheme="minorEastAsia"/>
          <w:sz w:val="20"/>
          <w:szCs w:val="20"/>
        </w:rPr>
        <w:t>-</w:t>
      </w:r>
      <w:r w:rsidR="00CA4E44" w:rsidRPr="001061A5">
        <w:rPr>
          <w:rFonts w:eastAsiaTheme="minorEastAsia"/>
          <w:sz w:val="20"/>
          <w:szCs w:val="20"/>
        </w:rPr>
        <w:t xml:space="preserve">1 in 0.1 </w:t>
      </w:r>
      <w:r w:rsidR="00CA4E44">
        <w:rPr>
          <w:rFonts w:eastAsiaTheme="minorEastAsia"/>
          <w:sz w:val="20"/>
          <w:szCs w:val="20"/>
        </w:rPr>
        <w:t>increments</w:t>
      </w:r>
      <w:r w:rsidR="00CA4E44" w:rsidRPr="001061A5">
        <w:rPr>
          <w:rFonts w:eastAsiaTheme="minorEastAsia"/>
          <w:sz w:val="20"/>
          <w:szCs w:val="20"/>
        </w:rPr>
        <w:t>).</w:t>
      </w:r>
      <w:r w:rsidR="00CA4E44">
        <w:rPr>
          <w:rFonts w:eastAsiaTheme="minorEastAsia"/>
          <w:sz w:val="20"/>
          <w:szCs w:val="20"/>
        </w:rPr>
        <w:t xml:space="preserve"> For consistency with the original studies, only samples from Reactor cycle 1 were used for the cooling-water dataset, only stool samples for the mouse gut dataset, and only mature rhizosphere samples for the </w:t>
      </w:r>
      <w:ins w:id="25" w:author="Augustus Raymond Pendleton" w:date="2025-11-20T14:53:00Z" w16du:dateUtc="2025-11-20T19:53:00Z">
        <w:r w:rsidR="00210DF7">
          <w:rPr>
            <w:rFonts w:eastAsiaTheme="minorEastAsia"/>
            <w:sz w:val="20"/>
            <w:szCs w:val="20"/>
          </w:rPr>
          <w:t xml:space="preserve">soil </w:t>
        </w:r>
      </w:ins>
      <w:r w:rsidR="00CA4E44">
        <w:rPr>
          <w:rFonts w:eastAsiaTheme="minorEastAsia"/>
          <w:sz w:val="20"/>
          <w:szCs w:val="20"/>
        </w:rPr>
        <w:t>dataset</w:t>
      </w:r>
      <w:ins w:id="26" w:author="Augustus Raymond Pendleton" w:date="2025-11-20T14:52:00Z" w16du:dateUtc="2025-11-20T19:52:00Z">
        <w:r w:rsidR="00210DF7">
          <w:rPr>
            <w:rFonts w:eastAsiaTheme="minorEastAsia"/>
            <w:sz w:val="20"/>
            <w:szCs w:val="20"/>
          </w:rPr>
          <w:t xml:space="preserve"> (no samples were excluded from the freshwater dataset)</w:t>
        </w:r>
      </w:ins>
      <w:r w:rsidR="00CA4E44">
        <w:rPr>
          <w:rFonts w:eastAsiaTheme="minorEastAsia"/>
          <w:sz w:val="20"/>
          <w:szCs w:val="20"/>
        </w:rPr>
        <w:t>.</w:t>
      </w:r>
      <w:r w:rsidR="00CA4E44" w:rsidRPr="001061A5">
        <w:rPr>
          <w:rFonts w:eastAsiaTheme="minorEastAsia"/>
          <w:sz w:val="20"/>
          <w:szCs w:val="20"/>
        </w:rPr>
        <w:t xml:space="preserve"> (B) </w:t>
      </w:r>
      <w:r w:rsidR="00CA4E44">
        <w:rPr>
          <w:rFonts w:eastAsiaTheme="minorEastAsia"/>
          <w:sz w:val="20"/>
          <w:szCs w:val="20"/>
        </w:rPr>
        <w:t>Mantel c</w:t>
      </w:r>
      <w:r w:rsidR="00CA4E44" w:rsidRPr="001061A5">
        <w:rPr>
          <w:rFonts w:eastAsiaTheme="minorEastAsia"/>
          <w:sz w:val="20"/>
          <w:szCs w:val="20"/>
        </w:rPr>
        <w:t xml:space="preserve">orrelation </w:t>
      </w:r>
      <w:r w:rsidR="00CA4E44">
        <w:rPr>
          <w:rFonts w:eastAsiaTheme="minorEastAsia"/>
          <w:sz w:val="20"/>
          <w:szCs w:val="20"/>
        </w:rPr>
        <w:t xml:space="preserve">(R) </w:t>
      </w:r>
      <w:r w:rsidR="00CA4E44" w:rsidRPr="001061A5">
        <w:rPr>
          <w:rFonts w:eastAsiaTheme="minorEastAsia"/>
          <w:sz w:val="20"/>
          <w:szCs w:val="20"/>
        </w:rPr>
        <w:t xml:space="preserve">between each distance metric and the </w:t>
      </w:r>
      <w:r w:rsidR="00CA4E44">
        <w:rPr>
          <w:rFonts w:eastAsiaTheme="minorEastAsia"/>
          <w:sz w:val="20"/>
          <w:szCs w:val="20"/>
        </w:rPr>
        <w:t xml:space="preserve">pairwise differences in </w:t>
      </w:r>
      <w:r w:rsidR="00CA4E44" w:rsidRPr="001061A5">
        <w:rPr>
          <w:rFonts w:eastAsiaTheme="minorEastAsia"/>
          <w:sz w:val="20"/>
          <w:szCs w:val="20"/>
        </w:rPr>
        <w:t xml:space="preserve">absolute </w:t>
      </w:r>
      <w:r w:rsidR="00CA4E44">
        <w:rPr>
          <w:rFonts w:eastAsiaTheme="minorEastAsia"/>
          <w:sz w:val="20"/>
          <w:szCs w:val="20"/>
        </w:rPr>
        <w:t>abundance (</w:t>
      </w:r>
      <w:r w:rsidR="00CA4E44" w:rsidRPr="001061A5">
        <w:rPr>
          <w:rFonts w:eastAsiaTheme="minorEastAsia"/>
          <w:sz w:val="20"/>
          <w:szCs w:val="20"/>
        </w:rPr>
        <w:t>cell counts or 16S copy number</w:t>
      </w:r>
      <w:r w:rsidR="00CA4E44">
        <w:rPr>
          <w:rFonts w:eastAsiaTheme="minorEastAsia"/>
          <w:sz w:val="20"/>
          <w:szCs w:val="20"/>
        </w:rPr>
        <w:t>), illustrating the degree to which each metric is driven by biomass differences</w:t>
      </w:r>
      <w:r w:rsidR="00CA4E44" w:rsidRPr="001061A5">
        <w:rPr>
          <w:rFonts w:eastAsiaTheme="minorEastAsia"/>
          <w:sz w:val="20"/>
          <w:szCs w:val="20"/>
        </w:rPr>
        <w:t>.</w:t>
      </w:r>
    </w:p>
    <w:p w14:paraId="4F0CD58C" w14:textId="3BAAEEDE" w:rsidR="008A350F" w:rsidRDefault="0007048F" w:rsidP="006A381E">
      <w:pPr>
        <w:spacing w:line="24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6A381E">
      <w:pPr>
        <w:spacing w:line="24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ne 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6A381E">
      <w:pPr>
        <w:spacing w:line="240" w:lineRule="auto"/>
        <w:rPr>
          <w:b/>
          <w:bCs/>
        </w:rPr>
      </w:pPr>
      <w:r>
        <w:rPr>
          <w:b/>
          <w:bCs/>
        </w:rPr>
        <w:t xml:space="preserve">Computational and Methodological Considerations </w:t>
      </w:r>
    </w:p>
    <w:p w14:paraId="190E19DD" w14:textId="77777777" w:rsidR="00B25A30" w:rsidRDefault="00B25A30" w:rsidP="00B25A30">
      <w:pPr>
        <w:spacing w:line="240" w:lineRule="auto"/>
        <w:ind w:firstLine="720"/>
        <w:rPr>
          <w:ins w:id="27" w:author="Augustus Raymond Pendleton" w:date="2025-12-15T14:59:00Z" w16du:dateUtc="2025-12-15T19:59:00Z"/>
        </w:rPr>
      </w:pPr>
      <w:ins w:id="28" w:author="Augustus Raymond Pendleton" w:date="2025-12-15T14:59:00Z" w16du:dateUtc="2025-12-15T19:59:00Z">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w:t>
        </w:r>
        <w:r>
          <w:lastRenderedPageBreak/>
          <w:t xml:space="preserve">2; available code). This approach minimizes sequencing-depth biases while preserving abundance scaling for downstream </w:t>
        </w:r>
      </w:ins>
      <m:oMath>
        <m:r>
          <w:ins w:id="29" w:author="Augustus Raymond Pendleton" w:date="2025-12-15T14:59:00Z" w16du:dateUtc="2025-12-15T19:59:00Z">
            <w:rPr>
              <w:rFonts w:ascii="Cambria Math" w:hAnsi="Cambria Math"/>
            </w:rPr>
            <m:t>β</m:t>
          </w:ins>
        </m:r>
      </m:oMath>
      <w:ins w:id="30" w:author="Augustus Raymond Pendleton" w:date="2025-12-15T14:59:00Z" w16du:dateUtc="2025-12-15T19:59:00Z">
        <w:r>
          <w:t xml:space="preserve">-diversity analysis. </w:t>
        </w:r>
      </w:ins>
    </w:p>
    <w:p w14:paraId="08449A29" w14:textId="4D02EB7B" w:rsidR="00F81530" w:rsidRPr="00620593" w:rsidRDefault="00B25A30" w:rsidP="00B25A30">
      <w:pPr>
        <w:spacing w:line="240" w:lineRule="auto"/>
        <w:ind w:firstLine="720"/>
        <w:rPr>
          <w:iCs/>
        </w:rPr>
      </w:pPr>
      <w:ins w:id="31" w:author="Augustus Raymond Pendleton" w:date="2025-12-15T14:59:00Z" w16du:dateUtc="2025-12-15T19:59:00Z">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w:ins>
      <m:oMath>
        <m:r>
          <w:ins w:id="32" w:author="Augustus Raymond Pendleton" w:date="2025-12-15T14:59:00Z" w16du:dateUtc="2025-12-15T19:59:00Z">
            <w:rPr>
              <w:rFonts w:ascii="Cambria Math" w:hAnsi="Cambria Math"/>
            </w:rPr>
            <m:t>α</m:t>
          </w:ins>
        </m:r>
      </m:oMath>
      <w:ins w:id="33" w:author="Augustus Raymond Pendleton" w:date="2025-12-15T14:59:00Z" w16du:dateUtc="2025-12-15T19:59:00Z">
        <w:r>
          <w:t xml:space="preserve"> values</w:t>
        </w:r>
        <w:r>
          <w:rPr>
            <w:rFonts w:eastAsiaTheme="minorEastAsia"/>
          </w:rPr>
          <w:t>, even at depths as low as 250 reads per sample, but sensitivity increased as</w:t>
        </w:r>
        <w:r>
          <w:t xml:space="preserve"> </w:t>
        </w:r>
      </w:ins>
      <m:oMath>
        <m:r>
          <w:ins w:id="34" w:author="Augustus Raymond Pendleton" w:date="2025-12-15T14:59:00Z" w16du:dateUtc="2025-12-15T19:59:00Z">
            <w:rPr>
              <w:rFonts w:ascii="Cambria Math" w:hAnsi="Cambria Math"/>
            </w:rPr>
            <m:t>α</m:t>
          </w:ins>
        </m:r>
      </m:oMath>
      <w:ins w:id="35" w:author="Augustus Raymond Pendleton" w:date="2025-12-15T14:59:00Z" w16du:dateUtc="2025-12-15T19:59:00Z">
        <w:r>
          <w:t xml:space="preserve"> decreased (Fig. S4). When rarefying to the minimum sequencing depth, as recommended, the effect of rarefaction was negligible (all Mantel’s R &gt; 0.95, Fig. S4).</w:t>
        </w:r>
      </w:ins>
      <w:del w:id="36" w:author="Augustus Raymond Pendleton" w:date="2025-12-15T14:59:00Z" w16du:dateUtc="2025-12-15T19:59:00Z">
        <w:r w:rsidR="008E17D7" w:rsidDel="00B25A30">
          <w:delText xml:space="preserve">Applying </w:delText>
        </w:r>
        <w:r w:rsidR="008E17D7" w:rsidDel="00B25A30">
          <w:rPr>
            <w:i/>
            <w:iCs/>
          </w:rPr>
          <w:delText>GU</w:delText>
        </w:r>
        <w:r w:rsidR="008E17D7" w:rsidDel="00B25A30">
          <w:rPr>
            <w:i/>
            <w:iCs/>
            <w:vertAlign w:val="superscript"/>
          </w:rPr>
          <w:delText>A</w:delText>
        </w:r>
        <w:r w:rsidR="008E17D7" w:rsidDel="00B25A30">
          <w:delText xml:space="preserve"> in practice raises several considerations related to sequencing depth, richness, and computational cost. Both Bray-Curtis and Uni</w:delText>
        </w:r>
        <w:r w:rsidR="00C150F6" w:rsidDel="00B25A30">
          <w:delText>F</w:delText>
        </w:r>
        <w:r w:rsidR="008E17D7" w:rsidDel="00B25A30">
          <w:delText xml:space="preserve">rac can be sensitive to sequencing depth because richness varies with read count </w:delText>
        </w:r>
        <w:r w:rsidR="009C4CF7" w:rsidDel="00B25A30">
          <w:fldChar w:fldCharType="begin"/>
        </w:r>
        <w:r w:rsidR="00210DF7" w:rsidDel="00B25A30">
          <w:del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delInstrText>
        </w:r>
        <w:r w:rsidR="009C4CF7" w:rsidDel="00B25A30">
          <w:fldChar w:fldCharType="separate"/>
        </w:r>
        <w:r w:rsidR="00210DF7" w:rsidRPr="00210DF7" w:rsidDel="00B25A30">
          <w:rPr>
            <w:rFonts w:cs="Times New Roman"/>
            <w:kern w:val="0"/>
          </w:rPr>
          <w:delText>[17–19]</w:delText>
        </w:r>
        <w:r w:rsidR="009C4CF7" w:rsidDel="00B25A30">
          <w:fldChar w:fldCharType="end"/>
        </w:r>
        <w:r w:rsidR="00F81530" w:rsidDel="00B25A30">
          <w:delText xml:space="preserve">. </w:delText>
        </w:r>
      </w:del>
      <w:del w:id="37" w:author="Augustus Raymond Pendleton" w:date="2025-11-20T14:02:00Z" w16du:dateUtc="2025-11-20T19:02:00Z">
        <w:r w:rsidR="00622F9C" w:rsidDel="006767F7">
          <w:delText>Methods to address these concerns, including rarefaction, remain debated and are challenging to benchmark rigorously</w:delText>
        </w:r>
        <w:r w:rsidR="00F81530" w:rsidDel="006767F7">
          <w:delText xml:space="preserve"> </w:delText>
        </w:r>
        <w:r w:rsidR="009C4CF7" w:rsidDel="006767F7">
          <w:fldChar w:fldCharType="begin"/>
        </w:r>
        <w:r w:rsidR="00A20B2F" w:rsidDel="006767F7">
          <w:delInstrText xml:space="preserve"> ADDIN ZOTERO_ITEM CSL_CITATION {"citationID":"zFNsNEFO","properties":{"formattedCitation":"[19]","plainCitation":"[19]","noteIndex":0},"citationItems":[{"id":2077,"uris":["http://zotero.org/groups/5077571/items/VAST522A"],"itemData":{"id":2077,"type":"article-journal","container-title":"mSphere","DOI":"10.1128/msphere.00355-23","issue":"1","note":"publisher: American Society for Microbiology","page":"e00355-23","source":"journals.asm.org (Atypon)","title":"Waste not, want not: revisiting the analysis that called into question the practice of rarefaction","title-short":"Waste not, want not","volume":"9","author":[{"family":"Schloss","given":"Patrick D."}],"issued":{"date-parts":[["2023",12,6]]},"citation-key":"schlossWasteNotWant2023"}}],"schema":"https://github.com/citation-style-language/schema/raw/master/csl-citation.json"} </w:delInstrText>
        </w:r>
        <w:r w:rsidR="009C4CF7" w:rsidDel="006767F7">
          <w:fldChar w:fldCharType="separate"/>
        </w:r>
        <w:r w:rsidR="00A20B2F" w:rsidDel="006767F7">
          <w:rPr>
            <w:noProof/>
          </w:rPr>
          <w:delText>[19]</w:delText>
        </w:r>
        <w:r w:rsidR="009C4CF7" w:rsidDel="006767F7">
          <w:fldChar w:fldCharType="end"/>
        </w:r>
        <w:r w:rsidR="00F81530" w:rsidDel="006767F7">
          <w:delText xml:space="preserve">. </w:delText>
        </w:r>
      </w:del>
      <w:del w:id="38" w:author="Augustus Raymond Pendleton" w:date="2025-11-20T13:52:00Z" w16du:dateUtc="2025-11-20T18:52:00Z">
        <w:r w:rsidR="00F81530" w:rsidDel="00620593">
          <w:delText>We do not e</w:delText>
        </w:r>
        <w:r w:rsidR="00622F9C" w:rsidDel="00620593">
          <w:delText xml:space="preserve">valuate </w:delText>
        </w:r>
        <w:r w:rsidR="00F81530" w:rsidDel="00620593">
          <w:delText xml:space="preserve">the sensitivity of </w:delText>
        </w:r>
        <w:r w:rsidR="00F81530" w:rsidDel="00620593">
          <w:rPr>
            <w:i/>
            <w:iCs/>
          </w:rPr>
          <w:delText>U</w:delText>
        </w:r>
        <w:r w:rsidR="00F81530" w:rsidDel="00620593">
          <w:rPr>
            <w:i/>
            <w:iCs/>
            <w:vertAlign w:val="superscript"/>
          </w:rPr>
          <w:delText>A</w:delText>
        </w:r>
        <w:r w:rsidR="00622F9C" w:rsidDel="00620593">
          <w:rPr>
            <w:i/>
            <w:iCs/>
          </w:rPr>
          <w:delText xml:space="preserve"> </w:delText>
        </w:r>
        <w:r w:rsidR="00622F9C" w:rsidDel="00620593">
          <w:delText xml:space="preserve">or </w:delText>
        </w:r>
        <w:r w:rsidR="00F81530" w:rsidDel="00620593">
          <w:rPr>
            <w:i/>
            <w:iCs/>
          </w:rPr>
          <w:delText>GU</w:delText>
        </w:r>
        <w:r w:rsidR="00F81530" w:rsidDel="00620593">
          <w:rPr>
            <w:i/>
            <w:iCs/>
            <w:vertAlign w:val="superscript"/>
          </w:rPr>
          <w:delText>A</w:delText>
        </w:r>
        <w:r w:rsidR="00F81530" w:rsidDel="00620593">
          <w:rPr>
            <w:i/>
            <w:iCs/>
          </w:rPr>
          <w:delText xml:space="preserve"> </w:delText>
        </w:r>
        <w:r w:rsidR="00F81530" w:rsidDel="00620593">
          <w:delText xml:space="preserve">to </w:delText>
        </w:r>
        <w:r w:rsidR="00622F9C" w:rsidDel="00620593">
          <w:delText xml:space="preserve">different </w:delText>
        </w:r>
        <w:r w:rsidR="00F81530" w:rsidDel="00620593">
          <w:delText xml:space="preserve">rarefaction </w:delText>
        </w:r>
        <w:r w:rsidR="00622F9C" w:rsidDel="00620593">
          <w:delText>strategies here, but we do</w:delText>
        </w:r>
      </w:del>
      <w:del w:id="39" w:author="Augustus Raymond Pendleton" w:date="2025-11-20T13:55:00Z" w16du:dateUtc="2025-11-20T18:55:00Z">
        <w:r w:rsidR="00F81530" w:rsidDel="00620593">
          <w:delText xml:space="preserve"> provide a </w:delText>
        </w:r>
        <w:r w:rsidR="00622F9C" w:rsidDel="00620593">
          <w:delText xml:space="preserve">workflow </w:delText>
        </w:r>
        <w:r w:rsidR="00F81530" w:rsidDel="00620593">
          <w:delText>and code for how we incorporated rarefaction into our own analyses (</w:delText>
        </w:r>
        <w:r w:rsidR="00622F9C" w:rsidDel="00620593">
          <w:delText>Box 2</w:delText>
        </w:r>
        <w:r w:rsidR="00F81530" w:rsidDel="00620593">
          <w:delText xml:space="preserve"> and available code). </w:delText>
        </w:r>
        <w:r w:rsidR="00622F9C" w:rsidDel="00620593">
          <w:delText xml:space="preserve">This approach minimizes sequencing-depth biases while preserving abundance scaling for downstream </w:delText>
        </w:r>
      </w:del>
      <m:oMath>
        <m:r>
          <w:del w:id="40" w:author="Augustus Raymond Pendleton" w:date="2025-11-20T13:55:00Z" w16du:dateUtc="2025-11-20T18:55:00Z">
            <w:rPr>
              <w:rFonts w:ascii="Cambria Math" w:hAnsi="Cambria Math"/>
            </w:rPr>
            <m:t>β</m:t>
          </w:del>
        </m:r>
      </m:oMath>
      <w:del w:id="41" w:author="Augustus Raymond Pendleton" w:date="2025-11-20T13:55:00Z" w16du:dateUtc="2025-11-20T18:55:00Z">
        <w:r w:rsidR="00622F9C" w:rsidDel="00620593">
          <w:delText xml:space="preserve">-diversity analysis. </w:delText>
        </w:r>
      </w:del>
    </w:p>
    <w:p w14:paraId="6FF6F704" w14:textId="666BAA96" w:rsidR="00622F9C" w:rsidRDefault="00622F9C" w:rsidP="006A381E">
      <w:pPr>
        <w:spacing w:line="240" w:lineRule="auto"/>
      </w:pPr>
      <w:r>
        <w:rPr>
          <w:noProof/>
        </w:rPr>
        <w:drawing>
          <wp:inline distT="0" distB="0" distL="0" distR="0" wp14:anchorId="4B7C33C7" wp14:editId="405D4484">
            <wp:extent cx="5943447" cy="5494019"/>
            <wp:effectExtent l="0" t="0" r="635" b="5715"/>
            <wp:docPr id="16522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086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447" cy="5494019"/>
                    </a:xfrm>
                    <a:prstGeom prst="rect">
                      <a:avLst/>
                    </a:prstGeom>
                  </pic:spPr>
                </pic:pic>
              </a:graphicData>
            </a:graphic>
          </wp:inline>
        </w:drawing>
      </w:r>
    </w:p>
    <w:p w14:paraId="359318B5" w14:textId="00A7067F" w:rsidR="00622F9C" w:rsidRPr="00057D48" w:rsidRDefault="00622F9C" w:rsidP="006A381E">
      <w:pPr>
        <w:spacing w:line="240" w:lineRule="auto"/>
        <w:rPr>
          <w:sz w:val="20"/>
          <w:szCs w:val="20"/>
        </w:rPr>
      </w:pPr>
      <w:r w:rsidRPr="00057D48">
        <w:rPr>
          <w:i/>
          <w:iCs/>
          <w:sz w:val="20"/>
          <w:szCs w:val="20"/>
        </w:rPr>
        <w:t>Figure 4. GU</w:t>
      </w:r>
      <w:r w:rsidRPr="00057D48">
        <w:rPr>
          <w:i/>
          <w:iCs/>
          <w:sz w:val="20"/>
          <w:szCs w:val="20"/>
          <w:vertAlign w:val="superscript"/>
        </w:rPr>
        <w:t>A</w:t>
      </w:r>
      <w:r w:rsidRPr="00057D48">
        <w:rPr>
          <w:i/>
          <w:iCs/>
          <w:sz w:val="20"/>
          <w:szCs w:val="20"/>
        </w:rPr>
        <w:t xml:space="preserve"> </w:t>
      </w:r>
      <w:r>
        <w:rPr>
          <w:i/>
          <w:iCs/>
          <w:sz w:val="20"/>
          <w:szCs w:val="20"/>
        </w:rPr>
        <w:t xml:space="preserve">requires more computational time but remains </w:t>
      </w:r>
      <w:r w:rsidRPr="00057D48">
        <w:rPr>
          <w:i/>
          <w:iCs/>
          <w:sz w:val="20"/>
          <w:szCs w:val="20"/>
        </w:rPr>
        <w:t>resilien</w:t>
      </w:r>
      <w:r>
        <w:rPr>
          <w:i/>
          <w:iCs/>
          <w:sz w:val="20"/>
          <w:szCs w:val="20"/>
        </w:rPr>
        <w:t>t</w:t>
      </w:r>
      <w:r w:rsidRPr="00057D48">
        <w:rPr>
          <w:i/>
          <w:iCs/>
          <w:sz w:val="20"/>
          <w:szCs w:val="20"/>
        </w:rPr>
        <w:t xml:space="preserve"> to quantification error. </w:t>
      </w:r>
      <w:r w:rsidRPr="00057D48">
        <w:rPr>
          <w:sz w:val="20"/>
          <w:szCs w:val="20"/>
        </w:rPr>
        <w:t xml:space="preserve">(A) </w:t>
      </w:r>
      <w:r>
        <w:rPr>
          <w:sz w:val="20"/>
          <w:szCs w:val="20"/>
        </w:rPr>
        <w:t>Runtime for</w:t>
      </w:r>
      <w:r w:rsidRPr="00057D48">
        <w:rPr>
          <w:sz w:val="20"/>
          <w:szCs w:val="20"/>
        </w:rPr>
        <w:t xml:space="preserve">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w:t>
      </w:r>
      <w:proofErr w:type="spellStart"/>
      <w:r w:rsidRPr="00057D48">
        <w:rPr>
          <w:sz w:val="20"/>
          <w:szCs w:val="20"/>
        </w:rPr>
        <w:t>GUni</w:t>
      </w:r>
      <w:r w:rsidR="00C150F6">
        <w:rPr>
          <w:sz w:val="20"/>
          <w:szCs w:val="20"/>
        </w:rPr>
        <w:t>F</w:t>
      </w:r>
      <w:r w:rsidRPr="00057D48">
        <w:rPr>
          <w:sz w:val="20"/>
          <w:szCs w:val="20"/>
        </w:rPr>
        <w:t>rac</w:t>
      </w:r>
      <w:proofErr w:type="spellEnd"/>
      <w:r w:rsidR="00C150F6">
        <w:rPr>
          <w:sz w:val="20"/>
          <w:szCs w:val="20"/>
        </w:rPr>
        <w:t xml:space="preserve"> package</w:t>
      </w:r>
      <w:r w:rsidRPr="00057D48">
        <w:rPr>
          <w:sz w:val="20"/>
          <w:szCs w:val="20"/>
        </w:rPr>
        <w:t xml:space="preserve">), </w:t>
      </w:r>
      <w:r w:rsidRPr="00057D48">
        <w:rPr>
          <w:i/>
          <w:iCs/>
          <w:sz w:val="20"/>
          <w:szCs w:val="20"/>
        </w:rPr>
        <w:t>U</w:t>
      </w:r>
      <w:r w:rsidRPr="00057D48">
        <w:rPr>
          <w:i/>
          <w:iCs/>
          <w:sz w:val="20"/>
          <w:szCs w:val="20"/>
          <w:vertAlign w:val="superscript"/>
        </w:rPr>
        <w:t>R</w:t>
      </w:r>
      <w:r w:rsidRPr="00057D48">
        <w:rPr>
          <w:sz w:val="20"/>
          <w:szCs w:val="20"/>
        </w:rPr>
        <w:t xml:space="preserve"> (</w:t>
      </w:r>
      <w:proofErr w:type="spellStart"/>
      <w:r w:rsidRPr="00057D48">
        <w:rPr>
          <w:sz w:val="20"/>
          <w:szCs w:val="20"/>
        </w:rPr>
        <w:t>FastUni</w:t>
      </w:r>
      <w:r w:rsidR="00C150F6">
        <w:rPr>
          <w:sz w:val="20"/>
          <w:szCs w:val="20"/>
        </w:rPr>
        <w:t>F</w:t>
      </w:r>
      <w:r w:rsidRPr="00057D48">
        <w:rPr>
          <w:sz w:val="20"/>
          <w:szCs w:val="20"/>
        </w:rPr>
        <w:t>rac</w:t>
      </w:r>
      <w:proofErr w:type="spellEnd"/>
      <w:r w:rsidRPr="00057D48">
        <w:rPr>
          <w:sz w:val="20"/>
          <w:szCs w:val="20"/>
        </w:rPr>
        <w:t xml:space="preserve"> in the </w:t>
      </w:r>
      <w:proofErr w:type="spellStart"/>
      <w:r w:rsidRPr="00057D48">
        <w:rPr>
          <w:sz w:val="20"/>
          <w:szCs w:val="20"/>
        </w:rPr>
        <w:t>phyloseq</w:t>
      </w:r>
      <w:proofErr w:type="spellEnd"/>
      <w:r w:rsidR="00C150F6">
        <w:rPr>
          <w:sz w:val="20"/>
          <w:szCs w:val="20"/>
        </w:rPr>
        <w:t xml:space="preserve"> package</w:t>
      </w:r>
      <w:r w:rsidRPr="00057D48">
        <w:rPr>
          <w:sz w:val="20"/>
          <w:szCs w:val="20"/>
        </w:rPr>
        <w:t xml:space="preserve">) and </w:t>
      </w:r>
      <w:r w:rsidRPr="00057D48">
        <w:rPr>
          <w:i/>
          <w:iCs/>
          <w:sz w:val="20"/>
          <w:szCs w:val="20"/>
        </w:rPr>
        <w:t>BC</w:t>
      </w:r>
      <w:r w:rsidRPr="00057D48">
        <w:rPr>
          <w:i/>
          <w:iCs/>
          <w:sz w:val="20"/>
          <w:szCs w:val="20"/>
          <w:vertAlign w:val="superscript"/>
        </w:rPr>
        <w:t>A</w:t>
      </w:r>
      <w:r w:rsidRPr="00057D48">
        <w:rPr>
          <w:sz w:val="20"/>
          <w:szCs w:val="20"/>
        </w:rPr>
        <w:t xml:space="preserve"> (vegan</w:t>
      </w:r>
      <w:r w:rsidR="00C150F6">
        <w:rPr>
          <w:sz w:val="20"/>
          <w:szCs w:val="20"/>
        </w:rPr>
        <w:t xml:space="preserve"> package</w:t>
      </w:r>
      <w:r w:rsidRPr="00057D48">
        <w:rPr>
          <w:sz w:val="20"/>
          <w:szCs w:val="20"/>
        </w:rPr>
        <w:t xml:space="preserve">) was </w:t>
      </w:r>
      <w:r>
        <w:rPr>
          <w:sz w:val="20"/>
          <w:szCs w:val="20"/>
        </w:rPr>
        <w:t>benchmarked</w:t>
      </w:r>
      <w:r w:rsidRPr="00057D48">
        <w:rPr>
          <w:sz w:val="20"/>
          <w:szCs w:val="20"/>
        </w:rPr>
        <w:t xml:space="preserve"> across 50 iterations on </w:t>
      </w:r>
      <w:r>
        <w:rPr>
          <w:sz w:val="20"/>
          <w:szCs w:val="20"/>
        </w:rPr>
        <w:t>a</w:t>
      </w:r>
      <w:r w:rsidRPr="00057D48">
        <w:rPr>
          <w:sz w:val="20"/>
          <w:szCs w:val="20"/>
        </w:rPr>
        <w:t xml:space="preserve"> sub-sampled soil dataset</w:t>
      </w:r>
      <w:r>
        <w:rPr>
          <w:sz w:val="20"/>
          <w:szCs w:val="20"/>
        </w:rPr>
        <w:t xml:space="preserve"> (mature samples only) </w:t>
      </w:r>
      <w:r w:rsidRPr="00057D48">
        <w:rPr>
          <w:sz w:val="20"/>
          <w:szCs w:val="20"/>
        </w:rPr>
        <w:fldChar w:fldCharType="begin"/>
      </w:r>
      <w:r w:rsidR="00A20B2F">
        <w:rPr>
          <w:sz w:val="20"/>
          <w:szCs w:val="20"/>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057D48">
        <w:rPr>
          <w:sz w:val="20"/>
          <w:szCs w:val="20"/>
        </w:rPr>
        <w:fldChar w:fldCharType="separate"/>
      </w:r>
      <w:r w:rsidR="00A20B2F">
        <w:rPr>
          <w:noProof/>
          <w:sz w:val="20"/>
          <w:szCs w:val="20"/>
        </w:rPr>
        <w:t>[10]</w:t>
      </w:r>
      <w:r w:rsidRPr="00057D48">
        <w:rPr>
          <w:sz w:val="20"/>
          <w:szCs w:val="20"/>
        </w:rPr>
        <w:fldChar w:fldCharType="end"/>
      </w:r>
      <w:r>
        <w:rPr>
          <w:sz w:val="20"/>
          <w:szCs w:val="20"/>
        </w:rPr>
        <w:t xml:space="preserve">, using increasing </w:t>
      </w:r>
      <w:r w:rsidRPr="00057D48">
        <w:rPr>
          <w:sz w:val="20"/>
          <w:szCs w:val="20"/>
        </w:rPr>
        <w:t xml:space="preserve">ASV </w:t>
      </w:r>
      <w:r>
        <w:rPr>
          <w:sz w:val="20"/>
          <w:szCs w:val="20"/>
        </w:rPr>
        <w:t>richness</w:t>
      </w:r>
      <w:r w:rsidRPr="00057D48">
        <w:rPr>
          <w:sz w:val="20"/>
          <w:szCs w:val="20"/>
        </w:rPr>
        <w:t xml:space="preserve"> (50, 100, 200, 500, 1,000, 2,000, 5,000, 10,000), </w:t>
      </w:r>
      <w:r>
        <w:rPr>
          <w:sz w:val="20"/>
          <w:szCs w:val="20"/>
        </w:rPr>
        <w:t>with</w:t>
      </w:r>
      <w:r w:rsidRPr="00057D48">
        <w:rPr>
          <w:sz w:val="20"/>
          <w:szCs w:val="20"/>
        </w:rPr>
        <w:t xml:space="preserve"> 10 samples and </w:t>
      </w:r>
      <w:r>
        <w:rPr>
          <w:sz w:val="20"/>
          <w:szCs w:val="20"/>
        </w:rPr>
        <w:t>one</w:t>
      </w:r>
      <w:r w:rsidRPr="00057D48">
        <w:rPr>
          <w:sz w:val="20"/>
          <w:szCs w:val="20"/>
        </w:rPr>
        <w:t xml:space="preserve"> </w:t>
      </w:r>
      <m:oMath>
        <m:r>
          <w:rPr>
            <w:rFonts w:ascii="Cambria Math" w:hAnsi="Cambria Math"/>
            <w:sz w:val="20"/>
            <w:szCs w:val="20"/>
          </w:rPr>
          <m:t>α</m:t>
        </m:r>
      </m:oMath>
      <w:r w:rsidRPr="00057D48">
        <w:rPr>
          <w:sz w:val="20"/>
          <w:szCs w:val="20"/>
        </w:rPr>
        <w:t xml:space="preserve"> value </w:t>
      </w:r>
      <w:r>
        <w:rPr>
          <w:sz w:val="20"/>
          <w:szCs w:val="20"/>
        </w:rPr>
        <w:t xml:space="preserve">per run </w:t>
      </w:r>
      <w:r w:rsidRPr="00057D48">
        <w:rPr>
          <w:sz w:val="20"/>
          <w:szCs w:val="20"/>
        </w:rPr>
        <w:t xml:space="preserve">(unweighted </w:t>
      </w:r>
      <w:proofErr w:type="spellStart"/>
      <w:r w:rsidRPr="00057D48">
        <w:rPr>
          <w:sz w:val="20"/>
          <w:szCs w:val="20"/>
        </w:rPr>
        <w:t>Uni</w:t>
      </w:r>
      <w:r w:rsidR="00C150F6">
        <w:rPr>
          <w:sz w:val="20"/>
          <w:szCs w:val="20"/>
        </w:rPr>
        <w:t>F</w:t>
      </w:r>
      <w:r w:rsidRPr="00057D48">
        <w:rPr>
          <w:sz w:val="20"/>
          <w:szCs w:val="20"/>
        </w:rPr>
        <w:t>rac</w:t>
      </w:r>
      <w:proofErr w:type="spellEnd"/>
      <w:r w:rsidRPr="00057D48">
        <w:rPr>
          <w:sz w:val="20"/>
          <w:szCs w:val="20"/>
        </w:rPr>
        <w:t xml:space="preserve"> is also calculated by default). </w:t>
      </w:r>
      <w:r w:rsidR="00C65332">
        <w:rPr>
          <w:sz w:val="20"/>
          <w:szCs w:val="20"/>
        </w:rPr>
        <w:t>Error bars represent standard deviation.</w:t>
      </w:r>
      <w:r w:rsidRPr="00057D48">
        <w:rPr>
          <w:sz w:val="20"/>
          <w:szCs w:val="20"/>
        </w:rPr>
        <w:t xml:space="preserve"> (B) </w:t>
      </w:r>
      <w:r w:rsidR="00C65332">
        <w:rPr>
          <w:sz w:val="20"/>
          <w:szCs w:val="20"/>
        </w:rPr>
        <w:t>Quadratic</w:t>
      </w:r>
      <w:r w:rsidRPr="00057D48">
        <w:rPr>
          <w:sz w:val="20"/>
          <w:szCs w:val="20"/>
        </w:rPr>
        <w:t xml:space="preserve"> relationship</w:t>
      </w:r>
      <w:r w:rsidR="00C65332">
        <w:rPr>
          <w:sz w:val="20"/>
          <w:szCs w:val="20"/>
        </w:rPr>
        <w:t xml:space="preserve"> </w:t>
      </w:r>
      <w:r w:rsidRPr="00057D48">
        <w:rPr>
          <w:sz w:val="20"/>
          <w:szCs w:val="20"/>
        </w:rPr>
        <w:t xml:space="preserve">between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 xml:space="preserve">computation time and ASV </w:t>
      </w:r>
      <w:r>
        <w:rPr>
          <w:sz w:val="20"/>
          <w:szCs w:val="20"/>
        </w:rPr>
        <w:t>richness</w:t>
      </w:r>
      <w:r w:rsidRPr="00057D48">
        <w:rPr>
          <w:sz w:val="20"/>
          <w:szCs w:val="20"/>
        </w:rPr>
        <w:t xml:space="preserve">. </w:t>
      </w:r>
      <w:r w:rsidR="00C65332">
        <w:rPr>
          <w:sz w:val="20"/>
          <w:szCs w:val="20"/>
        </w:rPr>
        <w:t xml:space="preserve">Large center point represents median across 50 iterations, error bars (standard deviation) are too </w:t>
      </w:r>
      <w:r w:rsidR="00C65332">
        <w:rPr>
          <w:sz w:val="20"/>
          <w:szCs w:val="20"/>
        </w:rPr>
        <w:lastRenderedPageBreak/>
        <w:t>small to be seen.</w:t>
      </w:r>
      <w:ins w:id="42" w:author="Augustus Raymond Pendleton" w:date="2025-11-20T14:28:00Z" w16du:dateUtc="2025-11-20T19:28:00Z">
        <w:r w:rsidR="00556492">
          <w:rPr>
            <w:sz w:val="20"/>
            <w:szCs w:val="20"/>
          </w:rPr>
          <w:t xml:space="preserve"> </w:t>
        </w:r>
      </w:ins>
      <w:ins w:id="43" w:author="Augustus Raymond Pendleton" w:date="2025-11-20T14:29:00Z" w16du:dateUtc="2025-11-20T19:29:00Z">
        <w:r w:rsidR="00556492">
          <w:rPr>
            <w:sz w:val="20"/>
            <w:szCs w:val="20"/>
          </w:rPr>
          <w:t xml:space="preserve">All benchmarks were run on an </w:t>
        </w:r>
        <w:r w:rsidR="00556492" w:rsidRPr="00556492">
          <w:rPr>
            <w:sz w:val="20"/>
            <w:szCs w:val="20"/>
          </w:rPr>
          <w:t>AMD EPYC 64-core processor with 1014</w:t>
        </w:r>
        <w:r w:rsidR="00556492">
          <w:rPr>
            <w:sz w:val="20"/>
            <w:szCs w:val="20"/>
          </w:rPr>
          <w:t xml:space="preserve"> </w:t>
        </w:r>
        <w:r w:rsidR="00556492" w:rsidRPr="00556492">
          <w:rPr>
            <w:sz w:val="20"/>
            <w:szCs w:val="20"/>
          </w:rPr>
          <w:t>GB system memory</w:t>
        </w:r>
      </w:ins>
      <w:ins w:id="44" w:author="Augustus Raymond Pendleton" w:date="2025-11-20T14:30:00Z" w16du:dateUtc="2025-11-20T19:30:00Z">
        <w:r w:rsidR="00556492">
          <w:rPr>
            <w:sz w:val="20"/>
            <w:szCs w:val="20"/>
          </w:rPr>
          <w:t xml:space="preserve"> (R v4.3.3,</w:t>
        </w:r>
      </w:ins>
      <w:ins w:id="45" w:author="Augustus Raymond Pendleton" w:date="2025-11-20T14:31:00Z" w16du:dateUtc="2025-11-20T19:31:00Z">
        <w:r w:rsidR="00556492">
          <w:rPr>
            <w:sz w:val="20"/>
            <w:szCs w:val="20"/>
          </w:rPr>
          <w:t xml:space="preserve"> vegan v2.7-1, </w:t>
        </w:r>
        <w:proofErr w:type="spellStart"/>
        <w:r w:rsidR="00556492">
          <w:rPr>
            <w:sz w:val="20"/>
            <w:szCs w:val="20"/>
          </w:rPr>
          <w:t>phyloseq</w:t>
        </w:r>
        <w:proofErr w:type="spellEnd"/>
        <w:r w:rsidR="00556492">
          <w:rPr>
            <w:sz w:val="20"/>
            <w:szCs w:val="20"/>
          </w:rPr>
          <w:t xml:space="preserve"> </w:t>
        </w:r>
      </w:ins>
      <w:ins w:id="46" w:author="Augustus Raymond Pendleton" w:date="2025-11-20T14:33:00Z" w16du:dateUtc="2025-11-20T19:33:00Z">
        <w:r w:rsidR="004E7775">
          <w:rPr>
            <w:sz w:val="20"/>
            <w:szCs w:val="20"/>
          </w:rPr>
          <w:t>v</w:t>
        </w:r>
      </w:ins>
      <w:ins w:id="47" w:author="Augustus Raymond Pendleton" w:date="2025-11-20T14:32:00Z" w16du:dateUtc="2025-11-20T19:32:00Z">
        <w:r w:rsidR="00556492">
          <w:rPr>
            <w:sz w:val="20"/>
            <w:szCs w:val="20"/>
          </w:rPr>
          <w:t xml:space="preserve">1.52.0, </w:t>
        </w:r>
        <w:proofErr w:type="spellStart"/>
        <w:r w:rsidR="00556492">
          <w:rPr>
            <w:sz w:val="20"/>
            <w:szCs w:val="20"/>
          </w:rPr>
          <w:t>GUnifrac</w:t>
        </w:r>
        <w:proofErr w:type="spellEnd"/>
        <w:r w:rsidR="00556492">
          <w:rPr>
            <w:sz w:val="20"/>
            <w:szCs w:val="20"/>
          </w:rPr>
          <w:t xml:space="preserve"> </w:t>
        </w:r>
      </w:ins>
      <w:ins w:id="48" w:author="Augustus Raymond Pendleton" w:date="2025-11-20T14:33:00Z" w16du:dateUtc="2025-11-20T19:33:00Z">
        <w:r w:rsidR="004E7775">
          <w:rPr>
            <w:sz w:val="20"/>
            <w:szCs w:val="20"/>
          </w:rPr>
          <w:t>v</w:t>
        </w:r>
      </w:ins>
      <w:ins w:id="49" w:author="Augustus Raymond Pendleton" w:date="2025-11-20T14:32:00Z" w16du:dateUtc="2025-11-20T19:32:00Z">
        <w:r w:rsidR="00556492">
          <w:rPr>
            <w:sz w:val="20"/>
            <w:szCs w:val="20"/>
          </w:rPr>
          <w:t>1.8.1</w:t>
        </w:r>
      </w:ins>
      <w:ins w:id="50" w:author="Augustus Raymond Pendleton" w:date="2025-11-20T14:33:00Z" w16du:dateUtc="2025-11-20T19:33:00Z">
        <w:r w:rsidR="00556492">
          <w:rPr>
            <w:sz w:val="20"/>
            <w:szCs w:val="20"/>
          </w:rPr>
          <w:t>)</w:t>
        </w:r>
      </w:ins>
      <w:ins w:id="51" w:author="Augustus Raymond Pendleton" w:date="2025-11-20T14:32:00Z" w16du:dateUtc="2025-11-20T19:32:00Z">
        <w:r w:rsidR="00556492">
          <w:rPr>
            <w:sz w:val="20"/>
            <w:szCs w:val="20"/>
          </w:rPr>
          <w:t>.</w:t>
        </w:r>
      </w:ins>
      <w:ins w:id="52" w:author="Augustus Raymond Pendleton" w:date="2025-11-20T14:30:00Z" w16du:dateUtc="2025-11-20T19:30:00Z">
        <w:r w:rsidR="00556492">
          <w:rPr>
            <w:sz w:val="20"/>
            <w:szCs w:val="20"/>
          </w:rPr>
          <w:t xml:space="preserve"> </w:t>
        </w:r>
      </w:ins>
      <w:del w:id="53" w:author="Augustus Raymond Pendleton" w:date="2025-11-20T14:29:00Z" w16du:dateUtc="2025-11-20T19:29:00Z">
        <w:r w:rsidR="00C65332" w:rsidDel="00556492">
          <w:rPr>
            <w:sz w:val="20"/>
            <w:szCs w:val="20"/>
          </w:rPr>
          <w:delText xml:space="preserve"> </w:delText>
        </w:r>
      </w:del>
      <w:r w:rsidRPr="00057D48">
        <w:rPr>
          <w:sz w:val="20"/>
          <w:szCs w:val="20"/>
        </w:rPr>
        <w:t xml:space="preserve">(C-D) </w:t>
      </w:r>
      <w:r>
        <w:rPr>
          <w:sz w:val="20"/>
          <w:szCs w:val="20"/>
        </w:rPr>
        <w:t>Sensit</w:t>
      </w:r>
      <w:r w:rsidR="00C150F6">
        <w:rPr>
          <w:sz w:val="20"/>
          <w:szCs w:val="20"/>
        </w:rPr>
        <w:t>i</w:t>
      </w:r>
      <w:r>
        <w:rPr>
          <w:sz w:val="20"/>
          <w:szCs w:val="20"/>
        </w:rPr>
        <w:t xml:space="preserve">vity of </w:t>
      </w:r>
      <w:r w:rsidRPr="00057D48">
        <w:rPr>
          <w:i/>
          <w:iCs/>
          <w:sz w:val="20"/>
          <w:szCs w:val="20"/>
        </w:rPr>
        <w:t>GU</w:t>
      </w:r>
      <w:r w:rsidRPr="00057D48">
        <w:rPr>
          <w:i/>
          <w:iCs/>
          <w:sz w:val="20"/>
          <w:szCs w:val="20"/>
          <w:vertAlign w:val="superscript"/>
        </w:rPr>
        <w:t>A</w:t>
      </w:r>
      <w:r w:rsidRPr="00057D48">
        <w:rPr>
          <w:sz w:val="20"/>
          <w:szCs w:val="20"/>
        </w:rPr>
        <w:t xml:space="preserve"> (</w:t>
      </w:r>
      <m:oMath>
        <m:r>
          <w:rPr>
            <w:rFonts w:ascii="Cambria Math" w:hAnsi="Cambria Math"/>
            <w:sz w:val="20"/>
            <w:szCs w:val="20"/>
          </w:rPr>
          <m:t>α</m:t>
        </m:r>
      </m:oMath>
      <w:r w:rsidRPr="00057D48">
        <w:rPr>
          <w:sz w:val="20"/>
          <w:szCs w:val="20"/>
        </w:rPr>
        <w:t xml:space="preserve"> =</w:t>
      </w:r>
      <w:r>
        <w:rPr>
          <w:sz w:val="20"/>
          <w:szCs w:val="20"/>
        </w:rPr>
        <w:t xml:space="preserve"> </w:t>
      </w:r>
      <w:r w:rsidRPr="00057D48">
        <w:rPr>
          <w:sz w:val="20"/>
          <w:szCs w:val="20"/>
        </w:rPr>
        <w:t>1</w:t>
      </w:r>
      <w:r>
        <w:rPr>
          <w:sz w:val="20"/>
          <w:szCs w:val="20"/>
        </w:rPr>
        <w:t xml:space="preserve"> and 0.2) and </w:t>
      </w:r>
      <w:r>
        <w:rPr>
          <w:i/>
          <w:iCs/>
          <w:sz w:val="20"/>
          <w:szCs w:val="20"/>
        </w:rPr>
        <w:t>BC</w:t>
      </w:r>
      <w:r w:rsidRPr="00057D48">
        <w:rPr>
          <w:i/>
          <w:iCs/>
          <w:sz w:val="20"/>
          <w:szCs w:val="20"/>
          <w:vertAlign w:val="superscript"/>
        </w:rPr>
        <w:t>A</w:t>
      </w:r>
      <w:r w:rsidRPr="00057D48">
        <w:rPr>
          <w:sz w:val="20"/>
          <w:szCs w:val="20"/>
        </w:rPr>
        <w:t xml:space="preserve"> </w:t>
      </w:r>
      <w:r>
        <w:rPr>
          <w:sz w:val="20"/>
          <w:szCs w:val="20"/>
        </w:rPr>
        <w:t>to measurement error was evaluated by adding random variation (</w:t>
      </w:r>
      <w:r w:rsidRPr="006B42C1">
        <w:rPr>
          <w:sz w:val="20"/>
          <w:szCs w:val="20"/>
        </w:rPr>
        <w:t>±</w:t>
      </w:r>
      <w:r w:rsidRPr="00057D48">
        <w:rPr>
          <w:sz w:val="20"/>
          <w:szCs w:val="20"/>
        </w:rPr>
        <w:t xml:space="preserve">1% to </w:t>
      </w:r>
      <w:r w:rsidRPr="006B42C1">
        <w:rPr>
          <w:sz w:val="20"/>
          <w:szCs w:val="20"/>
        </w:rPr>
        <w:t>±</w:t>
      </w:r>
      <w:r w:rsidRPr="00057D48">
        <w:rPr>
          <w:sz w:val="20"/>
          <w:szCs w:val="20"/>
        </w:rPr>
        <w:t>50%</w:t>
      </w:r>
      <w:r>
        <w:rPr>
          <w:sz w:val="20"/>
          <w:szCs w:val="20"/>
        </w:rPr>
        <w:t xml:space="preserve">; </w:t>
      </w:r>
      <w:r w:rsidRPr="00057D48">
        <w:rPr>
          <w:sz w:val="20"/>
          <w:szCs w:val="20"/>
        </w:rPr>
        <w:t>Supp</w:t>
      </w:r>
      <w:r>
        <w:rPr>
          <w:sz w:val="20"/>
          <w:szCs w:val="20"/>
        </w:rPr>
        <w:t>orting</w:t>
      </w:r>
      <w:r w:rsidRPr="00057D48">
        <w:rPr>
          <w:sz w:val="20"/>
          <w:szCs w:val="20"/>
        </w:rPr>
        <w:t xml:space="preserve"> Methods</w:t>
      </w:r>
      <w:r>
        <w:rPr>
          <w:sz w:val="20"/>
          <w:szCs w:val="20"/>
        </w:rPr>
        <w:t xml:space="preserve">) to 16S </w:t>
      </w:r>
      <w:r w:rsidR="00C150F6">
        <w:rPr>
          <w:sz w:val="20"/>
          <w:szCs w:val="20"/>
        </w:rPr>
        <w:t>c</w:t>
      </w:r>
      <w:r>
        <w:rPr>
          <w:sz w:val="20"/>
          <w:szCs w:val="20"/>
        </w:rPr>
        <w:t>opy number estimates in</w:t>
      </w:r>
      <w:r w:rsidR="00C150F6">
        <w:rPr>
          <w:sz w:val="20"/>
          <w:szCs w:val="20"/>
        </w:rPr>
        <w:t xml:space="preserve"> stool samples from</w:t>
      </w:r>
      <w:r>
        <w:rPr>
          <w:sz w:val="20"/>
          <w:szCs w:val="20"/>
        </w:rPr>
        <w:t xml:space="preserve"> </w:t>
      </w:r>
      <w:r w:rsidRPr="00057D48">
        <w:rPr>
          <w:sz w:val="20"/>
          <w:szCs w:val="20"/>
        </w:rPr>
        <w:t xml:space="preserve">the mouse gut dataset </w:t>
      </w:r>
      <w:r w:rsidRPr="00057D48">
        <w:rPr>
          <w:sz w:val="20"/>
          <w:szCs w:val="20"/>
        </w:rPr>
        <w:fldChar w:fldCharType="begin"/>
      </w:r>
      <w:r>
        <w:rPr>
          <w:sz w:val="20"/>
          <w:szCs w:val="20"/>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057D48">
        <w:rPr>
          <w:sz w:val="20"/>
          <w:szCs w:val="20"/>
        </w:rPr>
        <w:fldChar w:fldCharType="separate"/>
      </w:r>
      <w:r>
        <w:rPr>
          <w:noProof/>
          <w:sz w:val="20"/>
          <w:szCs w:val="20"/>
        </w:rPr>
        <w:t>[3]</w:t>
      </w:r>
      <w:r w:rsidRPr="00057D48">
        <w:rPr>
          <w:sz w:val="20"/>
          <w:szCs w:val="20"/>
        </w:rPr>
        <w:fldChar w:fldCharType="end"/>
      </w:r>
      <w:r>
        <w:rPr>
          <w:sz w:val="20"/>
          <w:szCs w:val="20"/>
        </w:rPr>
        <w:t xml:space="preserve">. For each error level, </w:t>
      </w:r>
      <w:r w:rsidRPr="00057D48">
        <w:rPr>
          <w:sz w:val="20"/>
          <w:szCs w:val="20"/>
        </w:rPr>
        <w:t xml:space="preserve">50 </w:t>
      </w:r>
      <w:r>
        <w:rPr>
          <w:sz w:val="20"/>
          <w:szCs w:val="20"/>
        </w:rPr>
        <w:t xml:space="preserve">replicate matrices were generated and </w:t>
      </w:r>
      <w:r w:rsidRPr="00057D48">
        <w:rPr>
          <w:sz w:val="20"/>
          <w:szCs w:val="20"/>
        </w:rPr>
        <w:t xml:space="preserve">compared to the original </w:t>
      </w:r>
      <w:r>
        <w:rPr>
          <w:sz w:val="20"/>
          <w:szCs w:val="20"/>
        </w:rPr>
        <w:t>values.</w:t>
      </w:r>
      <w:r w:rsidRPr="00057D48">
        <w:rPr>
          <w:sz w:val="20"/>
          <w:szCs w:val="20"/>
        </w:rPr>
        <w:t xml:space="preserve"> </w:t>
      </w:r>
      <w:r>
        <w:rPr>
          <w:sz w:val="20"/>
          <w:szCs w:val="20"/>
        </w:rPr>
        <w:t xml:space="preserve">Panels </w:t>
      </w:r>
      <w:r w:rsidRPr="00057D48">
        <w:rPr>
          <w:sz w:val="20"/>
          <w:szCs w:val="20"/>
        </w:rPr>
        <w:t>reflect the (C) mean difference and (D) max difference between the error-added metrics compared to the original</w:t>
      </w:r>
      <w:r>
        <w:rPr>
          <w:sz w:val="20"/>
          <w:szCs w:val="20"/>
        </w:rPr>
        <w:t>s</w:t>
      </w:r>
      <w:r w:rsidRPr="00057D48">
        <w:rPr>
          <w:sz w:val="20"/>
          <w:szCs w:val="20"/>
        </w:rPr>
        <w:t>. Error bars represent the standard deviation of the average mean and max difference across 50 iterations.</w:t>
      </w:r>
    </w:p>
    <w:p w14:paraId="7BFE8391" w14:textId="7B4E1D5A" w:rsidR="00F81530" w:rsidRDefault="00F81530" w:rsidP="006A381E">
      <w:pPr>
        <w:spacing w:line="24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del w:id="54" w:author="Augustus Raymond Pendleton" w:date="2025-11-20T13:51:00Z" w16du:dateUtc="2025-11-20T18:51:00Z">
        <w:r w:rsidR="001D13C8" w:rsidDel="00620593">
          <w:delText>Fig. S</w:delText>
        </w:r>
        <w:r w:rsidR="00153449" w:rsidDel="00620593">
          <w:delText>4</w:delText>
        </w:r>
      </w:del>
      <w:ins w:id="55" w:author="Augustus Raymond Pendleton" w:date="2025-11-20T13:51:00Z" w16du:dateUtc="2025-11-20T18:51:00Z">
        <w:r w:rsidR="00620593">
          <w:t>Fig. S5</w:t>
        </w:r>
      </w:ins>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0E58CBD1" w:rsidR="001D13C8" w:rsidRPr="006A381E" w:rsidRDefault="001D13C8" w:rsidP="006A381E">
      <w:pPr>
        <w:spacing w:line="240" w:lineRule="auto"/>
        <w:ind w:firstLine="720"/>
      </w:pPr>
      <w:r>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ins w:id="56" w:author="Augustus Raymond Pendleton" w:date="2025-11-20T14:51:00Z" w16du:dateUtc="2025-11-20T19:51:00Z">
        <w:r w:rsidR="00210DF7">
          <w:t>r</w:t>
        </w:r>
      </w:ins>
      <w:del w:id="57" w:author="Augustus Raymond Pendleton" w:date="2025-11-20T14:51:00Z" w16du:dateUtc="2025-11-20T19:51:00Z">
        <w:r w:rsidR="00FF50D0" w:rsidDel="00210DF7">
          <w:delText>f</w:delText>
        </w:r>
      </w:del>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6A381E">
      <w:pPr>
        <w:spacing w:line="240" w:lineRule="auto"/>
        <w:ind w:firstLine="720"/>
        <w:rPr>
          <w:ins w:id="58" w:author="Augustus Raymond Pendleton" w:date="2025-11-20T14:06:00Z" w16du:dateUtc="2025-11-20T19:06:00Z"/>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B25A30">
      <w:pPr>
        <w:spacing w:line="240" w:lineRule="auto"/>
        <w:ind w:firstLine="720"/>
        <w:rPr>
          <w:ins w:id="59" w:author="Augustus Raymond Pendleton" w:date="2025-12-15T15:00:00Z" w16du:dateUtc="2025-12-15T20:00:00Z"/>
          <w:rFonts w:eastAsiaTheme="minorEastAsia"/>
        </w:rPr>
      </w:pPr>
      <w:ins w:id="60" w:author="Augustus Raymond Pendleton" w:date="2025-12-15T15:00:00Z" w16du:dateUtc="2025-12-15T20:00:00Z">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w:ins>
      <m:oMath>
        <m:r>
          <w:ins w:id="61" w:author="Augustus Raymond Pendleton" w:date="2025-12-15T15:00:00Z" w16du:dateUtc="2025-12-15T20:00:00Z">
            <w:rPr>
              <w:rFonts w:ascii="Cambria Math" w:hAnsi="Cambria Math"/>
            </w:rPr>
            <m:t>α</m:t>
          </w:ins>
        </m:r>
      </m:oMath>
      <w:ins w:id="62" w:author="Augustus Raymond Pendleton" w:date="2025-12-15T15:00:00Z" w16du:dateUtc="2025-12-15T20:00:00Z">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 xml:space="preserve">had predicted 16S copy numbers of seven copies per genome, explaining the relatively greater (though still weak) sensitivity of </w:t>
        </w:r>
        <w:r>
          <w:rPr>
            <w:rFonts w:eastAsiaTheme="minorEastAsia"/>
          </w:rPr>
          <w:lastRenderedPageBreak/>
          <w:t xml:space="preserve">this dataset to copy number-normalization (Fig. S6B). Finally, we note that 16S copy number-normalization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ins>
    </w:p>
    <w:p w14:paraId="0BA103A4" w14:textId="2969A27A" w:rsidR="00206EE1" w:rsidRPr="00206EE1" w:rsidDel="00B25A30" w:rsidRDefault="003C70B0" w:rsidP="006A381E">
      <w:pPr>
        <w:spacing w:line="240" w:lineRule="auto"/>
        <w:ind w:firstLine="720"/>
        <w:rPr>
          <w:del w:id="63" w:author="Augustus Raymond Pendleton" w:date="2025-12-15T15:00:00Z" w16du:dateUtc="2025-12-15T20:00:00Z"/>
          <w:rFonts w:eastAsiaTheme="minorEastAsia"/>
        </w:rPr>
      </w:pPr>
      <w:del w:id="64" w:author="Augustus Raymond Pendleton" w:date="2025-12-15T15:00:00Z" w16du:dateUtc="2025-12-15T20:00:00Z">
        <w:r w:rsidDel="00B25A30">
          <w:fldChar w:fldCharType="begin"/>
        </w:r>
        <w:r w:rsidR="00210DF7" w:rsidDel="00B25A30">
          <w:del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delInstrText>
        </w:r>
        <w:r w:rsidDel="00B25A30">
          <w:fldChar w:fldCharType="separate"/>
        </w:r>
        <w:r w:rsidR="00210DF7" w:rsidDel="00B25A30">
          <w:rPr>
            <w:noProof/>
          </w:rPr>
          <w:delText>[20, 21]</w:delText>
        </w:r>
        <w:r w:rsidDel="00B25A30">
          <w:fldChar w:fldCharType="end"/>
        </w:r>
        <w:bookmarkStart w:id="65" w:name="_Hlk214543626"/>
        <w:r w:rsidR="00B756E3" w:rsidDel="00B25A30">
          <w:rPr>
            <w:rFonts w:eastAsiaTheme="minorEastAsia"/>
          </w:rPr>
          <w:fldChar w:fldCharType="begin"/>
        </w:r>
        <w:r w:rsidR="009E56F5" w:rsidDel="00B25A30">
          <w:rPr>
            <w:rFonts w:eastAsiaTheme="minorEastAsia"/>
          </w:rPr>
          <w:del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delInstrText>
        </w:r>
        <w:r w:rsidR="00B756E3" w:rsidDel="00B25A30">
          <w:rPr>
            <w:rFonts w:eastAsiaTheme="minorEastAsia"/>
          </w:rPr>
          <w:fldChar w:fldCharType="separate"/>
        </w:r>
        <w:r w:rsidR="009E56F5" w:rsidRPr="009E56F5" w:rsidDel="00B25A30">
          <w:rPr>
            <w:rFonts w:cs="Times New Roman"/>
            <w:kern w:val="0"/>
          </w:rPr>
          <w:delText>[22–24]</w:delText>
        </w:r>
        <w:r w:rsidR="00B756E3" w:rsidDel="00B25A30">
          <w:rPr>
            <w:rFonts w:eastAsiaTheme="minorEastAsia"/>
          </w:rPr>
          <w:fldChar w:fldCharType="end"/>
        </w:r>
        <w:bookmarkEnd w:id="65"/>
      </w:del>
    </w:p>
    <w:p w14:paraId="37D7F57D" w14:textId="77777777" w:rsidR="001D13C8" w:rsidRPr="006A381E" w:rsidRDefault="001D13C8" w:rsidP="006A381E">
      <w:pPr>
        <w:spacing w:line="240" w:lineRule="auto"/>
        <w:rPr>
          <w:rFonts w:eastAsiaTheme="minorEastAsia"/>
          <w:b/>
          <w:bCs/>
        </w:rPr>
      </w:pPr>
      <w:r w:rsidRPr="006A381E">
        <w:rPr>
          <w:rFonts w:eastAsiaTheme="minorEastAsia"/>
          <w:b/>
          <w:bCs/>
        </w:rPr>
        <w:t>Ecological Interpretation and conceptual significance</w:t>
      </w:r>
    </w:p>
    <w:p w14:paraId="3479E1FD" w14:textId="353408E3" w:rsidR="001D13C8" w:rsidRPr="006A381E" w:rsidRDefault="001D13C8" w:rsidP="006A381E">
      <w:pPr>
        <w:spacing w:line="24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w:t>
      </w:r>
      <w:del w:id="66" w:author="Augustus Raymond Pendleton" w:date="2025-12-15T15:00:00Z" w16du:dateUtc="2025-12-15T20:00:00Z">
        <w:r w:rsidDel="00B25A30">
          <w:delText>,</w:delText>
        </w:r>
      </w:del>
      <w:r>
        <w:t xml:space="preserve">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6A381E">
      <w:pPr>
        <w:spacing w:line="24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6A381E">
      <w:pPr>
        <w:spacing w:line="24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6A381E">
      <w:pPr>
        <w:spacing w:line="240" w:lineRule="auto"/>
        <w:ind w:firstLine="504"/>
        <w:rPr>
          <w:rFonts w:eastAsiaTheme="minorEastAsia"/>
        </w:rPr>
      </w:pPr>
      <w:r>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6A381E">
      <w:pPr>
        <w:spacing w:line="240" w:lineRule="auto"/>
        <w:rPr>
          <w:rFonts w:eastAsiaTheme="minorEastAsia"/>
          <w:b/>
          <w:bCs/>
        </w:rPr>
      </w:pPr>
      <w:r>
        <w:rPr>
          <w:rFonts w:eastAsiaTheme="minorEastAsia"/>
          <w:b/>
          <w:bCs/>
        </w:rPr>
        <w:t>Conclusion</w:t>
      </w:r>
    </w:p>
    <w:p w14:paraId="63D758B9" w14:textId="69B70515" w:rsidR="0092229D" w:rsidRDefault="0092229D" w:rsidP="00B26FCE">
      <w:pPr>
        <w:pStyle w:val="p1"/>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w:t>
      </w:r>
      <w:r>
        <w:lastRenderedPageBreak/>
        <w:t>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3FB85BBF" w14:textId="07FE4D43" w:rsidR="005B0677" w:rsidRDefault="005B0677">
      <w:pPr>
        <w:rPr>
          <w:rFonts w:eastAsia="Times New Roman" w:cs="Times New Roman"/>
          <w:kern w:val="0"/>
          <w14:ligatures w14:val="none"/>
        </w:rPr>
      </w:pPr>
      <w:r>
        <w:br w:type="page"/>
      </w:r>
    </w:p>
    <w:p w14:paraId="41E6BF22" w14:textId="77777777" w:rsidR="00153449" w:rsidRDefault="00153449" w:rsidP="00153449">
      <w:pPr>
        <w:pStyle w:val="p1"/>
      </w:pPr>
    </w:p>
    <w:p w14:paraId="61923BF3" w14:textId="77777777" w:rsidR="00153449" w:rsidRDefault="00153449" w:rsidP="00153449">
      <w:pPr>
        <w:pStyle w:val="p1"/>
        <w:rPr>
          <w:b/>
          <w:bCs/>
        </w:rPr>
      </w:pPr>
      <w:r w:rsidRPr="00153449">
        <w:rPr>
          <w:b/>
          <w:bCs/>
        </w:rPr>
        <w:t xml:space="preserve">Box 1: </w:t>
      </w:r>
      <w:r w:rsidRPr="006A381E">
        <w:rPr>
          <w:b/>
          <w:bCs/>
        </w:rPr>
        <w:t>β-diversity metrics should reflect the hypothesis being tested</w:t>
      </w:r>
    </w:p>
    <w:p w14:paraId="7228A697" w14:textId="61F91E28" w:rsidR="00340F0D" w:rsidRPr="00340F0D" w:rsidRDefault="00340F0D" w:rsidP="00153449">
      <w:pPr>
        <w:pStyle w:val="p1"/>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BB1FB4" w:rsidRPr="00BB1FB4" w14:paraId="053020C6" w14:textId="77777777" w:rsidTr="00BB1FB4">
        <w:trPr>
          <w:trHeight w:val="221"/>
        </w:trPr>
        <w:tc>
          <w:tcPr>
            <w:tcW w:w="5803" w:type="dxa"/>
            <w:gridSpan w:val="6"/>
            <w:shd w:val="clear" w:color="auto" w:fill="FFFFFF" w:themeFill="background1"/>
            <w:vAlign w:val="center"/>
          </w:tcPr>
          <w:p w14:paraId="62ADA7E0" w14:textId="77777777" w:rsidR="00BB1FB4" w:rsidRPr="006A381E" w:rsidRDefault="00BB1FB4" w:rsidP="00BB1FB4">
            <w:pPr>
              <w:pStyle w:val="p1"/>
              <w:jc w:val="center"/>
              <w:rPr>
                <w:sz w:val="20"/>
                <w:szCs w:val="20"/>
              </w:rPr>
            </w:pPr>
          </w:p>
        </w:tc>
        <w:tc>
          <w:tcPr>
            <w:tcW w:w="2038" w:type="dxa"/>
            <w:shd w:val="clear" w:color="auto" w:fill="FFFFFF" w:themeFill="background1"/>
            <w:vAlign w:val="center"/>
          </w:tcPr>
          <w:p w14:paraId="239B5492" w14:textId="7D23D4F5" w:rsidR="00BB1FB4" w:rsidRPr="006A381E" w:rsidRDefault="00BB1FB4" w:rsidP="00BB1FB4">
            <w:pPr>
              <w:pStyle w:val="p1"/>
              <w:jc w:val="center"/>
              <w:rPr>
                <w:sz w:val="20"/>
                <w:szCs w:val="20"/>
              </w:rPr>
            </w:pPr>
            <w:r w:rsidRPr="006A381E">
              <w:rPr>
                <w:sz w:val="20"/>
                <w:szCs w:val="20"/>
              </w:rPr>
              <w:t>Metric to Use</w:t>
            </w:r>
          </w:p>
        </w:tc>
        <w:tc>
          <w:tcPr>
            <w:tcW w:w="1509" w:type="dxa"/>
            <w:shd w:val="clear" w:color="auto" w:fill="FFFFFF" w:themeFill="background1"/>
            <w:vAlign w:val="center"/>
          </w:tcPr>
          <w:p w14:paraId="0BEAB4D0" w14:textId="1830FB8E" w:rsidR="00BB1FB4" w:rsidRPr="006A381E" w:rsidRDefault="00B54C61" w:rsidP="005B0677">
            <w:pPr>
              <w:pStyle w:val="p1"/>
              <w:jc w:val="center"/>
              <w:rPr>
                <w:sz w:val="20"/>
                <w:szCs w:val="20"/>
              </w:rPr>
            </w:pPr>
            <w:r>
              <w:rPr>
                <w:sz w:val="20"/>
                <w:szCs w:val="20"/>
              </w:rPr>
              <w:t xml:space="preserve">Hypothetical </w:t>
            </w:r>
            <w:r w:rsidR="00BB1FB4" w:rsidRPr="006A381E">
              <w:rPr>
                <w:sz w:val="20"/>
                <w:szCs w:val="20"/>
              </w:rPr>
              <w:t>Example</w:t>
            </w:r>
          </w:p>
        </w:tc>
      </w:tr>
      <w:tr w:rsidR="00B54C61" w:rsidRPr="00340F0D" w14:paraId="436E4EA4" w14:textId="77777777" w:rsidTr="00F035EF">
        <w:trPr>
          <w:trHeight w:val="221"/>
        </w:trPr>
        <w:tc>
          <w:tcPr>
            <w:tcW w:w="941" w:type="dxa"/>
            <w:vMerge w:val="restart"/>
            <w:shd w:val="clear" w:color="auto" w:fill="FFFFFF" w:themeFill="background1"/>
            <w:vAlign w:val="center"/>
          </w:tcPr>
          <w:p w14:paraId="018A1308" w14:textId="4D4AA493" w:rsidR="00340F0D" w:rsidRPr="006A381E" w:rsidRDefault="00340F0D" w:rsidP="006A381E">
            <w:pPr>
              <w:pStyle w:val="p1"/>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908C5D1" w14:textId="33758552" w:rsidR="00340F0D" w:rsidRPr="006A381E" w:rsidRDefault="00340F0D" w:rsidP="006A381E">
            <w:pPr>
              <w:pStyle w:val="p1"/>
              <w:jc w:val="center"/>
              <w:rPr>
                <w:sz w:val="20"/>
                <w:szCs w:val="20"/>
              </w:rPr>
            </w:pPr>
            <w:r w:rsidRPr="006A381E">
              <w:rPr>
                <w:sz w:val="20"/>
                <w:szCs w:val="20"/>
              </w:rPr>
              <w:t>Yes</w:t>
            </w:r>
          </w:p>
        </w:tc>
        <w:tc>
          <w:tcPr>
            <w:tcW w:w="1067" w:type="dxa"/>
            <w:vMerge w:val="restart"/>
            <w:shd w:val="clear" w:color="auto" w:fill="FFFFFF" w:themeFill="background1"/>
            <w:vAlign w:val="center"/>
          </w:tcPr>
          <w:p w14:paraId="5099A756" w14:textId="69DA27C9" w:rsidR="00340F0D" w:rsidRPr="006A381E" w:rsidRDefault="00340F0D" w:rsidP="006A381E">
            <w:pPr>
              <w:pStyle w:val="p1"/>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9796AFF" w14:textId="03D377EF" w:rsidR="00340F0D" w:rsidRPr="006A381E" w:rsidRDefault="00340F0D" w:rsidP="00BB1FB4">
            <w:pPr>
              <w:pStyle w:val="p1"/>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A39283D" w14:textId="3B0E2A4C"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217C9509" w14:textId="500AC6C2" w:rsidR="00340F0D" w:rsidRPr="006A381E" w:rsidRDefault="00340F0D" w:rsidP="006A381E">
            <w:pPr>
              <w:pStyle w:val="p1"/>
              <w:jc w:val="center"/>
              <w:rPr>
                <w:sz w:val="20"/>
                <w:szCs w:val="20"/>
              </w:rPr>
            </w:pPr>
            <w:r w:rsidRPr="006A381E">
              <w:rPr>
                <w:sz w:val="20"/>
                <w:szCs w:val="20"/>
              </w:rPr>
              <w:t>Cyanobacterial bloom, pathogen proliferation</w:t>
            </w:r>
          </w:p>
        </w:tc>
      </w:tr>
      <w:tr w:rsidR="00B54C61" w:rsidRPr="00340F0D" w14:paraId="4F034B83" w14:textId="77777777" w:rsidTr="00EE30AE">
        <w:trPr>
          <w:trHeight w:val="194"/>
        </w:trPr>
        <w:tc>
          <w:tcPr>
            <w:tcW w:w="941" w:type="dxa"/>
            <w:vMerge/>
            <w:shd w:val="clear" w:color="auto" w:fill="FFFFFF" w:themeFill="background1"/>
            <w:vAlign w:val="center"/>
          </w:tcPr>
          <w:p w14:paraId="18967311"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EC906F3"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611C85D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56079904" w14:textId="5AA4DB81" w:rsidR="00340F0D" w:rsidRPr="006A381E" w:rsidRDefault="00340F0D" w:rsidP="00BB1FB4">
            <w:pPr>
              <w:pStyle w:val="p1"/>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2AAD1711" w14:textId="320A73C2"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1A2315AD" w14:textId="05385A2E" w:rsidR="00340F0D" w:rsidRPr="006A381E" w:rsidRDefault="00340F0D" w:rsidP="005B0677">
            <w:pPr>
              <w:pStyle w:val="p1"/>
              <w:jc w:val="center"/>
              <w:rPr>
                <w:sz w:val="20"/>
                <w:szCs w:val="20"/>
              </w:rPr>
            </w:pPr>
            <w:r w:rsidRPr="006A381E">
              <w:rPr>
                <w:sz w:val="20"/>
                <w:szCs w:val="20"/>
              </w:rPr>
              <w:t>Compositional shifts in response to nutrient addition</w:t>
            </w:r>
          </w:p>
        </w:tc>
      </w:tr>
      <w:tr w:rsidR="00B54C61" w:rsidRPr="00BB1FB4" w14:paraId="4303850A" w14:textId="77777777" w:rsidTr="00BB1FB4">
        <w:trPr>
          <w:trHeight w:val="539"/>
        </w:trPr>
        <w:tc>
          <w:tcPr>
            <w:tcW w:w="941" w:type="dxa"/>
            <w:vMerge/>
            <w:shd w:val="clear" w:color="auto" w:fill="FFFFFF" w:themeFill="background1"/>
            <w:vAlign w:val="center"/>
          </w:tcPr>
          <w:p w14:paraId="3889934B"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10E48282"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296F7C09" w14:textId="77777777" w:rsidR="00BB1FB4" w:rsidRPr="006A381E" w:rsidRDefault="00BB1FB4" w:rsidP="005B0677">
            <w:pPr>
              <w:pStyle w:val="p1"/>
              <w:jc w:val="center"/>
              <w:rPr>
                <w:sz w:val="20"/>
                <w:szCs w:val="20"/>
              </w:rPr>
            </w:pPr>
          </w:p>
        </w:tc>
        <w:tc>
          <w:tcPr>
            <w:tcW w:w="1065" w:type="dxa"/>
            <w:vMerge w:val="restart"/>
            <w:shd w:val="clear" w:color="auto" w:fill="FFFFFF" w:themeFill="background1"/>
            <w:vAlign w:val="center"/>
          </w:tcPr>
          <w:p w14:paraId="34F631B3" w14:textId="74C1A2D1" w:rsidR="00BB1FB4" w:rsidRPr="006A381E" w:rsidRDefault="00BB1FB4" w:rsidP="005B0677">
            <w:pPr>
              <w:pStyle w:val="p1"/>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632628BF" w14:textId="398CC019" w:rsidR="00BB1FB4" w:rsidRPr="006A381E" w:rsidRDefault="00BB1FB4" w:rsidP="005B0677">
            <w:pPr>
              <w:pStyle w:val="p1"/>
              <w:jc w:val="center"/>
              <w:rPr>
                <w:sz w:val="20"/>
                <w:szCs w:val="20"/>
              </w:rPr>
            </w:pPr>
            <w:r w:rsidRPr="006A381E">
              <w:rPr>
                <w:sz w:val="20"/>
                <w:szCs w:val="20"/>
              </w:rPr>
              <w:t>Emphasize rare o</w:t>
            </w:r>
            <w:r w:rsidR="00F2781F">
              <w:rPr>
                <w:sz w:val="20"/>
                <w:szCs w:val="20"/>
              </w:rPr>
              <w:t>r</w:t>
            </w:r>
            <w:r w:rsidRPr="006A381E">
              <w:rPr>
                <w:sz w:val="20"/>
                <w:szCs w:val="20"/>
              </w:rPr>
              <w:t xml:space="preserve"> dominant taxa?</w:t>
            </w:r>
          </w:p>
        </w:tc>
        <w:tc>
          <w:tcPr>
            <w:tcW w:w="1016" w:type="dxa"/>
            <w:shd w:val="clear" w:color="auto" w:fill="FFFFFF" w:themeFill="background1"/>
            <w:vAlign w:val="center"/>
          </w:tcPr>
          <w:p w14:paraId="3D26F4D9" w14:textId="52DE36DB" w:rsidR="00BB1FB4" w:rsidRPr="006A381E" w:rsidRDefault="00BB1FB4" w:rsidP="00BB1FB4">
            <w:pPr>
              <w:pStyle w:val="p1"/>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0270C802" w14:textId="7C86097D"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63DD5DFE" w14:textId="552D2E35" w:rsidR="00BB1FB4" w:rsidRPr="006A381E" w:rsidRDefault="00BB1FB4" w:rsidP="005B0677">
            <w:pPr>
              <w:pStyle w:val="p1"/>
              <w:jc w:val="center"/>
              <w:rPr>
                <w:sz w:val="20"/>
                <w:szCs w:val="20"/>
              </w:rPr>
            </w:pPr>
            <w:r w:rsidRPr="006A381E">
              <w:rPr>
                <w:sz w:val="20"/>
                <w:szCs w:val="20"/>
              </w:rPr>
              <w:t>Diet-associated microbiome shifts across hosts</w:t>
            </w:r>
          </w:p>
        </w:tc>
      </w:tr>
      <w:tr w:rsidR="00B54C61" w:rsidRPr="00BB1FB4" w14:paraId="2E0B7C42" w14:textId="77777777" w:rsidTr="00BB1FB4">
        <w:trPr>
          <w:trHeight w:val="215"/>
        </w:trPr>
        <w:tc>
          <w:tcPr>
            <w:tcW w:w="941" w:type="dxa"/>
            <w:vMerge/>
            <w:shd w:val="clear" w:color="auto" w:fill="FFFFFF" w:themeFill="background1"/>
            <w:vAlign w:val="center"/>
          </w:tcPr>
          <w:p w14:paraId="6E097597"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7BF1176A"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6B1C3D8F" w14:textId="77777777" w:rsidR="00BB1FB4" w:rsidRPr="006A381E" w:rsidRDefault="00BB1FB4" w:rsidP="005B0677">
            <w:pPr>
              <w:pStyle w:val="p1"/>
              <w:jc w:val="center"/>
              <w:rPr>
                <w:sz w:val="20"/>
                <w:szCs w:val="20"/>
              </w:rPr>
            </w:pPr>
          </w:p>
        </w:tc>
        <w:tc>
          <w:tcPr>
            <w:tcW w:w="1065" w:type="dxa"/>
            <w:vMerge/>
            <w:shd w:val="clear" w:color="auto" w:fill="FFFFFF" w:themeFill="background1"/>
            <w:vAlign w:val="center"/>
          </w:tcPr>
          <w:p w14:paraId="35728120" w14:textId="77777777" w:rsidR="00BB1FB4" w:rsidRPr="006A381E" w:rsidRDefault="00BB1FB4" w:rsidP="005B0677">
            <w:pPr>
              <w:pStyle w:val="p1"/>
              <w:jc w:val="center"/>
              <w:rPr>
                <w:sz w:val="20"/>
                <w:szCs w:val="20"/>
              </w:rPr>
            </w:pPr>
          </w:p>
        </w:tc>
        <w:tc>
          <w:tcPr>
            <w:tcW w:w="1163" w:type="dxa"/>
            <w:vMerge/>
            <w:shd w:val="clear" w:color="auto" w:fill="FFFFFF" w:themeFill="background1"/>
            <w:vAlign w:val="center"/>
          </w:tcPr>
          <w:p w14:paraId="00DC2325" w14:textId="77777777" w:rsidR="00BB1FB4" w:rsidRPr="006A381E" w:rsidRDefault="00BB1FB4" w:rsidP="005B0677">
            <w:pPr>
              <w:pStyle w:val="p1"/>
              <w:jc w:val="center"/>
              <w:rPr>
                <w:sz w:val="20"/>
                <w:szCs w:val="20"/>
              </w:rPr>
            </w:pPr>
          </w:p>
        </w:tc>
        <w:tc>
          <w:tcPr>
            <w:tcW w:w="1016" w:type="dxa"/>
            <w:shd w:val="clear" w:color="auto" w:fill="FFFFFF" w:themeFill="background1"/>
            <w:vAlign w:val="center"/>
          </w:tcPr>
          <w:p w14:paraId="09DC0050" w14:textId="0AA80739" w:rsidR="00BB1FB4" w:rsidRPr="006A381E" w:rsidRDefault="00BB1FB4" w:rsidP="00BB1FB4">
            <w:pPr>
              <w:pStyle w:val="p1"/>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77371895" w14:textId="1A8C0D04"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4D06AF1" w14:textId="552F5B9F" w:rsidR="00BB1FB4" w:rsidRPr="006A381E" w:rsidRDefault="00BB1FB4" w:rsidP="005B0677">
            <w:pPr>
              <w:pStyle w:val="p1"/>
              <w:jc w:val="center"/>
              <w:rPr>
                <w:sz w:val="20"/>
                <w:szCs w:val="20"/>
              </w:rPr>
            </w:pPr>
            <w:r w:rsidRPr="006A381E">
              <w:rPr>
                <w:sz w:val="20"/>
                <w:szCs w:val="20"/>
              </w:rPr>
              <w:t>Tributary inputs of rare taxa</w:t>
            </w:r>
          </w:p>
        </w:tc>
      </w:tr>
      <w:tr w:rsidR="00B54C61" w:rsidRPr="00340F0D" w14:paraId="4DEF674C" w14:textId="77777777" w:rsidTr="00A25DC1">
        <w:trPr>
          <w:trHeight w:val="192"/>
        </w:trPr>
        <w:tc>
          <w:tcPr>
            <w:tcW w:w="941" w:type="dxa"/>
            <w:vMerge/>
            <w:shd w:val="clear" w:color="auto" w:fill="FFFFFF" w:themeFill="background1"/>
            <w:vAlign w:val="center"/>
          </w:tcPr>
          <w:p w14:paraId="460242DA"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FCB8181"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D3429AD"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47E6E4F1" w14:textId="4A7D68F8" w:rsidR="00340F0D" w:rsidRPr="006A381E" w:rsidRDefault="00340F0D" w:rsidP="00BB1FB4">
            <w:pPr>
              <w:pStyle w:val="p1"/>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20C313A1" w14:textId="5804B6D5"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3DA71578" w14:textId="572F7608" w:rsidR="00340F0D" w:rsidRPr="006A381E" w:rsidRDefault="00340F0D" w:rsidP="005B0677">
            <w:pPr>
              <w:pStyle w:val="p1"/>
              <w:jc w:val="center"/>
              <w:rPr>
                <w:sz w:val="20"/>
                <w:szCs w:val="20"/>
              </w:rPr>
            </w:pPr>
            <w:r w:rsidRPr="006A381E">
              <w:rPr>
                <w:sz w:val="20"/>
                <w:szCs w:val="20"/>
              </w:rPr>
              <w:t>Random variation in microbial load obscured compositional shifts in soil communities</w:t>
            </w:r>
          </w:p>
        </w:tc>
      </w:tr>
      <w:tr w:rsidR="00B54C61" w:rsidRPr="00340F0D" w14:paraId="1193D148" w14:textId="77777777" w:rsidTr="00515234">
        <w:trPr>
          <w:trHeight w:val="431"/>
        </w:trPr>
        <w:tc>
          <w:tcPr>
            <w:tcW w:w="941" w:type="dxa"/>
            <w:vMerge/>
            <w:shd w:val="clear" w:color="auto" w:fill="FFFFFF" w:themeFill="background1"/>
            <w:vAlign w:val="center"/>
          </w:tcPr>
          <w:p w14:paraId="392CA36E" w14:textId="77777777" w:rsidR="00340F0D" w:rsidRPr="006A381E" w:rsidRDefault="00340F0D" w:rsidP="006A381E">
            <w:pPr>
              <w:pStyle w:val="p1"/>
              <w:jc w:val="center"/>
              <w:rPr>
                <w:sz w:val="20"/>
                <w:szCs w:val="20"/>
              </w:rPr>
            </w:pPr>
          </w:p>
        </w:tc>
        <w:tc>
          <w:tcPr>
            <w:tcW w:w="551" w:type="dxa"/>
            <w:vMerge w:val="restart"/>
            <w:shd w:val="clear" w:color="auto" w:fill="FFFFFF" w:themeFill="background1"/>
            <w:vAlign w:val="center"/>
          </w:tcPr>
          <w:p w14:paraId="00868DC7" w14:textId="4F814AD0" w:rsidR="00340F0D" w:rsidRPr="006A381E" w:rsidRDefault="00340F0D" w:rsidP="006A381E">
            <w:pPr>
              <w:pStyle w:val="p1"/>
              <w:jc w:val="center"/>
              <w:rPr>
                <w:sz w:val="20"/>
                <w:szCs w:val="20"/>
              </w:rPr>
            </w:pPr>
            <w:r w:rsidRPr="006A381E">
              <w:rPr>
                <w:sz w:val="20"/>
                <w:szCs w:val="20"/>
              </w:rPr>
              <w:t>No</w:t>
            </w:r>
          </w:p>
        </w:tc>
        <w:tc>
          <w:tcPr>
            <w:tcW w:w="1067" w:type="dxa"/>
            <w:vMerge w:val="restart"/>
            <w:shd w:val="clear" w:color="auto" w:fill="FFFFFF" w:themeFill="background1"/>
            <w:vAlign w:val="center"/>
          </w:tcPr>
          <w:p w14:paraId="44F9C477" w14:textId="309359D2" w:rsidR="00340F0D" w:rsidRPr="006A381E" w:rsidRDefault="00340F0D" w:rsidP="006A381E">
            <w:pPr>
              <w:pStyle w:val="p1"/>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6F8CF54" w14:textId="51ADA6F0" w:rsidR="00340F0D" w:rsidRPr="006A381E" w:rsidRDefault="00340F0D" w:rsidP="00BB1FB4">
            <w:pPr>
              <w:pStyle w:val="p1"/>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5D0C4542" w14:textId="7FE9CA0A"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6BD97CC0" w14:textId="67961898" w:rsidR="00340F0D" w:rsidRPr="006A381E" w:rsidRDefault="00340F0D" w:rsidP="006A381E">
            <w:pPr>
              <w:pStyle w:val="p1"/>
              <w:jc w:val="center"/>
              <w:rPr>
                <w:sz w:val="20"/>
                <w:szCs w:val="20"/>
              </w:rPr>
            </w:pPr>
            <w:r w:rsidRPr="006A381E">
              <w:rPr>
                <w:sz w:val="20"/>
                <w:szCs w:val="20"/>
              </w:rPr>
              <w:t>Strain turnover and proliferation in the infant gut</w:t>
            </w:r>
          </w:p>
        </w:tc>
      </w:tr>
      <w:tr w:rsidR="00B54C61" w:rsidRPr="00340F0D" w14:paraId="3FFC7AC3" w14:textId="77777777" w:rsidTr="00436AB9">
        <w:trPr>
          <w:trHeight w:val="220"/>
        </w:trPr>
        <w:tc>
          <w:tcPr>
            <w:tcW w:w="941" w:type="dxa"/>
            <w:vMerge/>
            <w:shd w:val="clear" w:color="auto" w:fill="FFFFFF" w:themeFill="background1"/>
            <w:vAlign w:val="center"/>
          </w:tcPr>
          <w:p w14:paraId="28E6DCF7"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3BB7AA7A"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013CD6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14B2B0E8" w14:textId="181EBD0B" w:rsidR="00340F0D" w:rsidRPr="006A381E" w:rsidRDefault="00340F0D" w:rsidP="00BB1FB4">
            <w:pPr>
              <w:pStyle w:val="p1"/>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6EAD8FF4" w14:textId="5236A05B"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38DE374E" w14:textId="4F42C06A" w:rsidR="00340F0D" w:rsidRPr="006A381E" w:rsidRDefault="00340F0D" w:rsidP="005B0677">
            <w:pPr>
              <w:pStyle w:val="p1"/>
              <w:jc w:val="center"/>
              <w:rPr>
                <w:sz w:val="20"/>
                <w:szCs w:val="20"/>
              </w:rPr>
            </w:pPr>
            <w:r w:rsidRPr="006A381E">
              <w:rPr>
                <w:sz w:val="20"/>
                <w:szCs w:val="20"/>
              </w:rPr>
              <w:t>Temporal succession in chemostat</w:t>
            </w:r>
          </w:p>
        </w:tc>
      </w:tr>
    </w:tbl>
    <w:p w14:paraId="4B7C17AC" w14:textId="5868CD30" w:rsidR="00153449" w:rsidRDefault="00153449" w:rsidP="00153449">
      <w:pPr>
        <w:pStyle w:val="p1"/>
      </w:pPr>
      <w:r>
        <w:t xml:space="preserve"> </w:t>
      </w:r>
    </w:p>
    <w:p w14:paraId="27D887EE" w14:textId="6989C950" w:rsidR="00406912" w:rsidRDefault="00406912">
      <w:pPr>
        <w:rPr>
          <w:rFonts w:eastAsia="Times New Roman" w:cs="Times New Roman"/>
          <w:kern w:val="0"/>
          <w14:ligatures w14:val="none"/>
        </w:rPr>
      </w:pPr>
      <w:r>
        <w:br w:type="page"/>
      </w:r>
    </w:p>
    <w:p w14:paraId="65FCE9D6" w14:textId="77777777" w:rsidR="00153449" w:rsidRPr="00153449" w:rsidRDefault="00153449" w:rsidP="00153449">
      <w:pPr>
        <w:pStyle w:val="p1"/>
      </w:pPr>
    </w:p>
    <w:p w14:paraId="27EF4D1C" w14:textId="0FF2A7A7" w:rsidR="0092229D" w:rsidRDefault="00153449" w:rsidP="00B26FCE">
      <w:pPr>
        <w:spacing w:line="240" w:lineRule="auto"/>
        <w:rPr>
          <w:b/>
          <w:bCs/>
        </w:rPr>
      </w:pPr>
      <w:r w:rsidRPr="006A381E">
        <w:rPr>
          <w:b/>
          <w:bCs/>
        </w:rPr>
        <w:t>Box 2: Rarefaction workflow for incorporating absolute abundance</w:t>
      </w:r>
      <w:r w:rsidR="005B0677" w:rsidRPr="005B0677">
        <w:rPr>
          <w:noProof/>
        </w:rPr>
        <w:t xml:space="preserve"> </w:t>
      </w:r>
    </w:p>
    <w:p w14:paraId="343DB5DE" w14:textId="640D783C" w:rsidR="00153449" w:rsidRDefault="00406912" w:rsidP="00153449">
      <w:r>
        <w:rPr>
          <w:noProof/>
        </w:rPr>
        <w:drawing>
          <wp:anchor distT="0" distB="0" distL="114300" distR="114300" simplePos="0" relativeHeight="251662336" behindDoc="1" locked="0" layoutInCell="1" allowOverlap="1" wp14:anchorId="13025A7E" wp14:editId="47E5F13A">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rsidR="00B54C61">
        <w:t>While we refrain from an in-depth analysis of rarefaction approaches, here we present our workflow for incorporating rarefaction alongside absolute abundance</w:t>
      </w:r>
      <w:r w:rsidR="00F2781F">
        <w:t xml:space="preserve">. </w:t>
      </w:r>
      <w:r w:rsidR="00153449">
        <w:t>First, samples were assessed for anomalously low read counts and discarded (sequencing blanks and controls were also removed). For rarefaction, each sample in</w:t>
      </w:r>
      <w:r w:rsidR="00643576">
        <w:t xml:space="preserve"> the</w:t>
      </w:r>
      <w:r w:rsidR="00153449">
        <w:t xml:space="preserve"> ASV table was subsampled to equal </w:t>
      </w:r>
      <w:r w:rsidR="00153449" w:rsidRPr="00054B18">
        <w:rPr>
          <w:i/>
          <w:iCs/>
        </w:rPr>
        <w:t>sequencing</w:t>
      </w:r>
      <w:r w:rsidR="00153449">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ins w:id="67" w:author="Augustus Raymond Pendleton" w:date="2025-11-20T14:18:00Z" w16du:dateUtc="2025-11-20T19:18:00Z">
        <w:r w:rsidR="003C70B0">
          <w:t xml:space="preserve"> unless explicitly stated (Fig. S6)</w:t>
        </w:r>
      </w:ins>
      <w:r w:rsidR="00153449">
        <w:t xml:space="preserve"> </w:t>
      </w:r>
      <w:r w:rsidR="00153449">
        <w:fldChar w:fldCharType="begin"/>
      </w:r>
      <w:r w:rsidR="00210DF7">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153449">
        <w:fldChar w:fldCharType="separate"/>
      </w:r>
      <w:r w:rsidR="00210DF7">
        <w:rPr>
          <w:noProof/>
        </w:rPr>
        <w:t>[20, 21]</w:t>
      </w:r>
      <w:r w:rsidR="00153449">
        <w:fldChar w:fldCharType="end"/>
      </w:r>
      <w:r w:rsidR="00153449">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rsidR="00153449">
        <w:t>Uni</w:t>
      </w:r>
      <w:r w:rsidR="00B54C61">
        <w:t>F</w:t>
      </w:r>
      <w:r w:rsidR="00153449">
        <w:t>rac</w:t>
      </w:r>
      <w:proofErr w:type="spellEnd"/>
      <w:r w:rsidR="00153449">
        <w:t xml:space="preserve"> distances. </w:t>
      </w:r>
    </w:p>
    <w:p w14:paraId="1032B5DC" w14:textId="60EE896F" w:rsidR="00406912" w:rsidRDefault="00406912">
      <w:r>
        <w:br w:type="page"/>
      </w:r>
    </w:p>
    <w:p w14:paraId="3A1B5A6A" w14:textId="77777777" w:rsidR="00153449" w:rsidRPr="00153449" w:rsidRDefault="00153449" w:rsidP="00B26FCE">
      <w:pPr>
        <w:spacing w:line="240" w:lineRule="auto"/>
      </w:pPr>
    </w:p>
    <w:p w14:paraId="59BE4468" w14:textId="77777777" w:rsidR="00153449" w:rsidRPr="00153449" w:rsidRDefault="00153449" w:rsidP="006A381E">
      <w:pPr>
        <w:spacing w:line="240" w:lineRule="auto"/>
      </w:pPr>
    </w:p>
    <w:p w14:paraId="23227280" w14:textId="77777777" w:rsidR="0007048F" w:rsidRPr="008D202E" w:rsidRDefault="0007048F" w:rsidP="00B26FCE">
      <w:pPr>
        <w:spacing w:line="240" w:lineRule="auto"/>
        <w:rPr>
          <w:b/>
          <w:bCs/>
        </w:rPr>
      </w:pPr>
      <w:bookmarkStart w:id="68" w:name="references"/>
      <w:r w:rsidRPr="008D202E">
        <w:rPr>
          <w:b/>
          <w:bCs/>
        </w:rPr>
        <w:t>References</w:t>
      </w:r>
    </w:p>
    <w:bookmarkEnd w:id="0"/>
    <w:bookmarkEnd w:id="15"/>
    <w:bookmarkEnd w:id="68"/>
    <w:p w14:paraId="094183EC" w14:textId="77777777" w:rsidR="009E56F5" w:rsidRPr="009E56F5" w:rsidRDefault="008D202E" w:rsidP="009E56F5">
      <w:pPr>
        <w:pStyle w:val="Bibliography"/>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 xml:space="preserve">Gloor GB et al.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77777777" w:rsidR="009E56F5" w:rsidRPr="009E56F5" w:rsidRDefault="009E56F5" w:rsidP="009E56F5">
      <w:pPr>
        <w:pStyle w:val="Bibliography"/>
        <w:rPr>
          <w:rFonts w:cs="Times New Roman"/>
        </w:rPr>
      </w:pPr>
      <w:r w:rsidRPr="009E56F5">
        <w:rPr>
          <w:rFonts w:cs="Times New Roman"/>
        </w:rPr>
        <w:t xml:space="preserve">2. </w:t>
      </w:r>
      <w:r w:rsidRPr="009E56F5">
        <w:rPr>
          <w:rFonts w:cs="Times New Roman"/>
        </w:rPr>
        <w:tab/>
        <w:t xml:space="preserve">Vandeputte D et al.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9E56F5">
      <w:pPr>
        <w:pStyle w:val="Bibliography"/>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77777777" w:rsidR="009E56F5" w:rsidRPr="009E56F5" w:rsidRDefault="009E56F5" w:rsidP="009E56F5">
      <w:pPr>
        <w:pStyle w:val="Bibliography"/>
        <w:rPr>
          <w:rFonts w:cs="Times New Roman"/>
        </w:rPr>
      </w:pPr>
      <w:r w:rsidRPr="009E56F5">
        <w:rPr>
          <w:rFonts w:cs="Times New Roman"/>
        </w:rPr>
        <w:t xml:space="preserve">4. </w:t>
      </w:r>
      <w:r w:rsidRPr="009E56F5">
        <w:rPr>
          <w:rFonts w:cs="Times New Roman"/>
        </w:rPr>
        <w:tab/>
        <w:t xml:space="preserve">Wang X et al.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77777777" w:rsidR="009E56F5" w:rsidRPr="009E56F5" w:rsidRDefault="009E56F5" w:rsidP="009E56F5">
      <w:pPr>
        <w:pStyle w:val="Bibliography"/>
        <w:rPr>
          <w:rFonts w:cs="Times New Roman"/>
        </w:rPr>
      </w:pPr>
      <w:r w:rsidRPr="009E56F5">
        <w:rPr>
          <w:rFonts w:cs="Times New Roman"/>
        </w:rPr>
        <w:t xml:space="preserve">5. </w:t>
      </w:r>
      <w:r w:rsidRPr="009E56F5">
        <w:rPr>
          <w:rFonts w:cs="Times New Roman"/>
        </w:rPr>
        <w:tab/>
        <w:t xml:space="preserve">Props R et al.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77777777" w:rsidR="009E56F5" w:rsidRPr="009E56F5" w:rsidRDefault="009E56F5" w:rsidP="009E56F5">
      <w:pPr>
        <w:pStyle w:val="Bibliography"/>
        <w:rPr>
          <w:rFonts w:cs="Times New Roman"/>
        </w:rPr>
      </w:pPr>
      <w:r w:rsidRPr="009E56F5">
        <w:rPr>
          <w:rFonts w:cs="Times New Roman"/>
        </w:rPr>
        <w:t xml:space="preserve">6. </w:t>
      </w:r>
      <w:r w:rsidRPr="009E56F5">
        <w:rPr>
          <w:rFonts w:cs="Times New Roman"/>
        </w:rPr>
        <w:tab/>
        <w:t xml:space="preserve">Rao C et al.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9E56F5">
      <w:pPr>
        <w:pStyle w:val="Bibliography"/>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77777777" w:rsidR="009E56F5" w:rsidRPr="009E56F5" w:rsidRDefault="009E56F5" w:rsidP="009E56F5">
      <w:pPr>
        <w:pStyle w:val="Bibliography"/>
        <w:rPr>
          <w:rFonts w:cs="Times New Roman"/>
        </w:rPr>
      </w:pPr>
      <w:r w:rsidRPr="009E56F5">
        <w:rPr>
          <w:rFonts w:cs="Times New Roman"/>
        </w:rPr>
        <w:t xml:space="preserve">8. </w:t>
      </w:r>
      <w:r w:rsidRPr="009E56F5">
        <w:rPr>
          <w:rFonts w:cs="Times New Roman"/>
        </w:rPr>
        <w:tab/>
        <w:t xml:space="preserve">Lozupone CA et al.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9E56F5">
      <w:pPr>
        <w:pStyle w:val="Bibliography"/>
        <w:rPr>
          <w:rFonts w:cs="Times New Roman"/>
        </w:rPr>
      </w:pPr>
      <w:r w:rsidRPr="009E56F5">
        <w:rPr>
          <w:rFonts w:cs="Times New Roman"/>
        </w:rPr>
        <w:lastRenderedPageBreak/>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77777777" w:rsidR="009E56F5" w:rsidRPr="009E56F5" w:rsidRDefault="009E56F5" w:rsidP="009E56F5">
      <w:pPr>
        <w:pStyle w:val="Bibliography"/>
        <w:rPr>
          <w:rFonts w:cs="Times New Roman"/>
        </w:rPr>
      </w:pPr>
      <w:r w:rsidRPr="009E56F5">
        <w:rPr>
          <w:rFonts w:cs="Times New Roman"/>
        </w:rPr>
        <w:t xml:space="preserve">10. </w:t>
      </w:r>
      <w:r w:rsidRPr="009E56F5">
        <w:rPr>
          <w:rFonts w:cs="Times New Roman"/>
        </w:rPr>
        <w:tab/>
        <w:t xml:space="preserve">Zhang K et al. Absolute microbiome profiling highlights the links among microbial stability, soil health, and crop 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77777777" w:rsidR="009E56F5" w:rsidRPr="009E56F5" w:rsidRDefault="009E56F5" w:rsidP="009E56F5">
      <w:pPr>
        <w:pStyle w:val="Bibliography"/>
        <w:rPr>
          <w:rFonts w:cs="Times New Roman"/>
        </w:rPr>
      </w:pPr>
      <w:r w:rsidRPr="009E56F5">
        <w:rPr>
          <w:rFonts w:cs="Times New Roman"/>
        </w:rPr>
        <w:t xml:space="preserve">11. </w:t>
      </w:r>
      <w:r w:rsidRPr="009E56F5">
        <w:rPr>
          <w:rFonts w:cs="Times New Roman"/>
        </w:rPr>
        <w:tab/>
        <w:t xml:space="preserve">Chen J et al.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9E56F5">
      <w:pPr>
        <w:pStyle w:val="Bibliography"/>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9E56F5">
      <w:pPr>
        <w:pStyle w:val="Bibliography"/>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77777777" w:rsidR="009E56F5" w:rsidRPr="009E56F5" w:rsidRDefault="009E56F5" w:rsidP="009E56F5">
      <w:pPr>
        <w:pStyle w:val="Bibliography"/>
        <w:rPr>
          <w:rFonts w:cs="Times New Roman"/>
        </w:rPr>
      </w:pPr>
      <w:r w:rsidRPr="009E56F5">
        <w:rPr>
          <w:rFonts w:cs="Times New Roman"/>
        </w:rPr>
        <w:t xml:space="preserve">14. </w:t>
      </w:r>
      <w:r w:rsidRPr="009E56F5">
        <w:rPr>
          <w:rFonts w:cs="Times New Roman"/>
        </w:rPr>
        <w:tab/>
        <w:t xml:space="preserve">Bolyen E et al.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77777777" w:rsidR="009E56F5" w:rsidRPr="009E56F5" w:rsidRDefault="009E56F5" w:rsidP="009E56F5">
      <w:pPr>
        <w:pStyle w:val="Bibliography"/>
        <w:rPr>
          <w:rFonts w:cs="Times New Roman"/>
        </w:rPr>
      </w:pPr>
      <w:r w:rsidRPr="009E56F5">
        <w:rPr>
          <w:rFonts w:cs="Times New Roman"/>
        </w:rPr>
        <w:t xml:space="preserve">15. </w:t>
      </w:r>
      <w:r w:rsidRPr="009E56F5">
        <w:rPr>
          <w:rFonts w:cs="Times New Roman"/>
        </w:rPr>
        <w:tab/>
        <w:t xml:space="preserve">Morton JT et al.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9E56F5">
      <w:pPr>
        <w:pStyle w:val="Bibliography"/>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9E56F5">
      <w:pPr>
        <w:pStyle w:val="Bibliography"/>
        <w:rPr>
          <w:rFonts w:cs="Times New Roman"/>
        </w:rPr>
      </w:pPr>
      <w:r w:rsidRPr="009E56F5">
        <w:rPr>
          <w:rFonts w:cs="Times New Roman"/>
        </w:rPr>
        <w:lastRenderedPageBreak/>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77777777" w:rsidR="009E56F5" w:rsidRPr="009E56F5" w:rsidRDefault="009E56F5" w:rsidP="009E56F5">
      <w:pPr>
        <w:pStyle w:val="Bibliography"/>
        <w:rPr>
          <w:rFonts w:cs="Times New Roman"/>
        </w:rPr>
      </w:pPr>
      <w:r w:rsidRPr="009E56F5">
        <w:rPr>
          <w:rFonts w:cs="Times New Roman"/>
        </w:rPr>
        <w:t xml:space="preserve">18. </w:t>
      </w:r>
      <w:r w:rsidRPr="009E56F5">
        <w:rPr>
          <w:rFonts w:cs="Times New Roman"/>
        </w:rPr>
        <w:tab/>
        <w:t xml:space="preserve">Fukuyama J et al. Comparisons of distance methods for combining covariates and abundances in microbiome studies. Biocomputing 2012. WORLD SCIENTIFIC, 2011, 213–224. </w:t>
      </w:r>
    </w:p>
    <w:p w14:paraId="1CC1B82D" w14:textId="77777777" w:rsidR="009E56F5" w:rsidRPr="009E56F5" w:rsidRDefault="009E56F5" w:rsidP="009E56F5">
      <w:pPr>
        <w:pStyle w:val="Bibliography"/>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9E56F5">
      <w:pPr>
        <w:pStyle w:val="Bibliography"/>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77777777" w:rsidR="009E56F5" w:rsidRPr="009E56F5" w:rsidRDefault="009E56F5" w:rsidP="009E56F5">
      <w:pPr>
        <w:pStyle w:val="Bibliography"/>
        <w:rPr>
          <w:rFonts w:cs="Times New Roman"/>
        </w:rPr>
      </w:pPr>
      <w:r w:rsidRPr="009E56F5">
        <w:rPr>
          <w:rFonts w:cs="Times New Roman"/>
        </w:rPr>
        <w:t xml:space="preserve">21. </w:t>
      </w:r>
      <w:r w:rsidRPr="009E56F5">
        <w:rPr>
          <w:rFonts w:cs="Times New Roman"/>
        </w:rPr>
        <w:tab/>
        <w:t xml:space="preserve">Douglas GM et al.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9E56F5">
      <w:pPr>
        <w:pStyle w:val="Bibliography"/>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77777777" w:rsidR="009E56F5" w:rsidRPr="009E56F5" w:rsidRDefault="009E56F5" w:rsidP="009E56F5">
      <w:pPr>
        <w:pStyle w:val="Bibliography"/>
        <w:rPr>
          <w:rFonts w:cs="Times New Roman"/>
        </w:rPr>
      </w:pPr>
      <w:r w:rsidRPr="009E56F5">
        <w:rPr>
          <w:rFonts w:cs="Times New Roman"/>
        </w:rPr>
        <w:t xml:space="preserve">23. </w:t>
      </w:r>
      <w:r w:rsidRPr="009E56F5">
        <w:rPr>
          <w:rFonts w:cs="Times New Roman"/>
        </w:rPr>
        <w:tab/>
        <w:t xml:space="preserve">Mendell JE et al.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77777777" w:rsidR="009E56F5" w:rsidRPr="009E56F5" w:rsidRDefault="009E56F5" w:rsidP="009E56F5">
      <w:pPr>
        <w:pStyle w:val="Bibliography"/>
        <w:rPr>
          <w:rFonts w:cs="Times New Roman"/>
        </w:rPr>
      </w:pPr>
      <w:r w:rsidRPr="009E56F5">
        <w:rPr>
          <w:rFonts w:cs="Times New Roman"/>
        </w:rPr>
        <w:t xml:space="preserve">24. </w:t>
      </w:r>
      <w:r w:rsidRPr="009E56F5">
        <w:rPr>
          <w:rFonts w:cs="Times New Roman"/>
        </w:rPr>
        <w:tab/>
        <w:t xml:space="preserve">Pecoraro V et al.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9E56F5">
      <w:pPr>
        <w:pStyle w:val="Bibliography"/>
        <w:rPr>
          <w:rFonts w:cs="Times New Roman"/>
        </w:rPr>
      </w:pPr>
      <w:r w:rsidRPr="009E56F5">
        <w:rPr>
          <w:rFonts w:cs="Times New Roman"/>
        </w:rPr>
        <w:lastRenderedPageBreak/>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77777777" w:rsidR="009E56F5" w:rsidRPr="009E56F5" w:rsidRDefault="009E56F5" w:rsidP="009E56F5">
      <w:pPr>
        <w:pStyle w:val="Bibliography"/>
        <w:rPr>
          <w:rFonts w:cs="Times New Roman"/>
        </w:rPr>
      </w:pPr>
      <w:r w:rsidRPr="009E56F5">
        <w:rPr>
          <w:rFonts w:cs="Times New Roman"/>
        </w:rPr>
        <w:t xml:space="preserve">26. </w:t>
      </w:r>
      <w:r w:rsidRPr="009E56F5">
        <w:rPr>
          <w:rFonts w:cs="Times New Roman"/>
        </w:rPr>
        <w:tab/>
        <w:t xml:space="preserve">Wagner S et al.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9E56F5">
      <w:pPr>
        <w:pStyle w:val="Bibliography"/>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35015820" w:rsidR="00E67659" w:rsidRPr="0007048F" w:rsidRDefault="008D202E" w:rsidP="009E56F5">
      <w:pPr>
        <w:pStyle w:val="Bibliography"/>
      </w:pPr>
      <w:r>
        <w:fldChar w:fldCharType="end"/>
      </w:r>
    </w:p>
    <w:sectPr w:rsidR="00E67659" w:rsidRPr="0007048F" w:rsidSect="00AE18EA">
      <w:footerReference w:type="even" r:id="rId12"/>
      <w:footerReference w:type="default" r:id="rId1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BBF1" w14:textId="77777777" w:rsidR="00D3495F" w:rsidRDefault="00D3495F" w:rsidP="00AE18EA">
      <w:pPr>
        <w:spacing w:after="0" w:line="240" w:lineRule="auto"/>
      </w:pPr>
      <w:r>
        <w:separator/>
      </w:r>
    </w:p>
  </w:endnote>
  <w:endnote w:type="continuationSeparator" w:id="0">
    <w:p w14:paraId="32EEDA48" w14:textId="77777777" w:rsidR="00D3495F" w:rsidRDefault="00D3495F"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009B" w14:textId="77777777" w:rsidR="00D3495F" w:rsidRDefault="00D3495F" w:rsidP="00AE18EA">
      <w:pPr>
        <w:spacing w:after="0" w:line="240" w:lineRule="auto"/>
      </w:pPr>
      <w:r>
        <w:separator/>
      </w:r>
    </w:p>
  </w:footnote>
  <w:footnote w:type="continuationSeparator" w:id="0">
    <w:p w14:paraId="6E25BBEC" w14:textId="77777777" w:rsidR="00D3495F" w:rsidRDefault="00D3495F" w:rsidP="00AE18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6397E"/>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C397C"/>
    <w:rsid w:val="005E5B28"/>
    <w:rsid w:val="00604558"/>
    <w:rsid w:val="0060654F"/>
    <w:rsid w:val="00611B23"/>
    <w:rsid w:val="00620593"/>
    <w:rsid w:val="00622F9C"/>
    <w:rsid w:val="006237CB"/>
    <w:rsid w:val="006359AD"/>
    <w:rsid w:val="00643576"/>
    <w:rsid w:val="006767F7"/>
    <w:rsid w:val="00686055"/>
    <w:rsid w:val="00693D9A"/>
    <w:rsid w:val="006A381E"/>
    <w:rsid w:val="006B42C1"/>
    <w:rsid w:val="006B7ABE"/>
    <w:rsid w:val="006D2645"/>
    <w:rsid w:val="006D56C5"/>
    <w:rsid w:val="00760382"/>
    <w:rsid w:val="007652B2"/>
    <w:rsid w:val="008202AF"/>
    <w:rsid w:val="008729F6"/>
    <w:rsid w:val="00876148"/>
    <w:rsid w:val="008830B0"/>
    <w:rsid w:val="008A0D17"/>
    <w:rsid w:val="008A350F"/>
    <w:rsid w:val="008C2426"/>
    <w:rsid w:val="008C369D"/>
    <w:rsid w:val="008D202E"/>
    <w:rsid w:val="008E17D7"/>
    <w:rsid w:val="008E7226"/>
    <w:rsid w:val="0092229D"/>
    <w:rsid w:val="009338FB"/>
    <w:rsid w:val="00944367"/>
    <w:rsid w:val="00977861"/>
    <w:rsid w:val="0099506B"/>
    <w:rsid w:val="009C4CF7"/>
    <w:rsid w:val="009E56F5"/>
    <w:rsid w:val="00A20B2F"/>
    <w:rsid w:val="00A47762"/>
    <w:rsid w:val="00A65FC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3495F"/>
    <w:rsid w:val="00D554C0"/>
    <w:rsid w:val="00D6699E"/>
    <w:rsid w:val="00D73FD0"/>
    <w:rsid w:val="00DB4875"/>
    <w:rsid w:val="00DC522E"/>
    <w:rsid w:val="00E13411"/>
    <w:rsid w:val="00E30A58"/>
    <w:rsid w:val="00E32F80"/>
    <w:rsid w:val="00E35EC3"/>
    <w:rsid w:val="00E67659"/>
    <w:rsid w:val="00E85AC8"/>
    <w:rsid w:val="00EE4F86"/>
    <w:rsid w:val="00EF00D4"/>
    <w:rsid w:val="00EF1BA1"/>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5345</Words>
  <Characters>32865</Characters>
  <Application>Microsoft Office Word</Application>
  <DocSecurity>0</DocSecurity>
  <Lines>543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3</cp:revision>
  <cp:lastPrinted>2025-12-15T20:13:00Z</cp:lastPrinted>
  <dcterms:created xsi:type="dcterms:W3CDTF">2025-12-15T20:13:00Z</dcterms:created>
  <dcterms:modified xsi:type="dcterms:W3CDTF">2025-12-15T20:13:00Z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