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47DD2">
        <w:t xml:space="preserve">Corresponding Authors: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pPr>
        <w:rPr>
          <w:ins w:id="3" w:author="Augustus Raymond Pendleton" w:date="2025-11-21T14:55:00Z" w16du:dateUtc="2025-11-21T19:55:00Z"/>
        </w:rPr>
      </w:pPr>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6F648E30" w:rsidR="006E7F10" w:rsidRDefault="006E7F10">
      <w:ins w:id="4" w:author="Augustus Raymond Pendleton" w:date="2025-11-21T14:55:00Z" w16du:dateUtc="2025-11-21T19:55:00Z">
        <w:r>
          <w:tab/>
          <w:t>For the analysis of rarefaction itself (Fig. S4)</w:t>
        </w:r>
      </w:ins>
      <w:ins w:id="5" w:author="Augustus Raymond Pendleton" w:date="2025-11-21T14:56:00Z" w16du:dateUtc="2025-11-21T19:56:00Z">
        <w:r>
          <w:t xml:space="preserve">, datasets were rarefied to </w:t>
        </w:r>
      </w:ins>
      <w:ins w:id="6" w:author="Marian Louise Schmidt" w:date="2025-12-15T12:40:00Z" w16du:dateUtc="2025-12-15T17:40:00Z">
        <w:r w:rsidR="00241EF1">
          <w:t>multiple</w:t>
        </w:r>
      </w:ins>
      <w:ins w:id="7" w:author="Marian Louise Schmidt" w:date="2025-12-15T12:39:00Z" w16du:dateUtc="2025-12-15T17:39:00Z">
        <w:r w:rsidR="00241EF1">
          <w:t xml:space="preserve"> sequencing depths </w:t>
        </w:r>
      </w:ins>
      <w:ins w:id="8" w:author="Marian Louise Schmidt" w:date="2025-12-15T12:40:00Z" w16du:dateUtc="2025-12-15T17:40:00Z">
        <w:r w:rsidR="00241EF1">
          <w:t>(</w:t>
        </w:r>
      </w:ins>
      <w:ins w:id="9" w:author="Augustus Raymond Pendleton" w:date="2025-11-21T14:56:00Z" w16du:dateUtc="2025-11-21T19:56:00Z">
        <w:r>
          <w:t>250, 500, 1000, 5000, 10,000 reads</w:t>
        </w:r>
      </w:ins>
      <w:ins w:id="10" w:author="Marian Louise Schmidt" w:date="2025-12-15T12:39:00Z" w16du:dateUtc="2025-12-15T17:39:00Z">
        <w:r w:rsidR="00241EF1">
          <w:t xml:space="preserve"> per </w:t>
        </w:r>
      </w:ins>
      <w:ins w:id="11" w:author="Augustus Raymond Pendleton" w:date="2025-11-21T14:56:00Z" w16du:dateUtc="2025-11-21T19:56:00Z">
        <w:del w:id="12" w:author="Marian Louise Schmidt" w:date="2025-12-15T12:39:00Z" w16du:dateUtc="2025-12-15T17:39:00Z">
          <w:r w:rsidDel="00241EF1">
            <w:delText>/</w:delText>
          </w:r>
        </w:del>
        <w:r>
          <w:t>sample</w:t>
        </w:r>
      </w:ins>
      <w:ins w:id="13" w:author="Marian Louise Schmidt" w:date="2025-12-15T12:40:00Z" w16du:dateUtc="2025-12-15T17:40:00Z">
        <w:r w:rsidR="00241EF1">
          <w:t>)</w:t>
        </w:r>
      </w:ins>
      <w:ins w:id="14" w:author="Augustus Raymond Pendleton" w:date="2025-11-21T14:56:00Z" w16du:dateUtc="2025-11-21T19:56:00Z">
        <w:r>
          <w:t xml:space="preserve">, as well as the minimum sequencing depth </w:t>
        </w:r>
        <w:del w:id="15" w:author="Marian Louise Schmidt" w:date="2025-12-15T12:40:00Z" w16du:dateUtc="2025-12-15T17:40:00Z">
          <w:r w:rsidDel="00241EF1">
            <w:delText>for</w:delText>
          </w:r>
        </w:del>
      </w:ins>
      <w:ins w:id="16" w:author="Marian Louise Schmidt" w:date="2025-12-15T12:40:00Z" w16du:dateUtc="2025-12-15T17:40:00Z">
        <w:r w:rsidR="00241EF1">
          <w:t>observed in</w:t>
        </w:r>
      </w:ins>
      <w:ins w:id="17" w:author="Augustus Raymond Pendleton" w:date="2025-11-21T14:56:00Z" w16du:dateUtc="2025-11-21T19:56:00Z">
        <w:r>
          <w:t xml:space="preserve"> each dataset (</w:t>
        </w:r>
      </w:ins>
      <w:ins w:id="18" w:author="Marian Louise Schmidt" w:date="2025-12-15T12:40:00Z" w16du:dateUtc="2025-12-15T17:40:00Z">
        <w:r w:rsidR="00241EF1">
          <w:t xml:space="preserve">ranging from </w:t>
        </w:r>
      </w:ins>
      <w:ins w:id="19" w:author="Augustus Raymond Pendleton" w:date="2025-11-21T14:56:00Z" w16du:dateUtc="2025-11-21T19:56:00Z">
        <w:r>
          <w:t>1,086 reads</w:t>
        </w:r>
        <w:del w:id="20" w:author="Marian Louise Schmidt" w:date="2025-12-15T12:40:00Z" w16du:dateUtc="2025-12-15T17:40:00Z">
          <w:r w:rsidDel="00241EF1">
            <w:delText>/</w:delText>
          </w:r>
        </w:del>
      </w:ins>
      <w:ins w:id="21" w:author="Marian Louise Schmidt" w:date="2025-12-15T12:40:00Z" w16du:dateUtc="2025-12-15T17:40:00Z">
        <w:r w:rsidR="00241EF1">
          <w:t xml:space="preserve"> per </w:t>
        </w:r>
      </w:ins>
      <w:ins w:id="22" w:author="Augustus Raymond Pendleton" w:date="2025-11-21T14:56:00Z" w16du:dateUtc="2025-11-21T19:56:00Z">
        <w:r>
          <w:t>sample in the cooling reactor</w:t>
        </w:r>
      </w:ins>
      <w:ins w:id="23" w:author="Marian Louise Schmidt" w:date="2025-12-15T12:40:00Z" w16du:dateUtc="2025-12-15T17:40:00Z">
        <w:r w:rsidR="00241EF1">
          <w:t xml:space="preserve"> dataset </w:t>
        </w:r>
      </w:ins>
      <w:ins w:id="24" w:author="Augustus Raymond Pendleton" w:date="2025-11-21T14:56:00Z" w16du:dateUtc="2025-11-21T19:56:00Z">
        <w:del w:id="25" w:author="Marian Louise Schmidt" w:date="2025-12-15T12:40:00Z" w16du:dateUtc="2025-12-15T17:40:00Z">
          <w:r w:rsidDel="00241EF1">
            <w:delText xml:space="preserve">, up </w:delText>
          </w:r>
        </w:del>
        <w:r>
          <w:t>to 48,601 reads</w:t>
        </w:r>
      </w:ins>
      <w:ins w:id="26" w:author="Marian Louise Schmidt" w:date="2025-12-15T12:41:00Z" w16du:dateUtc="2025-12-15T17:41:00Z">
        <w:r w:rsidR="00241EF1">
          <w:t xml:space="preserve"> per </w:t>
        </w:r>
      </w:ins>
      <w:ins w:id="27" w:author="Augustus Raymond Pendleton" w:date="2025-11-21T14:56:00Z" w16du:dateUtc="2025-11-21T19:56:00Z">
        <w:del w:id="28" w:author="Marian Louise Schmidt" w:date="2025-12-15T12:41:00Z" w16du:dateUtc="2025-12-15T17:41:00Z">
          <w:r w:rsidDel="00241EF1">
            <w:delText>/</w:delText>
          </w:r>
        </w:del>
        <w:r>
          <w:t>sample in the soil dataset).</w:t>
        </w:r>
      </w:ins>
      <w:ins w:id="29" w:author="Augustus Raymond Pendleton" w:date="2025-11-21T14:57:00Z" w16du:dateUtc="2025-11-21T19:57:00Z">
        <w:r>
          <w:t xml:space="preserve"> </w:t>
        </w:r>
      </w:ins>
      <w:ins w:id="30" w:author="Marian Louise Schmidt" w:date="2025-12-15T12:41:00Z" w16du:dateUtc="2025-12-15T17:41:00Z">
        <w:r w:rsidR="00241EF1">
          <w:t>In addition, a</w:t>
        </w:r>
      </w:ins>
      <w:ins w:id="31" w:author="Augustus Raymond Pendleton" w:date="2025-11-21T14:58:00Z" w16du:dateUtc="2025-11-21T19:58:00Z">
        <w:del w:id="32" w:author="Marian Louise Schmidt" w:date="2025-12-15T12:41:00Z" w16du:dateUtc="2025-12-15T17:41:00Z">
          <w:r w:rsidDel="00241EF1">
            <w:delText>A</w:delText>
          </w:r>
        </w:del>
        <w:r>
          <w:t xml:space="preserve"> non-rarefied control from each dataset was </w:t>
        </w:r>
        <w:del w:id="33" w:author="Marian Louise Schmidt" w:date="2025-12-15T12:41:00Z" w16du:dateUtc="2025-12-15T17:41:00Z">
          <w:r w:rsidDel="00241EF1">
            <w:delText xml:space="preserve">also </w:delText>
          </w:r>
        </w:del>
        <w:r>
          <w:t>generated</w:t>
        </w:r>
      </w:ins>
      <w:ins w:id="34" w:author="Marian Louise Schmidt" w:date="2025-12-15T12:41:00Z" w16du:dateUtc="2025-12-15T17:41:00Z">
        <w:r w:rsidR="00241EF1">
          <w:t xml:space="preserve"> as a control</w:t>
        </w:r>
      </w:ins>
      <w:ins w:id="35" w:author="Augustus Raymond Pendleton" w:date="2025-11-21T14:58:00Z" w16du:dateUtc="2025-11-21T19:58:00Z">
        <w:r>
          <w:t xml:space="preserve">. </w:t>
        </w:r>
      </w:ins>
      <w:ins w:id="36" w:author="Marian Louise Schmidt" w:date="2025-12-15T12:41:00Z" w16du:dateUtc="2025-12-15T17:41:00Z">
        <w:r w:rsidR="00241EF1">
          <w:t>Absolute abundance</w:t>
        </w:r>
      </w:ins>
      <w:ins w:id="37" w:author="Augustus Raymond Pendleton" w:date="2025-11-21T14:57:00Z" w16du:dateUtc="2025-11-21T19:57:00Z">
        <w:del w:id="38" w:author="Marian Louise Schmidt" w:date="2025-12-15T12:41:00Z" w16du:dateUtc="2025-12-15T17:41:00Z">
          <w:r w:rsidDel="00241EF1">
            <w:delText>The</w:delText>
          </w:r>
        </w:del>
        <w:r>
          <w:t xml:space="preserve"> normalization </w:t>
        </w:r>
      </w:ins>
      <w:ins w:id="39" w:author="Marian Louise Schmidt" w:date="2025-12-15T12:42:00Z" w16du:dateUtc="2025-12-15T17:42:00Z">
        <w:r w:rsidR="00241EF1">
          <w:t xml:space="preserve">and </w:t>
        </w:r>
      </w:ins>
      <w:ins w:id="40" w:author="Augustus Raymond Pendleton" w:date="2025-11-21T14:58:00Z" w16du:dateUtc="2025-11-21T19:58:00Z">
        <w:del w:id="41" w:author="Marian Louise Schmidt" w:date="2025-12-15T12:41:00Z" w16du:dateUtc="2025-12-15T17:41:00Z">
          <w:r w:rsidDel="00241EF1">
            <w:delText xml:space="preserve">via absolute abundance and calculation of </w:delText>
          </w:r>
        </w:del>
        <w:r>
          <w:rPr>
            <w:i/>
            <w:iCs/>
          </w:rPr>
          <w:t>GU</w:t>
        </w:r>
        <w:r>
          <w:rPr>
            <w:i/>
            <w:iCs/>
            <w:vertAlign w:val="superscript"/>
          </w:rPr>
          <w:t>A</w:t>
        </w:r>
        <w:r>
          <w:rPr>
            <w:i/>
            <w:iCs/>
          </w:rPr>
          <w:t xml:space="preserve"> </w:t>
        </w:r>
      </w:ins>
      <w:ins w:id="42" w:author="Marian Louise Schmidt" w:date="2025-12-15T12:42:00Z" w16du:dateUtc="2025-12-15T17:42:00Z">
        <w:r w:rsidR="00241EF1">
          <w:t>calculation were then</w:t>
        </w:r>
      </w:ins>
      <w:ins w:id="43" w:author="Augustus Raymond Pendleton" w:date="2025-11-21T14:58:00Z" w16du:dateUtc="2025-11-21T19:58:00Z">
        <w:del w:id="44" w:author="Marian Louise Schmidt" w:date="2025-12-15T12:42:00Z" w16du:dateUtc="2025-12-15T17:42:00Z">
          <w:r w:rsidDel="00241EF1">
            <w:delText>was</w:delText>
          </w:r>
        </w:del>
        <w:r>
          <w:t xml:space="preserve"> performed as described above. </w:t>
        </w:r>
      </w:ins>
    </w:p>
    <w:p w14:paraId="69ACD6C9" w14:textId="38E58A6D" w:rsidR="009147AC" w:rsidRDefault="009147AC">
      <w:pPr>
        <w:rPr>
          <w:i/>
          <w:iCs/>
        </w:rPr>
      </w:pPr>
      <w:r>
        <w:t xml:space="preserve"> </w:t>
      </w:r>
      <w:r>
        <w:rPr>
          <w:i/>
          <w:iCs/>
        </w:rPr>
        <w:t>PERMANOVAs</w:t>
      </w:r>
      <w:ins w:id="45" w:author="Augustus Raymond Pendleton" w:date="2025-11-21T15:08:00Z" w16du:dateUtc="2025-11-21T20:08:00Z">
        <w:r w:rsidR="00871CDA">
          <w:rPr>
            <w:i/>
            <w:iCs/>
          </w:rPr>
          <w:t>,</w:t>
        </w:r>
      </w:ins>
      <w:del w:id="46" w:author="Augustus Raymond Pendleton" w:date="2025-11-21T15:08:00Z" w16du:dateUtc="2025-11-21T20:08:00Z">
        <w:r w:rsidDel="00871CDA">
          <w:rPr>
            <w:i/>
            <w:iCs/>
          </w:rPr>
          <w:delText xml:space="preserve"> and</w:delText>
        </w:r>
      </w:del>
      <w:r>
        <w:rPr>
          <w:i/>
          <w:iCs/>
        </w:rPr>
        <w:t xml:space="preserve"> Ordinations</w:t>
      </w:r>
      <w:ins w:id="47" w:author="Augustus Raymond Pendleton" w:date="2025-11-21T15:08:00Z" w16du:dateUtc="2025-11-21T20:08:00Z">
        <w:r w:rsidR="00871CDA">
          <w:rPr>
            <w:i/>
            <w:iCs/>
          </w:rPr>
          <w:t>, and Mantel Tests</w:t>
        </w:r>
      </w:ins>
    </w:p>
    <w:p w14:paraId="7AD40E06" w14:textId="0DBAFDB5" w:rsidR="00A805AC" w:rsidRDefault="009147AC">
      <w:pPr>
        <w:rPr>
          <w:ins w:id="48" w:author="Augustus Raymond Pendleton" w:date="2025-11-21T15:08:00Z" w16du:dateUtc="2025-11-21T20:08:00Z"/>
        </w:rPr>
      </w:pPr>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ins w:id="49" w:author="Augustus Raymond Pendleton" w:date="2025-11-21T15:08:00Z" w16du:dateUtc="2025-11-21T20:08:00Z">
        <w:r w:rsidR="00871CDA">
          <w:t>When estimating the correlation be</w:t>
        </w:r>
      </w:ins>
      <w:ins w:id="50" w:author="Augustus Raymond Pendleton" w:date="2025-11-21T15:09:00Z" w16du:dateUtc="2025-11-21T20:09:00Z">
        <w:r w:rsidR="00871CDA">
          <w:t>tween distance matrices, we used the mantel function from the vegan package with 999 permutations.</w:t>
        </w:r>
      </w:ins>
    </w:p>
    <w:p w14:paraId="3CC8BAA8" w14:textId="77777777" w:rsidR="00871CDA" w:rsidRDefault="00871CDA">
      <w:pPr>
        <w:rPr>
          <w:ins w:id="51" w:author="Augustus Raymond Pendleton" w:date="2025-11-21T14:54:00Z" w16du:dateUtc="2025-11-21T19:54:00Z"/>
        </w:rPr>
      </w:pPr>
    </w:p>
    <w:p w14:paraId="5DC98648" w14:textId="69046003" w:rsidR="006E7F10" w:rsidRPr="006E7F10" w:rsidDel="006E7F10" w:rsidRDefault="006E7F10">
      <w:pPr>
        <w:rPr>
          <w:del w:id="52" w:author="Augustus Raymond Pendleton" w:date="2025-11-21T14:55:00Z" w16du:dateUtc="2025-11-21T19:55:00Z"/>
        </w:rPr>
      </w:pPr>
    </w:p>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pPr>
        <w:rPr>
          <w:ins w:id="53" w:author="Augustus Raymond Pendleton" w:date="2025-11-21T14:58:00Z" w16du:dateUtc="2025-11-21T19:58:00Z"/>
        </w:rPr>
      </w:pPr>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ns w:id="54" w:author="Augustus Raymond Pendleton" w:date="2025-11-21T14:59:00Z" w16du:dateUtc="2025-11-21T19:59:00Z"/>
          <w:i/>
          <w:iCs/>
        </w:rPr>
      </w:pPr>
      <w:ins w:id="55" w:author="Augustus Raymond Pendleton" w:date="2025-11-21T14:58:00Z" w16du:dateUtc="2025-11-21T19:58:00Z">
        <w:r>
          <w:rPr>
            <w:i/>
            <w:iCs/>
          </w:rPr>
          <w:t>Copy Number Normalization</w:t>
        </w:r>
      </w:ins>
    </w:p>
    <w:p w14:paraId="47CE0DD2" w14:textId="136C6AE0" w:rsidR="006E7F10" w:rsidRPr="006E7F10" w:rsidDel="006E7F10" w:rsidRDefault="006E7F10">
      <w:pPr>
        <w:rPr>
          <w:del w:id="56" w:author="Augustus Raymond Pendleton" w:date="2025-11-21T15:02:00Z" w16du:dateUtc="2025-11-21T20:02:00Z"/>
          <w:rPrChange w:id="57" w:author="Augustus Raymond Pendleton" w:date="2025-11-21T15:02:00Z" w16du:dateUtc="2025-11-21T20:02:00Z">
            <w:rPr>
              <w:del w:id="58" w:author="Augustus Raymond Pendleton" w:date="2025-11-21T15:02:00Z" w16du:dateUtc="2025-11-21T20:02:00Z"/>
              <w:i/>
              <w:iCs/>
              <w:vertAlign w:val="superscript"/>
            </w:rPr>
          </w:rPrChange>
        </w:rPr>
      </w:pPr>
      <w:ins w:id="59" w:author="Augustus Raymond Pendleton" w:date="2025-11-21T14:59:00Z" w16du:dateUtc="2025-11-21T19:59:00Z">
        <w:r>
          <w:tab/>
        </w:r>
      </w:ins>
      <w:ins w:id="60" w:author="Augustus Raymond Pendleton" w:date="2025-11-21T15:07:00Z" w16du:dateUtc="2025-11-21T20:07:00Z">
        <w:r w:rsidR="00871CDA">
          <w:t xml:space="preserve">We used </w:t>
        </w:r>
      </w:ins>
      <w:ins w:id="61" w:author="Augustus Raymond Pendleton" w:date="2025-11-21T14:59:00Z" w16du:dateUtc="2025-11-21T19:59:00Z">
        <w:r>
          <w:t>PICRUSt2 (v2.6, with the updated PICRUSt2-SC database)</w:t>
        </w:r>
      </w:ins>
      <w:ins w:id="62" w:author="Augustus Raymond Pendleton" w:date="2025-11-21T15:07:00Z" w16du:dateUtc="2025-11-21T20:07:00Z">
        <w:r w:rsidR="00871CDA">
          <w:t xml:space="preserve"> </w:t>
        </w:r>
      </w:ins>
      <w:ins w:id="63" w:author="Augustus Raymond Pendleton" w:date="2025-11-21T14:59:00Z" w16du:dateUtc="2025-11-21T19:59:00Z">
        <w:r>
          <w:t>to normalize ASV abundances</w:t>
        </w:r>
      </w:ins>
      <w:ins w:id="64" w:author="Augustus Raymond Pendleton" w:date="2025-11-21T15:00:00Z" w16du:dateUtc="2025-11-21T20:00:00Z">
        <w:r>
          <w:t xml:space="preserve"> for each dataset, using the default settings (NSTI =</w:t>
        </w:r>
      </w:ins>
      <w:ins w:id="65" w:author="Augustus Raymond Pendleton" w:date="2025-11-21T15:01:00Z" w16du:dateUtc="2025-11-21T20:01:00Z">
        <w:r>
          <w:t xml:space="preserve"> 2) in the </w:t>
        </w:r>
        <w:r w:rsidRPr="006E7F10">
          <w:t xml:space="preserve">picrust2_pipeline.py </w:t>
        </w:r>
        <w:r>
          <w:t xml:space="preserve"> function</w:t>
        </w:r>
      </w:ins>
      <w:ins w:id="66" w:author="Augustus Raymond Pendleton" w:date="2025-11-21T15:04:00Z" w16du:dateUtc="2025-11-21T20:04:00Z">
        <w:r w:rsidR="00FE44D6">
          <w:t xml:space="preserve"> </w:t>
        </w:r>
      </w:ins>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ins w:id="67" w:author="Augustus Raymond Pendleton" w:date="2025-11-21T15:01:00Z" w16du:dateUtc="2025-11-21T20:01:00Z">
        <w:r>
          <w:t>. These normalized ASV tables</w:t>
        </w:r>
      </w:ins>
      <w:ins w:id="68" w:author="Augustus Raymond Pendleton" w:date="2025-11-21T15:02:00Z" w16du:dateUtc="2025-11-21T20:02:00Z">
        <w:r>
          <w:t xml:space="preserve"> (in /</w:t>
        </w:r>
        <w:proofErr w:type="spellStart"/>
        <w:r>
          <w:t>EC_metagenome_out</w:t>
        </w:r>
        <w:proofErr w:type="spellEnd"/>
        <w:r>
          <w:t>/</w:t>
        </w:r>
      </w:ins>
      <w:ins w:id="69" w:author="Augustus Raymond Pendleton" w:date="2025-11-21T15:03:00Z" w16du:dateUtc="2025-11-21T20:03:00Z">
        <w:r>
          <w:t>seqtab_norm.tsv.gz)</w:t>
        </w:r>
      </w:ins>
      <w:ins w:id="70" w:author="Augustus Raymond Pendleton" w:date="2025-11-21T15:01:00Z" w16du:dateUtc="2025-11-21T20:01:00Z">
        <w:r>
          <w:t xml:space="preserve"> were then used to calculate </w:t>
        </w:r>
        <w:bookmarkStart w:id="71" w:name="_Hlk214629917"/>
        <w:r w:rsidRPr="0029000C">
          <w:rPr>
            <w:i/>
            <w:iCs/>
          </w:rPr>
          <w:t>GU</w:t>
        </w:r>
        <w:r w:rsidRPr="0029000C">
          <w:rPr>
            <w:i/>
            <w:iCs/>
            <w:vertAlign w:val="superscript"/>
          </w:rPr>
          <w:t>A</w:t>
        </w:r>
        <w:bookmarkEnd w:id="71"/>
        <w:r>
          <w:rPr>
            <w:i/>
            <w:iCs/>
            <w:vertAlign w:val="superscript"/>
          </w:rPr>
          <w:t xml:space="preserve"> </w:t>
        </w:r>
        <w:r>
          <w:t>using our standard pipeline, including rarefaction to the minimum sequencing depth (</w:t>
        </w:r>
        <w:commentRangeStart w:id="72"/>
        <w:r>
          <w:t xml:space="preserve">across 10 iterations), </w:t>
        </w:r>
      </w:ins>
      <w:commentRangeEnd w:id="72"/>
      <w:r w:rsidR="00241EF1">
        <w:rPr>
          <w:rStyle w:val="CommentReference"/>
        </w:rPr>
        <w:commentReference w:id="72"/>
      </w:r>
      <w:ins w:id="73" w:author="Augustus Raymond Pendleton" w:date="2025-11-21T15:01:00Z" w16du:dateUtc="2025-11-21T20:01:00Z">
        <w:r>
          <w:t>normalization b</w:t>
        </w:r>
      </w:ins>
      <w:ins w:id="74" w:author="Augustus Raymond Pendleton" w:date="2025-11-21T15:02:00Z" w16du:dateUtc="2025-11-21T20:02:00Z">
        <w:r>
          <w:t xml:space="preserve">y absolute abundance, and averaging </w:t>
        </w:r>
      </w:ins>
      <w:ins w:id="75" w:author="Augustus Raymond Pendleton" w:date="2025-11-21T15:05:00Z" w16du:dateUtc="2025-11-21T20:05:00Z">
        <w:r w:rsidR="001833A1">
          <w:t xml:space="preserve">of </w:t>
        </w:r>
      </w:ins>
      <w:ins w:id="76" w:author="Augustus Raymond Pendleton" w:date="2025-11-21T15:02:00Z" w16du:dateUtc="2025-11-21T20:02:00Z">
        <w:r w:rsidRPr="0029000C">
          <w:rPr>
            <w:i/>
            <w:iCs/>
          </w:rPr>
          <w:t>GU</w:t>
        </w:r>
        <w:r w:rsidRPr="0029000C">
          <w:rPr>
            <w:i/>
            <w:iCs/>
            <w:vertAlign w:val="superscript"/>
          </w:rPr>
          <w:t>A</w:t>
        </w:r>
        <w:r>
          <w:rPr>
            <w:i/>
            <w:iCs/>
            <w:vertAlign w:val="superscript"/>
          </w:rPr>
          <w:t xml:space="preserve"> </w:t>
        </w:r>
        <w:r>
          <w:t>across iterations.</w:t>
        </w:r>
      </w:ins>
      <w:ins w:id="77" w:author="Augustus Raymond Pendleton" w:date="2025-11-21T15:03:00Z" w16du:dateUtc="2025-11-21T20:03:00Z">
        <w:r>
          <w:t xml:space="preserve"> The predicted </w:t>
        </w:r>
      </w:ins>
      <w:ins w:id="78" w:author="Marian Louise Schmidt" w:date="2025-12-15T12:38:00Z" w16du:dateUtc="2025-12-15T17:38:00Z">
        <w:r w:rsidR="00241EF1">
          <w:t xml:space="preserve">16S rRNA gene </w:t>
        </w:r>
      </w:ins>
      <w:ins w:id="79" w:author="Augustus Raymond Pendleton" w:date="2025-11-21T15:03:00Z" w16du:dateUtc="2025-11-21T20:03:00Z">
        <w:r>
          <w:t xml:space="preserve">copy number of each ASV </w:t>
        </w:r>
      </w:ins>
      <w:ins w:id="80" w:author="Augustus Raymond Pendleton" w:date="2025-11-21T15:04:00Z" w16du:dateUtc="2025-11-21T20:04:00Z">
        <w:r>
          <w:t xml:space="preserve">(for Fig. S6) </w:t>
        </w:r>
      </w:ins>
      <w:ins w:id="81" w:author="Augustus Raymond Pendleton" w:date="2025-11-21T15:03:00Z" w16du:dateUtc="2025-11-21T20:03:00Z">
        <w:r>
          <w:t>was accessed from combined_marker</w:t>
        </w:r>
      </w:ins>
      <w:ins w:id="82" w:author="Augustus Raymond Pendleton" w:date="2025-11-21T15:04:00Z" w16du:dateUtc="2025-11-21T20:04:00Z">
        <w:r>
          <w:t>_predicted_and_nsti.tsv.gz.</w:t>
        </w:r>
      </w:ins>
    </w:p>
    <w:p w14:paraId="40AF3B50" w14:textId="77777777" w:rsidR="006E7F10" w:rsidRPr="006E7F10" w:rsidRDefault="006E7F10">
      <w:pPr>
        <w:rPr>
          <w:ins w:id="83" w:author="Augustus Raymond Pendleton" w:date="2025-11-21T15:02:00Z" w16du:dateUtc="2025-11-21T20:02:00Z"/>
        </w:rPr>
      </w:pP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ins w:id="84" w:author="Augustus Raymond Pendleton" w:date="2025-11-21T15:05:00Z" w16du:dateUtc="2025-11-21T20:05:00Z">
        <w:r w:rsidR="001833A1">
          <w:t>biomformat</w:t>
        </w:r>
        <w:proofErr w:type="spellEnd"/>
        <w:r w:rsidR="001833A1">
          <w:t xml:space="preserve">, </w:t>
        </w:r>
      </w:ins>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13"/>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548A1FF8">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73FFFEAD" w14:textId="1A354643" w:rsidR="009F47C7" w:rsidRDefault="00000000" w:rsidP="00147DD2">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FB4A5E6" w14:textId="77777777" w:rsidR="00FE5A7D" w:rsidRDefault="00FE5A7D" w:rsidP="00147DD2"/>
    <w:p w14:paraId="14701721" w14:textId="11004090" w:rsidR="00FE5A7D" w:rsidRDefault="00FE5A7D">
      <w:r>
        <w:br w:type="page"/>
      </w:r>
    </w:p>
    <w:p w14:paraId="51B99FFD" w14:textId="3BE6E841"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1F2B207D">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02D1D734" w14:textId="206FDD22" w:rsidR="004928FB" w:rsidRDefault="004928FB">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w:t>
      </w:r>
      <w:del w:id="85" w:author="Marian Louise Schmidt" w:date="2025-12-15T11:24:00Z" w16du:dateUtc="2025-12-15T16:24:00Z">
        <w:r w:rsidDel="001C399F">
          <w:delText xml:space="preserve">then </w:delText>
        </w:r>
      </w:del>
      <w:r>
        <w:t xml:space="preserve">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2A8913A0" w14:textId="4A939B91" w:rsidR="001F48B6" w:rsidRDefault="001F48B6" w:rsidP="001F48B6">
      <w:r>
        <w:rPr>
          <w:i/>
          <w:iCs/>
        </w:rPr>
        <w:t xml:space="preserve">Figure S6. </w:t>
      </w:r>
      <w:ins w:id="86" w:author="Marian Louise Schmidt" w:date="2025-12-15T11:50:00Z" w16du:dateUtc="2025-12-15T16:50:00Z">
        <w:r w:rsidR="00490390">
          <w:rPr>
            <w:i/>
            <w:iCs/>
          </w:rPr>
          <w:t xml:space="preserve">16S </w:t>
        </w:r>
      </w:ins>
      <w:ins w:id="87" w:author="Marian Louise Schmidt" w:date="2025-12-15T11:54:00Z" w16du:dateUtc="2025-12-15T16:54:00Z">
        <w:r w:rsidR="006A3F93">
          <w:rPr>
            <w:i/>
            <w:iCs/>
          </w:rPr>
          <w:t xml:space="preserve">rRNA gene </w:t>
        </w:r>
      </w:ins>
      <w:del w:id="88" w:author="Marian Louise Schmidt" w:date="2025-12-15T11:50:00Z" w16du:dateUtc="2025-12-15T16:50:00Z">
        <w:r w:rsidDel="00490390">
          <w:rPr>
            <w:i/>
            <w:iCs/>
          </w:rPr>
          <w:delText xml:space="preserve">Effect of </w:delText>
        </w:r>
      </w:del>
      <w:r>
        <w:rPr>
          <w:i/>
          <w:iCs/>
        </w:rPr>
        <w:t>copy number</w:t>
      </w:r>
      <w:ins w:id="89" w:author="Marian Louise Schmidt" w:date="2025-12-15T11:52:00Z" w16du:dateUtc="2025-12-15T16:52:00Z">
        <w:r w:rsidR="006A3F93">
          <w:rPr>
            <w:i/>
            <w:iCs/>
          </w:rPr>
          <w:t>-</w:t>
        </w:r>
      </w:ins>
      <w:del w:id="90" w:author="Marian Louise Schmidt" w:date="2025-12-15T11:52:00Z" w16du:dateUtc="2025-12-15T16:52:00Z">
        <w:r w:rsidDel="006A3F93">
          <w:rPr>
            <w:i/>
            <w:iCs/>
          </w:rPr>
          <w:delText xml:space="preserve"> </w:delText>
        </w:r>
      </w:del>
      <w:r>
        <w:rPr>
          <w:i/>
          <w:iCs/>
        </w:rPr>
        <w:t xml:space="preserve">normalization </w:t>
      </w:r>
      <w:ins w:id="91" w:author="Marian Louise Schmidt" w:date="2025-12-15T11:50:00Z" w16du:dateUtc="2025-12-15T16:50:00Z">
        <w:r w:rsidR="00490390">
          <w:rPr>
            <w:i/>
            <w:iCs/>
          </w:rPr>
          <w:t xml:space="preserve">had a negligible effect </w:t>
        </w:r>
      </w:ins>
      <w:r>
        <w:rPr>
          <w:i/>
          <w:iCs/>
        </w:rPr>
        <w:t>on GU</w:t>
      </w:r>
      <w:r>
        <w:rPr>
          <w:i/>
          <w:iCs/>
          <w:vertAlign w:val="superscript"/>
        </w:rPr>
        <w:t>A</w:t>
      </w:r>
      <w:r>
        <w:rPr>
          <w:i/>
          <w:iCs/>
        </w:rPr>
        <w:t>.</w:t>
      </w:r>
      <w:r>
        <w:t xml:space="preserve"> </w:t>
      </w:r>
      <w:r w:rsidR="00D51502">
        <w:t xml:space="preserve">A) </w:t>
      </w:r>
      <w:r>
        <w:t>PICRUSt2 (v2.6) was used to normalize sequencing reads within each sample by</w:t>
      </w:r>
      <w:ins w:id="92" w:author="Marian Louise Schmidt" w:date="2025-12-15T11:54:00Z" w16du:dateUtc="2025-12-15T16:54:00Z">
        <w:r w:rsidR="006A3F93">
          <w:t xml:space="preserve"> the</w:t>
        </w:r>
      </w:ins>
      <w:r>
        <w:t xml:space="preserve"> predicted </w:t>
      </w:r>
      <w:ins w:id="93" w:author="Marian Louise Schmidt" w:date="2025-12-15T11:54:00Z" w16du:dateUtc="2025-12-15T16:54:00Z">
        <w:r w:rsidR="006A3F93">
          <w:t xml:space="preserve">16S rRNA gene </w:t>
        </w:r>
      </w:ins>
      <w:r>
        <w:t>copy number</w:t>
      </w:r>
      <w:r w:rsidR="00E71EDF">
        <w:t xml:space="preserve"> </w:t>
      </w:r>
      <w:r w:rsidR="00E71EDF">
        <w:fldChar w:fldCharType="begin"/>
      </w:r>
      <w:r w:rsidR="00B60C77">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E71EDF">
        <w:fldChar w:fldCharType="separate"/>
      </w:r>
      <w:r w:rsidR="00B60C77">
        <w:rPr>
          <w:noProof/>
        </w:rPr>
        <w:t>[15]</w:t>
      </w:r>
      <w:r w:rsidR="00E71EDF">
        <w:fldChar w:fldCharType="end"/>
      </w:r>
      <w:r>
        <w:t xml:space="preserve">. </w:t>
      </w:r>
      <w:r>
        <w:rPr>
          <w:i/>
          <w:iCs/>
        </w:rPr>
        <w:t>GU</w:t>
      </w:r>
      <w:r>
        <w:rPr>
          <w:i/>
          <w:iCs/>
          <w:vertAlign w:val="superscript"/>
        </w:rPr>
        <w:t>A</w:t>
      </w:r>
      <w:r>
        <w:rPr>
          <w:i/>
          <w:iCs/>
        </w:rPr>
        <w:t xml:space="preserve"> </w:t>
      </w:r>
      <w:r>
        <w:t>was then calculated a</w:t>
      </w:r>
      <w:ins w:id="94" w:author="Marian Louise Schmidt" w:date="2025-12-15T11:54:00Z" w16du:dateUtc="2025-12-15T16:54:00Z">
        <w:r w:rsidR="006A3F93">
          <w:t>cross</w:t>
        </w:r>
      </w:ins>
      <w:del w:id="95" w:author="Marian Louise Schmidt" w:date="2025-12-15T11:54:00Z" w16du:dateUtc="2025-12-15T16:54:00Z">
        <w:r w:rsidDel="006A3F93">
          <w:delText>t</w:delText>
        </w:r>
      </w:del>
      <w:r>
        <w:t xml:space="preserve"> </w:t>
      </w:r>
      <m:oMath>
        <m:r>
          <w:rPr>
            <w:rFonts w:ascii="Cambria Math" w:hAnsi="Cambria Math"/>
          </w:rPr>
          <m:t>α</m:t>
        </m:r>
      </m:oMath>
      <w:r>
        <w:t xml:space="preserve"> values from 0 </w:t>
      </w:r>
      <w:del w:id="96" w:author="Marian Louise Schmidt" w:date="2025-12-15T11:54:00Z" w16du:dateUtc="2025-12-15T16:54:00Z">
        <w:r w:rsidDel="006A3F93">
          <w:delText xml:space="preserve">up </w:delText>
        </w:r>
      </w:del>
      <w:r>
        <w:t>to 1</w:t>
      </w:r>
      <w:r w:rsidR="00D51502">
        <w:t xml:space="preserve">. Mantel tests were used to </w:t>
      </w:r>
      <w:del w:id="97" w:author="Marian Louise Schmidt" w:date="2025-12-15T11:54:00Z" w16du:dateUtc="2025-12-15T16:54:00Z">
        <w:r w:rsidR="00D51502" w:rsidDel="006A3F93">
          <w:delText xml:space="preserve">calculate </w:delText>
        </w:r>
      </w:del>
      <w:ins w:id="98" w:author="Marian Louise Schmidt" w:date="2025-12-15T11:54:00Z" w16du:dateUtc="2025-12-15T16:54:00Z">
        <w:r w:rsidR="006A3F93">
          <w:t>assess</w:t>
        </w:r>
      </w:ins>
      <w:del w:id="99" w:author="Marian Louise Schmidt" w:date="2025-12-15T11:54:00Z" w16du:dateUtc="2025-12-15T16:54:00Z">
        <w:r w:rsidR="00D51502" w:rsidDel="006A3F93">
          <w:delText>the</w:delText>
        </w:r>
      </w:del>
      <w:r w:rsidR="00D51502">
        <w:t xml:space="preserve"> correlation</w:t>
      </w:r>
      <w:ins w:id="100" w:author="Marian Louise Schmidt" w:date="2025-12-15T11:54:00Z" w16du:dateUtc="2025-12-15T16:54:00Z">
        <w:r w:rsidR="006A3F93">
          <w:t>s</w:t>
        </w:r>
      </w:ins>
      <w:r w:rsidR="00D51502">
        <w:t xml:space="preserve"> between the </w:t>
      </w:r>
      <w:del w:id="101" w:author="Marian Louise Schmidt" w:date="2025-12-15T11:55:00Z" w16du:dateUtc="2025-12-15T16:55:00Z">
        <w:r w:rsidR="00D51502" w:rsidDel="006A3F93">
          <w:delText xml:space="preserve">copy-number normalized </w:delText>
        </w:r>
      </w:del>
      <w:r w:rsidR="00D51502">
        <w:rPr>
          <w:i/>
          <w:iCs/>
        </w:rPr>
        <w:t>GU</w:t>
      </w:r>
      <w:r w:rsidR="00D51502">
        <w:rPr>
          <w:i/>
          <w:iCs/>
          <w:vertAlign w:val="superscript"/>
        </w:rPr>
        <w:t>A</w:t>
      </w:r>
      <w:r w:rsidR="00D51502">
        <w:t xml:space="preserve"> distance matrices </w:t>
      </w:r>
      <w:ins w:id="102" w:author="Marian Louise Schmidt" w:date="2025-12-15T11:55:00Z" w16du:dateUtc="2025-12-15T16:55:00Z">
        <w:r w:rsidR="006A3F93">
          <w:t xml:space="preserve">calculated from </w:t>
        </w:r>
        <w:r w:rsidR="006A3F93">
          <w:t xml:space="preserve">copy number-normalized </w:t>
        </w:r>
        <w:r w:rsidR="006A3F93">
          <w:t xml:space="preserve">dataset and those </w:t>
        </w:r>
      </w:ins>
      <w:del w:id="103" w:author="Marian Louise Schmidt" w:date="2025-12-15T11:55:00Z" w16du:dateUtc="2025-12-15T16:55:00Z">
        <w:r w:rsidR="00D51502" w:rsidDel="006A3F93">
          <w:delText xml:space="preserve">compared to </w:delText>
        </w:r>
        <w:r w:rsidR="00D51502" w:rsidDel="006A3F93">
          <w:rPr>
            <w:i/>
            <w:iCs/>
          </w:rPr>
          <w:delText>GU</w:delText>
        </w:r>
        <w:r w:rsidR="00D51502" w:rsidDel="006A3F93">
          <w:rPr>
            <w:i/>
            <w:iCs/>
            <w:vertAlign w:val="superscript"/>
          </w:rPr>
          <w:delText>A</w:delText>
        </w:r>
        <w:r w:rsidR="00D51502" w:rsidDel="006A3F93">
          <w:delText xml:space="preserve"> </w:delText>
        </w:r>
      </w:del>
      <w:r w:rsidR="00D51502">
        <w:t xml:space="preserve">calculated </w:t>
      </w:r>
      <w:del w:id="104" w:author="Marian Louise Schmidt" w:date="2025-12-15T11:55:00Z" w16du:dateUtc="2025-12-15T16:55:00Z">
        <w:r w:rsidR="00D51502" w:rsidDel="006A3F93">
          <w:delText xml:space="preserve">on </w:delText>
        </w:r>
      </w:del>
      <w:ins w:id="105" w:author="Marian Louise Schmidt" w:date="2025-12-15T11:55:00Z" w16du:dateUtc="2025-12-15T16:55:00Z">
        <w:r w:rsidR="006A3F93">
          <w:t>from</w:t>
        </w:r>
      </w:ins>
      <w:del w:id="106" w:author="Marian Louise Schmidt" w:date="2025-12-15T11:55:00Z" w16du:dateUtc="2025-12-15T16:55:00Z">
        <w:r w:rsidR="00D51502" w:rsidDel="006A3F93">
          <w:delText>the</w:delText>
        </w:r>
      </w:del>
      <w:r w:rsidR="00D51502">
        <w:t xml:space="preserve"> non-normalized control</w:t>
      </w:r>
      <w:ins w:id="107" w:author="Marian Louise Schmidt" w:date="2025-12-15T11:55:00Z" w16du:dateUtc="2025-12-15T16:55:00Z">
        <w:r w:rsidR="006A3F93">
          <w:t>s</w:t>
        </w:r>
      </w:ins>
      <w:r w:rsidR="00D51502">
        <w:t>. For both</w:t>
      </w:r>
      <w:ins w:id="108" w:author="Marian Louise Schmidt" w:date="2025-12-15T11:55:00Z" w16du:dateUtc="2025-12-15T16:55:00Z">
        <w:r w:rsidR="006A3F93">
          <w:t xml:space="preserve"> analyses</w:t>
        </w:r>
      </w:ins>
      <w:r w:rsidR="00D51502">
        <w:t>, rarefaction was carried out to the minimum sequencing depth for each dataset across 10 iterations.</w:t>
      </w:r>
      <w:ins w:id="109" w:author="Marian Louise Schmidt" w:date="2025-12-15T11:53:00Z" w16du:dateUtc="2025-12-15T16:53:00Z">
        <w:r w:rsidR="006A3F93">
          <w:t xml:space="preserve"> </w:t>
        </w:r>
      </w:ins>
      <w:ins w:id="110" w:author="Marian Louise Schmidt" w:date="2025-12-15T11:55:00Z" w16du:dateUtc="2025-12-15T16:55:00Z">
        <w:r w:rsidR="006A3F93">
          <w:t>The y-a</w:t>
        </w:r>
      </w:ins>
      <w:ins w:id="111" w:author="Marian Louise Schmidt" w:date="2025-12-15T11:56:00Z" w16du:dateUtc="2025-12-15T16:56:00Z">
        <w:r w:rsidR="006A3F93">
          <w:t>xis is truncated to highlight the differences among correlations, all of which exceed a Mantel’s R of 0.98.</w:t>
        </w:r>
      </w:ins>
      <w:r w:rsidR="00D51502">
        <w:t xml:space="preserve"> B) Percentage of total reads assigned to ASVs </w:t>
      </w:r>
      <w:ins w:id="112" w:author="Marian Louise Schmidt" w:date="2025-12-15T11:56:00Z" w16du:dateUtc="2025-12-15T16:56:00Z">
        <w:r w:rsidR="006A3F93">
          <w:t xml:space="preserve">at each </w:t>
        </w:r>
      </w:ins>
      <w:del w:id="113" w:author="Marian Louise Schmidt" w:date="2025-12-15T11:56:00Z" w16du:dateUtc="2025-12-15T16:56:00Z">
        <w:r w:rsidR="00D51502" w:rsidDel="006A3F93">
          <w:delText xml:space="preserve">at each level of </w:delText>
        </w:r>
      </w:del>
      <w:r w:rsidR="00D51502">
        <w:t xml:space="preserve">predicted 16S copy number. </w:t>
      </w:r>
      <w:del w:id="114" w:author="Marian Louise Schmidt" w:date="2025-12-15T11:57:00Z" w16du:dateUtc="2025-12-15T16:57:00Z">
        <w:r w:rsidR="00D51502" w:rsidDel="006A3F93">
          <w:delText>While p</w:delText>
        </w:r>
      </w:del>
      <w:ins w:id="115" w:author="Marian Louise Schmidt" w:date="2025-12-15T11:57:00Z" w16du:dateUtc="2025-12-15T16:57:00Z">
        <w:r w:rsidR="006A3F93">
          <w:t>P</w:t>
        </w:r>
      </w:ins>
      <w:r w:rsidR="00D51502">
        <w:t xml:space="preserve">redicted copy numbers </w:t>
      </w:r>
      <w:del w:id="116" w:author="Marian Louise Schmidt" w:date="2025-12-15T11:57:00Z" w16du:dateUtc="2025-12-15T16:57:00Z">
        <w:r w:rsidR="00D51502" w:rsidDel="006A3F93">
          <w:delText xml:space="preserve">did </w:delText>
        </w:r>
      </w:del>
      <w:r w:rsidR="00D51502">
        <w:t>extend</w:t>
      </w:r>
      <w:ins w:id="117" w:author="Marian Louise Schmidt" w:date="2025-12-15T11:57:00Z" w16du:dateUtc="2025-12-15T16:57:00Z">
        <w:r w:rsidR="006A3F93">
          <w:t>ed</w:t>
        </w:r>
      </w:ins>
      <w:r w:rsidR="00D51502">
        <w:t xml:space="preserve"> up to 27 copies</w:t>
      </w:r>
      <w:ins w:id="118" w:author="Marian Louise Schmidt" w:date="2025-12-15T11:57:00Z" w16du:dateUtc="2025-12-15T16:57:00Z">
        <w:r w:rsidR="006A3F93">
          <w:t xml:space="preserve"> per </w:t>
        </w:r>
      </w:ins>
      <w:del w:id="119" w:author="Marian Louise Schmidt" w:date="2025-12-15T11:57:00Z" w16du:dateUtc="2025-12-15T16:57:00Z">
        <w:r w:rsidR="00D51502" w:rsidDel="006A3F93">
          <w:delText>/</w:delText>
        </w:r>
      </w:del>
      <w:r w:rsidR="00D51502">
        <w:t>genome</w:t>
      </w:r>
      <w:ins w:id="120" w:author="Marian Louise Schmidt" w:date="2025-12-15T11:58:00Z" w16du:dateUtc="2025-12-15T16:58:00Z">
        <w:r w:rsidR="006A3F93">
          <w:t xml:space="preserve">, however, categories with </w:t>
        </w:r>
      </w:ins>
      <w:ins w:id="121" w:author="Marian Louise Schmidt" w:date="2025-12-15T11:59:00Z" w16du:dateUtc="2025-12-15T16:59:00Z">
        <w:r w:rsidR="006A3F93">
          <w:t>negligible representation are not shown</w:t>
        </w:r>
      </w:ins>
      <w:del w:id="122" w:author="Marian Louise Schmidt" w:date="2025-12-15T11:57:00Z" w16du:dateUtc="2025-12-15T16:57:00Z">
        <w:r w:rsidR="00D51502" w:rsidDel="006A3F93">
          <w:delText>,</w:delText>
        </w:r>
      </w:del>
      <w:del w:id="123" w:author="Marian Louise Schmidt" w:date="2025-12-15T11:58:00Z" w16du:dateUtc="2025-12-15T16:58:00Z">
        <w:r w:rsidR="00D51502" w:rsidDel="006A3F93">
          <w:delText xml:space="preserve"> </w:delText>
        </w:r>
      </w:del>
      <w:del w:id="124" w:author="Marian Louise Schmidt" w:date="2025-12-15T11:59:00Z" w16du:dateUtc="2025-12-15T16:59:00Z">
        <w:r w:rsidR="00D51502" w:rsidDel="006A3F93">
          <w:delText>these bars represented percentages too low to be seen and so are excluded from visualization</w:delText>
        </w:r>
      </w:del>
      <w:r w:rsidR="00D51502">
        <w:t xml:space="preserve">. </w:t>
      </w:r>
      <w:ins w:id="125" w:author="Marian Louise Schmidt" w:date="2025-12-15T11:59:00Z" w16du:dateUtc="2025-12-15T16:59:00Z">
        <w:r w:rsidR="006A3F93">
          <w:t xml:space="preserve">In the mouse gut dataset, </w:t>
        </w:r>
      </w:ins>
      <w:r w:rsidR="00D51502">
        <w:t xml:space="preserve">ASVs (and reads) </w:t>
      </w:r>
      <w:del w:id="126" w:author="Marian Louise Schmidt" w:date="2025-12-15T11:59:00Z" w16du:dateUtc="2025-12-15T16:59:00Z">
        <w:r w:rsidR="00D51502" w:rsidDel="006A3F93">
          <w:delText xml:space="preserve">in the mouse gut dataset </w:delText>
        </w:r>
      </w:del>
      <w:r w:rsidR="00D51502">
        <w:t xml:space="preserve">with </w:t>
      </w:r>
      <w:commentRangeStart w:id="127"/>
      <w:ins w:id="128" w:author="Marian Louise Schmidt" w:date="2025-12-15T11:59:00Z" w16du:dateUtc="2025-12-15T16:59:00Z">
        <w:r w:rsidR="006A3F93">
          <w:t>seven</w:t>
        </w:r>
      </w:ins>
      <w:del w:id="129" w:author="Marian Louise Schmidt" w:date="2025-12-15T11:59:00Z" w16du:dateUtc="2025-12-15T16:59:00Z">
        <w:r w:rsidR="00D51502" w:rsidDel="006A3F93">
          <w:delText>7</w:delText>
        </w:r>
      </w:del>
      <w:r w:rsidR="00D51502">
        <w:t xml:space="preserve"> </w:t>
      </w:r>
      <w:commentRangeEnd w:id="127"/>
      <w:r w:rsidR="006A3F93">
        <w:rPr>
          <w:rStyle w:val="CommentReference"/>
        </w:rPr>
        <w:commentReference w:id="127"/>
      </w:r>
      <w:r w:rsidR="00D51502">
        <w:t>predicted 16S copies</w:t>
      </w:r>
      <w:ins w:id="130" w:author="Marian Louise Schmidt" w:date="2025-12-15T12:00:00Z" w16du:dateUtc="2025-12-15T17:00:00Z">
        <w:r w:rsidR="006A3F93">
          <w:t xml:space="preserve"> per </w:t>
        </w:r>
      </w:ins>
      <w:del w:id="131" w:author="Marian Louise Schmidt" w:date="2025-12-15T12:00:00Z" w16du:dateUtc="2025-12-15T17:00:00Z">
        <w:r w:rsidR="00D51502" w:rsidDel="006A3F93">
          <w:delText>/</w:delText>
        </w:r>
      </w:del>
      <w:r w:rsidR="00D51502">
        <w:t>genome primarily belong</w:t>
      </w:r>
      <w:ins w:id="132" w:author="Marian Louise Schmidt" w:date="2025-12-15T12:00:00Z" w16du:dateUtc="2025-12-15T17:00:00Z">
        <w:r w:rsidR="006A3F93">
          <w:t>ed</w:t>
        </w:r>
      </w:ins>
      <w:r w:rsidR="00D51502">
        <w:t xml:space="preserve"> to the genus </w:t>
      </w:r>
      <w:proofErr w:type="spellStart"/>
      <w:r w:rsidR="00D51502" w:rsidRPr="00D51502">
        <w:rPr>
          <w:i/>
          <w:iCs/>
        </w:rPr>
        <w:t>Faecalibaculum</w:t>
      </w:r>
      <w:proofErr w:type="spellEnd"/>
      <w:r w:rsidR="00D51502">
        <w:t xml:space="preserve">, </w:t>
      </w:r>
      <w:del w:id="133" w:author="Marian Louise Schmidt" w:date="2025-12-15T12:00:00Z" w16du:dateUtc="2025-12-15T17:00:00Z">
        <w:r w:rsidR="00D51502" w:rsidDel="006A3F93">
          <w:delText>though</w:delText>
        </w:r>
      </w:del>
      <w:ins w:id="134" w:author="Marian Louise Schmidt" w:date="2025-12-15T12:00:00Z" w16du:dateUtc="2025-12-15T17:00:00Z">
        <w:r w:rsidR="006A3F93">
          <w:t>with</w:t>
        </w:r>
      </w:ins>
      <w:r w:rsidR="00D51502">
        <w:t xml:space="preserve"> one ASV </w:t>
      </w:r>
      <w:del w:id="135" w:author="Marian Louise Schmidt" w:date="2025-12-15T12:00:00Z" w16du:dateUtc="2025-12-15T17:00:00Z">
        <w:r w:rsidR="00D51502" w:rsidDel="006A3F93">
          <w:delText xml:space="preserve">was </w:delText>
        </w:r>
      </w:del>
      <w:r w:rsidR="00D51502">
        <w:t xml:space="preserve">assigned to </w:t>
      </w:r>
      <w:del w:id="136" w:author="Marian Louise Schmidt" w:date="2025-12-15T12:00:00Z" w16du:dateUtc="2025-12-15T17:00:00Z">
        <w:r w:rsidR="00D51502" w:rsidDel="006A3F93">
          <w:delText xml:space="preserve">genus </w:delText>
        </w:r>
      </w:del>
      <w:r w:rsidR="00D51502">
        <w:rPr>
          <w:i/>
          <w:iCs/>
        </w:rPr>
        <w:t xml:space="preserve">Escherichia-Shigella </w:t>
      </w:r>
      <w:r w:rsidR="00D51502">
        <w:t xml:space="preserve">and </w:t>
      </w:r>
      <w:del w:id="137" w:author="Marian Louise Schmidt" w:date="2025-12-15T12:00:00Z" w16du:dateUtc="2025-12-15T17:00:00Z">
        <w:r w:rsidR="00D51502" w:rsidDel="006A3F93">
          <w:delText xml:space="preserve">another </w:delText>
        </w:r>
      </w:del>
      <w:ins w:id="138" w:author="Marian Louise Schmidt" w:date="2025-12-15T12:00:00Z" w16du:dateUtc="2025-12-15T17:00:00Z">
        <w:r w:rsidR="006A3F93">
          <w:t>one</w:t>
        </w:r>
      </w:ins>
      <w:del w:id="139" w:author="Marian Louise Schmidt" w:date="2025-12-15T12:00:00Z" w16du:dateUtc="2025-12-15T17:00:00Z">
        <w:r w:rsidR="00D51502" w:rsidDel="006A3F93">
          <w:delText xml:space="preserve">ASV </w:delText>
        </w:r>
      </w:del>
      <w:ins w:id="140" w:author="Marian Louise Schmidt" w:date="2025-12-15T12:00:00Z" w16du:dateUtc="2025-12-15T17:00:00Z">
        <w:r w:rsidR="006A3F93">
          <w:t xml:space="preserve"> </w:t>
        </w:r>
      </w:ins>
      <w:r w:rsidR="00D51502">
        <w:t xml:space="preserve">to </w:t>
      </w:r>
      <w:ins w:id="141" w:author="Marian Louise Schmidt" w:date="2025-12-15T12:00:00Z" w16du:dateUtc="2025-12-15T17:00:00Z">
        <w:r w:rsidR="006A3F93">
          <w:t xml:space="preserve">the </w:t>
        </w:r>
      </w:ins>
      <w:r w:rsidR="00D51502">
        <w:t>class Clostridia.</w:t>
      </w:r>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rPr>
          <w:ins w:id="142" w:author="Augustus Raymond Pendleton" w:date="2025-11-21T15:05:00Z"/>
        </w:trPr>
        <w:tc>
          <w:tcPr>
            <w:tcW w:w="2341" w:type="dxa"/>
          </w:tcPr>
          <w:p w14:paraId="4395DF94" w14:textId="1E975193" w:rsidR="001833A1" w:rsidRDefault="001833A1" w:rsidP="00147DD2">
            <w:pPr>
              <w:rPr>
                <w:ins w:id="143" w:author="Augustus Raymond Pendleton" w:date="2025-11-21T15:05:00Z" w16du:dateUtc="2025-11-21T20:05:00Z"/>
              </w:rPr>
            </w:pPr>
            <w:proofErr w:type="spellStart"/>
            <w:ins w:id="144" w:author="Augustus Raymond Pendleton" w:date="2025-11-21T15:05:00Z" w16du:dateUtc="2025-11-21T20:05:00Z">
              <w:r>
                <w:t>biomformat</w:t>
              </w:r>
              <w:proofErr w:type="spellEnd"/>
            </w:ins>
          </w:p>
        </w:tc>
        <w:tc>
          <w:tcPr>
            <w:tcW w:w="2210" w:type="dxa"/>
          </w:tcPr>
          <w:p w14:paraId="67AF152B" w14:textId="08457E1B" w:rsidR="001833A1" w:rsidRDefault="001833A1" w:rsidP="00147DD2">
            <w:pPr>
              <w:rPr>
                <w:ins w:id="145" w:author="Augustus Raymond Pendleton" w:date="2025-11-21T15:05:00Z" w16du:dateUtc="2025-11-21T20:05:00Z"/>
              </w:rPr>
            </w:pPr>
            <w:ins w:id="146" w:author="Augustus Raymond Pendleton" w:date="2025-11-21T15:07:00Z" w16du:dateUtc="2025-11-21T20:07:00Z">
              <w:r>
                <w:t>1.30.0</w:t>
              </w:r>
            </w:ins>
          </w:p>
        </w:tc>
        <w:tc>
          <w:tcPr>
            <w:tcW w:w="4809" w:type="dxa"/>
          </w:tcPr>
          <w:p w14:paraId="42CBFBBF" w14:textId="1DEC9A6B" w:rsidR="001833A1" w:rsidRDefault="001833A1" w:rsidP="00147DD2">
            <w:pPr>
              <w:rPr>
                <w:ins w:id="147" w:author="Augustus Raymond Pendleton" w:date="2025-11-21T15:05:00Z" w16du:dateUtc="2025-11-21T20:05:00Z"/>
              </w:rPr>
            </w:pPr>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9">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148"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2"/>
      <w:bookmarkEnd w:id="148"/>
    </w:p>
    <w:sectPr w:rsidR="00230C54" w:rsidRPr="00230C54" w:rsidSect="00147DD2">
      <w:footerReference w:type="even" r:id="rId20"/>
      <w:footerReference w:type="default" r:id="rId21"/>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Marian Louise Schmidt" w:date="2025-12-15T12:39:00Z" w:initials="MS">
    <w:p w14:paraId="78CAFD7E" w14:textId="77777777" w:rsidR="00241EF1" w:rsidRDefault="00241EF1" w:rsidP="00241EF1">
      <w:r>
        <w:rPr>
          <w:rStyle w:val="CommentReference"/>
        </w:rPr>
        <w:annotationRef/>
      </w:r>
      <w:r>
        <w:rPr>
          <w:sz w:val="20"/>
          <w:szCs w:val="20"/>
        </w:rPr>
        <w:t xml:space="preserve">This is low but hopefully acceptable to reviewers. </w:t>
      </w:r>
    </w:p>
  </w:comment>
  <w:comment w:id="127" w:author="Marian Louise Schmidt" w:date="2025-12-15T12:00:00Z" w:initials="MS">
    <w:p w14:paraId="414EF2D1" w14:textId="68498AA6" w:rsidR="006A3F93" w:rsidRDefault="006A3F93" w:rsidP="006A3F93">
      <w:r>
        <w:rPr>
          <w:rStyle w:val="CommentReference"/>
        </w:rPr>
        <w:annotationRef/>
      </w:r>
      <w:r>
        <w:rPr>
          <w:sz w:val="20"/>
          <w:szCs w:val="20"/>
        </w:rPr>
        <w:t xml:space="preserve">Typically if the number is less than ten, it is spelled out.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CAFD7E" w15:done="0"/>
  <w15:commentEx w15:paraId="414EF2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8CC80C" w16cex:dateUtc="2025-12-15T17:39:00Z"/>
  <w16cex:commentExtensible w16cex:durableId="007E1AB2" w16cex:dateUtc="2025-12-15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CAFD7E" w16cid:durableId="348CC80C"/>
  <w16cid:commentId w16cid:paraId="414EF2D1" w16cid:durableId="007E1A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1D1A" w14:textId="77777777" w:rsidR="00124C3D" w:rsidRDefault="00124C3D" w:rsidP="00147DD2">
      <w:pPr>
        <w:spacing w:after="0"/>
      </w:pPr>
      <w:r>
        <w:separator/>
      </w:r>
    </w:p>
  </w:endnote>
  <w:endnote w:type="continuationSeparator" w:id="0">
    <w:p w14:paraId="307C9427" w14:textId="77777777" w:rsidR="00124C3D" w:rsidRDefault="00124C3D"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DAE7" w14:textId="77777777" w:rsidR="00124C3D" w:rsidRDefault="00124C3D" w:rsidP="00147DD2">
      <w:pPr>
        <w:spacing w:after="0"/>
      </w:pPr>
      <w:r>
        <w:separator/>
      </w:r>
    </w:p>
  </w:footnote>
  <w:footnote w:type="continuationSeparator" w:id="0">
    <w:p w14:paraId="60A8BD70" w14:textId="77777777" w:rsidR="00124C3D" w:rsidRDefault="00124C3D"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rson w15:author="Marian Louise Schmidt">
    <w15:presenceInfo w15:providerId="AD" w15:userId="S::mls528@cornell.edu::3a8b8edc-e41c-471b-832d-141d9b744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124C3D"/>
    <w:rsid w:val="00130372"/>
    <w:rsid w:val="00140A51"/>
    <w:rsid w:val="0014771B"/>
    <w:rsid w:val="00147DD2"/>
    <w:rsid w:val="00171171"/>
    <w:rsid w:val="001833A1"/>
    <w:rsid w:val="0018719C"/>
    <w:rsid w:val="001C399F"/>
    <w:rsid w:val="001E41F9"/>
    <w:rsid w:val="001F48B6"/>
    <w:rsid w:val="00230C54"/>
    <w:rsid w:val="00241EF1"/>
    <w:rsid w:val="00264D3A"/>
    <w:rsid w:val="00280F5F"/>
    <w:rsid w:val="0029000C"/>
    <w:rsid w:val="00360A10"/>
    <w:rsid w:val="003F2CE2"/>
    <w:rsid w:val="003F4E19"/>
    <w:rsid w:val="00473F55"/>
    <w:rsid w:val="00484B8C"/>
    <w:rsid w:val="00490390"/>
    <w:rsid w:val="004928FB"/>
    <w:rsid w:val="00536AE4"/>
    <w:rsid w:val="00541927"/>
    <w:rsid w:val="00575928"/>
    <w:rsid w:val="0059681F"/>
    <w:rsid w:val="005A1920"/>
    <w:rsid w:val="005E5B28"/>
    <w:rsid w:val="006346B8"/>
    <w:rsid w:val="006A3F93"/>
    <w:rsid w:val="006D66FB"/>
    <w:rsid w:val="006E7F10"/>
    <w:rsid w:val="00754431"/>
    <w:rsid w:val="00776077"/>
    <w:rsid w:val="007A655D"/>
    <w:rsid w:val="007C3321"/>
    <w:rsid w:val="007C375A"/>
    <w:rsid w:val="007D6A7F"/>
    <w:rsid w:val="00816B36"/>
    <w:rsid w:val="00871CDA"/>
    <w:rsid w:val="00876148"/>
    <w:rsid w:val="008D3DD3"/>
    <w:rsid w:val="009147AC"/>
    <w:rsid w:val="009633F0"/>
    <w:rsid w:val="009F47C7"/>
    <w:rsid w:val="00A14351"/>
    <w:rsid w:val="00A4105D"/>
    <w:rsid w:val="00A805AC"/>
    <w:rsid w:val="00AF4B4B"/>
    <w:rsid w:val="00B60C77"/>
    <w:rsid w:val="00BA32DD"/>
    <w:rsid w:val="00BC6D15"/>
    <w:rsid w:val="00C41F60"/>
    <w:rsid w:val="00C90095"/>
    <w:rsid w:val="00CA6456"/>
    <w:rsid w:val="00D4082A"/>
    <w:rsid w:val="00D51502"/>
    <w:rsid w:val="00E06C19"/>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github.com/MarschmiLab/GUniFrac"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13</Pages>
  <Words>12395</Words>
  <Characters>72765</Characters>
  <Application>Microsoft Office Word</Application>
  <DocSecurity>0</DocSecurity>
  <Lines>1653</Lines>
  <Paragraphs>915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Marian Louise Schmidt</cp:lastModifiedBy>
  <cp:revision>17</cp:revision>
  <dcterms:created xsi:type="dcterms:W3CDTF">2025-10-29T20:10:00Z</dcterms:created>
  <dcterms:modified xsi:type="dcterms:W3CDTF">2025-12-15T17:42:00Z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