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72A61" w14:textId="77777777" w:rsidR="009F47C7" w:rsidRPr="00FE5A7D" w:rsidRDefault="00000000" w:rsidP="00147DD2">
      <w:pPr>
        <w:rPr>
          <w:b/>
          <w:bCs/>
          <w:sz w:val="36"/>
          <w:szCs w:val="36"/>
        </w:rPr>
      </w:pPr>
      <w:bookmarkStart w:id="0" w:name="supporting-information"/>
      <w:r w:rsidRPr="00FE5A7D">
        <w:rPr>
          <w:b/>
          <w:bCs/>
          <w:sz w:val="36"/>
          <w:szCs w:val="36"/>
        </w:rPr>
        <w:t>Supporting Information</w:t>
      </w:r>
    </w:p>
    <w:p w14:paraId="5891BE8D" w14:textId="77777777" w:rsidR="009F47C7" w:rsidRPr="00FE5A7D" w:rsidRDefault="00000000" w:rsidP="00147DD2">
      <w:pPr>
        <w:rPr>
          <w:b/>
          <w:bCs/>
        </w:rPr>
      </w:pPr>
      <w:bookmarkStart w:id="1" w:name="X61920d043a979f98ebd741c77f7cdf38bae6db9"/>
      <w:r w:rsidRPr="00FE5A7D">
        <w:rPr>
          <w:b/>
          <w:bCs/>
        </w:rPr>
        <w:t xml:space="preserve">Interpreting </w:t>
      </w:r>
      <w:proofErr w:type="spellStart"/>
      <w:r w:rsidRPr="00FE5A7D">
        <w:rPr>
          <w:b/>
          <w:bCs/>
        </w:rPr>
        <w:t>UniFrac</w:t>
      </w:r>
      <w:proofErr w:type="spellEnd"/>
      <w:r w:rsidRPr="00FE5A7D">
        <w:rPr>
          <w:b/>
          <w:bCs/>
        </w:rPr>
        <w:t xml:space="preserve"> with Absolute Abundance: A Conceptual and Practical Guide</w:t>
      </w:r>
    </w:p>
    <w:p w14:paraId="6A48160A" w14:textId="77777777" w:rsidR="009F47C7" w:rsidRPr="00147DD2" w:rsidRDefault="00000000" w:rsidP="00147DD2">
      <w:r w:rsidRPr="00147DD2">
        <w:t>Augustus Pendleton</w:t>
      </w:r>
      <w:r w:rsidRPr="00147DD2">
        <w:rPr>
          <w:vertAlign w:val="superscript"/>
        </w:rPr>
        <w:t>1</w:t>
      </w:r>
      <w:r w:rsidRPr="00147DD2">
        <w:t>* &amp; Marian L. Schmidt</w:t>
      </w:r>
      <w:r w:rsidRPr="00147DD2">
        <w:rPr>
          <w:vertAlign w:val="superscript"/>
        </w:rPr>
        <w:t>1</w:t>
      </w:r>
      <w:r w:rsidRPr="00147DD2">
        <w:t>*</w:t>
      </w:r>
    </w:p>
    <w:p w14:paraId="6A827045" w14:textId="77777777" w:rsidR="009F47C7" w:rsidRPr="00147DD2" w:rsidRDefault="00000000" w:rsidP="00147DD2">
      <w:r w:rsidRPr="00147DD2">
        <w:rPr>
          <w:vertAlign w:val="superscript"/>
        </w:rPr>
        <w:t>1</w:t>
      </w:r>
      <w:r w:rsidRPr="00147DD2">
        <w:t>Department of Microbiology, Cornell University, 123 Wing Dr, Ithaca, NY 14850, USA</w:t>
      </w:r>
    </w:p>
    <w:p w14:paraId="291A03D3" w14:textId="5A6031CA" w:rsidR="009F47C7" w:rsidRPr="00147DD2" w:rsidRDefault="00000000" w:rsidP="00147DD2">
      <w:r w:rsidRPr="00147DD2">
        <w:t xml:space="preserve">Corresponding Authors: Augustus Pendleton: </w:t>
      </w:r>
      <w:r w:rsidRPr="00FE5A7D">
        <w:t>arp277@cornell.edu</w:t>
      </w:r>
      <w:r w:rsidRPr="00147DD2">
        <w:t xml:space="preserve">; Marian L. Schmidt: </w:t>
      </w:r>
      <w:r w:rsidRPr="00FE5A7D">
        <w:t>marschmi@cornell.edu</w:t>
      </w:r>
    </w:p>
    <w:p w14:paraId="661179AF" w14:textId="77777777" w:rsidR="009F47C7" w:rsidRPr="00147DD2" w:rsidRDefault="00000000" w:rsidP="00147DD2">
      <w:r w:rsidRPr="00147DD2">
        <w:br w:type="page"/>
      </w:r>
    </w:p>
    <w:p w14:paraId="765A2C07" w14:textId="77777777" w:rsidR="0018719C" w:rsidRDefault="0018719C">
      <w:pPr>
        <w:rPr>
          <w:b/>
          <w:bCs/>
        </w:rPr>
      </w:pPr>
      <w:bookmarkStart w:id="2" w:name="supplemental-figures"/>
      <w:bookmarkEnd w:id="1"/>
      <w:r w:rsidRPr="0018719C">
        <w:rPr>
          <w:b/>
          <w:bCs/>
        </w:rPr>
        <w:lastRenderedPageBreak/>
        <w:t>Supporting Methods</w:t>
      </w:r>
    </w:p>
    <w:p w14:paraId="09F2BB2C" w14:textId="16D33BC1" w:rsidR="00776077" w:rsidRPr="00776077" w:rsidRDefault="00776077">
      <w:pPr>
        <w:rPr>
          <w:i/>
          <w:iCs/>
        </w:rPr>
      </w:pPr>
      <w:r>
        <w:rPr>
          <w:i/>
          <w:iCs/>
        </w:rPr>
        <w:t>ASV Generation and Phylogenetic Tree Construction</w:t>
      </w:r>
    </w:p>
    <w:p w14:paraId="4F335009" w14:textId="6232A337" w:rsidR="008D3DD3" w:rsidRPr="007C375A" w:rsidRDefault="00280F5F">
      <w:r w:rsidRPr="007C375A">
        <w:tab/>
        <w:t xml:space="preserve">Sequencing data and identifying metadata were downloaded from the Sequence Read Archive (SRA), from </w:t>
      </w:r>
      <w:proofErr w:type="spellStart"/>
      <w:r w:rsidRPr="007C375A">
        <w:t>BioProject</w:t>
      </w:r>
      <w:proofErr w:type="spellEnd"/>
      <w:r w:rsidRPr="007C375A">
        <w:t xml:space="preserve"> IDs </w:t>
      </w:r>
      <w:r w:rsidR="007C375A" w:rsidRPr="007C375A">
        <w:t>PRJNA815056,  </w:t>
      </w:r>
      <w:hyperlink r:id="rId8" w:history="1">
        <w:r w:rsidR="007C375A" w:rsidRPr="007C375A">
          <w:rPr>
            <w:rStyle w:val="Hyperlink"/>
            <w:color w:val="000000" w:themeColor="text1"/>
          </w:rPr>
          <w:t>PRJNA575097</w:t>
        </w:r>
      </w:hyperlink>
      <w:r w:rsidR="007C375A" w:rsidRPr="007C375A">
        <w:rPr>
          <w:color w:val="000000" w:themeColor="text1"/>
        </w:rPr>
        <w:t>, PRJNA1212049</w:t>
      </w:r>
      <w:r w:rsidR="00171171">
        <w:rPr>
          <w:color w:val="000000" w:themeColor="text1"/>
        </w:rPr>
        <w:t xml:space="preserve">, and </w:t>
      </w:r>
      <w:r w:rsidR="00171171" w:rsidRPr="00171171">
        <w:rPr>
          <w:color w:val="000000" w:themeColor="text1"/>
        </w:rPr>
        <w:t>PRJNA302180</w:t>
      </w:r>
      <w:r w:rsidR="00D4082A">
        <w:rPr>
          <w:color w:val="000000" w:themeColor="text1"/>
        </w:rPr>
        <w:t xml:space="preserve"> </w:t>
      </w:r>
      <w:r w:rsidR="00D4082A">
        <w:rPr>
          <w:color w:val="000000" w:themeColor="text1"/>
        </w:rPr>
        <w:fldChar w:fldCharType="begin"/>
      </w:r>
      <w:r w:rsidR="00D4082A">
        <w:rPr>
          <w:color w:val="000000" w:themeColor="text1"/>
        </w:rPr>
        <w:instrText xml:space="preserve"> ADDIN ZOTERO_ITEM CSL_CITATION {"citationID":"OQU99J3O","properties":{"formattedCitation":"[1\\uc0\\u8211{}4]","plainCitation":"[1–4]","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2083,"uris":["http://zotero.org/groups/5077571/items/54TEARYZ"],"itemData":{"id":2083,"type":"article-journal","abstract":"Measuring the microbial diversity in natural and engineered environments is important for ecosystem characterization, ecosystem monitoring and hypothesis testing. Although the conventional assessment through single marker gene surveys has resulted in major advances, the complete procedure remains slow (i.e. weeks to months), labour-intensive and susceptible to multiple sources of laboratory and data processing bias. Growing interest, in highly resolved, temporal surveys of microbial diversity, necessitates rapid, inexpensive and robust analytical platforms that require limited computational effort. Here, we demonstrate that sensitive single-cell measurements of phenotypic attributes, obtained via flow cytometry, can provide fast (i.e. within minutes) first-line assessments of microbial diversity dynamics, without demanding extensive sample preparation and downstream data processing. We developed a data processing pipeline that fits bivariate kernel density functions to phenotypic parameter combinations of an entire microbial community and concatenates them to a single one-dimensional phenotypic fingerprint. By calculating established diversity metrics from such phenotypic fingerprints, we construct an alternative interpretation of the microbial diversity that incorporates distinct phenotypic traits underlying cell-to-cell heterogeneity (i.e. morphology and nucleic acid content). Based on a detailed longitudinal study of a highly dynamic microbial ecosystem, our approach delivered temporal alpha diversity profiles that strongly correlated with the reference diversity, as estimated by 16S rRNA amplicon sequencing. This strongly suggests that the distribution of a limited amount of phenotypic features within a microbial community already provides sufficient resolving power for the measurement of diversity dynamics at the species level. We present a fast, robust analysis method for monitoring the microbial biodiversity of natural and engineered ecosystems that correlates well with the conventional marker gene surveys. Our work has both applied and fundamental implications that stretch from ecosystem monitoring and studies on microbial community dynamics, to supervised sampling strategies. Furthermore, our approach offers perspectives for the development of online and in situ monitoring systems for microbial ecosystems.","container-title":"Methods in Ecology and Evolution","DOI":"10.1111/2041-210X.12607","ISSN":"2041-210X","issue":"11","language":"en","license":"© 2016 The Authors. Methods in Ecology and Evolution © 2016 British Ecological Society","note":"_eprint: https://besjournals.onlinelibrary.wiley.com/doi/pdf/10.1111/2041-210X.12607","page":"1376-1385","source":"Wiley Online Library","title":"Measuring the biodiversity of microbial communities by flow cytometry","volume":"7","author":[{"family":"Props","given":"Ruben"},{"family":"Monsieurs","given":"Pieter"},{"family":"Mysara","given":"Mohamed"},{"family":"Clement","given":"Lieven"},{"family":"Boon","given":"Nico"}],"issued":{"date-parts":[["2016"]]},"citation-key":"propsMeasuringBiodiversityMicrobial2016"}},{"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D4082A">
        <w:rPr>
          <w:rFonts w:ascii="Cambria Math" w:hAnsi="Cambria Math" w:cs="Cambria Math"/>
          <w:color w:val="000000" w:themeColor="text1"/>
        </w:rPr>
        <w:instrText>∼</w:instrText>
      </w:r>
      <w:r w:rsidR="00D4082A">
        <w:rPr>
          <w:color w:val="000000" w:themeColor="text1"/>
        </w:rPr>
        <w:instrText xml:space="preserve">60 km day ¹. Given the </w:instrText>
      </w:r>
      <w:r w:rsidR="00D4082A">
        <w:rPr>
          <w:rFonts w:ascii="Cambria Math" w:hAnsi="Cambria Math" w:cs="Cambria Math"/>
          <w:color w:val="000000" w:themeColor="text1"/>
        </w:rPr>
        <w:instrText>∼</w:instrText>
      </w:r>
      <w:r w:rsidR="00D4082A">
        <w:rPr>
          <w:color w:val="000000" w:themeColor="text1"/>
        </w:rPr>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D4082A">
        <w:rPr>
          <w:color w:val="000000" w:themeColor="text1"/>
        </w:rPr>
        <w:fldChar w:fldCharType="separate"/>
      </w:r>
      <w:r w:rsidR="00D4082A" w:rsidRPr="00D4082A">
        <w:rPr>
          <w:rFonts w:cs="Times New Roman"/>
          <w:color w:val="000000"/>
        </w:rPr>
        <w:t>[1–4]</w:t>
      </w:r>
      <w:r w:rsidR="00D4082A">
        <w:rPr>
          <w:color w:val="000000" w:themeColor="text1"/>
        </w:rPr>
        <w:fldChar w:fldCharType="end"/>
      </w:r>
      <w:r w:rsidRPr="007C375A">
        <w:t xml:space="preserve">. </w:t>
      </w:r>
      <w:r w:rsidR="00484B8C" w:rsidRPr="007C375A">
        <w:t xml:space="preserve">Full details and code of the Pendleton et al. 2025 data analysis are included within that paper and associated </w:t>
      </w:r>
      <w:proofErr w:type="spellStart"/>
      <w:r w:rsidR="00484B8C" w:rsidRPr="007C375A">
        <w:t>Github</w:t>
      </w:r>
      <w:proofErr w:type="spellEnd"/>
      <w:r w:rsidR="00484B8C" w:rsidRPr="007C375A">
        <w:t xml:space="preserve"> repository and not shown here. </w:t>
      </w:r>
      <w:r w:rsidR="00F71C12" w:rsidRPr="007C375A">
        <w:t xml:space="preserve">Each dataset varied substantially in terms of which 16S region it targeted, sequencing strategy, and read quality, so ASV generation varied between them in terms of primer removal, filtering, and trimming (see code for </w:t>
      </w:r>
      <w:r w:rsidR="00776077" w:rsidRPr="007C375A">
        <w:t xml:space="preserve">full </w:t>
      </w:r>
      <w:r w:rsidR="00F71C12" w:rsidRPr="007C375A">
        <w:t>description of these steps). Post trimming, all ASVs were generated using the same methods within the standard DADA2 workflow</w:t>
      </w:r>
      <w:r w:rsidR="00D4082A">
        <w:t xml:space="preserve"> </w:t>
      </w:r>
      <w:r w:rsidR="00D4082A">
        <w:fldChar w:fldCharType="begin"/>
      </w:r>
      <w:r w:rsidR="00D4082A">
        <w:instrText xml:space="preserve"> ADDIN ZOTERO_ITEM CSL_CITATION {"citationID":"mmgpYBl3","properties":{"formattedCitation":"[5]","plainCitation":"[5]","noteIndex":0},"citationItems":[{"id":1197,"uris":["http://zotero.org/groups/5077571/items/SWK58L9N"],"itemData":{"id":1197,"type":"article-journal","abstract":"DADA2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rsidR="00D4082A">
        <w:fldChar w:fldCharType="separate"/>
      </w:r>
      <w:r w:rsidR="00D4082A">
        <w:rPr>
          <w:noProof/>
        </w:rPr>
        <w:t>[5]</w:t>
      </w:r>
      <w:r w:rsidR="00D4082A">
        <w:fldChar w:fldCharType="end"/>
      </w:r>
      <w:r w:rsidR="00F71C12" w:rsidRPr="007C375A">
        <w:t xml:space="preserve">. Chimaeras were removed, and ASVs were size selected (252/253 bp for V4 datasets, &gt;400bp for V3-V4 datasets). </w:t>
      </w:r>
      <w:r w:rsidR="00484B8C" w:rsidRPr="007C375A">
        <w:t>Taxonomy was assigned via the Silva v138.2 database, and used to remove mitochondrial and chloroplast sequences</w:t>
      </w:r>
      <w:r w:rsidR="00D4082A">
        <w:t xml:space="preserve"> </w:t>
      </w:r>
      <w:r w:rsidR="00D4082A">
        <w:fldChar w:fldCharType="begin"/>
      </w:r>
      <w:r w:rsidR="00D4082A">
        <w:instrText xml:space="preserve"> ADDIN ZOTERO_ITEM CSL_CITATION {"citationID":"K6XBrJVS","properties":{"formattedCitation":"[6]","plainCitation":"[6]","noteIndex":0},"citationItems":[{"id":1198,"uris":["http://zotero.org/groups/5077571/items/9XR48DJE"],"itemData":{"id":1198,"type":"article-journal","abstract":"SILVA (from Latin silva, forest, http://www.arb-silva.de) is a comprehensive web resource for up to date, quality-controlled databases of aligned ribosomal RNA (rRNA) gene sequences from the Bacteria, Archaea and Eukaryota domains and supplementary online services. The referred database release 111 (July 2012) contains 3 194 778 small subunit and 288 717 large subunit rRNA gene sequences. Since the initial description of the project, substantial new features have been introduced, including advanced quality control procedures, an improved rRNA gene aligner, online tools for probe and primer evaluation and optimized browsing, searching and downloading on the website. Furthermore, the extensively curated SILVA taxonomy and the new non-redundant SILVA datasets provide an ideal reference for high-throughput classification of data from next-generation sequencing approaches.","container-title":"Nucleic Acids Research","DOI":"10.1093/nar/gks1219","ISSN":"0305-1048","issue":"D1","journalAbbreviation":"Nucleic Acids Research","page":"D590-D596","source":"Silverchair","title":"The SILVA ribosomal RNA gene database project: improved data processing and web-based tools","title-short":"The SILVA ribosomal RNA gene database project","volume":"41","author":[{"family":"Quast","given":"Christian"},{"family":"Pruesse","given":"Elmar"},{"family":"Yilmaz","given":"Pelin"},{"family":"Gerken","given":"Jan"},{"family":"Schweer","given":"Timmy"},{"family":"Yarza","given":"Pablo"},{"family":"Peplies","given":"Jörg"},{"family":"Glöckner","given":"Frank Oliver"}],"issued":{"date-parts":[["2013",1,1]]},"citation-key":"quastSILVARibosomalRNA2013"}}],"schema":"https://github.com/citation-style-language/schema/raw/master/csl-citation.json"} </w:instrText>
      </w:r>
      <w:r w:rsidR="00D4082A">
        <w:fldChar w:fldCharType="separate"/>
      </w:r>
      <w:r w:rsidR="00D4082A">
        <w:rPr>
          <w:noProof/>
        </w:rPr>
        <w:t>[6]</w:t>
      </w:r>
      <w:r w:rsidR="00D4082A">
        <w:fldChar w:fldCharType="end"/>
      </w:r>
      <w:r w:rsidR="00484B8C" w:rsidRPr="007C375A">
        <w:t xml:space="preserve">. </w:t>
      </w:r>
      <w:r w:rsidR="00776077" w:rsidRPr="007C375A">
        <w:t xml:space="preserve">When sequencing positives or negatives were present, they were removed. </w:t>
      </w:r>
    </w:p>
    <w:p w14:paraId="0AF15798" w14:textId="1CAC068B" w:rsidR="00776077" w:rsidRDefault="00776077">
      <w:r>
        <w:tab/>
        <w:t xml:space="preserve">Phylogenetic trees were built using alignment via MAFFT followed by </w:t>
      </w:r>
      <w:proofErr w:type="spellStart"/>
      <w:r>
        <w:t>FastTree</w:t>
      </w:r>
      <w:proofErr w:type="spellEnd"/>
      <w:r>
        <w:t xml:space="preserve"> under a generalized time-reversible model</w:t>
      </w:r>
      <w:r w:rsidR="00D4082A">
        <w:t xml:space="preserve"> </w:t>
      </w:r>
      <w:r w:rsidR="00D4082A">
        <w:fldChar w:fldCharType="begin"/>
      </w:r>
      <w:r w:rsidR="00D4082A">
        <w:instrText xml:space="preserve"> ADDIN ZOTERO_ITEM CSL_CITATION {"citationID":"0nVrMbjm","properties":{"formattedCitation":"[7, 8]","plainCitation":"[7, 8]","noteIndex":0},"citationItems":[{"id":1424,"uris":["http://zotero.org/groups/5077571/items/C5UARIDQ"],"itemData":{"id":1424,"type":"article-journal","abstract":"We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rsidR="00D4082A">
        <w:fldChar w:fldCharType="separate"/>
      </w:r>
      <w:r w:rsidR="00D4082A">
        <w:rPr>
          <w:noProof/>
        </w:rPr>
        <w:t>[7, 8]</w:t>
      </w:r>
      <w:r w:rsidR="00D4082A">
        <w:fldChar w:fldCharType="end"/>
      </w:r>
      <w:r>
        <w:t xml:space="preserve">. Trees were visualized via </w:t>
      </w:r>
      <w:proofErr w:type="spellStart"/>
      <w:r>
        <w:t>ggtree</w:t>
      </w:r>
      <w:proofErr w:type="spellEnd"/>
      <w:r>
        <w:t xml:space="preserve"> in R, and anomalously long branches were removed</w:t>
      </w:r>
      <w:r w:rsidR="0059681F">
        <w:t xml:space="preserve"> using ape</w:t>
      </w:r>
      <w:r w:rsidR="00D4082A">
        <w:t xml:space="preserve"> </w:t>
      </w:r>
      <w:r w:rsidR="00D4082A">
        <w:fldChar w:fldCharType="begin"/>
      </w:r>
      <w:r w:rsidR="00D4082A">
        <w:instrText xml:space="preserve"> ADDIN ZOTERO_ITEM CSL_CITATION {"citationID":"2APf8mUw","properties":{"formattedCitation":"[9]","plainCitation":"[9]","noteIndex":0},"citationItems":[{"id":1311,"uris":["http://zotero.org/groups/5077571/items/WSWWL3L2"],"itemData":{"id":1311,"type":"report","genre":"manual","note":"Citation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rsidR="00D4082A">
        <w:fldChar w:fldCharType="separate"/>
      </w:r>
      <w:r w:rsidR="00D4082A">
        <w:rPr>
          <w:noProof/>
        </w:rPr>
        <w:t>[9]</w:t>
      </w:r>
      <w:r w:rsidR="00D4082A">
        <w:fldChar w:fldCharType="end"/>
      </w:r>
      <w:r>
        <w:t xml:space="preserve">. Trees, metadata, taxonomy, and ASV abundances (OTU tables) were organized and analyzed using </w:t>
      </w:r>
      <w:proofErr w:type="spellStart"/>
      <w:r>
        <w:t>phyloseq</w:t>
      </w:r>
      <w:proofErr w:type="spellEnd"/>
      <w:r w:rsidR="00D4082A">
        <w:t xml:space="preserve"> </w:t>
      </w:r>
      <w:r w:rsidR="00D4082A">
        <w:fldChar w:fldCharType="begin"/>
      </w:r>
      <w:r w:rsidR="00D4082A">
        <w:instrText xml:space="preserve"> ADDIN ZOTERO_ITEM CSL_CITATION {"citationID":"ivaR9j0M","properties":{"formattedCitation":"[10]","plainCitation":"[10]","noteIndex":0},"citationItems":[{"id":1053,"uris":["http://zotero.org/groups/5077571/items/CJUJ3ICL"],"itemData":{"id":1053,"type":"article-journal","container-title":"PLoS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rsidR="00D4082A">
        <w:fldChar w:fldCharType="separate"/>
      </w:r>
      <w:r w:rsidR="00D4082A">
        <w:rPr>
          <w:noProof/>
        </w:rPr>
        <w:t>[10]</w:t>
      </w:r>
      <w:r w:rsidR="00D4082A">
        <w:fldChar w:fldCharType="end"/>
      </w:r>
      <w:r>
        <w:t xml:space="preserve">. </w:t>
      </w:r>
    </w:p>
    <w:p w14:paraId="6F084176" w14:textId="523918B5" w:rsidR="00776077" w:rsidRPr="00776077" w:rsidRDefault="00776077">
      <w:r>
        <w:rPr>
          <w:i/>
          <w:iCs/>
        </w:rPr>
        <w:t xml:space="preserve">Rarefaction and </w:t>
      </w:r>
      <m:oMath>
        <m:r>
          <w:rPr>
            <w:rFonts w:ascii="Cambria Math" w:hAnsi="Cambria Math"/>
          </w:rPr>
          <m:t>β</m:t>
        </m:r>
      </m:oMath>
      <w:r>
        <w:rPr>
          <w:rFonts w:eastAsiaTheme="minorEastAsia"/>
          <w:i/>
          <w:iCs/>
        </w:rPr>
        <w:t>-diversity</w:t>
      </w:r>
      <w:r>
        <w:tab/>
      </w:r>
    </w:p>
    <w:p w14:paraId="7051E45A" w14:textId="7CEAF5DE" w:rsidR="009147AC" w:rsidRDefault="00776077">
      <w:pPr>
        <w:rPr>
          <w:ins w:id="3" w:author="Augustus Raymond Pendleton" w:date="2025-11-21T14:55:00Z" w16du:dateUtc="2025-11-21T19:55:00Z"/>
        </w:rPr>
      </w:pPr>
      <w:r>
        <w:rPr>
          <w:b/>
          <w:bCs/>
        </w:rPr>
        <w:tab/>
      </w:r>
      <w:r>
        <w:t xml:space="preserve">To generate rarefied ASV tables of equal sequencing depth, ASV abundance matrices were subsampled using a multivariate hypergeometric distribution via the </w:t>
      </w:r>
      <w:proofErr w:type="spellStart"/>
      <w:r>
        <w:t>rmvhyper</w:t>
      </w:r>
      <w:proofErr w:type="spellEnd"/>
      <w:r>
        <w:t xml:space="preserve"> function in the </w:t>
      </w:r>
      <w:proofErr w:type="spellStart"/>
      <w:r>
        <w:t>extraDistr</w:t>
      </w:r>
      <w:proofErr w:type="spellEnd"/>
      <w:r>
        <w:t xml:space="preserve"> package (see </w:t>
      </w:r>
      <w:proofErr w:type="spellStart"/>
      <w:r>
        <w:t>generate_rarefied_abs_tables.R</w:t>
      </w:r>
      <w:proofErr w:type="spellEnd"/>
      <w:r>
        <w:t>)</w:t>
      </w:r>
      <w:r w:rsidR="00D4082A">
        <w:t xml:space="preserve"> </w:t>
      </w:r>
      <w:r w:rsidR="003F4E19">
        <w:fldChar w:fldCharType="begin"/>
      </w:r>
      <w:r w:rsidR="003F4E19">
        <w:instrText xml:space="preserve"> ADDIN ZOTERO_ITEM CSL_CITATION {"citationID":"vyETP5at","properties":{"formattedCitation":"[11]","plainCitation":"[11]","noteIndex":0},"citationItems":[{"id":2098,"uris":["http://zotero.org/groups/5077571/items/XR2WIIP7"],"itemData":{"id":2098,"type":"report","genre":"manual","note":"DOI: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rsidR="003F4E19">
        <w:fldChar w:fldCharType="separate"/>
      </w:r>
      <w:r w:rsidR="003F4E19">
        <w:rPr>
          <w:noProof/>
        </w:rPr>
        <w:t>[11]</w:t>
      </w:r>
      <w:r w:rsidR="003F4E19">
        <w:fldChar w:fldCharType="end"/>
      </w:r>
      <w:r>
        <w:t xml:space="preserve">. Each ASV was then converted to relative abundances, and then to absolute abundances by multiplying the relative abundance by each samples cell count or 16S copy number. Bray-Curtis dissimilarities were calculated via the </w:t>
      </w:r>
      <w:proofErr w:type="spellStart"/>
      <w:r>
        <w:t>vegdist</w:t>
      </w:r>
      <w:proofErr w:type="spellEnd"/>
      <w:r>
        <w:t xml:space="preserve"> function in vegan</w:t>
      </w:r>
      <w:r w:rsidR="00D4082A">
        <w:t xml:space="preserve"> </w:t>
      </w:r>
      <w:r w:rsidR="00D4082A">
        <w:fldChar w:fldCharType="begin"/>
      </w:r>
      <w:r w:rsidR="003F4E19">
        <w:instrText xml:space="preserve"> ADDIN ZOTERO_ITEM CSL_CITATION {"citationID":"ss81dMZy","properties":{"formattedCitation":"[12]","plainCitation":"[12]","noteIndex":0},"citationItems":[{"id":1282,"uris":["http://zotero.org/groups/5077571/items/SDB7WLXE"],"itemData":{"id":1282,"type":"report","genre":"manual","note":"Citation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rsidR="00D4082A">
        <w:fldChar w:fldCharType="separate"/>
      </w:r>
      <w:r w:rsidR="003F4E19">
        <w:rPr>
          <w:noProof/>
        </w:rPr>
        <w:t>[12]</w:t>
      </w:r>
      <w:r w:rsidR="00D4082A">
        <w:fldChar w:fldCharType="end"/>
      </w:r>
      <w:r>
        <w:t xml:space="preserve">. </w:t>
      </w:r>
      <w:r w:rsidR="009147AC">
        <w:t xml:space="preserve">Unless otherwise noted, all </w:t>
      </w:r>
      <w:proofErr w:type="spellStart"/>
      <w:r w:rsidR="009147AC">
        <w:t>Unifrac</w:t>
      </w:r>
      <w:proofErr w:type="spellEnd"/>
      <w:r w:rsidR="009147AC">
        <w:t xml:space="preserve"> distances were calculated via the </w:t>
      </w:r>
      <w:proofErr w:type="spellStart"/>
      <w:r w:rsidR="009147AC">
        <w:t>GUnifrac</w:t>
      </w:r>
      <w:proofErr w:type="spellEnd"/>
      <w:r w:rsidR="009147AC">
        <w:t xml:space="preserve"> package</w:t>
      </w:r>
      <w:r w:rsidR="00D4082A">
        <w:t xml:space="preserve"> </w:t>
      </w:r>
      <w:r w:rsidR="00D4082A">
        <w:fldChar w:fldCharType="begin"/>
      </w:r>
      <w:r w:rsidR="003F4E19">
        <w:instrText xml:space="preserve"> ADDIN ZOTERO_ITEM CSL_CITATION {"citationID":"38rtX3fH","properties":{"formattedCitation":"[13]","plainCitation":"[13]","noteIndex":0},"citationItems":[{"id":2017,"uris":["http://zotero.org/groups/5077571/items/W4RRRQEL"],"itemData":{"id":2017,"type":"article-journal","abstract":"Motivation: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D4082A">
        <w:fldChar w:fldCharType="separate"/>
      </w:r>
      <w:r w:rsidR="003F4E19">
        <w:rPr>
          <w:noProof/>
        </w:rPr>
        <w:t>[13]</w:t>
      </w:r>
      <w:r w:rsidR="00D4082A">
        <w:fldChar w:fldCharType="end"/>
      </w:r>
      <w:r w:rsidR="009147AC">
        <w:t>. Final distance matrices were the average of all rarefied distance matrices. All samples within each dataset were used for contour plots in Figure 2.</w:t>
      </w:r>
    </w:p>
    <w:p w14:paraId="6AC2A365" w14:textId="5F4DC10D" w:rsidR="006E7F10" w:rsidRDefault="006E7F10">
      <w:ins w:id="4" w:author="Augustus Raymond Pendleton" w:date="2025-11-21T14:55:00Z" w16du:dateUtc="2025-11-21T19:55:00Z">
        <w:r>
          <w:tab/>
        </w:r>
      </w:ins>
      <w:ins w:id="5" w:author="Augustus Raymond Pendleton" w:date="2025-12-15T14:55:00Z" w16du:dateUtc="2025-12-15T19:55:00Z">
        <w:r w:rsidR="003207B7">
          <w:t xml:space="preserve">For the analysis of rarefaction itself (Fig. S4), datasets were rarefied to multiple sequencing depths (250, 500, 1000, 5000, 10,000 reads per sample), as well as the minimum sequencing depth observed in each dataset (ranging from 1,086 reads per sample in the cooling reactor dataset to 48,601 reads per sample in the soil dataset). In addition, a non-rarefied control from each dataset was generated as a control. Absolute abundance normalization and </w:t>
        </w:r>
        <w:r w:rsidR="003207B7">
          <w:rPr>
            <w:i/>
            <w:iCs/>
          </w:rPr>
          <w:t>GU</w:t>
        </w:r>
        <w:r w:rsidR="003207B7">
          <w:rPr>
            <w:i/>
            <w:iCs/>
            <w:vertAlign w:val="superscript"/>
          </w:rPr>
          <w:t>A</w:t>
        </w:r>
        <w:r w:rsidR="003207B7">
          <w:rPr>
            <w:i/>
            <w:iCs/>
          </w:rPr>
          <w:t xml:space="preserve"> </w:t>
        </w:r>
        <w:r w:rsidR="003207B7">
          <w:t>calculation were then performed as described above.</w:t>
        </w:r>
      </w:ins>
    </w:p>
    <w:p w14:paraId="69ACD6C9" w14:textId="38E58A6D" w:rsidR="009147AC" w:rsidRDefault="009147AC">
      <w:pPr>
        <w:rPr>
          <w:i/>
          <w:iCs/>
        </w:rPr>
      </w:pPr>
      <w:r>
        <w:t xml:space="preserve"> </w:t>
      </w:r>
      <w:r>
        <w:rPr>
          <w:i/>
          <w:iCs/>
        </w:rPr>
        <w:t>PERMANOVAs</w:t>
      </w:r>
      <w:ins w:id="6" w:author="Augustus Raymond Pendleton" w:date="2025-11-21T15:08:00Z" w16du:dateUtc="2025-11-21T20:08:00Z">
        <w:r w:rsidR="00871CDA">
          <w:rPr>
            <w:i/>
            <w:iCs/>
          </w:rPr>
          <w:t>,</w:t>
        </w:r>
      </w:ins>
      <w:del w:id="7" w:author="Augustus Raymond Pendleton" w:date="2025-11-21T15:08:00Z" w16du:dateUtc="2025-11-21T20:08:00Z">
        <w:r w:rsidDel="00871CDA">
          <w:rPr>
            <w:i/>
            <w:iCs/>
          </w:rPr>
          <w:delText xml:space="preserve"> and</w:delText>
        </w:r>
      </w:del>
      <w:r>
        <w:rPr>
          <w:i/>
          <w:iCs/>
        </w:rPr>
        <w:t xml:space="preserve"> Ordinations</w:t>
      </w:r>
      <w:ins w:id="8" w:author="Augustus Raymond Pendleton" w:date="2025-11-21T15:08:00Z" w16du:dateUtc="2025-11-21T20:08:00Z">
        <w:r w:rsidR="00871CDA">
          <w:rPr>
            <w:i/>
            <w:iCs/>
          </w:rPr>
          <w:t>, and Mantel Tests</w:t>
        </w:r>
      </w:ins>
    </w:p>
    <w:p w14:paraId="7AD40E06" w14:textId="0DBAFDB5" w:rsidR="00A805AC" w:rsidRDefault="009147AC">
      <w:pPr>
        <w:rPr>
          <w:ins w:id="9" w:author="Augustus Raymond Pendleton" w:date="2025-11-21T15:08:00Z" w16du:dateUtc="2025-11-21T20:08:00Z"/>
        </w:rPr>
      </w:pPr>
      <w:r>
        <w:tab/>
        <w:t>PERMANOVAs were conducted via the adonis2 function in vegan</w:t>
      </w:r>
      <w:r w:rsidR="00A805AC">
        <w:t xml:space="preserve"> (Fig. 3 and Fig. S2)</w:t>
      </w:r>
      <w:r>
        <w:t xml:space="preserve">. To limit confounding variables, not all samples were used in these analyses. From the cooling water dataset, just samples from Reactor cycle 1 were used. For the mouse gut, just stool samples were used. For the soil dataset, just mature samples were used. All PERMANOVAs were run with 1,000 iterations. </w:t>
      </w:r>
      <w:r w:rsidR="00A805AC">
        <w:t xml:space="preserve">These same, simplified datasets were used for Principal Coordinates Analysis in Fig S3. </w:t>
      </w:r>
      <w:ins w:id="10" w:author="Augustus Raymond Pendleton" w:date="2025-11-21T15:08:00Z" w16du:dateUtc="2025-11-21T20:08:00Z">
        <w:r w:rsidR="00871CDA">
          <w:t>When estimating the correlation be</w:t>
        </w:r>
      </w:ins>
      <w:ins w:id="11" w:author="Augustus Raymond Pendleton" w:date="2025-11-21T15:09:00Z" w16du:dateUtc="2025-11-21T20:09:00Z">
        <w:r w:rsidR="00871CDA">
          <w:t>tween distance matrices, we used the mantel function from the vegan package with 999 permutations.</w:t>
        </w:r>
      </w:ins>
    </w:p>
    <w:p w14:paraId="3CC8BAA8" w14:textId="77777777" w:rsidR="00871CDA" w:rsidRDefault="00871CDA">
      <w:pPr>
        <w:rPr>
          <w:ins w:id="12" w:author="Augustus Raymond Pendleton" w:date="2025-11-21T14:54:00Z" w16du:dateUtc="2025-11-21T19:54:00Z"/>
        </w:rPr>
      </w:pPr>
    </w:p>
    <w:p w14:paraId="5DC98648" w14:textId="69046003" w:rsidR="006E7F10" w:rsidRPr="006E7F10" w:rsidDel="006E7F10" w:rsidRDefault="006E7F10">
      <w:pPr>
        <w:rPr>
          <w:del w:id="13" w:author="Augustus Raymond Pendleton" w:date="2025-11-21T14:55:00Z" w16du:dateUtc="2025-11-21T19:55:00Z"/>
        </w:rPr>
      </w:pPr>
    </w:p>
    <w:p w14:paraId="65787655" w14:textId="77777777" w:rsidR="00A805AC" w:rsidRDefault="00A805AC">
      <w:pPr>
        <w:rPr>
          <w:i/>
          <w:iCs/>
        </w:rPr>
      </w:pPr>
      <w:r>
        <w:rPr>
          <w:i/>
          <w:iCs/>
        </w:rPr>
        <w:t>Timing Analysis</w:t>
      </w:r>
    </w:p>
    <w:p w14:paraId="31DB1F32" w14:textId="5F28CC8E" w:rsidR="006346B8" w:rsidRDefault="00A805AC">
      <w:r>
        <w:tab/>
        <w:t xml:space="preserve">To estimate computational time, we subsampled the soil dataset to </w:t>
      </w:r>
      <w:r w:rsidR="006346B8">
        <w:t xml:space="preserve">a </w:t>
      </w:r>
      <w:r>
        <w:t xml:space="preserve">set </w:t>
      </w:r>
      <w:r w:rsidR="007D6A7F">
        <w:t xml:space="preserve">number of ASVs, samples, and </w:t>
      </w:r>
      <m:oMath>
        <m:r>
          <w:rPr>
            <w:rFonts w:ascii="Cambria Math" w:hAnsi="Cambria Math"/>
          </w:rPr>
          <m:t>α</m:t>
        </m:r>
      </m:oMath>
      <w:r w:rsidR="007D6A7F">
        <w:t xml:space="preserve"> numbers. When testing ASV number, we used 10 samples and one </w:t>
      </w:r>
      <m:oMath>
        <m:r>
          <w:rPr>
            <w:rFonts w:ascii="Cambria Math" w:hAnsi="Cambria Math"/>
          </w:rPr>
          <m:t>α</m:t>
        </m:r>
      </m:oMath>
      <w:r>
        <w:t xml:space="preserve"> </w:t>
      </w:r>
      <w:r w:rsidR="007D6A7F">
        <w:t xml:space="preserve">value, when testing sample or </w:t>
      </w:r>
      <m:oMath>
        <m:r>
          <w:rPr>
            <w:rFonts w:ascii="Cambria Math" w:hAnsi="Cambria Math"/>
          </w:rPr>
          <m:t>α</m:t>
        </m:r>
      </m:oMath>
      <w:r w:rsidR="007D6A7F">
        <w:t xml:space="preserve"> values, ASVs were held constant at 2,000. Each case was replicated 20 times, and computation time was calculated via </w:t>
      </w:r>
      <w:r>
        <w:t>the microbenchmark function from the microbenchmark package</w:t>
      </w:r>
      <w:r w:rsidR="007D6A7F">
        <w:t>, with two replications each time</w:t>
      </w:r>
      <w:r w:rsidR="003F4E19">
        <w:t xml:space="preserve"> </w:t>
      </w:r>
      <w:r w:rsidR="003F4E19">
        <w:fldChar w:fldCharType="begin"/>
      </w:r>
      <w:r w:rsidR="003F4E19">
        <w:instrText xml:space="preserve"> ADDIN ZOTERO_ITEM CSL_CITATION {"citationID":"sH2ykVgN","properties":{"formattedCitation":"[14]","plainCitation":"[14]","noteIndex":0},"citationItems":[{"id":2095,"uris":["http://zotero.org/groups/5077571/items/26R7UUUY"],"itemData":{"id":2095,"type":"report","genre":"manual","title":"microbenchmark: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rsidR="003F4E19">
        <w:fldChar w:fldCharType="separate"/>
      </w:r>
      <w:r w:rsidR="003F4E19">
        <w:rPr>
          <w:noProof/>
        </w:rPr>
        <w:t>[14]</w:t>
      </w:r>
      <w:r w:rsidR="003F4E19">
        <w:fldChar w:fldCharType="end"/>
      </w:r>
      <w:r w:rsidR="007D6A7F">
        <w:t xml:space="preserve">. </w:t>
      </w:r>
    </w:p>
    <w:p w14:paraId="52399A2D" w14:textId="77777777" w:rsidR="006346B8" w:rsidRDefault="006346B8">
      <w:pPr>
        <w:rPr>
          <w:i/>
          <w:iCs/>
        </w:rPr>
      </w:pPr>
      <w:r>
        <w:rPr>
          <w:i/>
          <w:iCs/>
        </w:rPr>
        <w:t>Error Analysis</w:t>
      </w:r>
    </w:p>
    <w:p w14:paraId="1FB7B4CA" w14:textId="20B4C1AD" w:rsidR="00E06C19" w:rsidRDefault="006346B8">
      <w:pPr>
        <w:rPr>
          <w:ins w:id="14" w:author="Augustus Raymond Pendleton" w:date="2025-11-21T14:58:00Z" w16du:dateUtc="2025-11-21T19:58:00Z"/>
        </w:rPr>
      </w:pPr>
      <w:r>
        <w:tab/>
        <w:t xml:space="preserve">To estimate the impact of random error on quantification methods, we used the mouse gut dataset, focusing only on the stool samples. These samples ranged in 16S copy number from </w:t>
      </w:r>
      <w:r w:rsidR="00754431">
        <w:t>10</w:t>
      </w:r>
      <w:r w:rsidR="00754431">
        <w:rPr>
          <w:vertAlign w:val="superscript"/>
        </w:rPr>
        <w:t>1</w:t>
      </w:r>
      <w:r w:rsidR="00171171">
        <w:rPr>
          <w:vertAlign w:val="superscript"/>
        </w:rPr>
        <w:t>1</w:t>
      </w:r>
      <w:r w:rsidR="00754431">
        <w:t>-10</w:t>
      </w:r>
      <w:r w:rsidR="00754431">
        <w:rPr>
          <w:vertAlign w:val="superscript"/>
        </w:rPr>
        <w:t>1</w:t>
      </w:r>
      <w:r w:rsidR="00171171">
        <w:rPr>
          <w:vertAlign w:val="superscript"/>
        </w:rPr>
        <w:t>2</w:t>
      </w:r>
      <w:r w:rsidR="00754431">
        <w:rPr>
          <w:vertAlign w:val="superscript"/>
        </w:rPr>
        <w:t xml:space="preserve"> </w:t>
      </w:r>
      <w:r w:rsidR="00754431">
        <w:t>copies/gram. We tested a range of potential error, from 1% up to 50%. For each error percentage, the amount of error was selected from a normal distribution with a mean of that error percent and a standard deviation 1/10</w:t>
      </w:r>
      <w:r w:rsidR="00754431" w:rsidRPr="00754431">
        <w:rPr>
          <w:vertAlign w:val="superscript"/>
        </w:rPr>
        <w:t>th</w:t>
      </w:r>
      <w:r w:rsidR="00754431">
        <w:t xml:space="preserve"> of that error percentage. This error was then randomly assigned a direction (by multiplying by a binomial distribution of -1 and 1</w:t>
      </w:r>
      <w:proofErr w:type="gramStart"/>
      <w:r w:rsidR="00754431">
        <w:t>), and</w:t>
      </w:r>
      <w:proofErr w:type="gramEnd"/>
      <w:r w:rsidR="00754431">
        <w:t xml:space="preserve"> multiplied by the copy number to create a deviation from the true value, which was added to the original value. For example, in the case of 50% error, we first drew a random selection of error values from a distribution with mean 0.5 and standard deviation of 0.05. These errors were then randomly assigned to be negative or positive, and multiplied by the original cell counts, plus the cell count itself. We repeated this fifty times. Across these fifty iterations, we first rarefied the ASV abundances to relative abundance and then normalized to absolute abundance using these error-added values. We then compared the absolute difference in </w:t>
      </w:r>
      <w:r w:rsidR="00754431" w:rsidRPr="0029000C">
        <w:rPr>
          <w:i/>
          <w:iCs/>
        </w:rPr>
        <w:t>GU</w:t>
      </w:r>
      <w:r w:rsidR="00754431" w:rsidRPr="0029000C">
        <w:rPr>
          <w:i/>
          <w:iCs/>
          <w:vertAlign w:val="superscript"/>
        </w:rPr>
        <w:t>A</w:t>
      </w:r>
      <w:r w:rsidR="00754431">
        <w:t xml:space="preserve"> or </w:t>
      </w:r>
      <w:r w:rsidR="00754431" w:rsidRPr="0029000C">
        <w:rPr>
          <w:i/>
          <w:iCs/>
        </w:rPr>
        <w:t>BC</w:t>
      </w:r>
      <w:r w:rsidR="00754431" w:rsidRPr="0029000C">
        <w:rPr>
          <w:i/>
          <w:iCs/>
          <w:vertAlign w:val="superscript"/>
        </w:rPr>
        <w:t>A</w:t>
      </w:r>
      <w:r w:rsidR="00754431" w:rsidRPr="0029000C">
        <w:rPr>
          <w:vertAlign w:val="superscript"/>
        </w:rPr>
        <w:t xml:space="preserve"> </w:t>
      </w:r>
      <w:r w:rsidR="00754431">
        <w:t xml:space="preserve">from these error-added datasets compared to the original data to produce Fig. 4C-D. </w:t>
      </w:r>
    </w:p>
    <w:p w14:paraId="05048427" w14:textId="51F28C67" w:rsidR="006E7F10" w:rsidRDefault="006E7F10">
      <w:pPr>
        <w:rPr>
          <w:ins w:id="15" w:author="Augustus Raymond Pendleton" w:date="2025-11-21T14:59:00Z" w16du:dateUtc="2025-11-21T19:59:00Z"/>
          <w:i/>
          <w:iCs/>
        </w:rPr>
      </w:pPr>
      <w:ins w:id="16" w:author="Augustus Raymond Pendleton" w:date="2025-11-21T14:58:00Z" w16du:dateUtc="2025-11-21T19:58:00Z">
        <w:r>
          <w:rPr>
            <w:i/>
            <w:iCs/>
          </w:rPr>
          <w:t>Copy Number Normalization</w:t>
        </w:r>
      </w:ins>
    </w:p>
    <w:p w14:paraId="47CE0DD2" w14:textId="3809E601" w:rsidR="006E7F10" w:rsidRPr="006E7F10" w:rsidDel="006E7F10" w:rsidRDefault="006E7F10">
      <w:pPr>
        <w:rPr>
          <w:del w:id="17" w:author="Augustus Raymond Pendleton" w:date="2025-11-21T15:02:00Z" w16du:dateUtc="2025-11-21T20:02:00Z"/>
          <w:rPrChange w:id="18" w:author="Augustus Raymond Pendleton" w:date="2025-11-21T15:02:00Z" w16du:dateUtc="2025-11-21T20:02:00Z">
            <w:rPr>
              <w:del w:id="19" w:author="Augustus Raymond Pendleton" w:date="2025-11-21T15:02:00Z" w16du:dateUtc="2025-11-21T20:02:00Z"/>
              <w:i/>
              <w:iCs/>
              <w:vertAlign w:val="superscript"/>
            </w:rPr>
          </w:rPrChange>
        </w:rPr>
      </w:pPr>
      <w:ins w:id="20" w:author="Augustus Raymond Pendleton" w:date="2025-11-21T14:59:00Z" w16du:dateUtc="2025-11-21T19:59:00Z">
        <w:r>
          <w:tab/>
        </w:r>
      </w:ins>
      <w:ins w:id="21" w:author="Augustus Raymond Pendleton" w:date="2025-11-21T15:07:00Z" w16du:dateUtc="2025-11-21T20:07:00Z">
        <w:r w:rsidR="00871CDA">
          <w:t xml:space="preserve">We used </w:t>
        </w:r>
      </w:ins>
      <w:ins w:id="22" w:author="Augustus Raymond Pendleton" w:date="2025-11-21T14:59:00Z" w16du:dateUtc="2025-11-21T19:59:00Z">
        <w:r>
          <w:t>PICRUSt2 (v2.6, with the updated PICRUSt2-SC database)</w:t>
        </w:r>
      </w:ins>
      <w:ins w:id="23" w:author="Augustus Raymond Pendleton" w:date="2025-11-21T15:07:00Z" w16du:dateUtc="2025-11-21T20:07:00Z">
        <w:r w:rsidR="00871CDA">
          <w:t xml:space="preserve"> </w:t>
        </w:r>
      </w:ins>
      <w:ins w:id="24" w:author="Augustus Raymond Pendleton" w:date="2025-11-21T14:59:00Z" w16du:dateUtc="2025-11-21T19:59:00Z">
        <w:r>
          <w:t>to normalize ASV abundances</w:t>
        </w:r>
      </w:ins>
      <w:ins w:id="25" w:author="Augustus Raymond Pendleton" w:date="2025-11-21T15:00:00Z" w16du:dateUtc="2025-11-21T20:00:00Z">
        <w:r>
          <w:t xml:space="preserve"> for each dataset, using the default settings (NSTI =</w:t>
        </w:r>
      </w:ins>
      <w:ins w:id="26" w:author="Augustus Raymond Pendleton" w:date="2025-11-21T15:01:00Z" w16du:dateUtc="2025-11-21T20:01:00Z">
        <w:r>
          <w:t xml:space="preserve"> 2) in the </w:t>
        </w:r>
        <w:r w:rsidRPr="006E7F10">
          <w:t xml:space="preserve">picrust2_pipeline.py </w:t>
        </w:r>
        <w:r>
          <w:t xml:space="preserve"> function</w:t>
        </w:r>
      </w:ins>
      <w:ins w:id="27" w:author="Augustus Raymond Pendleton" w:date="2025-11-21T15:04:00Z" w16du:dateUtc="2025-11-21T20:04:00Z">
        <w:r w:rsidR="00FE44D6">
          <w:t xml:space="preserve"> </w:t>
        </w:r>
      </w:ins>
      <w:r w:rsidR="00FE44D6">
        <w:fldChar w:fldCharType="begin"/>
      </w:r>
      <w:r w:rsidR="00B60C77">
        <w:instrText xml:space="preserve"> ADDIN ZOTERO_ITEM CSL_CITATION {"citationID":"2zYR3EVt","properties":{"formattedCitation":"[15]","plainCitation":"[15]","noteIndex":0},"citationItems":[{"id":2039,"uris":["http://zotero.org/groups/5077571/items/UIGMPRVP"],"itemData":{"id":2039,"type":"article-journal","abstract":"PICRUSt2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rsidR="00FE44D6">
        <w:fldChar w:fldCharType="separate"/>
      </w:r>
      <w:r w:rsidR="00B60C77">
        <w:rPr>
          <w:noProof/>
        </w:rPr>
        <w:t>[15]</w:t>
      </w:r>
      <w:r w:rsidR="00FE44D6">
        <w:fldChar w:fldCharType="end"/>
      </w:r>
      <w:ins w:id="28" w:author="Augustus Raymond Pendleton" w:date="2025-11-21T15:01:00Z" w16du:dateUtc="2025-11-21T20:01:00Z">
        <w:r>
          <w:t>. These normalized ASV tables</w:t>
        </w:r>
      </w:ins>
      <w:ins w:id="29" w:author="Augustus Raymond Pendleton" w:date="2025-11-21T15:02:00Z" w16du:dateUtc="2025-11-21T20:02:00Z">
        <w:r>
          <w:t xml:space="preserve"> (in /</w:t>
        </w:r>
        <w:proofErr w:type="spellStart"/>
        <w:r>
          <w:t>EC_metagenome_out</w:t>
        </w:r>
        <w:proofErr w:type="spellEnd"/>
        <w:r>
          <w:t>/</w:t>
        </w:r>
      </w:ins>
      <w:ins w:id="30" w:author="Augustus Raymond Pendleton" w:date="2025-11-21T15:03:00Z" w16du:dateUtc="2025-11-21T20:03:00Z">
        <w:r>
          <w:t>seqtab_norm.tsv.gz)</w:t>
        </w:r>
      </w:ins>
      <w:ins w:id="31" w:author="Augustus Raymond Pendleton" w:date="2025-11-21T15:01:00Z" w16du:dateUtc="2025-11-21T20:01:00Z">
        <w:r>
          <w:t xml:space="preserve"> were then used to calculate </w:t>
        </w:r>
        <w:bookmarkStart w:id="32" w:name="_Hlk214629917"/>
        <w:r w:rsidRPr="0029000C">
          <w:rPr>
            <w:i/>
            <w:iCs/>
          </w:rPr>
          <w:t>GU</w:t>
        </w:r>
        <w:r w:rsidRPr="0029000C">
          <w:rPr>
            <w:i/>
            <w:iCs/>
            <w:vertAlign w:val="superscript"/>
          </w:rPr>
          <w:t>A</w:t>
        </w:r>
        <w:bookmarkEnd w:id="32"/>
        <w:r>
          <w:rPr>
            <w:i/>
            <w:iCs/>
            <w:vertAlign w:val="superscript"/>
          </w:rPr>
          <w:t xml:space="preserve"> </w:t>
        </w:r>
        <w:r>
          <w:t>using our standard pipeline, including rarefaction to the minimum sequencing depth (across 10 iterations), normalization b</w:t>
        </w:r>
      </w:ins>
      <w:ins w:id="33" w:author="Augustus Raymond Pendleton" w:date="2025-11-21T15:02:00Z" w16du:dateUtc="2025-11-21T20:02:00Z">
        <w:r>
          <w:t xml:space="preserve">y absolute abundance, and averaging </w:t>
        </w:r>
      </w:ins>
      <w:ins w:id="34" w:author="Augustus Raymond Pendleton" w:date="2025-11-21T15:05:00Z" w16du:dateUtc="2025-11-21T20:05:00Z">
        <w:r w:rsidR="001833A1">
          <w:t xml:space="preserve">of </w:t>
        </w:r>
      </w:ins>
      <w:ins w:id="35" w:author="Augustus Raymond Pendleton" w:date="2025-11-21T15:02:00Z" w16du:dateUtc="2025-11-21T20:02:00Z">
        <w:r w:rsidRPr="0029000C">
          <w:rPr>
            <w:i/>
            <w:iCs/>
          </w:rPr>
          <w:t>GU</w:t>
        </w:r>
        <w:r w:rsidRPr="0029000C">
          <w:rPr>
            <w:i/>
            <w:iCs/>
            <w:vertAlign w:val="superscript"/>
          </w:rPr>
          <w:t>A</w:t>
        </w:r>
        <w:r>
          <w:rPr>
            <w:i/>
            <w:iCs/>
            <w:vertAlign w:val="superscript"/>
          </w:rPr>
          <w:t xml:space="preserve"> </w:t>
        </w:r>
        <w:r>
          <w:t>across iterations.</w:t>
        </w:r>
      </w:ins>
      <w:ins w:id="36" w:author="Augustus Raymond Pendleton" w:date="2025-11-21T15:03:00Z" w16du:dateUtc="2025-11-21T20:03:00Z">
        <w:r>
          <w:t xml:space="preserve"> The predicted </w:t>
        </w:r>
      </w:ins>
      <w:ins w:id="37" w:author="Augustus Raymond Pendleton" w:date="2025-12-15T14:55:00Z" w16du:dateUtc="2025-12-15T19:55:00Z">
        <w:r w:rsidR="003207B7">
          <w:t>16S rRNA g</w:t>
        </w:r>
      </w:ins>
      <w:ins w:id="38" w:author="Augustus Raymond Pendleton" w:date="2025-12-15T14:56:00Z" w16du:dateUtc="2025-12-15T19:56:00Z">
        <w:r w:rsidR="003207B7">
          <w:t xml:space="preserve">ene </w:t>
        </w:r>
      </w:ins>
      <w:ins w:id="39" w:author="Augustus Raymond Pendleton" w:date="2025-11-21T15:03:00Z" w16du:dateUtc="2025-11-21T20:03:00Z">
        <w:r>
          <w:t xml:space="preserve">copy number of each ASV </w:t>
        </w:r>
      </w:ins>
      <w:ins w:id="40" w:author="Augustus Raymond Pendleton" w:date="2025-11-21T15:04:00Z" w16du:dateUtc="2025-11-21T20:04:00Z">
        <w:r>
          <w:t xml:space="preserve">(for Fig. S6) </w:t>
        </w:r>
      </w:ins>
      <w:ins w:id="41" w:author="Augustus Raymond Pendleton" w:date="2025-11-21T15:03:00Z" w16du:dateUtc="2025-11-21T20:03:00Z">
        <w:r>
          <w:t>was accessed from combined_marker</w:t>
        </w:r>
      </w:ins>
      <w:ins w:id="42" w:author="Augustus Raymond Pendleton" w:date="2025-11-21T15:04:00Z" w16du:dateUtc="2025-11-21T20:04:00Z">
        <w:r>
          <w:t>_predicted_and_nsti.tsv.gz.</w:t>
        </w:r>
      </w:ins>
    </w:p>
    <w:p w14:paraId="40AF3B50" w14:textId="77777777" w:rsidR="006E7F10" w:rsidRPr="006E7F10" w:rsidRDefault="006E7F10">
      <w:pPr>
        <w:rPr>
          <w:ins w:id="43" w:author="Augustus Raymond Pendleton" w:date="2025-11-21T15:02:00Z" w16du:dateUtc="2025-11-21T20:02:00Z"/>
        </w:rPr>
      </w:pPr>
    </w:p>
    <w:p w14:paraId="3E5011BB" w14:textId="7B28301B" w:rsidR="00E06C19" w:rsidRDefault="00E06C19">
      <w:pPr>
        <w:rPr>
          <w:i/>
          <w:iCs/>
        </w:rPr>
      </w:pPr>
      <w:r>
        <w:rPr>
          <w:i/>
          <w:iCs/>
        </w:rPr>
        <w:t>Other Coding Packages</w:t>
      </w:r>
    </w:p>
    <w:p w14:paraId="24508101" w14:textId="51295C13" w:rsidR="0018719C" w:rsidRDefault="00E06C19">
      <w:pPr>
        <w:rPr>
          <w:b/>
          <w:bCs/>
        </w:rPr>
      </w:pPr>
      <w:r>
        <w:tab/>
        <w:t xml:space="preserve">Other packages used for general coding </w:t>
      </w:r>
      <w:r w:rsidR="0059681F">
        <w:t xml:space="preserve">and visualization include </w:t>
      </w:r>
      <w:proofErr w:type="spellStart"/>
      <w:r w:rsidR="0059681F">
        <w:t>tidyverse</w:t>
      </w:r>
      <w:proofErr w:type="spellEnd"/>
      <w:r w:rsidR="0059681F">
        <w:t xml:space="preserve">, purr, patchwork, </w:t>
      </w:r>
      <w:proofErr w:type="spellStart"/>
      <w:r w:rsidR="0059681F">
        <w:t>NatParksPalette</w:t>
      </w:r>
      <w:proofErr w:type="spellEnd"/>
      <w:r w:rsidR="0059681F">
        <w:t xml:space="preserve">, broom, </w:t>
      </w:r>
      <w:proofErr w:type="spellStart"/>
      <w:r w:rsidR="0059681F">
        <w:t>corrr</w:t>
      </w:r>
      <w:proofErr w:type="spellEnd"/>
      <w:r w:rsidR="0059681F">
        <w:t xml:space="preserve">, </w:t>
      </w:r>
      <w:proofErr w:type="spellStart"/>
      <w:r w:rsidR="0059681F">
        <w:t>ggpubr</w:t>
      </w:r>
      <w:proofErr w:type="spellEnd"/>
      <w:r w:rsidR="0059681F">
        <w:t xml:space="preserve">, </w:t>
      </w:r>
      <w:proofErr w:type="spellStart"/>
      <w:ins w:id="44" w:author="Augustus Raymond Pendleton" w:date="2025-11-21T15:05:00Z" w16du:dateUtc="2025-11-21T20:05:00Z">
        <w:r w:rsidR="001833A1">
          <w:t>biomformat</w:t>
        </w:r>
        <w:proofErr w:type="spellEnd"/>
        <w:r w:rsidR="001833A1">
          <w:t xml:space="preserve">, </w:t>
        </w:r>
      </w:ins>
      <w:r w:rsidR="0059681F">
        <w:t xml:space="preserve">and </w:t>
      </w:r>
      <w:proofErr w:type="spellStart"/>
      <w:r w:rsidR="0059681F">
        <w:t>renv</w:t>
      </w:r>
      <w:proofErr w:type="spellEnd"/>
      <w:r w:rsidR="0059681F">
        <w:t xml:space="preserve">. All packages and version numbers are listed in Table S1. </w:t>
      </w:r>
      <w:r w:rsidR="0018719C">
        <w:rPr>
          <w:b/>
          <w:bCs/>
        </w:rPr>
        <w:br w:type="page"/>
      </w:r>
    </w:p>
    <w:p w14:paraId="47762C14" w14:textId="3A2E7BCF" w:rsidR="009F47C7" w:rsidRPr="0018719C" w:rsidRDefault="00000000" w:rsidP="00147DD2">
      <w:pPr>
        <w:rPr>
          <w:b/>
          <w:bCs/>
        </w:rPr>
      </w:pPr>
      <w:r w:rsidRPr="0018719C">
        <w:rPr>
          <w:b/>
          <w:bCs/>
        </w:rPr>
        <w:lastRenderedPageBreak/>
        <w:t>Supplemental Figures</w:t>
      </w:r>
    </w:p>
    <w:p w14:paraId="1B85DEA0" w14:textId="77777777" w:rsidR="009F47C7" w:rsidRPr="00147DD2" w:rsidRDefault="00000000" w:rsidP="00147DD2">
      <w:r w:rsidRPr="00147DD2">
        <w:rPr>
          <w:noProof/>
        </w:rPr>
        <w:drawing>
          <wp:inline distT="0" distB="0" distL="0" distR="0" wp14:anchorId="2D4B22A2" wp14:editId="367C6F61">
            <wp:extent cx="3660658" cy="1883847"/>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figures/Figure_S1.png"/>
                    <pic:cNvPicPr>
                      <a:picLocks noChangeAspect="1" noChangeArrowheads="1"/>
                    </pic:cNvPicPr>
                  </pic:nvPicPr>
                  <pic:blipFill>
                    <a:blip r:embed="rId9"/>
                    <a:stretch>
                      <a:fillRect/>
                    </a:stretch>
                  </pic:blipFill>
                  <pic:spPr bwMode="auto">
                    <a:xfrm>
                      <a:off x="0" y="0"/>
                      <a:ext cx="3660658" cy="1883847"/>
                    </a:xfrm>
                    <a:prstGeom prst="rect">
                      <a:avLst/>
                    </a:prstGeom>
                    <a:noFill/>
                    <a:ln w="9525">
                      <a:noFill/>
                      <a:headEnd/>
                      <a:tailEnd/>
                    </a:ln>
                  </pic:spPr>
                </pic:pic>
              </a:graphicData>
            </a:graphic>
          </wp:inline>
        </w:drawing>
      </w:r>
    </w:p>
    <w:p w14:paraId="79BA4E0E" w14:textId="77777777" w:rsidR="009F47C7" w:rsidRPr="00147DD2" w:rsidRDefault="00000000" w:rsidP="00147DD2">
      <w:r w:rsidRPr="00147DD2">
        <w:rPr>
          <w:i/>
          <w:iCs/>
        </w:rPr>
        <w:t>Figure S1.</w:t>
      </w:r>
      <w:r w:rsidRPr="00147DD2">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when branch lengths are fully symmetrical. (A) Symmetrical tree used for simulations as opposed to non-symmetrical tree in Fig. 1A. (B) Distribution of differences between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As the differences are never negative,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147DD2">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147DD2">
        <w:t>.</w:t>
      </w:r>
    </w:p>
    <w:p w14:paraId="7B51562F" w14:textId="77777777" w:rsidR="009F47C7" w:rsidRPr="00147DD2" w:rsidRDefault="00000000" w:rsidP="00147DD2">
      <w:r w:rsidRPr="00147DD2">
        <w:br w:type="page"/>
      </w:r>
    </w:p>
    <w:p w14:paraId="7A6446E0" w14:textId="77777777" w:rsidR="009F47C7" w:rsidRPr="00147DD2" w:rsidRDefault="00000000" w:rsidP="00147DD2">
      <w:r w:rsidRPr="00147DD2">
        <w:rPr>
          <w:noProof/>
        </w:rPr>
        <w:lastRenderedPageBreak/>
        <w:drawing>
          <wp:inline distT="0" distB="0" distL="0" distR="0" wp14:anchorId="5EC99D80" wp14:editId="644F582D">
            <wp:extent cx="5914966" cy="2480730"/>
            <wp:effectExtent l="0" t="0" r="3810" b="0"/>
            <wp:docPr id="27" name="Picture"/>
            <wp:cNvGraphicFramePr/>
            <a:graphic xmlns:a="http://schemas.openxmlformats.org/drawingml/2006/main">
              <a:graphicData uri="http://schemas.openxmlformats.org/drawingml/2006/picture">
                <pic:pic xmlns:pic="http://schemas.openxmlformats.org/drawingml/2006/picture">
                  <pic:nvPicPr>
                    <pic:cNvPr id="27" name="Picture"/>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14966" cy="2480730"/>
                    </a:xfrm>
                    <a:prstGeom prst="rect">
                      <a:avLst/>
                    </a:prstGeom>
                    <a:noFill/>
                    <a:ln w="9525">
                      <a:noFill/>
                      <a:headEnd/>
                      <a:tailEnd/>
                    </a:ln>
                  </pic:spPr>
                </pic:pic>
              </a:graphicData>
            </a:graphic>
          </wp:inline>
        </w:drawing>
      </w:r>
    </w:p>
    <w:p w14:paraId="73FFFEAD" w14:textId="1A354643" w:rsidR="009F47C7" w:rsidRDefault="00000000" w:rsidP="00147DD2">
      <w:r w:rsidRPr="00147DD2">
        <w:rPr>
          <w:i/>
          <w:iCs/>
        </w:rPr>
        <w:t>Figure S2.</w:t>
      </w:r>
      <w:r w:rsidR="00FE5A7D">
        <w:rPr>
          <w:i/>
          <w:iCs/>
        </w:rPr>
        <w:t xml:space="preserve"> Additional PERMANOVA results when using GU</w:t>
      </w:r>
      <w:r w:rsidR="00FE5A7D">
        <w:rPr>
          <w:i/>
          <w:iCs/>
          <w:vertAlign w:val="superscript"/>
        </w:rPr>
        <w:t>A</w:t>
      </w:r>
      <w:r w:rsidR="00FE5A7D">
        <w:rPr>
          <w:i/>
          <w:iCs/>
        </w:rPr>
        <w:t xml:space="preserve"> across a range of </w:t>
      </w:r>
      <m:oMath>
        <m:r>
          <w:rPr>
            <w:rFonts w:ascii="Cambria Math" w:hAnsi="Cambria Math"/>
          </w:rPr>
          <m:t>α</m:t>
        </m:r>
      </m:oMath>
      <w:r w:rsidR="00FE5A7D">
        <w:rPr>
          <w:i/>
          <w:iCs/>
        </w:rPr>
        <w:t xml:space="preserve"> values</w:t>
      </w:r>
      <w:r w:rsidRPr="00147DD2">
        <w:rPr>
          <w:i/>
          <w:iCs/>
        </w:rPr>
        <w:t>.</w:t>
      </w:r>
      <w:r w:rsidRPr="00147DD2">
        <w:t xml:space="preserve"> </w:t>
      </w:r>
      <w:r w:rsidR="00FE5A7D">
        <w:t>P</w:t>
      </w:r>
      <w:r w:rsidR="0007412E">
        <w:t>ERMANOVA</w:t>
      </w:r>
      <w:r w:rsidR="00FE5A7D">
        <w:t xml:space="preserve">s were run testing the significance of two-three category groups from each dataset (provided in italics beneath data names). Results indicate </w:t>
      </w:r>
      <w:r w:rsidR="00FE5A7D">
        <w:rPr>
          <w:i/>
          <w:iCs/>
        </w:rPr>
        <w:t xml:space="preserve">pseudo-F </w:t>
      </w:r>
      <w:r w:rsidR="00FE5A7D">
        <w:t xml:space="preserve">statistics and </w:t>
      </w:r>
      <w:r w:rsidR="00FE5A7D">
        <w:rPr>
          <w:i/>
          <w:iCs/>
        </w:rPr>
        <w:t>p-</w:t>
      </w:r>
      <w:r w:rsidR="00FE5A7D">
        <w:t xml:space="preserve">values after 1,000 iterations. </w:t>
      </w:r>
      <w:r w:rsidR="00140A51">
        <w:t>I</w:t>
      </w:r>
      <w:r w:rsidR="00140A51" w:rsidRPr="00140A51">
        <w:t>n the cooling reactor, only samples from Reactor cycle 1 were used; in the mouse gut, only stool samples were used, and in the soil, only mature samples were used.</w:t>
      </w:r>
      <w:r w:rsidR="009147AC">
        <w:t xml:space="preserve"> </w:t>
      </w:r>
      <w:r w:rsidR="00FE5A7D">
        <w:t xml:space="preserve">Note the y-axes for </w:t>
      </w:r>
      <w:r w:rsidR="00FE5A7D">
        <w:rPr>
          <w:i/>
          <w:iCs/>
        </w:rPr>
        <w:t>pseudo-F</w:t>
      </w:r>
      <w:r w:rsidR="00FE5A7D">
        <w:t xml:space="preserve"> plots are variable between datasets, and y-axes for the </w:t>
      </w:r>
      <w:r w:rsidR="00FE5A7D">
        <w:rPr>
          <w:i/>
          <w:iCs/>
        </w:rPr>
        <w:t>p</w:t>
      </w:r>
      <w:r w:rsidR="00FE5A7D">
        <w:t xml:space="preserve">-value plots are log-scaled. </w:t>
      </w:r>
    </w:p>
    <w:p w14:paraId="5FB4A5E6" w14:textId="77777777" w:rsidR="00FE5A7D" w:rsidRDefault="00FE5A7D" w:rsidP="00147DD2"/>
    <w:p w14:paraId="14701721" w14:textId="11004090" w:rsidR="00FE5A7D" w:rsidRDefault="00FE5A7D">
      <w:r>
        <w:br w:type="page"/>
      </w:r>
    </w:p>
    <w:p w14:paraId="51B99FFD" w14:textId="3BE6E841" w:rsidR="00054B18" w:rsidRDefault="00FE5A7D" w:rsidP="00054B18">
      <w:pPr>
        <w:rPr>
          <w:rFonts w:eastAsiaTheme="minorEastAsia"/>
        </w:rPr>
      </w:pPr>
      <w:r>
        <w:rPr>
          <w:noProof/>
        </w:rPr>
        <w:lastRenderedPageBreak/>
        <w:drawing>
          <wp:anchor distT="0" distB="0" distL="114300" distR="114300" simplePos="0" relativeHeight="251658240" behindDoc="0" locked="0" layoutInCell="1" allowOverlap="1" wp14:anchorId="3B1E693B" wp14:editId="410A74D0">
            <wp:simplePos x="0" y="0"/>
            <wp:positionH relativeFrom="margin">
              <wp:posOffset>3810</wp:posOffset>
            </wp:positionH>
            <wp:positionV relativeFrom="margin">
              <wp:posOffset>0</wp:posOffset>
            </wp:positionV>
            <wp:extent cx="5934710" cy="7138035"/>
            <wp:effectExtent l="0" t="0" r="0" b="0"/>
            <wp:wrapSquare wrapText="bothSides"/>
            <wp:docPr id="1386141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41154"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34710" cy="7138035"/>
                    </a:xfrm>
                    <a:prstGeom prst="rect">
                      <a:avLst/>
                    </a:prstGeom>
                  </pic:spPr>
                </pic:pic>
              </a:graphicData>
            </a:graphic>
            <wp14:sizeRelH relativeFrom="page">
              <wp14:pctWidth>0</wp14:pctWidth>
            </wp14:sizeRelH>
            <wp14:sizeRelV relativeFrom="page">
              <wp14:pctHeight>0</wp14:pctHeight>
            </wp14:sizeRelV>
          </wp:anchor>
        </w:drawing>
      </w:r>
      <w:r>
        <w:rPr>
          <w:i/>
          <w:iCs/>
        </w:rPr>
        <w:t xml:space="preserve">Figure S3. Principal Coordinate </w:t>
      </w:r>
      <w:r w:rsidR="00054B18">
        <w:rPr>
          <w:i/>
          <w:iCs/>
        </w:rPr>
        <w:t>Analysis o</w:t>
      </w:r>
      <w:r>
        <w:rPr>
          <w:i/>
          <w:iCs/>
        </w:rPr>
        <w:t>rdinations of each dataset using U</w:t>
      </w:r>
      <w:r>
        <w:rPr>
          <w:i/>
          <w:iCs/>
          <w:vertAlign w:val="superscript"/>
        </w:rPr>
        <w:t>R</w:t>
      </w:r>
      <w:r>
        <w:rPr>
          <w:i/>
          <w:iCs/>
        </w:rPr>
        <w:t xml:space="preserve"> and U</w:t>
      </w:r>
      <w:r>
        <w:rPr>
          <w:i/>
          <w:iCs/>
          <w:vertAlign w:val="superscript"/>
        </w:rPr>
        <w:t>A</w:t>
      </w:r>
      <w:r>
        <w:rPr>
          <w:i/>
          <w:iCs/>
        </w:rPr>
        <w:t xml:space="preserve">. </w:t>
      </w:r>
      <w:r>
        <w:t xml:space="preserve">Points are colored using the same categorical variable tested in the PERMANOVAs of Fig. </w:t>
      </w:r>
      <w:r w:rsidR="00054B18">
        <w:t xml:space="preserve">2 and Fig. S2 (for additional details on experimental design, see </w:t>
      </w:r>
      <w:r w:rsidR="00054B18">
        <w:fldChar w:fldCharType="begin"/>
      </w:r>
      <w:r w:rsidR="00B60C77">
        <w:instrText xml:space="preserve"> ADDIN ZOTERO_ITEM CSL_CITATION {"citationID":"P0GMp9p8","properties":{"formattedCitation":"[1, 3, 4, 16]","plainCitation":"[1, 3, 4, 16]","noteIndex":0},"citationItems":[{"id":1451,"uris":["http://zotero.org/groups/5077571/items/JAZBIWBQ"],"itemData":{"id":1451,"type":"article-journal","abstract":"High-throughput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B60C77">
        <w:rPr>
          <w:rFonts w:ascii="Cambria Math" w:hAnsi="Cambria Math" w:cs="Cambria Math"/>
        </w:rPr>
        <w:instrText>∼</w:instrText>
      </w:r>
      <w:r w:rsidR="00B60C77">
        <w:instrText xml:space="preserve">60 km day ¹. Given the </w:instrText>
      </w:r>
      <w:r w:rsidR="00B60C77">
        <w:rPr>
          <w:rFonts w:ascii="Cambria Math" w:hAnsi="Cambria Math" w:cs="Cambria Math"/>
        </w:rPr>
        <w:instrText>∼</w:instrText>
      </w:r>
      <w:r w:rsidR="00B60C77">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054B18">
        <w:fldChar w:fldCharType="separate"/>
      </w:r>
      <w:r w:rsidR="00B60C77">
        <w:rPr>
          <w:rFonts w:cs="Times New Roman"/>
        </w:rPr>
        <w:t>[1, 3, 4, 16]</w:t>
      </w:r>
      <w:r w:rsidR="00054B18">
        <w:fldChar w:fldCharType="end"/>
      </w:r>
      <w:r w:rsidR="00054B18">
        <w:t xml:space="preserve">). Both </w:t>
      </w:r>
      <w:r w:rsidR="00054B18">
        <w:rPr>
          <w:i/>
          <w:iCs/>
        </w:rPr>
        <w:t>U</w:t>
      </w:r>
      <w:r w:rsidR="00054B18">
        <w:rPr>
          <w:i/>
          <w:iCs/>
          <w:vertAlign w:val="superscript"/>
        </w:rPr>
        <w:t>R</w:t>
      </w:r>
      <w:r w:rsidR="00054B18">
        <w:rPr>
          <w:i/>
          <w:iCs/>
        </w:rPr>
        <w:t xml:space="preserve"> </w:t>
      </w:r>
      <w:r w:rsidR="00054B18">
        <w:t xml:space="preserve">and </w:t>
      </w:r>
      <w:r w:rsidR="00054B18">
        <w:rPr>
          <w:i/>
          <w:iCs/>
        </w:rPr>
        <w:t>U</w:t>
      </w:r>
      <w:r w:rsidR="00054B18">
        <w:rPr>
          <w:i/>
          <w:iCs/>
          <w:vertAlign w:val="superscript"/>
        </w:rPr>
        <w:t>A</w:t>
      </w:r>
      <w:r w:rsidR="00054B18">
        <w:t xml:space="preserve"> were calculated at an </w:t>
      </w:r>
      <m:oMath>
        <m:r>
          <w:rPr>
            <w:rFonts w:ascii="Cambria Math" w:hAnsi="Cambria Math"/>
          </w:rPr>
          <m:t>α</m:t>
        </m:r>
      </m:oMath>
      <w:r w:rsidR="00054B18">
        <w:rPr>
          <w:rFonts w:eastAsiaTheme="minorEastAsia"/>
        </w:rPr>
        <w:t xml:space="preserve"> = 1.</w:t>
      </w:r>
    </w:p>
    <w:p w14:paraId="564C15F4" w14:textId="120B3660" w:rsidR="007C3321" w:rsidRDefault="007C3321">
      <w:r>
        <w:br w:type="page"/>
      </w:r>
    </w:p>
    <w:p w14:paraId="2D10A382" w14:textId="77777777" w:rsidR="004928FB" w:rsidRDefault="004928FB">
      <w:r>
        <w:rPr>
          <w:noProof/>
        </w:rPr>
        <w:lastRenderedPageBreak/>
        <w:drawing>
          <wp:inline distT="0" distB="0" distL="0" distR="0" wp14:anchorId="0B32F19B" wp14:editId="02CF4323">
            <wp:extent cx="5588000" cy="5930900"/>
            <wp:effectExtent l="0" t="0" r="0" b="0"/>
            <wp:docPr id="640669000" name="Picture 1" descr="A group of graphs showing different types of so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000" name="Picture 1" descr="A group of graphs showing different types of soi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88000" cy="5930900"/>
                    </a:xfrm>
                    <a:prstGeom prst="rect">
                      <a:avLst/>
                    </a:prstGeom>
                  </pic:spPr>
                </pic:pic>
              </a:graphicData>
            </a:graphic>
          </wp:inline>
        </w:drawing>
      </w:r>
    </w:p>
    <w:p w14:paraId="75E392F5" w14:textId="77777777" w:rsidR="003207B7" w:rsidRDefault="003207B7" w:rsidP="003207B7">
      <w:pPr>
        <w:rPr>
          <w:ins w:id="45" w:author="Augustus Raymond Pendleton" w:date="2025-12-15T14:57:00Z" w16du:dateUtc="2025-12-15T19:57:00Z"/>
        </w:rPr>
      </w:pPr>
      <w:ins w:id="46" w:author="Augustus Raymond Pendleton" w:date="2025-12-15T14:57:00Z" w16du:dateUtc="2025-12-15T19:57:00Z">
        <w:r>
          <w:rPr>
            <w:i/>
            <w:iCs/>
          </w:rPr>
          <w:t>Figure S4. Effect of rarefaction on GU</w:t>
        </w:r>
        <w:r>
          <w:rPr>
            <w:i/>
            <w:iCs/>
            <w:vertAlign w:val="superscript"/>
          </w:rPr>
          <w:t>A</w:t>
        </w:r>
        <w:r>
          <w:rPr>
            <w:i/>
            <w:iCs/>
          </w:rPr>
          <w:t>.</w:t>
        </w:r>
        <w:r>
          <w:t xml:space="preserve"> </w:t>
        </w:r>
        <w:r>
          <w:rPr>
            <w:i/>
            <w:iCs/>
          </w:rPr>
          <w:t>GU</w:t>
        </w:r>
        <w:r>
          <w:rPr>
            <w:i/>
            <w:iCs/>
            <w:vertAlign w:val="superscript"/>
          </w:rPr>
          <w:t>A</w:t>
        </w:r>
        <w:r>
          <w:rPr>
            <w:i/>
            <w:iCs/>
          </w:rPr>
          <w:t xml:space="preserve"> </w:t>
        </w:r>
        <w:r>
          <w:t xml:space="preserve">was calculated across </w:t>
        </w:r>
      </w:ins>
      <m:oMath>
        <m:r>
          <w:ins w:id="47" w:author="Augustus Raymond Pendleton" w:date="2025-12-15T14:57:00Z" w16du:dateUtc="2025-12-15T19:57:00Z">
            <w:rPr>
              <w:rFonts w:ascii="Cambria Math" w:hAnsi="Cambria Math"/>
            </w:rPr>
            <m:t>α</m:t>
          </w:ins>
        </m:r>
      </m:oMath>
      <w:ins w:id="48" w:author="Augustus Raymond Pendleton" w:date="2025-12-15T14:57:00Z" w16du:dateUtc="2025-12-15T19:57:00Z">
        <w:r>
          <w: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t>
        </w:r>
        <w:r>
          <w:rPr>
            <w:i/>
            <w:iCs/>
          </w:rPr>
          <w:t>GU</w:t>
        </w:r>
        <w:r>
          <w:rPr>
            <w:i/>
            <w:iCs/>
            <w:vertAlign w:val="superscript"/>
          </w:rPr>
          <w:t>A</w:t>
        </w:r>
        <w:r>
          <w:t xml:space="preserve"> distance matrices compared to </w:t>
        </w:r>
        <w:r>
          <w:rPr>
            <w:i/>
            <w:iCs/>
          </w:rPr>
          <w:t>GU</w:t>
        </w:r>
        <w:r>
          <w:rPr>
            <w:i/>
            <w:iCs/>
            <w:vertAlign w:val="superscript"/>
          </w:rPr>
          <w:t>A</w:t>
        </w:r>
        <w:r>
          <w:t xml:space="preserve"> calculated on the non-rarefied control. Each rarefaction depth was calculated across 10 iterations.</w:t>
        </w:r>
      </w:ins>
    </w:p>
    <w:p w14:paraId="02D1D734" w14:textId="156F14D8" w:rsidR="004928FB" w:rsidDel="003207B7" w:rsidRDefault="004928FB">
      <w:pPr>
        <w:rPr>
          <w:del w:id="49" w:author="Augustus Raymond Pendleton" w:date="2025-12-15T14:57:00Z" w16du:dateUtc="2025-12-15T19:57:00Z"/>
        </w:rPr>
      </w:pPr>
      <w:del w:id="50" w:author="Augustus Raymond Pendleton" w:date="2025-12-15T14:57:00Z" w16du:dateUtc="2025-12-15T19:57:00Z">
        <w:r w:rsidDel="003207B7">
          <w:rPr>
            <w:i/>
            <w:iCs/>
          </w:rPr>
          <w:delText>Figure S4. Effect of rarefaction on GU</w:delText>
        </w:r>
        <w:r w:rsidDel="003207B7">
          <w:rPr>
            <w:i/>
            <w:iCs/>
            <w:vertAlign w:val="superscript"/>
          </w:rPr>
          <w:delText>A</w:delText>
        </w:r>
        <w:r w:rsidDel="003207B7">
          <w:rPr>
            <w:i/>
            <w:iCs/>
          </w:rPr>
          <w:delText>.</w:delText>
        </w:r>
        <w:r w:rsidDel="003207B7">
          <w:delText xml:space="preserve"> </w:delText>
        </w:r>
        <w:r w:rsidDel="003207B7">
          <w:rPr>
            <w:i/>
            <w:iCs/>
          </w:rPr>
          <w:delText>GU</w:delText>
        </w:r>
        <w:r w:rsidDel="003207B7">
          <w:rPr>
            <w:i/>
            <w:iCs/>
            <w:vertAlign w:val="superscript"/>
          </w:rPr>
          <w:delText>A</w:delText>
        </w:r>
        <w:r w:rsidDel="003207B7">
          <w:rPr>
            <w:i/>
            <w:iCs/>
          </w:rPr>
          <w:delText xml:space="preserve"> </w:delText>
        </w:r>
        <w:r w:rsidDel="003207B7">
          <w:delText xml:space="preserve">was calculated across </w:delText>
        </w:r>
      </w:del>
      <m:oMath>
        <m:r>
          <w:del w:id="51" w:author="Augustus Raymond Pendleton" w:date="2025-12-15T14:57:00Z" w16du:dateUtc="2025-12-15T19:57:00Z">
            <w:rPr>
              <w:rFonts w:ascii="Cambria Math" w:hAnsi="Cambria Math"/>
            </w:rPr>
            <m:t>α</m:t>
          </w:del>
        </m:r>
      </m:oMath>
      <w:del w:id="52" w:author="Augustus Raymond Pendleton" w:date="2025-12-15T14:57:00Z" w16du:dateUtc="2025-12-15T19:57:00Z">
        <w:r w:rsidDel="003207B7">
          <w:delText xml:space="preserve"> values from 0 up to 1 at multiple rarefaction depths. Depths ranged from 250 reads/sample, up to minimum sequencing depth for each dataset (1,086 reads/sample in the cooling reactor, up to 48,601 reads/sample in the soil dataset). Mantel tests were then used to calculate the correlation between the rarefied </w:delText>
        </w:r>
        <w:r w:rsidDel="003207B7">
          <w:rPr>
            <w:i/>
            <w:iCs/>
          </w:rPr>
          <w:delText>GU</w:delText>
        </w:r>
        <w:r w:rsidDel="003207B7">
          <w:rPr>
            <w:i/>
            <w:iCs/>
            <w:vertAlign w:val="superscript"/>
          </w:rPr>
          <w:delText>A</w:delText>
        </w:r>
        <w:r w:rsidDel="003207B7">
          <w:delText xml:space="preserve"> distance matrices compared to </w:delText>
        </w:r>
        <w:r w:rsidDel="003207B7">
          <w:rPr>
            <w:i/>
            <w:iCs/>
          </w:rPr>
          <w:delText>GU</w:delText>
        </w:r>
        <w:r w:rsidDel="003207B7">
          <w:rPr>
            <w:i/>
            <w:iCs/>
            <w:vertAlign w:val="superscript"/>
          </w:rPr>
          <w:delText>A</w:delText>
        </w:r>
        <w:r w:rsidDel="003207B7">
          <w:delText xml:space="preserve"> calculated on the non-rarefied control. Each rarefaction depth was calculated across 10 iterations.</w:delText>
        </w:r>
      </w:del>
    </w:p>
    <w:p w14:paraId="59D5E773" w14:textId="7826C7F4" w:rsidR="004928FB" w:rsidRDefault="004928FB">
      <w:r>
        <w:br w:type="page"/>
      </w:r>
    </w:p>
    <w:p w14:paraId="62D1ED55" w14:textId="77777777" w:rsidR="004928FB" w:rsidRPr="00171171" w:rsidRDefault="004928FB">
      <w:pPr>
        <w:rPr>
          <w:rFonts w:eastAsiaTheme="minorEastAsia"/>
        </w:rPr>
      </w:pPr>
    </w:p>
    <w:p w14:paraId="6BF4980B" w14:textId="49ACB5BD" w:rsidR="00054B18" w:rsidRPr="00054B18" w:rsidRDefault="007C3321" w:rsidP="00054B18">
      <w:r>
        <w:rPr>
          <w:noProof/>
        </w:rPr>
        <w:drawing>
          <wp:inline distT="0" distB="0" distL="0" distR="0" wp14:anchorId="01C500AF" wp14:editId="78397415">
            <wp:extent cx="5486400" cy="2743200"/>
            <wp:effectExtent l="0" t="0" r="0" b="0"/>
            <wp:docPr id="639177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7647"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2743200"/>
                    </a:xfrm>
                    <a:prstGeom prst="rect">
                      <a:avLst/>
                    </a:prstGeom>
                  </pic:spPr>
                </pic:pic>
              </a:graphicData>
            </a:graphic>
          </wp:inline>
        </w:drawing>
      </w:r>
    </w:p>
    <w:p w14:paraId="5C6BC086" w14:textId="4FCC8F87" w:rsidR="007C3321" w:rsidRPr="007C3321" w:rsidRDefault="007C3321" w:rsidP="00147DD2">
      <w:r>
        <w:rPr>
          <w:i/>
          <w:iCs/>
        </w:rPr>
        <w:t>Figure S</w:t>
      </w:r>
      <w:r w:rsidR="004928FB">
        <w:rPr>
          <w:i/>
          <w:iCs/>
        </w:rPr>
        <w:t>5</w:t>
      </w:r>
      <w:r>
        <w:rPr>
          <w:i/>
          <w:iCs/>
        </w:rPr>
        <w:t>. Additional parameters which weakly influence computation time for GU</w:t>
      </w:r>
      <w:r>
        <w:rPr>
          <w:i/>
          <w:iCs/>
          <w:vertAlign w:val="superscript"/>
        </w:rPr>
        <w:t>A</w:t>
      </w:r>
      <w:r>
        <w:rPr>
          <w:i/>
          <w:iCs/>
        </w:rPr>
        <w:t xml:space="preserve">. </w:t>
      </w:r>
      <w:r>
        <w:t xml:space="preserve">A) </w:t>
      </w:r>
      <w:r>
        <w:rPr>
          <w:i/>
          <w:iCs/>
        </w:rPr>
        <w:t>GU</w:t>
      </w:r>
      <w:r>
        <w:rPr>
          <w:i/>
          <w:iCs/>
          <w:vertAlign w:val="superscript"/>
        </w:rPr>
        <w:t>A</w:t>
      </w:r>
      <w:r>
        <w:rPr>
          <w:i/>
          <w:iCs/>
        </w:rPr>
        <w:t xml:space="preserve"> </w:t>
      </w:r>
      <w:r>
        <w:t xml:space="preserve">was calculated 50 times across six sample sizes (2, 5, 15, 20, 30) with a constant of 2,000 ASVs and one calculated </w:t>
      </w:r>
      <m:oMath>
        <m:r>
          <w:rPr>
            <w:rFonts w:ascii="Cambria Math" w:hAnsi="Cambria Math"/>
          </w:rPr>
          <m:t>α</m:t>
        </m:r>
      </m:oMath>
      <w:r>
        <w:rPr>
          <w:rFonts w:eastAsiaTheme="minorEastAsia"/>
        </w:rPr>
        <w:t xml:space="preserve"> (though unweighted Unifrac is also calculated by default). B) </w:t>
      </w:r>
      <w:r>
        <w:rPr>
          <w:i/>
          <w:iCs/>
        </w:rPr>
        <w:t>GU</w:t>
      </w:r>
      <w:r>
        <w:rPr>
          <w:i/>
          <w:iCs/>
          <w:vertAlign w:val="superscript"/>
        </w:rPr>
        <w:t>A</w:t>
      </w:r>
      <w:r>
        <w:rPr>
          <w:i/>
          <w:iCs/>
        </w:rPr>
        <w:t xml:space="preserve"> </w:t>
      </w:r>
      <w:r>
        <w:t xml:space="preserve">was calculated 50 times across four alpha parameter sizes (1, 2, 4, 8; note unweighted </w:t>
      </w:r>
      <w:proofErr w:type="spellStart"/>
      <w:r>
        <w:t>Unifrac</w:t>
      </w:r>
      <w:proofErr w:type="spellEnd"/>
      <w:r>
        <w:t xml:space="preserve"> is also calculated by </w:t>
      </w:r>
      <w:proofErr w:type="spellStart"/>
      <w:r>
        <w:t>defualt</w:t>
      </w:r>
      <w:proofErr w:type="spellEnd"/>
      <w:r>
        <w:t xml:space="preserve">) with a constant of 2,000 </w:t>
      </w:r>
      <w:proofErr w:type="gramStart"/>
      <w:r>
        <w:t>ASVs  and</w:t>
      </w:r>
      <w:proofErr w:type="gramEnd"/>
      <w:r>
        <w:t xml:space="preserve"> 10 samples. In both panels, </w:t>
      </w:r>
      <w:r>
        <w:rPr>
          <w:i/>
          <w:iCs/>
        </w:rPr>
        <w:t>R</w:t>
      </w:r>
      <w:r>
        <w:rPr>
          <w:i/>
          <w:iCs/>
          <w:vertAlign w:val="superscript"/>
        </w:rPr>
        <w:t>2</w:t>
      </w:r>
      <w:r>
        <w:rPr>
          <w:i/>
          <w:iCs/>
        </w:rPr>
        <w:t xml:space="preserve"> </w:t>
      </w:r>
      <w:r>
        <w:t xml:space="preserve">is derived from a linear model between the x and y axes. </w:t>
      </w:r>
    </w:p>
    <w:p w14:paraId="12B12432" w14:textId="412FA8CE" w:rsidR="009F47C7" w:rsidRPr="00147DD2" w:rsidRDefault="00000000" w:rsidP="00147DD2">
      <w:r w:rsidRPr="00147DD2">
        <w:br w:type="page"/>
      </w:r>
    </w:p>
    <w:p w14:paraId="596EB357" w14:textId="77777777" w:rsidR="001F48B6" w:rsidRDefault="001F48B6">
      <w:r>
        <w:rPr>
          <w:noProof/>
        </w:rPr>
        <w:lastRenderedPageBreak/>
        <w:drawing>
          <wp:inline distT="0" distB="0" distL="0" distR="0" wp14:anchorId="014FB260" wp14:editId="5C61985D">
            <wp:extent cx="5943600" cy="2832100"/>
            <wp:effectExtent l="0" t="0" r="0" b="0"/>
            <wp:docPr id="19072331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33194"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832100"/>
                    </a:xfrm>
                    <a:prstGeom prst="rect">
                      <a:avLst/>
                    </a:prstGeom>
                  </pic:spPr>
                </pic:pic>
              </a:graphicData>
            </a:graphic>
          </wp:inline>
        </w:drawing>
      </w:r>
    </w:p>
    <w:p w14:paraId="0F6F15F2" w14:textId="77777777" w:rsidR="003207B7" w:rsidRDefault="003207B7" w:rsidP="003207B7">
      <w:pPr>
        <w:rPr>
          <w:ins w:id="53" w:author="Augustus Raymond Pendleton" w:date="2025-12-15T14:56:00Z" w16du:dateUtc="2025-12-15T19:56:00Z"/>
        </w:rPr>
      </w:pPr>
      <w:ins w:id="54" w:author="Augustus Raymond Pendleton" w:date="2025-12-15T14:56:00Z" w16du:dateUtc="2025-12-15T19:56:00Z">
        <w:r>
          <w:rPr>
            <w:i/>
            <w:iCs/>
          </w:rPr>
          <w:t>Figure S6. 16S rRNA gene copy number-normalization had a negligible effect on GU</w:t>
        </w:r>
        <w:r>
          <w:rPr>
            <w:i/>
            <w:iCs/>
            <w:vertAlign w:val="superscript"/>
          </w:rPr>
          <w:t>A</w:t>
        </w:r>
        <w:r>
          <w:rPr>
            <w:i/>
            <w:iCs/>
          </w:rPr>
          <w:t>.</w:t>
        </w:r>
        <w:r>
          <w:t xml:space="preserve"> A) PICRUSt2 (v2.6) was used to normalize sequencing reads within each sample by the predicted 16S rRNA gene copy number </w:t>
        </w:r>
        <w:r>
          <w:fldChar w:fldCharType="begin"/>
        </w:r>
        <w:r>
          <w: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instrText>
        </w:r>
        <w:r>
          <w:fldChar w:fldCharType="separate"/>
        </w:r>
        <w:r>
          <w:rPr>
            <w:noProof/>
          </w:rPr>
          <w:t>[15]</w:t>
        </w:r>
        <w:r>
          <w:fldChar w:fldCharType="end"/>
        </w:r>
        <w:r>
          <w:t xml:space="preserve">. </w:t>
        </w:r>
        <w:r>
          <w:rPr>
            <w:i/>
            <w:iCs/>
          </w:rPr>
          <w:t>GU</w:t>
        </w:r>
        <w:r>
          <w:rPr>
            <w:i/>
            <w:iCs/>
            <w:vertAlign w:val="superscript"/>
          </w:rPr>
          <w:t>A</w:t>
        </w:r>
        <w:r>
          <w:rPr>
            <w:i/>
            <w:iCs/>
          </w:rPr>
          <w:t xml:space="preserve"> </w:t>
        </w:r>
        <w:r>
          <w:t xml:space="preserve">was then calculated across </w:t>
        </w:r>
      </w:ins>
      <m:oMath>
        <m:r>
          <w:ins w:id="55" w:author="Augustus Raymond Pendleton" w:date="2025-12-15T14:56:00Z" w16du:dateUtc="2025-12-15T19:56:00Z">
            <w:rPr>
              <w:rFonts w:ascii="Cambria Math" w:hAnsi="Cambria Math"/>
            </w:rPr>
            <m:t>α</m:t>
          </w:ins>
        </m:r>
      </m:oMath>
      <w:ins w:id="56" w:author="Augustus Raymond Pendleton" w:date="2025-12-15T14:56:00Z" w16du:dateUtc="2025-12-15T19:56:00Z">
        <w:r>
          <w:t xml:space="preserve"> values from 0 to 1. Mantel tests were used to assess correlations between the </w:t>
        </w:r>
        <w:r>
          <w:rPr>
            <w:i/>
            <w:iCs/>
          </w:rPr>
          <w:t>GU</w:t>
        </w:r>
        <w:r>
          <w:rPr>
            <w:i/>
            <w:iCs/>
            <w:vertAlign w:val="superscript"/>
          </w:rPr>
          <w:t>A</w:t>
        </w:r>
        <w:r>
          <w:t xml:space="preserve"> distance matrices calculated from copy number-normalized dataset and those calculated from non-normalized controls. For both analyses, rarefaction was carried out to the minimum sequencing depth for each dataset across 10 iterations. The y-axis is truncated to highlight the differences among correlations, all of which exceed a Mantel’s R of 0.98. B) Percentage of total reads assigned to ASVs at each predicted 16S copy number. Predicted copy numbers extended up to 27 copies per genome, however, categories with negligible representation are not shown. In the mouse gut dataset, ASVs (and reads) with seven predicted 16S copies per genome primarily belonged to the genus </w:t>
        </w:r>
        <w:proofErr w:type="spellStart"/>
        <w:r w:rsidRPr="00D51502">
          <w:rPr>
            <w:i/>
            <w:iCs/>
          </w:rPr>
          <w:t>Faecalibaculum</w:t>
        </w:r>
        <w:proofErr w:type="spellEnd"/>
        <w:r>
          <w:t xml:space="preserve">, with one ASV assigned to </w:t>
        </w:r>
        <w:r>
          <w:rPr>
            <w:i/>
            <w:iCs/>
          </w:rPr>
          <w:t xml:space="preserve">Escherichia-Shigella </w:t>
        </w:r>
        <w:r>
          <w:t>and one to the class Clostridia.</w:t>
        </w:r>
      </w:ins>
    </w:p>
    <w:p w14:paraId="2A8913A0" w14:textId="71DB07A5" w:rsidR="001F48B6" w:rsidDel="003207B7" w:rsidRDefault="001F48B6" w:rsidP="001F48B6">
      <w:pPr>
        <w:rPr>
          <w:del w:id="57" w:author="Augustus Raymond Pendleton" w:date="2025-12-15T14:56:00Z" w16du:dateUtc="2025-12-15T19:56:00Z"/>
        </w:rPr>
      </w:pPr>
      <w:del w:id="58" w:author="Augustus Raymond Pendleton" w:date="2025-12-15T14:56:00Z" w16du:dateUtc="2025-12-15T19:56:00Z">
        <w:r w:rsidDel="003207B7">
          <w:rPr>
            <w:i/>
            <w:iCs/>
          </w:rPr>
          <w:delText>Figure S6. Effect of copy number normalization on GU</w:delText>
        </w:r>
        <w:r w:rsidDel="003207B7">
          <w:rPr>
            <w:i/>
            <w:iCs/>
            <w:vertAlign w:val="superscript"/>
          </w:rPr>
          <w:delText>A</w:delText>
        </w:r>
        <w:r w:rsidDel="003207B7">
          <w:rPr>
            <w:i/>
            <w:iCs/>
          </w:rPr>
          <w:delText>.</w:delText>
        </w:r>
        <w:r w:rsidDel="003207B7">
          <w:delText xml:space="preserve"> </w:delText>
        </w:r>
        <w:r w:rsidR="00D51502" w:rsidDel="003207B7">
          <w:delText xml:space="preserve">A) </w:delText>
        </w:r>
        <w:r w:rsidDel="003207B7">
          <w:delText>PICRUSt2 (v2.6) was used to normalize sequencing reads within each sample by predicted copy number</w:delText>
        </w:r>
        <w:r w:rsidR="00E71EDF" w:rsidDel="003207B7">
          <w:delText xml:space="preserve"> </w:delText>
        </w:r>
        <w:r w:rsidR="00E71EDF" w:rsidDel="003207B7">
          <w:fldChar w:fldCharType="begin"/>
        </w:r>
        <w:r w:rsidR="00B60C77" w:rsidDel="003207B7">
          <w:delInstrText xml:space="preserve"> ADDIN ZOTERO_ITEM CSL_CITATION {"citationID":"G63f7xNk","properties":{"formattedCitation":"[15]","plainCitation":"[15]","noteIndex":0},"citationItems":[{"id":2039,"uris":["http://zotero.org/groups/5077571/items/UIGMPRVP"],"itemData":{"id":2039,"type":"article-journal","abstract":"PICRUSt2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I"}],"issued":{"date-parts":[["2025",5,1]]},"citation-key":"wrightPICRUSt2SCUpdateReference2025"}}],"schema":"https://github.com/citation-style-language/schema/raw/master/csl-citation.json"} </w:delInstrText>
        </w:r>
        <w:r w:rsidR="00E71EDF" w:rsidDel="003207B7">
          <w:fldChar w:fldCharType="separate"/>
        </w:r>
        <w:r w:rsidR="00B60C77" w:rsidDel="003207B7">
          <w:rPr>
            <w:noProof/>
          </w:rPr>
          <w:delText>[15]</w:delText>
        </w:r>
        <w:r w:rsidR="00E71EDF" w:rsidDel="003207B7">
          <w:fldChar w:fldCharType="end"/>
        </w:r>
        <w:r w:rsidDel="003207B7">
          <w:delText xml:space="preserve">. </w:delText>
        </w:r>
        <w:r w:rsidDel="003207B7">
          <w:rPr>
            <w:i/>
            <w:iCs/>
          </w:rPr>
          <w:delText>GU</w:delText>
        </w:r>
        <w:r w:rsidDel="003207B7">
          <w:rPr>
            <w:i/>
            <w:iCs/>
            <w:vertAlign w:val="superscript"/>
          </w:rPr>
          <w:delText>A</w:delText>
        </w:r>
        <w:r w:rsidDel="003207B7">
          <w:rPr>
            <w:i/>
            <w:iCs/>
          </w:rPr>
          <w:delText xml:space="preserve"> </w:delText>
        </w:r>
        <w:r w:rsidDel="003207B7">
          <w:delText xml:space="preserve">was then calculated at </w:delText>
        </w:r>
      </w:del>
      <m:oMath>
        <m:r>
          <w:del w:id="59" w:author="Augustus Raymond Pendleton" w:date="2025-12-15T14:56:00Z" w16du:dateUtc="2025-12-15T19:56:00Z">
            <w:rPr>
              <w:rFonts w:ascii="Cambria Math" w:hAnsi="Cambria Math"/>
            </w:rPr>
            <m:t>α</m:t>
          </w:del>
        </m:r>
      </m:oMath>
      <w:del w:id="60" w:author="Augustus Raymond Pendleton" w:date="2025-12-15T14:56:00Z" w16du:dateUtc="2025-12-15T19:56:00Z">
        <w:r w:rsidDel="003207B7">
          <w:delText xml:space="preserve"> values from 0 up to 1</w:delText>
        </w:r>
        <w:r w:rsidR="00D51502" w:rsidDel="003207B7">
          <w:delText xml:space="preserve">. Mantel tests were used to calculate the correlation between the copy-number normalized </w:delText>
        </w:r>
        <w:r w:rsidR="00D51502" w:rsidDel="003207B7">
          <w:rPr>
            <w:i/>
            <w:iCs/>
          </w:rPr>
          <w:delText>GU</w:delText>
        </w:r>
        <w:r w:rsidR="00D51502" w:rsidDel="003207B7">
          <w:rPr>
            <w:i/>
            <w:iCs/>
            <w:vertAlign w:val="superscript"/>
          </w:rPr>
          <w:delText>A</w:delText>
        </w:r>
        <w:r w:rsidR="00D51502" w:rsidDel="003207B7">
          <w:delText xml:space="preserve"> distance matrices compared to </w:delText>
        </w:r>
        <w:r w:rsidR="00D51502" w:rsidDel="003207B7">
          <w:rPr>
            <w:i/>
            <w:iCs/>
          </w:rPr>
          <w:delText>GU</w:delText>
        </w:r>
        <w:r w:rsidR="00D51502" w:rsidDel="003207B7">
          <w:rPr>
            <w:i/>
            <w:iCs/>
            <w:vertAlign w:val="superscript"/>
          </w:rPr>
          <w:delText>A</w:delText>
        </w:r>
        <w:r w:rsidR="00D51502" w:rsidDel="003207B7">
          <w:delText xml:space="preserve"> calculated on the non-normalized control. For both, rarefaction was carried out to the minimum sequencing depth for each dataset across 10 iterations. B) Percentage of total reads assigned to ASVs at each level of predicted 16S copy number. While predicted copy numbers did extend up to 27 copies/genome, these bars represented percentages too low to be seen and so are excluded from visualization. ASVs (and reads) in the mouse gut dataset with 7 predicted 16S copies/genome primarily belong to the genus </w:delText>
        </w:r>
        <w:r w:rsidR="00D51502" w:rsidRPr="00D51502" w:rsidDel="003207B7">
          <w:rPr>
            <w:i/>
            <w:iCs/>
          </w:rPr>
          <w:delText>Faecalibaculum</w:delText>
        </w:r>
        <w:r w:rsidR="00D51502" w:rsidDel="003207B7">
          <w:delText xml:space="preserve">, though one ASV was assigned to genus </w:delText>
        </w:r>
        <w:r w:rsidR="00D51502" w:rsidDel="003207B7">
          <w:rPr>
            <w:i/>
            <w:iCs/>
          </w:rPr>
          <w:delText xml:space="preserve">Escherichia-Shigella </w:delText>
        </w:r>
        <w:r w:rsidR="00D51502" w:rsidDel="003207B7">
          <w:delText>and another ASV to class Clostridia.</w:delText>
        </w:r>
      </w:del>
    </w:p>
    <w:p w14:paraId="4D95E5F0" w14:textId="77777777" w:rsidR="001F48B6" w:rsidRDefault="001F48B6"/>
    <w:p w14:paraId="66DA406B" w14:textId="249A46AB" w:rsidR="001F48B6" w:rsidRDefault="001F48B6">
      <w:r>
        <w:br w:type="page"/>
      </w:r>
    </w:p>
    <w:tbl>
      <w:tblPr>
        <w:tblStyle w:val="Table"/>
        <w:tblW w:w="5000" w:type="pct"/>
        <w:tblLayout w:type="fixed"/>
        <w:tblLook w:val="0020" w:firstRow="1" w:lastRow="0" w:firstColumn="0" w:lastColumn="0" w:noHBand="0" w:noVBand="0"/>
      </w:tblPr>
      <w:tblGrid>
        <w:gridCol w:w="2341"/>
        <w:gridCol w:w="2210"/>
        <w:gridCol w:w="4809"/>
      </w:tblGrid>
      <w:tr w:rsidR="009F47C7" w:rsidRPr="00147DD2" w14:paraId="4D395835" w14:textId="77777777" w:rsidTr="007A655D">
        <w:trPr>
          <w:cnfStyle w:val="100000000000" w:firstRow="1" w:lastRow="0" w:firstColumn="0" w:lastColumn="0" w:oddVBand="0" w:evenVBand="0" w:oddHBand="0" w:evenHBand="0" w:firstRowFirstColumn="0" w:firstRowLastColumn="0" w:lastRowFirstColumn="0" w:lastRowLastColumn="0"/>
          <w:tblHeader/>
        </w:trPr>
        <w:tc>
          <w:tcPr>
            <w:tcW w:w="2341" w:type="dxa"/>
          </w:tcPr>
          <w:p w14:paraId="30C645CA" w14:textId="0910DC26" w:rsidR="009F47C7" w:rsidRPr="00147DD2" w:rsidRDefault="00000000" w:rsidP="00147DD2">
            <w:r w:rsidRPr="00147DD2">
              <w:lastRenderedPageBreak/>
              <w:t>Package/Software</w:t>
            </w:r>
          </w:p>
        </w:tc>
        <w:tc>
          <w:tcPr>
            <w:tcW w:w="2210" w:type="dxa"/>
          </w:tcPr>
          <w:p w14:paraId="417035FE" w14:textId="77777777" w:rsidR="009F47C7" w:rsidRPr="00147DD2" w:rsidRDefault="00000000" w:rsidP="00147DD2">
            <w:r w:rsidRPr="00147DD2">
              <w:t>Version</w:t>
            </w:r>
          </w:p>
        </w:tc>
        <w:tc>
          <w:tcPr>
            <w:tcW w:w="4809" w:type="dxa"/>
          </w:tcPr>
          <w:p w14:paraId="08D4226D" w14:textId="77777777" w:rsidR="009F47C7" w:rsidRPr="00147DD2" w:rsidRDefault="00000000" w:rsidP="00147DD2">
            <w:r w:rsidRPr="00147DD2">
              <w:t>Citation</w:t>
            </w:r>
          </w:p>
        </w:tc>
      </w:tr>
      <w:tr w:rsidR="009F47C7" w:rsidRPr="00147DD2" w14:paraId="35D0D9B5" w14:textId="77777777" w:rsidTr="007A655D">
        <w:tc>
          <w:tcPr>
            <w:tcW w:w="2341" w:type="dxa"/>
          </w:tcPr>
          <w:p w14:paraId="2BF9D454" w14:textId="77777777" w:rsidR="009F47C7" w:rsidRPr="00147DD2" w:rsidRDefault="00000000" w:rsidP="00147DD2">
            <w:r w:rsidRPr="00147DD2">
              <w:t>R</w:t>
            </w:r>
          </w:p>
        </w:tc>
        <w:tc>
          <w:tcPr>
            <w:tcW w:w="2210" w:type="dxa"/>
          </w:tcPr>
          <w:p w14:paraId="2A5363A6" w14:textId="2F550924" w:rsidR="009F47C7" w:rsidRPr="00147DD2" w:rsidRDefault="00000000" w:rsidP="00147DD2">
            <w:r w:rsidRPr="00147DD2">
              <w:t>4.</w:t>
            </w:r>
            <w:r w:rsidR="009633F0">
              <w:t>3</w:t>
            </w:r>
            <w:r w:rsidRPr="00147DD2">
              <w:t>.</w:t>
            </w:r>
            <w:r w:rsidR="009633F0">
              <w:t>3</w:t>
            </w:r>
          </w:p>
        </w:tc>
        <w:tc>
          <w:tcPr>
            <w:tcW w:w="4809" w:type="dxa"/>
          </w:tcPr>
          <w:p w14:paraId="5C229592" w14:textId="306277B0" w:rsidR="009F47C7" w:rsidRPr="00147DD2" w:rsidRDefault="00BC6D15" w:rsidP="00147DD2">
            <w:r>
              <w:fldChar w:fldCharType="begin"/>
            </w:r>
            <w:r w:rsidR="00E71EDF">
              <w:instrText xml:space="preserve"> ADDIN ZOTERO_ITEM CSL_CITATION {"citationID":"bNHVKxSD","properties":{"formattedCitation":"[17]","plainCitation":"[17]","noteIndex":0},"citationItems":[{"id":1219,"uris":["http://zotero.org/groups/5077571/items/WFXVZW4Q"],"itemData":{"id":1219,"type":"report","event-place":"Vienna, Austria","genre":"manual","note":"Citation Key: R-base","publisher":"R Foundation for Statistical Computing","publisher-place":"Vienna, Austria","title":"R: A language and environment for statistical computing","URL":"https://www.R-project.org/","author":[{"literal":"R Core Team"}],"issued":{"date-parts":[["2022"]]},"citation-key":"R-base"}}],"schema":"https://github.com/citation-style-language/schema/raw/master/csl-citation.json"} </w:instrText>
            </w:r>
            <w:r>
              <w:fldChar w:fldCharType="separate"/>
            </w:r>
            <w:r w:rsidR="00E71EDF">
              <w:rPr>
                <w:noProof/>
              </w:rPr>
              <w:t>[17]</w:t>
            </w:r>
            <w:r>
              <w:fldChar w:fldCharType="end"/>
            </w:r>
          </w:p>
        </w:tc>
      </w:tr>
      <w:tr w:rsidR="009F47C7" w:rsidRPr="00147DD2" w14:paraId="5CB6F2B0" w14:textId="77777777" w:rsidTr="007A655D">
        <w:tc>
          <w:tcPr>
            <w:tcW w:w="2341" w:type="dxa"/>
          </w:tcPr>
          <w:p w14:paraId="283CBC2A" w14:textId="77777777" w:rsidR="009F47C7" w:rsidRPr="00147DD2" w:rsidRDefault="00000000" w:rsidP="00147DD2">
            <w:r w:rsidRPr="00147DD2">
              <w:t>RStudio</w:t>
            </w:r>
          </w:p>
        </w:tc>
        <w:tc>
          <w:tcPr>
            <w:tcW w:w="2210" w:type="dxa"/>
          </w:tcPr>
          <w:p w14:paraId="3D0B4EB5" w14:textId="77777777" w:rsidR="009F47C7" w:rsidRPr="00147DD2" w:rsidRDefault="00000000" w:rsidP="00147DD2">
            <w:r w:rsidRPr="00147DD2">
              <w:t>2024.12.1+563</w:t>
            </w:r>
          </w:p>
        </w:tc>
        <w:tc>
          <w:tcPr>
            <w:tcW w:w="4809" w:type="dxa"/>
          </w:tcPr>
          <w:p w14:paraId="75D7391D" w14:textId="3148F859" w:rsidR="009F47C7" w:rsidRPr="00147DD2" w:rsidRDefault="00BC6D15" w:rsidP="00147DD2">
            <w:r>
              <w:fldChar w:fldCharType="begin"/>
            </w:r>
            <w:r w:rsidR="00E71EDF">
              <w:instrText xml:space="preserve"> ADDIN ZOTERO_ITEM CSL_CITATION {"citationID":"KScqevBO","properties":{"formattedCitation":"[18]","plainCitation":"[18]","noteIndex":0},"citationItems":[{"id":1056,"uris":["http://zotero.org/groups/5077571/items/HURZAA9U"],"itemData":{"id":1056,"type":"book","event-place":"Boston, MA","publisher":"RStudio, PBC.","publisher-place":"Boston, MA","title":"RStudio: Integrated Development Environment for R","URL":"http://www.rstudio.com/","author":[{"literal":"RStudio Team"}],"issued":{"date-parts":[["2020"]]},"citation-key":"rstudioteamRStudioIntegratedDevelopment2020"}}],"schema":"https://github.com/citation-style-language/schema/raw/master/csl-citation.json"} </w:instrText>
            </w:r>
            <w:r>
              <w:fldChar w:fldCharType="separate"/>
            </w:r>
            <w:r w:rsidR="00E71EDF">
              <w:rPr>
                <w:noProof/>
              </w:rPr>
              <w:t>[18]</w:t>
            </w:r>
            <w:r>
              <w:fldChar w:fldCharType="end"/>
            </w:r>
          </w:p>
        </w:tc>
      </w:tr>
      <w:tr w:rsidR="009F47C7" w:rsidRPr="00147DD2" w14:paraId="6D9DDCCA" w14:textId="77777777" w:rsidTr="007A655D">
        <w:tc>
          <w:tcPr>
            <w:tcW w:w="2341" w:type="dxa"/>
          </w:tcPr>
          <w:p w14:paraId="71892C04" w14:textId="77777777" w:rsidR="009F47C7" w:rsidRPr="00147DD2" w:rsidRDefault="00000000" w:rsidP="00147DD2">
            <w:proofErr w:type="spellStart"/>
            <w:r w:rsidRPr="00147DD2">
              <w:t>tidyverse</w:t>
            </w:r>
            <w:proofErr w:type="spellEnd"/>
          </w:p>
        </w:tc>
        <w:tc>
          <w:tcPr>
            <w:tcW w:w="2210" w:type="dxa"/>
          </w:tcPr>
          <w:p w14:paraId="366A8CBD" w14:textId="77777777" w:rsidR="009F47C7" w:rsidRPr="00147DD2" w:rsidRDefault="00000000" w:rsidP="00147DD2">
            <w:r w:rsidRPr="00147DD2">
              <w:t>2.0.0</w:t>
            </w:r>
          </w:p>
        </w:tc>
        <w:tc>
          <w:tcPr>
            <w:tcW w:w="4809" w:type="dxa"/>
          </w:tcPr>
          <w:p w14:paraId="30A60F18" w14:textId="732F1108" w:rsidR="009F47C7" w:rsidRPr="00147DD2" w:rsidRDefault="00BC6D15" w:rsidP="00147DD2">
            <w:r>
              <w:fldChar w:fldCharType="begin"/>
            </w:r>
            <w:r w:rsidR="00E71EDF">
              <w:instrText xml:space="preserve"> ADDIN ZOTERO_ITEM CSL_CITATION {"citationID":"GbQsfBYq","properties":{"formattedCitation":"[19]","plainCitation":"[19]","noteIndex":0},"citationItems":[{"id":1280,"uris":["http://zotero.org/groups/5077571/items/SJCWAI4E"],"itemData":{"id":1280,"type":"report","genre":"manual","note":"Citation Key: R-tidyverse","title":"tidyverse: Easily install and load the tidyverse","URL":"https://CRAN.R-project.org/package=tidyverse","author":[{"family":"Wickham","given":"Hadley"}],"issued":{"date-parts":[["2023"]]},"citation-key":"R-tidyverse"}}],"schema":"https://github.com/citation-style-language/schema/raw/master/csl-citation.json"} </w:instrText>
            </w:r>
            <w:r>
              <w:fldChar w:fldCharType="separate"/>
            </w:r>
            <w:r w:rsidR="00E71EDF">
              <w:rPr>
                <w:noProof/>
              </w:rPr>
              <w:t>[19]</w:t>
            </w:r>
            <w:r>
              <w:fldChar w:fldCharType="end"/>
            </w:r>
          </w:p>
        </w:tc>
      </w:tr>
      <w:tr w:rsidR="009F47C7" w:rsidRPr="00147DD2" w14:paraId="6DBD3D29" w14:textId="77777777" w:rsidTr="007A655D">
        <w:tc>
          <w:tcPr>
            <w:tcW w:w="2341" w:type="dxa"/>
          </w:tcPr>
          <w:p w14:paraId="5C2C1FC0" w14:textId="77777777" w:rsidR="009F47C7" w:rsidRPr="00147DD2" w:rsidRDefault="00000000" w:rsidP="00147DD2">
            <w:proofErr w:type="spellStart"/>
            <w:r w:rsidRPr="00147DD2">
              <w:t>phyloseq</w:t>
            </w:r>
            <w:proofErr w:type="spellEnd"/>
          </w:p>
        </w:tc>
        <w:tc>
          <w:tcPr>
            <w:tcW w:w="2210" w:type="dxa"/>
          </w:tcPr>
          <w:p w14:paraId="23CAF805" w14:textId="77777777" w:rsidR="009F47C7" w:rsidRPr="00147DD2" w:rsidRDefault="00000000" w:rsidP="00147DD2">
            <w:r w:rsidRPr="00147DD2">
              <w:t>1.52.0</w:t>
            </w:r>
          </w:p>
        </w:tc>
        <w:tc>
          <w:tcPr>
            <w:tcW w:w="4809" w:type="dxa"/>
          </w:tcPr>
          <w:p w14:paraId="3C99A78A" w14:textId="0266FE8A" w:rsidR="009F47C7" w:rsidRPr="00147DD2" w:rsidRDefault="00BC6D15" w:rsidP="00147DD2">
            <w:r>
              <w:fldChar w:fldCharType="begin"/>
            </w:r>
            <w:r w:rsidR="00D4082A">
              <w:instrText xml:space="preserve"> ADDIN ZOTERO_ITEM CSL_CITATION {"citationID":"Do63TcPE","properties":{"formattedCitation":"[10]","plainCitation":"[10]","noteIndex":0},"citationItems":[{"id":1053,"uris":["http://zotero.org/groups/5077571/items/CJUJ3ICL"],"itemData":{"id":1053,"type":"article-journal","container-title":"PLoS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J."},{"family":"Holmes","given":"Susan"}],"issued":{"date-parts":[["2013"]]},"citation-key":"mcmurdiePhyloseqPackageReproducible2013"}}],"schema":"https://github.com/citation-style-language/schema/raw/master/csl-citation.json"} </w:instrText>
            </w:r>
            <w:r>
              <w:fldChar w:fldCharType="separate"/>
            </w:r>
            <w:r w:rsidR="00D4082A">
              <w:rPr>
                <w:noProof/>
              </w:rPr>
              <w:t>[10]</w:t>
            </w:r>
            <w:r>
              <w:fldChar w:fldCharType="end"/>
            </w:r>
          </w:p>
        </w:tc>
      </w:tr>
      <w:tr w:rsidR="009F47C7" w:rsidRPr="00147DD2" w14:paraId="105F852B" w14:textId="77777777" w:rsidTr="007A655D">
        <w:tc>
          <w:tcPr>
            <w:tcW w:w="2341" w:type="dxa"/>
          </w:tcPr>
          <w:p w14:paraId="0FE03A8B" w14:textId="77777777" w:rsidR="009F47C7" w:rsidRPr="00147DD2" w:rsidRDefault="00000000" w:rsidP="00147DD2">
            <w:r w:rsidRPr="00147DD2">
              <w:t>vegan</w:t>
            </w:r>
          </w:p>
        </w:tc>
        <w:tc>
          <w:tcPr>
            <w:tcW w:w="2210" w:type="dxa"/>
          </w:tcPr>
          <w:p w14:paraId="2832A882" w14:textId="77777777" w:rsidR="009F47C7" w:rsidRPr="00147DD2" w:rsidRDefault="00000000" w:rsidP="00147DD2">
            <w:r w:rsidRPr="00147DD2">
              <w:t>2.7-1</w:t>
            </w:r>
          </w:p>
        </w:tc>
        <w:tc>
          <w:tcPr>
            <w:tcW w:w="4809" w:type="dxa"/>
          </w:tcPr>
          <w:p w14:paraId="3A775E0A" w14:textId="3269F331" w:rsidR="009F47C7" w:rsidRPr="00147DD2" w:rsidRDefault="00BC6D15" w:rsidP="00147DD2">
            <w:r>
              <w:fldChar w:fldCharType="begin"/>
            </w:r>
            <w:r w:rsidR="003F4E19">
              <w:instrText xml:space="preserve"> ADDIN ZOTERO_ITEM CSL_CITATION {"citationID":"XXi67jZx","properties":{"formattedCitation":"[12]","plainCitation":"[12]","noteIndex":0},"citationItems":[{"id":1282,"uris":["http://zotero.org/groups/5077571/items/SDB7WLXE"],"itemData":{"id":1282,"type":"report","genre":"manual","note":"Citation Key: R-vegan","title":"vegan: Community ecology package","URL":"https://github.com/vegandevs/vegan","author":[{"family":"Oksanen","given":"Jari"},{"family":"Simpson","given":"Gavin L."},{"family":"Blanchet","given":"F. Guillaume"},{"family":"Kindt","given":"Roeland"},{"family":"Legendre","given":"Pierre"},{"family":"Minchin","given":"Peter R."},{"family":"O'Hara","given":"R.B."},{"family":"Solymos","given":"Peter"},{"family":"Stevens","given":"M. Henry H."},{"family":"Szoecs","given":"Eduard"},{"family":"Wagner","given":"Helene"},{"family":"Barbour","given":"Matt"},{"family":"Bedward","given":"Michael"},{"family":"Bolker","given":"Ben"},{"family":"Borcard","given":"Daniel"},{"family":"Carvalho","given":"Gustavo"},{"family":"Chirico","given":"Michael"},{"family":"De Caceres","given":"Miquel"},{"family":"Durand","given":"Sebastien"},{"family":"Evangelista","given":"Heloisa Beatriz Antoniazi"},{"family":"FitzJohn","given":"Rich"},{"family":"Friendly","given":"Michael"},{"family":"Furneaux","given":"Brendan"},{"family":"Hannigan","given":"Geoffrey"},{"family":"Hill","given":"Mark O."},{"family":"Lahti","given":"Leo"},{"family":"McGlinn","given":"Dan"},{"family":"Ouellette","given":"Marie-Helene"},{"family":"Ribeiro Cunha","given":"Eduardo"},{"family":"Smith","given":"Tyler"},{"family":"Stier","given":"Adrian"},{"family":"Ter Braak","given":"Cajo J.F."},{"family":"Weedon","given":"James"}],"issued":{"date-parts":[["2022"]]},"citation-key":"R-vegan"}}],"schema":"https://github.com/citation-style-language/schema/raw/master/csl-citation.json"} </w:instrText>
            </w:r>
            <w:r>
              <w:fldChar w:fldCharType="separate"/>
            </w:r>
            <w:r w:rsidR="003F4E19">
              <w:rPr>
                <w:noProof/>
              </w:rPr>
              <w:t>[12]</w:t>
            </w:r>
            <w:r>
              <w:fldChar w:fldCharType="end"/>
            </w:r>
          </w:p>
        </w:tc>
      </w:tr>
      <w:tr w:rsidR="009F47C7" w:rsidRPr="00147DD2" w14:paraId="65F4FF86" w14:textId="77777777" w:rsidTr="007A655D">
        <w:tc>
          <w:tcPr>
            <w:tcW w:w="2341" w:type="dxa"/>
          </w:tcPr>
          <w:p w14:paraId="3B848CCD" w14:textId="77777777" w:rsidR="009F47C7" w:rsidRPr="00147DD2" w:rsidRDefault="00000000" w:rsidP="00147DD2">
            <w:proofErr w:type="spellStart"/>
            <w:r w:rsidRPr="00147DD2">
              <w:t>GUniFrac</w:t>
            </w:r>
            <w:proofErr w:type="spellEnd"/>
            <w:r w:rsidRPr="00147DD2">
              <w:t>*</w:t>
            </w:r>
          </w:p>
        </w:tc>
        <w:tc>
          <w:tcPr>
            <w:tcW w:w="2210" w:type="dxa"/>
          </w:tcPr>
          <w:p w14:paraId="671A6791" w14:textId="77777777" w:rsidR="009F47C7" w:rsidRPr="00147DD2" w:rsidRDefault="00000000" w:rsidP="00147DD2">
            <w:r w:rsidRPr="00147DD2">
              <w:t>1.8.1</w:t>
            </w:r>
          </w:p>
        </w:tc>
        <w:tc>
          <w:tcPr>
            <w:tcW w:w="4809" w:type="dxa"/>
          </w:tcPr>
          <w:p w14:paraId="7B04105F" w14:textId="3D0BB31C" w:rsidR="009F47C7" w:rsidRPr="00147DD2" w:rsidRDefault="00BC6D15" w:rsidP="00147DD2">
            <w:r>
              <w:fldChar w:fldCharType="begin"/>
            </w:r>
            <w:r w:rsidR="003F4E19">
              <w:instrText xml:space="preserve"> ADDIN ZOTERO_ITEM CSL_CITATION {"citationID":"F7LNLah1","properties":{"formattedCitation":"[13]","plainCitation":"[13]","noteIndex":0},"citationItems":[{"id":2017,"uris":["http://zotero.org/groups/5077571/items/W4RRRQEL"],"itemData":{"id":2017,"type":"article-journal","abstract":"Motivation: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fldChar w:fldCharType="separate"/>
            </w:r>
            <w:r w:rsidR="003F4E19">
              <w:rPr>
                <w:noProof/>
              </w:rPr>
              <w:t>[13]</w:t>
            </w:r>
            <w:r>
              <w:fldChar w:fldCharType="end"/>
            </w:r>
          </w:p>
        </w:tc>
      </w:tr>
      <w:tr w:rsidR="009F47C7" w:rsidRPr="00147DD2" w14:paraId="0499A75B" w14:textId="77777777" w:rsidTr="007A655D">
        <w:tc>
          <w:tcPr>
            <w:tcW w:w="2341" w:type="dxa"/>
          </w:tcPr>
          <w:p w14:paraId="02FBB0FE" w14:textId="77777777" w:rsidR="009F47C7" w:rsidRPr="00147DD2" w:rsidRDefault="00000000" w:rsidP="00147DD2">
            <w:proofErr w:type="spellStart"/>
            <w:r w:rsidRPr="00147DD2">
              <w:t>ggtree</w:t>
            </w:r>
            <w:proofErr w:type="spellEnd"/>
          </w:p>
        </w:tc>
        <w:tc>
          <w:tcPr>
            <w:tcW w:w="2210" w:type="dxa"/>
          </w:tcPr>
          <w:p w14:paraId="0CC1B6AD" w14:textId="77777777" w:rsidR="009F47C7" w:rsidRPr="00147DD2" w:rsidRDefault="00000000" w:rsidP="00147DD2">
            <w:r w:rsidRPr="00147DD2">
              <w:t>3.16.0</w:t>
            </w:r>
          </w:p>
        </w:tc>
        <w:tc>
          <w:tcPr>
            <w:tcW w:w="4809" w:type="dxa"/>
          </w:tcPr>
          <w:p w14:paraId="7E89B961" w14:textId="425B4146" w:rsidR="009F47C7" w:rsidRPr="00147DD2" w:rsidRDefault="00BC6D15" w:rsidP="00147DD2">
            <w:r>
              <w:fldChar w:fldCharType="begin"/>
            </w:r>
            <w:r w:rsidR="00E71EDF">
              <w:instrText xml:space="preserve"> ADDIN ZOTERO_ITEM CSL_CITATION {"citationID":"9FmQ1VYz","properties":{"formattedCitation":"[20]","plainCitation":"[20]","noteIndex":0},"citationItems":[{"id":1378,"uris":["http://zotero.org/groups/5077571/items/QTR5IKR9"],"itemData":{"id":1378,"type":"article-journal","container-title":"iMeta","DOI":"10.1002/imt2.56","issue":"4","note":"Citation Key: ggtree2022b","page":"e56","title":"Ggtree: A serialized data object for visualization of a phylogenetic tree and annotation data","volume":"1","author":[{"family":"Xu","given":"Shuangbin"},{"family":"Li","given":"Lin"},{"family":"Luo","given":"Xiao"},{"family":"Chen","given":"Meijun"},{"family":"Tang","given":"Wenli"},{"family":"Zhan","given":"Li"},{"family":"Dai","given":"Zehan"},{"family":"Lam","given":"Tommy T."},{"family":"Guan","given":"Yi"},{"family":"Yu","given":"Guangchuang"}],"issued":{"date-parts":[["2022"]]},"citation-key":"ggtree2022b"}}],"schema":"https://github.com/citation-style-language/schema/raw/master/csl-citation.json"} </w:instrText>
            </w:r>
            <w:r>
              <w:fldChar w:fldCharType="separate"/>
            </w:r>
            <w:r w:rsidR="00E71EDF">
              <w:rPr>
                <w:noProof/>
              </w:rPr>
              <w:t>[20]</w:t>
            </w:r>
            <w:r>
              <w:fldChar w:fldCharType="end"/>
            </w:r>
          </w:p>
        </w:tc>
      </w:tr>
      <w:tr w:rsidR="009F47C7" w:rsidRPr="00147DD2" w14:paraId="13D0B982" w14:textId="77777777" w:rsidTr="007A655D">
        <w:tc>
          <w:tcPr>
            <w:tcW w:w="2341" w:type="dxa"/>
          </w:tcPr>
          <w:p w14:paraId="15B6129F" w14:textId="77777777" w:rsidR="009F47C7" w:rsidRPr="00147DD2" w:rsidRDefault="00000000" w:rsidP="00147DD2">
            <w:r w:rsidRPr="00147DD2">
              <w:t>patchwork</w:t>
            </w:r>
          </w:p>
        </w:tc>
        <w:tc>
          <w:tcPr>
            <w:tcW w:w="2210" w:type="dxa"/>
          </w:tcPr>
          <w:p w14:paraId="04F518F6" w14:textId="77777777" w:rsidR="009F47C7" w:rsidRPr="00147DD2" w:rsidRDefault="00000000" w:rsidP="00147DD2">
            <w:r w:rsidRPr="00147DD2">
              <w:t>1.3.1</w:t>
            </w:r>
          </w:p>
        </w:tc>
        <w:tc>
          <w:tcPr>
            <w:tcW w:w="4809" w:type="dxa"/>
          </w:tcPr>
          <w:p w14:paraId="49CB3583" w14:textId="0F1CBD2E" w:rsidR="009F47C7" w:rsidRPr="00147DD2" w:rsidRDefault="00BC6D15" w:rsidP="00147DD2">
            <w:r>
              <w:fldChar w:fldCharType="begin"/>
            </w:r>
            <w:r w:rsidR="00E71EDF">
              <w:instrText xml:space="preserve"> ADDIN ZOTERO_ITEM CSL_CITATION {"citationID":"xYROKfSp","properties":{"formattedCitation":"[21]","plainCitation":"[21]","noteIndex":0},"citationItems":[{"id":1260,"uris":["http://zotero.org/groups/5077571/items/DQLCFF2N"],"itemData":{"id":1260,"type":"report","genre":"manual","note":"Citation Key: R-patchwork","title":"patchwork: The composer of plots","URL":"https://CRAN.R-project.org/package=patchwork","author":[{"family":"Pedersen","given":"Thomas Lin"}],"issued":{"date-parts":[["2024"]]},"citation-key":"R-patchwork"}}],"schema":"https://github.com/citation-style-language/schema/raw/master/csl-citation.json"} </w:instrText>
            </w:r>
            <w:r>
              <w:fldChar w:fldCharType="separate"/>
            </w:r>
            <w:r w:rsidR="00E71EDF">
              <w:rPr>
                <w:noProof/>
              </w:rPr>
              <w:t>[21]</w:t>
            </w:r>
            <w:r>
              <w:fldChar w:fldCharType="end"/>
            </w:r>
          </w:p>
        </w:tc>
      </w:tr>
      <w:tr w:rsidR="009F47C7" w:rsidRPr="00147DD2" w14:paraId="5BCD972F" w14:textId="77777777" w:rsidTr="007A655D">
        <w:tc>
          <w:tcPr>
            <w:tcW w:w="2341" w:type="dxa"/>
          </w:tcPr>
          <w:p w14:paraId="49697EAD" w14:textId="77777777" w:rsidR="009F47C7" w:rsidRPr="00147DD2" w:rsidRDefault="00000000" w:rsidP="00147DD2">
            <w:proofErr w:type="spellStart"/>
            <w:r w:rsidRPr="00147DD2">
              <w:t>NatParksPalettes</w:t>
            </w:r>
            <w:proofErr w:type="spellEnd"/>
          </w:p>
        </w:tc>
        <w:tc>
          <w:tcPr>
            <w:tcW w:w="2210" w:type="dxa"/>
          </w:tcPr>
          <w:p w14:paraId="6F2D9381" w14:textId="77777777" w:rsidR="009F47C7" w:rsidRPr="00147DD2" w:rsidRDefault="00000000" w:rsidP="00147DD2">
            <w:r w:rsidRPr="00147DD2">
              <w:t>0.2.0</w:t>
            </w:r>
          </w:p>
        </w:tc>
        <w:tc>
          <w:tcPr>
            <w:tcW w:w="4809" w:type="dxa"/>
          </w:tcPr>
          <w:p w14:paraId="4280A1D7" w14:textId="71C2E512" w:rsidR="009F47C7" w:rsidRPr="00147DD2" w:rsidRDefault="00BC6D15" w:rsidP="00147DD2">
            <w:r>
              <w:fldChar w:fldCharType="begin"/>
            </w:r>
            <w:r w:rsidR="00E71EDF">
              <w:instrText xml:space="preserve"> ADDIN ZOTERO_ITEM CSL_CITATION {"citationID":"sZH7HQFR","properties":{"formattedCitation":"[22]","plainCitation":"[22]","noteIndex":0},"citationItems":[{"id":1258,"uris":["http://zotero.org/groups/5077571/items/ZCHKQJBX"],"itemData":{"id":1258,"type":"report","genre":"manual","note":"Citation Key: R-NatParksPalettes","title":"NatParksPalettes: Color palettes inspired by national parks","URL":"https://github.com/kevinsblake/NatParksPalettes","author":[{"family":"Blake","given":"Kevin"}],"issued":{"date-parts":[["2022"]]},"citation-key":"R-NatParksPalettes"}}],"schema":"https://github.com/citation-style-language/schema/raw/master/csl-citation.json"} </w:instrText>
            </w:r>
            <w:r>
              <w:fldChar w:fldCharType="separate"/>
            </w:r>
            <w:r w:rsidR="00E71EDF">
              <w:rPr>
                <w:noProof/>
              </w:rPr>
              <w:t>[22]</w:t>
            </w:r>
            <w:r>
              <w:fldChar w:fldCharType="end"/>
            </w:r>
          </w:p>
        </w:tc>
      </w:tr>
      <w:tr w:rsidR="009F47C7" w:rsidRPr="00147DD2" w14:paraId="2808CACE" w14:textId="77777777" w:rsidTr="007A655D">
        <w:tc>
          <w:tcPr>
            <w:tcW w:w="2341" w:type="dxa"/>
          </w:tcPr>
          <w:p w14:paraId="792DDD5B" w14:textId="77777777" w:rsidR="009F47C7" w:rsidRPr="00147DD2" w:rsidRDefault="00000000" w:rsidP="00147DD2">
            <w:r w:rsidRPr="00147DD2">
              <w:t>ape</w:t>
            </w:r>
          </w:p>
        </w:tc>
        <w:tc>
          <w:tcPr>
            <w:tcW w:w="2210" w:type="dxa"/>
          </w:tcPr>
          <w:p w14:paraId="6F91F2DA" w14:textId="77777777" w:rsidR="009F47C7" w:rsidRPr="00147DD2" w:rsidRDefault="00000000" w:rsidP="00147DD2">
            <w:r w:rsidRPr="00147DD2">
              <w:t>5.8-1</w:t>
            </w:r>
          </w:p>
        </w:tc>
        <w:tc>
          <w:tcPr>
            <w:tcW w:w="4809" w:type="dxa"/>
          </w:tcPr>
          <w:p w14:paraId="4D1E8CB5" w14:textId="366D678A" w:rsidR="009F47C7" w:rsidRPr="00147DD2" w:rsidRDefault="00BC6D15" w:rsidP="00147DD2">
            <w:r>
              <w:fldChar w:fldCharType="begin"/>
            </w:r>
            <w:r w:rsidR="00D4082A">
              <w:instrText xml:space="preserve"> ADDIN ZOTERO_ITEM CSL_CITATION {"citationID":"SQW8cIl2","properties":{"formattedCitation":"[9]","plainCitation":"[9]","noteIndex":0},"citationItems":[{"id":1311,"uris":["http://zotero.org/groups/5077571/items/WSWWL3L2"],"itemData":{"id":1311,"type":"report","genre":"manual","note":"Citation Key: R-ape","title":"ape: Analyses of phylogenetics and evolution","URL":"http://ape-package.ird.fr/","author":[{"family":"Paradis","given":"Emmanuel"},{"family":"Blomberg","given":"Simon"},{"family":"Bolker","given":"Ben"},{"family":"Brown","given":"Joseph"},{"family":"Claramunt","given":"Santiago"},{"family":"Claude","given":"Julien"},{"family":"Cuong","given":"Hoa Sien"},{"family":"Desper","given":"Richard"},{"family":"Didier","given":"Gilles"},{"family":"Durand","given":"Benoit"},{"family":"Dutheil","given":"Julien"},{"family":"Ewing","given":"RJ"},{"family":"Gascuel","given":"Olivier"},{"family":"Guillerme","given":"Thomas"},{"family":"Heibl","given":"Christoph"},{"family":"Ives","given":"Anthony"},{"family":"Jones","given":"Bradley"},{"family":"Krah","given":"Franz"},{"family":"Lawson","given":"Daniel"},{"family":"Lefort","given":"Vincent"},{"family":"Legendre","given":"Pierre"},{"family":"Lemon","given":"Jim"},{"family":"Louvel","given":"Guillaume"},{"family":"Marcon","given":"Eric"},{"family":"McCloskey","given":"Rosemary"},{"family":"Nylander","given":"Johan"},{"family":"Opgen-Rhein","given":"Rainer"},{"family":"Popescu","given":"Andrei-Alin"},{"family":"Royer-Carenzi","given":"Manuela"},{"family":"Schliep","given":"Klaus"},{"family":"Strimmer","given":"Korbinian"},{"family":"Vienne","given":"Damien","non-dropping-particle":"de"}],"issued":{"date-parts":[["2023"]]},"citation-key":"R-ape"}}],"schema":"https://github.com/citation-style-language/schema/raw/master/csl-citation.json"} </w:instrText>
            </w:r>
            <w:r>
              <w:fldChar w:fldCharType="separate"/>
            </w:r>
            <w:r w:rsidR="00D4082A">
              <w:rPr>
                <w:noProof/>
              </w:rPr>
              <w:t>[9]</w:t>
            </w:r>
            <w:r>
              <w:fldChar w:fldCharType="end"/>
            </w:r>
          </w:p>
        </w:tc>
      </w:tr>
      <w:tr w:rsidR="009F47C7" w:rsidRPr="00147DD2" w14:paraId="62049286" w14:textId="77777777" w:rsidTr="007A655D">
        <w:tc>
          <w:tcPr>
            <w:tcW w:w="2341" w:type="dxa"/>
          </w:tcPr>
          <w:p w14:paraId="74590C83" w14:textId="77777777" w:rsidR="009F47C7" w:rsidRPr="00147DD2" w:rsidRDefault="00000000" w:rsidP="00147DD2">
            <w:r w:rsidRPr="00147DD2">
              <w:t>broom</w:t>
            </w:r>
          </w:p>
        </w:tc>
        <w:tc>
          <w:tcPr>
            <w:tcW w:w="2210" w:type="dxa"/>
          </w:tcPr>
          <w:p w14:paraId="1741E8F7" w14:textId="77777777" w:rsidR="009F47C7" w:rsidRPr="00147DD2" w:rsidRDefault="00000000" w:rsidP="00147DD2">
            <w:r w:rsidRPr="00147DD2">
              <w:t>1.0.8</w:t>
            </w:r>
          </w:p>
        </w:tc>
        <w:tc>
          <w:tcPr>
            <w:tcW w:w="4809" w:type="dxa"/>
          </w:tcPr>
          <w:p w14:paraId="56930A72" w14:textId="5F4C5CD9" w:rsidR="009F47C7" w:rsidRPr="00147DD2" w:rsidRDefault="00BC6D15" w:rsidP="00147DD2">
            <w:r>
              <w:fldChar w:fldCharType="begin"/>
            </w:r>
            <w:r w:rsidR="00E71EDF">
              <w:instrText xml:space="preserve"> ADDIN ZOTERO_ITEM CSL_CITATION {"citationID":"2SST9AaR","properties":{"formattedCitation":"[23]","plainCitation":"[23]","noteIndex":0},"citationItems":[{"id":1224,"uris":["http://zotero.org/groups/5077571/items/F735P5J7"],"itemData":{"id":1224,"type":"report","genre":"manual","note":"Citation Key: R-broom","title":"broom: Convert statistical objects into tidy tibbles","URL":"https://CRAN.R-project.org/package=broom","author":[{"family":"Robinson","given":"David"},{"family":"Hayes","given":"Alex"},{"family":"Couch","given":"Simon"}],"issued":{"date-parts":[["2023"]]},"citation-key":"R-broom"}}],"schema":"https://github.com/citation-style-language/schema/raw/master/csl-citation.json"} </w:instrText>
            </w:r>
            <w:r>
              <w:fldChar w:fldCharType="separate"/>
            </w:r>
            <w:r w:rsidR="00E71EDF">
              <w:rPr>
                <w:noProof/>
              </w:rPr>
              <w:t>[23]</w:t>
            </w:r>
            <w:r>
              <w:fldChar w:fldCharType="end"/>
            </w:r>
          </w:p>
        </w:tc>
      </w:tr>
      <w:tr w:rsidR="009F47C7" w:rsidRPr="00147DD2" w14:paraId="4DCE5909" w14:textId="77777777" w:rsidTr="007A655D">
        <w:tc>
          <w:tcPr>
            <w:tcW w:w="2341" w:type="dxa"/>
          </w:tcPr>
          <w:p w14:paraId="64761A16" w14:textId="77777777" w:rsidR="009F47C7" w:rsidRPr="00147DD2" w:rsidRDefault="00000000" w:rsidP="00147DD2">
            <w:proofErr w:type="spellStart"/>
            <w:r w:rsidRPr="00147DD2">
              <w:t>corrr</w:t>
            </w:r>
            <w:proofErr w:type="spellEnd"/>
          </w:p>
        </w:tc>
        <w:tc>
          <w:tcPr>
            <w:tcW w:w="2210" w:type="dxa"/>
          </w:tcPr>
          <w:p w14:paraId="21D39E0D" w14:textId="77777777" w:rsidR="009F47C7" w:rsidRPr="00147DD2" w:rsidRDefault="00000000" w:rsidP="00147DD2">
            <w:r w:rsidRPr="00147DD2">
              <w:t>0.4.4</w:t>
            </w:r>
          </w:p>
        </w:tc>
        <w:tc>
          <w:tcPr>
            <w:tcW w:w="4809" w:type="dxa"/>
          </w:tcPr>
          <w:p w14:paraId="4E632D51" w14:textId="2489E9FE" w:rsidR="009F47C7" w:rsidRPr="00147DD2" w:rsidRDefault="00BC6D15" w:rsidP="00147DD2">
            <w:r>
              <w:fldChar w:fldCharType="begin"/>
            </w:r>
            <w:r w:rsidR="00E71EDF">
              <w:instrText xml:space="preserve"> ADDIN ZOTERO_ITEM CSL_CITATION {"citationID":"qYtkcGfh","properties":{"formattedCitation":"[24]","plainCitation":"[24]","noteIndex":0},"citationItems":[{"id":2073,"uris":["http://zotero.org/groups/5077571/items/N8ICQNZB"],"itemData":{"id":2073,"type":"report","genre":"manual","note":"DOI: 10.32614/CRAN.package.corrr","title":"corrr: Correlations in R","URL":"https://CRAN.R-project.org/package=corrr","author":[{"family":"Kuhn","given":"Max"},{"family":"Jackson","given":"Simon"},{"family":"Cimentada","given":"Jorge"}],"issued":{"date-parts":[["2022"]]},"citation-key":"kuhnCorrrCorrelations2022"}}],"schema":"https://github.com/citation-style-language/schema/raw/master/csl-citation.json"} </w:instrText>
            </w:r>
            <w:r>
              <w:fldChar w:fldCharType="separate"/>
            </w:r>
            <w:r w:rsidR="00E71EDF">
              <w:rPr>
                <w:noProof/>
              </w:rPr>
              <w:t>[24]</w:t>
            </w:r>
            <w:r>
              <w:fldChar w:fldCharType="end"/>
            </w:r>
          </w:p>
        </w:tc>
      </w:tr>
      <w:tr w:rsidR="009F47C7" w:rsidRPr="00147DD2" w14:paraId="6A3D4740" w14:textId="77777777" w:rsidTr="007A655D">
        <w:tc>
          <w:tcPr>
            <w:tcW w:w="2341" w:type="dxa"/>
          </w:tcPr>
          <w:p w14:paraId="003A9B98" w14:textId="77777777" w:rsidR="009F47C7" w:rsidRPr="00147DD2" w:rsidRDefault="00000000" w:rsidP="00147DD2">
            <w:proofErr w:type="spellStart"/>
            <w:r w:rsidRPr="00147DD2">
              <w:t>renv</w:t>
            </w:r>
            <w:proofErr w:type="spellEnd"/>
          </w:p>
        </w:tc>
        <w:tc>
          <w:tcPr>
            <w:tcW w:w="2210" w:type="dxa"/>
          </w:tcPr>
          <w:p w14:paraId="636FCA38" w14:textId="77777777" w:rsidR="009F47C7" w:rsidRPr="00147DD2" w:rsidRDefault="00000000" w:rsidP="00147DD2">
            <w:r w:rsidRPr="00147DD2">
              <w:t>1.0.5</w:t>
            </w:r>
          </w:p>
        </w:tc>
        <w:tc>
          <w:tcPr>
            <w:tcW w:w="4809" w:type="dxa"/>
          </w:tcPr>
          <w:p w14:paraId="52ADA26E" w14:textId="53974BAC" w:rsidR="009F47C7" w:rsidRPr="00147DD2" w:rsidRDefault="00BC6D15" w:rsidP="00147DD2">
            <w:r>
              <w:fldChar w:fldCharType="begin"/>
            </w:r>
            <w:r w:rsidR="00E71EDF">
              <w:instrText xml:space="preserve"> ADDIN ZOTERO_ITEM CSL_CITATION {"citationID":"4SRY7bdh","properties":{"formattedCitation":"[25]","plainCitation":"[25]","noteIndex":0},"citationItems":[{"id":2075,"uris":["http://zotero.org/groups/5077571/items/Q9I4UBGQ"],"itemData":{"id":2075,"type":"report","genre":"manual","note":"DOI: 10.32614/CRAN.package.renv","title":"renv: Project environments","URL":"https://CRAN.R-project.org/package=renv","author":[{"family":"Ushey","given":"Kevin"},{"family":"Wickham","given":"Hadley"}],"issued":{"date-parts":[["2024"]]},"citation-key":"usheyRenvProjectEnvironments2024"}}],"schema":"https://github.com/citation-style-language/schema/raw/master/csl-citation.json"} </w:instrText>
            </w:r>
            <w:r>
              <w:fldChar w:fldCharType="separate"/>
            </w:r>
            <w:r w:rsidR="00E71EDF">
              <w:rPr>
                <w:noProof/>
              </w:rPr>
              <w:t>[25]</w:t>
            </w:r>
            <w:r>
              <w:fldChar w:fldCharType="end"/>
            </w:r>
          </w:p>
        </w:tc>
      </w:tr>
      <w:tr w:rsidR="007A655D" w:rsidRPr="00147DD2" w14:paraId="1E5A9CFD" w14:textId="77777777" w:rsidTr="007A655D">
        <w:tc>
          <w:tcPr>
            <w:tcW w:w="2341" w:type="dxa"/>
          </w:tcPr>
          <w:p w14:paraId="4019AAC9" w14:textId="375C6FB7" w:rsidR="007A655D" w:rsidRPr="00147DD2" w:rsidRDefault="007A655D" w:rsidP="00147DD2">
            <w:r>
              <w:t>microbenchmark</w:t>
            </w:r>
          </w:p>
        </w:tc>
        <w:tc>
          <w:tcPr>
            <w:tcW w:w="2210" w:type="dxa"/>
          </w:tcPr>
          <w:p w14:paraId="33B9BCA8" w14:textId="0043D3D9" w:rsidR="007A655D" w:rsidRPr="00147DD2" w:rsidRDefault="00BC6D15" w:rsidP="00147DD2">
            <w:r>
              <w:t>1.5.0</w:t>
            </w:r>
          </w:p>
        </w:tc>
        <w:tc>
          <w:tcPr>
            <w:tcW w:w="4809" w:type="dxa"/>
          </w:tcPr>
          <w:p w14:paraId="7787587D" w14:textId="0EC8C2E1" w:rsidR="007A655D" w:rsidRPr="00147DD2" w:rsidRDefault="00D4082A" w:rsidP="00147DD2">
            <w:r>
              <w:fldChar w:fldCharType="begin"/>
            </w:r>
            <w:r w:rsidR="003F4E19">
              <w:instrText xml:space="preserve"> ADDIN ZOTERO_ITEM CSL_CITATION {"citationID":"OaUxBgOL","properties":{"formattedCitation":"[14]","plainCitation":"[14]","noteIndex":0},"citationItems":[{"id":2095,"uris":["http://zotero.org/groups/5077571/items/26R7UUUY"],"itemData":{"id":2095,"type":"report","genre":"manual","title":"microbenchmark: Accurate timing functions","URL":"https://github.com/joshuaulrich/microbenchmark","author":[{"family":"Mersmann","given":"Olaf"}],"issued":{"date-parts":[["2024"]]},"citation-key":"mersmannMicrobenchmarkAccurateTiming2024"}}],"schema":"https://github.com/citation-style-language/schema/raw/master/csl-citation.json"} </w:instrText>
            </w:r>
            <w:r>
              <w:fldChar w:fldCharType="separate"/>
            </w:r>
            <w:r w:rsidR="003F4E19">
              <w:rPr>
                <w:noProof/>
              </w:rPr>
              <w:t>[14]</w:t>
            </w:r>
            <w:r>
              <w:fldChar w:fldCharType="end"/>
            </w:r>
          </w:p>
        </w:tc>
      </w:tr>
      <w:tr w:rsidR="007A655D" w:rsidRPr="00147DD2" w14:paraId="10BD116A" w14:textId="77777777" w:rsidTr="007A655D">
        <w:tc>
          <w:tcPr>
            <w:tcW w:w="2341" w:type="dxa"/>
          </w:tcPr>
          <w:p w14:paraId="54F77163" w14:textId="77A14D8D" w:rsidR="007A655D" w:rsidRDefault="007A655D" w:rsidP="00147DD2">
            <w:proofErr w:type="spellStart"/>
            <w:r>
              <w:t>ggpubr</w:t>
            </w:r>
            <w:proofErr w:type="spellEnd"/>
          </w:p>
        </w:tc>
        <w:tc>
          <w:tcPr>
            <w:tcW w:w="2210" w:type="dxa"/>
          </w:tcPr>
          <w:p w14:paraId="33C5D4EF" w14:textId="573D6E2B" w:rsidR="007A655D" w:rsidRPr="00147DD2" w:rsidRDefault="00BC6D15" w:rsidP="00147DD2">
            <w:r>
              <w:t>0.6.1</w:t>
            </w:r>
          </w:p>
        </w:tc>
        <w:tc>
          <w:tcPr>
            <w:tcW w:w="4809" w:type="dxa"/>
          </w:tcPr>
          <w:p w14:paraId="478692DD" w14:textId="2E9EBAC2" w:rsidR="007A655D" w:rsidRPr="00147DD2" w:rsidRDefault="00BC6D15" w:rsidP="00147DD2">
            <w:r>
              <w:fldChar w:fldCharType="begin"/>
            </w:r>
            <w:r w:rsidR="00E71EDF">
              <w:instrText xml:space="preserve"> ADDIN ZOTERO_ITEM CSL_CITATION {"citationID":"TQVB6iv6","properties":{"formattedCitation":"[26]","plainCitation":"[26]","noteIndex":0},"citationItems":[{"id":1244,"uris":["http://zotero.org/groups/5077571/items/NPJCPGRF"],"itemData":{"id":1244,"type":"report","genre":"manual","note":"Citation Key: R-ggpubr","title":"ggpubr: ggplot2 based publication ready plots","URL":"https://rpkgs.datanovia.com/ggpubr/","author":[{"family":"Kassambara","given":"Alboukadel"}],"issued":{"date-parts":[["2023"]]},"citation-key":"R-ggpubr"}}],"schema":"https://github.com/citation-style-language/schema/raw/master/csl-citation.json"} </w:instrText>
            </w:r>
            <w:r>
              <w:fldChar w:fldCharType="separate"/>
            </w:r>
            <w:r w:rsidR="00E71EDF">
              <w:rPr>
                <w:noProof/>
              </w:rPr>
              <w:t>[26]</w:t>
            </w:r>
            <w:r>
              <w:fldChar w:fldCharType="end"/>
            </w:r>
          </w:p>
        </w:tc>
      </w:tr>
      <w:tr w:rsidR="00D4082A" w:rsidRPr="00147DD2" w14:paraId="54DC8034" w14:textId="77777777" w:rsidTr="007A655D">
        <w:tc>
          <w:tcPr>
            <w:tcW w:w="2341" w:type="dxa"/>
          </w:tcPr>
          <w:p w14:paraId="5728B457" w14:textId="20A0F4E9" w:rsidR="00D4082A" w:rsidRDefault="00D4082A" w:rsidP="00147DD2">
            <w:r>
              <w:t>dada2</w:t>
            </w:r>
          </w:p>
        </w:tc>
        <w:tc>
          <w:tcPr>
            <w:tcW w:w="2210" w:type="dxa"/>
          </w:tcPr>
          <w:p w14:paraId="4F9B5754" w14:textId="3A17C893" w:rsidR="00D4082A" w:rsidRDefault="00D4082A" w:rsidP="00147DD2">
            <w:r>
              <w:t>1.36.0</w:t>
            </w:r>
          </w:p>
        </w:tc>
        <w:tc>
          <w:tcPr>
            <w:tcW w:w="4809" w:type="dxa"/>
          </w:tcPr>
          <w:p w14:paraId="157216AC" w14:textId="7893E5B3" w:rsidR="00D4082A" w:rsidRDefault="00D4082A" w:rsidP="00147DD2">
            <w:r>
              <w:fldChar w:fldCharType="begin"/>
            </w:r>
            <w:r>
              <w:instrText xml:space="preserve"> ADDIN ZOTERO_ITEM CSL_CITATION {"citationID":"Z5hmOnIQ","properties":{"formattedCitation":"[5]","plainCitation":"[5]","noteIndex":0},"citationItems":[{"id":1197,"uris":["http://zotero.org/groups/5077571/items/SWK58L9N"],"itemData":{"id":1197,"type":"article-journal","abstract":"DADA2 is an open-source software package that denoises and removes sequencing errors from Illumina amplicon sequence data to distinguish microbial sample sequences differing by as little as a single nucleotide.","container-title":"Nature Methods","DOI":"10.1038/nmeth.3869","ISSN":"1548-7105","issue":"7","journalAbbreviation":"Nat Methods","language":"en","license":"2016 Springer Nature America, Inc.","note":"number: 7\npublisher: Nature Publishing Group","page":"581-583","source":"www.nature.com","title":"DADA2: High-resolution sample inference from Illumina amplicon data","title-short":"DADA2","volume":"13","author":[{"family":"Callahan","given":"Benjamin J."},{"family":"McMurdie","given":"Paul J."},{"family":"Rosen","given":"Michael J."},{"family":"Han","given":"Andrew W."},{"family":"Johnson","given":"Amy Jo A."},{"family":"Holmes","given":"Susan P."}],"issued":{"date-parts":[["2016",7]]},"citation-key":"callahanDADA2HighresolutionSample2016"}}],"schema":"https://github.com/citation-style-language/schema/raw/master/csl-citation.json"} </w:instrText>
            </w:r>
            <w:r>
              <w:fldChar w:fldCharType="separate"/>
            </w:r>
            <w:r>
              <w:rPr>
                <w:noProof/>
              </w:rPr>
              <w:t>[5]</w:t>
            </w:r>
            <w:r>
              <w:fldChar w:fldCharType="end"/>
            </w:r>
          </w:p>
        </w:tc>
      </w:tr>
      <w:tr w:rsidR="00D4082A" w:rsidRPr="00147DD2" w14:paraId="7E9C7C48" w14:textId="77777777" w:rsidTr="007A655D">
        <w:tc>
          <w:tcPr>
            <w:tcW w:w="2341" w:type="dxa"/>
          </w:tcPr>
          <w:p w14:paraId="7E1DBAE6" w14:textId="53D1B7B6" w:rsidR="00D4082A" w:rsidRDefault="00D4082A" w:rsidP="00147DD2">
            <w:r>
              <w:t>MAFFT</w:t>
            </w:r>
          </w:p>
        </w:tc>
        <w:tc>
          <w:tcPr>
            <w:tcW w:w="2210" w:type="dxa"/>
          </w:tcPr>
          <w:p w14:paraId="5598099B" w14:textId="2C7A92D6" w:rsidR="00D4082A" w:rsidRDefault="00D4082A" w:rsidP="00147DD2">
            <w:r>
              <w:t>7.520</w:t>
            </w:r>
          </w:p>
        </w:tc>
        <w:tc>
          <w:tcPr>
            <w:tcW w:w="4809" w:type="dxa"/>
          </w:tcPr>
          <w:p w14:paraId="44B5697B" w14:textId="7E3A0F5A" w:rsidR="00D4082A" w:rsidRDefault="00D4082A" w:rsidP="00147DD2">
            <w:r>
              <w:fldChar w:fldCharType="begin"/>
            </w:r>
            <w:r>
              <w:instrText xml:space="preserve"> ADDIN ZOTERO_ITEM CSL_CITATION {"citationID":"5Iu8SQKu","properties":{"formattedCitation":"[7]","plainCitation":"[7]","noteIndex":0},"citationItems":[{"id":1424,"uris":["http://zotero.org/groups/5077571/items/C5UARIDQ"],"itemData":{"id":1424,"type":"article-journal","abstract":"We report a major update of the MAFFT multiple sequence alignment program. This version has several new features, including options for adding unaligned sequences into an existing alignment, adjustment of direction in nucleotide alignment, constrained alignment and parallel processing, which were implemented after the previous major update. This report shows actual examples to explain how these features work, alone and in combination. Some examples incorrectly aligned by MAFFT are also shown to clarify its limitations. We discuss how to avoid misalignments, and our ongoing efforts to overcome such limitations.","container-title":"Molecular Biology and Evolution","DOI":"10.1093/molbev/mst010","ISSN":"0737-4038","issue":"4","journalAbbreviation":"Molecular Biology and Evolution","page":"772-780","source":"Silverchair","title":"MAFFT Multiple Sequence Alignment Software Version 7: Improvements in Performance and Usability","title-short":"MAFFT Multiple Sequence Alignment Software Version 7","volume":"30","author":[{"family":"Katoh","given":"Kazutaka"},{"family":"Standley","given":"Daron M."}],"issued":{"date-parts":[["2013",4,1]]},"citation-key":"katohMAFFTMultipleSequence2013"}}],"schema":"https://github.com/citation-style-language/schema/raw/master/csl-citation.json"} </w:instrText>
            </w:r>
            <w:r>
              <w:fldChar w:fldCharType="separate"/>
            </w:r>
            <w:r>
              <w:rPr>
                <w:noProof/>
              </w:rPr>
              <w:t>[7]</w:t>
            </w:r>
            <w:r>
              <w:fldChar w:fldCharType="end"/>
            </w:r>
          </w:p>
        </w:tc>
      </w:tr>
      <w:tr w:rsidR="00D4082A" w:rsidRPr="00147DD2" w14:paraId="2E979D91" w14:textId="77777777" w:rsidTr="007A655D">
        <w:tc>
          <w:tcPr>
            <w:tcW w:w="2341" w:type="dxa"/>
          </w:tcPr>
          <w:p w14:paraId="6FB0EDCD" w14:textId="0B136A75" w:rsidR="00D4082A" w:rsidRDefault="00D4082A" w:rsidP="00147DD2">
            <w:proofErr w:type="spellStart"/>
            <w:r>
              <w:t>FastTree</w:t>
            </w:r>
            <w:proofErr w:type="spellEnd"/>
          </w:p>
        </w:tc>
        <w:tc>
          <w:tcPr>
            <w:tcW w:w="2210" w:type="dxa"/>
          </w:tcPr>
          <w:p w14:paraId="719FB5B9" w14:textId="5600274A" w:rsidR="00D4082A" w:rsidRDefault="00D4082A" w:rsidP="00147DD2">
            <w:r>
              <w:t>2.1.11</w:t>
            </w:r>
          </w:p>
        </w:tc>
        <w:tc>
          <w:tcPr>
            <w:tcW w:w="4809" w:type="dxa"/>
          </w:tcPr>
          <w:p w14:paraId="170B7BC3" w14:textId="481F2B71" w:rsidR="00D4082A" w:rsidRDefault="00D4082A" w:rsidP="00147DD2">
            <w:r>
              <w:fldChar w:fldCharType="begin"/>
            </w:r>
            <w:r>
              <w:instrText xml:space="preserve"> ADDIN ZOTERO_ITEM CSL_CITATION {"citationID":"emSBzwGC","properties":{"formattedCitation":"[8]","plainCitation":"[8]","noteIndex":0},"citationItems":[{"id":1057,"uris":["http://zotero.org/groups/5077571/items/JQ35EGBG"],"itemData":{"id":1057,"type":"article-journal","abstract":"Background We recently described FastTree, a tool for inferring phylogenies for alignments with up to hundreds of thousands of sequences. Here, we describe improvements to FastTree that improve its accuracy without sacrificing scalability. Methodology/Principal Findings Where FastTree 1 used nearest-neighbor interchanges (NNIs) and the minimum-evolution criterion to improve the tree, FastTree 2 adds minimum-evolution subtree-pruning-regrafting (SPRs) and maximum-likelihood NNIs. FastTree 2 uses heuristics to restrict the search for better trees and estimates a rate of evolution for each site (the “CAT” approximation). Nevertheless, for both simulated and genuine alignments, FastTree 2 is slightly more accurate than a standard implementation of maximum-likelihood NNIs (PhyML 3 with default settings). Although FastTree 2 is not quite as accurate as methods that use maximum-likelihood SPRs, most of the splits that disagree are poorly supported, and for large alignments, FastTree 2 is 100–1,000 times faster. FastTree 2 inferred a topology and likelihood-based local support values for 237,882 distinct 16S ribosomal RNAs on a desktop computer in 22 hours and 5.8 gigabytes of memory. Conclusions/Significance FastTree 2 allows the inference of maximum-likelihood phylogenies for huge alignments. FastTree 2 is freely available at http://www.microbesonline.org/fasttree.","container-title":"PLOS ONE","DOI":"10.1371/journal.pone.0009490","ISSN":"1932-6203","issue":"3","journalAbbreviation":"PLOS ONE","language":"en","note":"publisher: Public Library of Science","page":"e9490","source":"PLoS Journals","title":"FastTree 2 – Approximately Maximum-Likelihood Trees for Large Alignments","volume":"5","author":[{"family":"Price","given":"Morgan N."},{"family":"Dehal","given":"Paramvir S."},{"family":"Arkin","given":"Adam P."}],"issued":{"date-parts":[["2010",3,10]]},"citation-key":"priceFastTreeApproximatelyMaximumLikelihood2010"}}],"schema":"https://github.com/citation-style-language/schema/raw/master/csl-citation.json"} </w:instrText>
            </w:r>
            <w:r>
              <w:fldChar w:fldCharType="separate"/>
            </w:r>
            <w:r>
              <w:rPr>
                <w:noProof/>
              </w:rPr>
              <w:t>[8]</w:t>
            </w:r>
            <w:r>
              <w:fldChar w:fldCharType="end"/>
            </w:r>
          </w:p>
        </w:tc>
      </w:tr>
      <w:tr w:rsidR="00D4082A" w:rsidRPr="00147DD2" w14:paraId="261FD1FB" w14:textId="77777777" w:rsidTr="007A655D">
        <w:tc>
          <w:tcPr>
            <w:tcW w:w="2341" w:type="dxa"/>
          </w:tcPr>
          <w:p w14:paraId="5B26F754" w14:textId="501AAE73" w:rsidR="00D4082A" w:rsidRDefault="00D4082A" w:rsidP="00147DD2">
            <w:proofErr w:type="spellStart"/>
            <w:r>
              <w:t>cutadapt</w:t>
            </w:r>
            <w:proofErr w:type="spellEnd"/>
          </w:p>
        </w:tc>
        <w:tc>
          <w:tcPr>
            <w:tcW w:w="2210" w:type="dxa"/>
          </w:tcPr>
          <w:p w14:paraId="00EB261D" w14:textId="610E875D" w:rsidR="00D4082A" w:rsidRDefault="00D4082A" w:rsidP="00147DD2">
            <w:r>
              <w:t>5.1</w:t>
            </w:r>
          </w:p>
        </w:tc>
        <w:tc>
          <w:tcPr>
            <w:tcW w:w="4809" w:type="dxa"/>
          </w:tcPr>
          <w:p w14:paraId="5821DCC8" w14:textId="46591D17" w:rsidR="00D4082A" w:rsidRDefault="00D4082A" w:rsidP="00147DD2">
            <w:r>
              <w:fldChar w:fldCharType="begin"/>
            </w:r>
            <w:r w:rsidR="00E71EDF">
              <w:instrText xml:space="preserve"> ADDIN ZOTERO_ITEM CSL_CITATION {"citationID":"Jm7TD0Mr","properties":{"formattedCitation":"[27]","plainCitation":"[27]","noteIndex":0},"citationItems":[{"id":2097,"uris":["http://zotero.org/groups/5077571/items/CKBWEFND"],"itemData":{"id":2097,"type":"article-journal","abstract":"When small RNA is sequenced on current sequencing machines, the resulting reads are usually longer than the RNA and therefore contain parts of the 3' adapter. That adapter must be found and removed error-tolerantly from each read before read mapping. Previous solutions are either hard to use or do not offer required features, in particular support for color space data. As an easy to use alternative, we developed the command-line tool cutadapt, which supports 454, Illumina and SOLiD (color space) data, offers two adapter trimming algorithms, and has other useful features. Cutadapt, including its MIT-licensed source code, is available for download at http://code.google.com/p/cutadapt/","container-title":"EMBnet.journal","DOI":"10.14806/ej.17.1.200","ISSN":"2226-6089","issue":"1","language":"en","license":"Copyright (c)","page":"10-12","source":"journal.embnet.org","title":"Cutadapt removes adapter sequences from high-throughput sequencing reads","volume":"17","author":[{"family":"Martin","given":"Marcel"}],"issued":{"date-parts":[["2011",5,2]]},"citation-key":"martinCutadaptRemovesAdapter2011"}}],"schema":"https://github.com/citation-style-language/schema/raw/master/csl-citation.json"} </w:instrText>
            </w:r>
            <w:r>
              <w:fldChar w:fldCharType="separate"/>
            </w:r>
            <w:r w:rsidR="00E71EDF">
              <w:rPr>
                <w:noProof/>
              </w:rPr>
              <w:t>[27]</w:t>
            </w:r>
            <w:r>
              <w:fldChar w:fldCharType="end"/>
            </w:r>
          </w:p>
        </w:tc>
      </w:tr>
      <w:tr w:rsidR="00D4082A" w:rsidRPr="00147DD2" w14:paraId="35D77E87" w14:textId="77777777" w:rsidTr="007A655D">
        <w:tc>
          <w:tcPr>
            <w:tcW w:w="2341" w:type="dxa"/>
          </w:tcPr>
          <w:p w14:paraId="37DAAB3A" w14:textId="5602D237" w:rsidR="00D4082A" w:rsidRDefault="00D4082A" w:rsidP="00147DD2">
            <w:proofErr w:type="spellStart"/>
            <w:r>
              <w:t>extraDistr</w:t>
            </w:r>
            <w:proofErr w:type="spellEnd"/>
          </w:p>
        </w:tc>
        <w:tc>
          <w:tcPr>
            <w:tcW w:w="2210" w:type="dxa"/>
          </w:tcPr>
          <w:p w14:paraId="5AE798F9" w14:textId="4D64F32B" w:rsidR="00D4082A" w:rsidRDefault="00D4082A" w:rsidP="00147DD2">
            <w:r>
              <w:t>1.10.0</w:t>
            </w:r>
          </w:p>
        </w:tc>
        <w:tc>
          <w:tcPr>
            <w:tcW w:w="4809" w:type="dxa"/>
          </w:tcPr>
          <w:p w14:paraId="01E47E8C" w14:textId="3B73CF4B" w:rsidR="00D4082A" w:rsidRDefault="003F4E19" w:rsidP="00147DD2">
            <w:r>
              <w:fldChar w:fldCharType="begin"/>
            </w:r>
            <w:r>
              <w:instrText xml:space="preserve"> ADDIN ZOTERO_ITEM CSL_CITATION {"citationID":"0v42CRkk","properties":{"formattedCitation":"[11]","plainCitation":"[11]","noteIndex":0},"citationItems":[{"id":2098,"uris":["http://zotero.org/groups/5077571/items/XR2WIIP7"],"itemData":{"id":2098,"type":"report","genre":"manual","note":"DOI: 10.32614/CRAN.package.extraDistr","title":"extraDistr: Additional univariate and multivariate distributions","URL":"https://CRAN.R-project.org/package=extraDistr","author":[{"family":"Wolodzko","given":"Tymoteusz"}],"issued":{"date-parts":[["2023"]]},"citation-key":"wolodzkoExtraDistrAdditionalUnivariate2023"}}],"schema":"https://github.com/citation-style-language/schema/raw/master/csl-citation.json"} </w:instrText>
            </w:r>
            <w:r>
              <w:fldChar w:fldCharType="separate"/>
            </w:r>
            <w:r>
              <w:rPr>
                <w:noProof/>
              </w:rPr>
              <w:t>[11]</w:t>
            </w:r>
            <w:r>
              <w:fldChar w:fldCharType="end"/>
            </w:r>
          </w:p>
        </w:tc>
      </w:tr>
      <w:tr w:rsidR="00FA7BD7" w:rsidRPr="00147DD2" w14:paraId="25751DF8" w14:textId="77777777" w:rsidTr="007A655D">
        <w:tc>
          <w:tcPr>
            <w:tcW w:w="2341" w:type="dxa"/>
          </w:tcPr>
          <w:p w14:paraId="538165A1" w14:textId="6C540C76" w:rsidR="00FA7BD7" w:rsidRDefault="00FA7BD7" w:rsidP="00147DD2">
            <w:r>
              <w:t>PICRUSt2</w:t>
            </w:r>
          </w:p>
        </w:tc>
        <w:tc>
          <w:tcPr>
            <w:tcW w:w="2210" w:type="dxa"/>
          </w:tcPr>
          <w:p w14:paraId="2624AC9A" w14:textId="44E87841" w:rsidR="00FA7BD7" w:rsidRDefault="00FA7BD7" w:rsidP="00147DD2">
            <w:r>
              <w:t>2.6.0</w:t>
            </w:r>
          </w:p>
        </w:tc>
        <w:tc>
          <w:tcPr>
            <w:tcW w:w="4809" w:type="dxa"/>
          </w:tcPr>
          <w:p w14:paraId="67FE64FD" w14:textId="4C7CBB6A" w:rsidR="00FA7BD7" w:rsidRDefault="00FA7BD7" w:rsidP="00147DD2">
            <w:r>
              <w:fldChar w:fldCharType="begin"/>
            </w:r>
            <w:r w:rsidR="00B60C77">
              <w:instrText xml:space="preserve"> ADDIN ZOTERO_ITEM CSL_CITATION {"citationID":"wslXdydb","properties":{"formattedCitation":"[15, 28]","plainCitation":"[15, 28]","noteIndex":0},"citationItems":[{"id":2039,"uris":["http://zotero.org/groups/5077571/items/UIGMPRVP"],"itemData":{"id":2039,"type":"article-journal","abstract":"PICRUSt2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sidR="00B60C77">
              <w:rPr>
                <w:noProof/>
              </w:rPr>
              <w:t>[15, 28]</w:t>
            </w:r>
            <w:r>
              <w:fldChar w:fldCharType="end"/>
            </w:r>
          </w:p>
        </w:tc>
      </w:tr>
      <w:tr w:rsidR="001833A1" w:rsidRPr="00147DD2" w14:paraId="2685A229" w14:textId="77777777" w:rsidTr="007A655D">
        <w:trPr>
          <w:ins w:id="61" w:author="Augustus Raymond Pendleton" w:date="2025-11-21T15:05:00Z"/>
        </w:trPr>
        <w:tc>
          <w:tcPr>
            <w:tcW w:w="2341" w:type="dxa"/>
          </w:tcPr>
          <w:p w14:paraId="4395DF94" w14:textId="1E975193" w:rsidR="001833A1" w:rsidRDefault="001833A1" w:rsidP="00147DD2">
            <w:pPr>
              <w:rPr>
                <w:ins w:id="62" w:author="Augustus Raymond Pendleton" w:date="2025-11-21T15:05:00Z" w16du:dateUtc="2025-11-21T20:05:00Z"/>
              </w:rPr>
            </w:pPr>
            <w:proofErr w:type="spellStart"/>
            <w:ins w:id="63" w:author="Augustus Raymond Pendleton" w:date="2025-11-21T15:05:00Z" w16du:dateUtc="2025-11-21T20:05:00Z">
              <w:r>
                <w:t>biomformat</w:t>
              </w:r>
              <w:proofErr w:type="spellEnd"/>
            </w:ins>
          </w:p>
        </w:tc>
        <w:tc>
          <w:tcPr>
            <w:tcW w:w="2210" w:type="dxa"/>
          </w:tcPr>
          <w:p w14:paraId="67AF152B" w14:textId="08457E1B" w:rsidR="001833A1" w:rsidRDefault="001833A1" w:rsidP="00147DD2">
            <w:pPr>
              <w:rPr>
                <w:ins w:id="64" w:author="Augustus Raymond Pendleton" w:date="2025-11-21T15:05:00Z" w16du:dateUtc="2025-11-21T20:05:00Z"/>
              </w:rPr>
            </w:pPr>
            <w:ins w:id="65" w:author="Augustus Raymond Pendleton" w:date="2025-11-21T15:07:00Z" w16du:dateUtc="2025-11-21T20:07:00Z">
              <w:r>
                <w:t>1.30.0</w:t>
              </w:r>
            </w:ins>
          </w:p>
        </w:tc>
        <w:tc>
          <w:tcPr>
            <w:tcW w:w="4809" w:type="dxa"/>
          </w:tcPr>
          <w:p w14:paraId="42CBFBBF" w14:textId="1DEC9A6B" w:rsidR="001833A1" w:rsidRDefault="001833A1" w:rsidP="00147DD2">
            <w:pPr>
              <w:rPr>
                <w:ins w:id="66" w:author="Augustus Raymond Pendleton" w:date="2025-11-21T15:05:00Z" w16du:dateUtc="2025-11-21T20:05:00Z"/>
              </w:rPr>
            </w:pPr>
            <w:r>
              <w:fldChar w:fldCharType="begin"/>
            </w:r>
            <w:r>
              <w:instrText xml:space="preserve"> ADDIN ZOTERO_ITEM CSL_CITATION {"citationID":"RnD81q4d","properties":{"formattedCitation":"[29]","plainCitation":"[29]","noteIndex":0},"citationItems":[{"id":1838,"uris":["http://zotero.org/users/8359713/items/X2TQARWS"],"itemData":{"id":1838,"type":"report","genre":"manual","note":"DOI: 10.18129/B9.bioc.biomformat","title":"biomformat: An interface package for the BIOM file format","URL":"https://bioconductor.org/packages/biomformat","author":[{"family":"McMurdie","given":"Paul J."},{"family":"Paulson","given":"Joseph N"}],"issued":{"date-parts":[["2023"]]},"citation-key":"mcmurdieBiomformatInterfacePackage2023"}}],"schema":"https://github.com/citation-style-language/schema/raw/master/csl-citation.json"} </w:instrText>
            </w:r>
            <w:r>
              <w:fldChar w:fldCharType="separate"/>
            </w:r>
            <w:r>
              <w:rPr>
                <w:noProof/>
              </w:rPr>
              <w:t>[29]</w:t>
            </w:r>
            <w:r>
              <w:fldChar w:fldCharType="end"/>
            </w:r>
          </w:p>
        </w:tc>
      </w:tr>
    </w:tbl>
    <w:p w14:paraId="4BE354AA" w14:textId="77777777" w:rsidR="009F47C7" w:rsidRPr="00147DD2" w:rsidRDefault="00000000" w:rsidP="00147DD2">
      <w:r w:rsidRPr="00147DD2">
        <w:rPr>
          <w:i/>
          <w:iCs/>
        </w:rPr>
        <w:t>Table S1. Software and packages used in analysis.</w:t>
      </w:r>
      <w:r w:rsidRPr="00147DD2">
        <w:t xml:space="preserve"> Note that </w:t>
      </w:r>
      <w:proofErr w:type="spellStart"/>
      <w:r w:rsidRPr="00147DD2">
        <w:t>GUniFrac</w:t>
      </w:r>
      <w:proofErr w:type="spellEnd"/>
      <w:r w:rsidRPr="00147DD2">
        <w:t xml:space="preserve"> was modified slightly to make incorporating absolute abundances more apparent; this version can be installed via </w:t>
      </w:r>
      <w:proofErr w:type="spellStart"/>
      <w:r w:rsidRPr="00147DD2">
        <w:t>Github</w:t>
      </w:r>
      <w:proofErr w:type="spellEnd"/>
      <w:r w:rsidRPr="00147DD2">
        <w:t xml:space="preserve"> at </w:t>
      </w:r>
      <w:hyperlink r:id="rId15">
        <w:r w:rsidR="009F47C7" w:rsidRPr="00147DD2">
          <w:rPr>
            <w:rStyle w:val="Hyperlink"/>
          </w:rPr>
          <w:t>https://github.com/MarschmiLab/GUniFrac</w:t>
        </w:r>
      </w:hyperlink>
      <w:r w:rsidRPr="00147DD2">
        <w:t>.</w:t>
      </w:r>
    </w:p>
    <w:p w14:paraId="6B33E59B" w14:textId="77777777" w:rsidR="009F47C7" w:rsidRPr="00147DD2" w:rsidRDefault="00000000" w:rsidP="00147DD2">
      <w:r w:rsidRPr="00147DD2">
        <w:br w:type="page"/>
      </w:r>
    </w:p>
    <w:p w14:paraId="40FC6212" w14:textId="77777777" w:rsidR="009F47C7" w:rsidRDefault="00000000" w:rsidP="00147DD2">
      <w:pPr>
        <w:rPr>
          <w:b/>
          <w:bCs/>
        </w:rPr>
      </w:pPr>
      <w:bookmarkStart w:id="67" w:name="supporting-references"/>
      <w:r w:rsidRPr="00230C54">
        <w:rPr>
          <w:b/>
          <w:bCs/>
        </w:rPr>
        <w:lastRenderedPageBreak/>
        <w:t>Supporting References</w:t>
      </w:r>
    </w:p>
    <w:p w14:paraId="6F637E96" w14:textId="77777777" w:rsidR="001833A1" w:rsidRPr="001833A1" w:rsidRDefault="00230C54" w:rsidP="001833A1">
      <w:pPr>
        <w:pStyle w:val="Bibliography"/>
        <w:rPr>
          <w:rFonts w:cs="Times New Roman"/>
        </w:rPr>
      </w:pPr>
      <w:r>
        <w:rPr>
          <w:b/>
          <w:bCs/>
        </w:rPr>
        <w:fldChar w:fldCharType="begin"/>
      </w:r>
      <w:r w:rsidR="00FA7BD7">
        <w:rPr>
          <w:b/>
          <w:bCs/>
        </w:rPr>
        <w:instrText xml:space="preserve"> ADDIN ZOTERO_BIBL {"uncited":[],"omitted":[],"custom":[]} CSL_BIBLIOGRAPHY </w:instrText>
      </w:r>
      <w:r>
        <w:rPr>
          <w:b/>
          <w:bCs/>
        </w:rPr>
        <w:fldChar w:fldCharType="separate"/>
      </w:r>
      <w:r w:rsidR="001833A1" w:rsidRPr="001833A1">
        <w:rPr>
          <w:rFonts w:cs="Times New Roman"/>
        </w:rPr>
        <w:t xml:space="preserve">1. </w:t>
      </w:r>
      <w:r w:rsidR="001833A1" w:rsidRPr="001833A1">
        <w:rPr>
          <w:rFonts w:cs="Times New Roman"/>
        </w:rPr>
        <w:tab/>
        <w:t xml:space="preserve">Zhang K et al. Absolute microbiome profiling highlights the links among microbial stability, soil health, and crop productivity under long-term sod-based rotation. </w:t>
      </w:r>
      <w:r w:rsidR="001833A1" w:rsidRPr="001833A1">
        <w:rPr>
          <w:rFonts w:cs="Times New Roman"/>
          <w:i/>
          <w:iCs/>
        </w:rPr>
        <w:t>Biol Fertil Soils</w:t>
      </w:r>
      <w:r w:rsidR="001833A1" w:rsidRPr="001833A1">
        <w:rPr>
          <w:rFonts w:cs="Times New Roman"/>
        </w:rPr>
        <w:t xml:space="preserve"> 2022;</w:t>
      </w:r>
      <w:r w:rsidR="001833A1" w:rsidRPr="001833A1">
        <w:rPr>
          <w:rFonts w:cs="Times New Roman"/>
          <w:b/>
          <w:bCs/>
        </w:rPr>
        <w:t>58</w:t>
      </w:r>
      <w:r w:rsidR="001833A1" w:rsidRPr="001833A1">
        <w:rPr>
          <w:rFonts w:cs="Times New Roman"/>
        </w:rPr>
        <w:t>:883–901. https://doi.org/10.1007/s00374-022-01675-4</w:t>
      </w:r>
    </w:p>
    <w:p w14:paraId="56FC2F9C" w14:textId="77777777" w:rsidR="001833A1" w:rsidRPr="001833A1" w:rsidRDefault="001833A1" w:rsidP="001833A1">
      <w:pPr>
        <w:pStyle w:val="Bibliography"/>
        <w:rPr>
          <w:rFonts w:cs="Times New Roman"/>
        </w:rPr>
      </w:pPr>
      <w:r w:rsidRPr="001833A1">
        <w:rPr>
          <w:rFonts w:cs="Times New Roman"/>
        </w:rPr>
        <w:t xml:space="preserve">2. </w:t>
      </w:r>
      <w:r w:rsidRPr="001833A1">
        <w:rPr>
          <w:rFonts w:cs="Times New Roman"/>
        </w:rPr>
        <w:tab/>
        <w:t xml:space="preserve">Props R et al. Measuring the biodiversity of microbial communities by flow cytometry. </w:t>
      </w:r>
      <w:r w:rsidRPr="001833A1">
        <w:rPr>
          <w:rFonts w:cs="Times New Roman"/>
          <w:i/>
          <w:iCs/>
        </w:rPr>
        <w:t>Methods in Ecology and Evolution</w:t>
      </w:r>
      <w:r w:rsidRPr="001833A1">
        <w:rPr>
          <w:rFonts w:cs="Times New Roman"/>
        </w:rPr>
        <w:t xml:space="preserve"> 2016;</w:t>
      </w:r>
      <w:r w:rsidRPr="001833A1">
        <w:rPr>
          <w:rFonts w:cs="Times New Roman"/>
          <w:b/>
          <w:bCs/>
        </w:rPr>
        <w:t>7</w:t>
      </w:r>
      <w:r w:rsidRPr="001833A1">
        <w:rPr>
          <w:rFonts w:cs="Times New Roman"/>
        </w:rPr>
        <w:t>:1376–1385. https://doi.org/10.1111/2041-210X.12607</w:t>
      </w:r>
    </w:p>
    <w:p w14:paraId="23BB5BE6" w14:textId="77777777" w:rsidR="001833A1" w:rsidRPr="001833A1" w:rsidRDefault="001833A1" w:rsidP="001833A1">
      <w:pPr>
        <w:pStyle w:val="Bibliography"/>
        <w:rPr>
          <w:rFonts w:cs="Times New Roman"/>
        </w:rPr>
      </w:pPr>
      <w:r w:rsidRPr="001833A1">
        <w:rPr>
          <w:rFonts w:cs="Times New Roman"/>
        </w:rPr>
        <w:t xml:space="preserve">3. </w:t>
      </w:r>
      <w:r w:rsidRPr="001833A1">
        <w:rPr>
          <w:rFonts w:cs="Times New Roman"/>
        </w:rPr>
        <w:tab/>
        <w:t>Pendleton A, Wells M, Schmidt ML. Upwelling periodically disturbs the ecological assembly of microbial communities in the Laurentian Great Lakes. 2025. bioRxiv, 2025. , 2025.01.17.633667</w:t>
      </w:r>
    </w:p>
    <w:p w14:paraId="65C1536E" w14:textId="77777777" w:rsidR="001833A1" w:rsidRPr="001833A1" w:rsidRDefault="001833A1" w:rsidP="001833A1">
      <w:pPr>
        <w:pStyle w:val="Bibliography"/>
        <w:rPr>
          <w:rFonts w:cs="Times New Roman"/>
        </w:rPr>
      </w:pPr>
      <w:r w:rsidRPr="001833A1">
        <w:rPr>
          <w:rFonts w:cs="Times New Roman"/>
        </w:rPr>
        <w:t xml:space="preserve">4. </w:t>
      </w:r>
      <w:r w:rsidRPr="001833A1">
        <w:rPr>
          <w:rFonts w:cs="Times New Roman"/>
        </w:rPr>
        <w:tab/>
        <w:t xml:space="preserve">Barlow JT, Bogatyrev SR, Ismagilov RF. A quantitative sequencing framework for absolute abundance measurements of mucosal and lumenal microbial communities. </w:t>
      </w:r>
      <w:r w:rsidRPr="001833A1">
        <w:rPr>
          <w:rFonts w:cs="Times New Roman"/>
          <w:i/>
          <w:iCs/>
        </w:rPr>
        <w:t>Nat Commun</w:t>
      </w:r>
      <w:r w:rsidRPr="001833A1">
        <w:rPr>
          <w:rFonts w:cs="Times New Roman"/>
        </w:rPr>
        <w:t xml:space="preserve"> 2020;</w:t>
      </w:r>
      <w:r w:rsidRPr="001833A1">
        <w:rPr>
          <w:rFonts w:cs="Times New Roman"/>
          <w:b/>
          <w:bCs/>
        </w:rPr>
        <w:t>11</w:t>
      </w:r>
      <w:r w:rsidRPr="001833A1">
        <w:rPr>
          <w:rFonts w:cs="Times New Roman"/>
        </w:rPr>
        <w:t>:2590. https://doi.org/10.1038/s41467-020-16224-6</w:t>
      </w:r>
    </w:p>
    <w:p w14:paraId="44AA8ABD" w14:textId="77777777" w:rsidR="001833A1" w:rsidRPr="001833A1" w:rsidRDefault="001833A1" w:rsidP="001833A1">
      <w:pPr>
        <w:pStyle w:val="Bibliography"/>
        <w:rPr>
          <w:rFonts w:cs="Times New Roman"/>
        </w:rPr>
      </w:pPr>
      <w:r w:rsidRPr="001833A1">
        <w:rPr>
          <w:rFonts w:cs="Times New Roman"/>
        </w:rPr>
        <w:t xml:space="preserve">5. </w:t>
      </w:r>
      <w:r w:rsidRPr="001833A1">
        <w:rPr>
          <w:rFonts w:cs="Times New Roman"/>
        </w:rPr>
        <w:tab/>
        <w:t xml:space="preserve">Callahan BJ et al. DADA2: High-resolution sample inference from Illumina amplicon data. </w:t>
      </w:r>
      <w:r w:rsidRPr="001833A1">
        <w:rPr>
          <w:rFonts w:cs="Times New Roman"/>
          <w:i/>
          <w:iCs/>
        </w:rPr>
        <w:t>Nat Methods</w:t>
      </w:r>
      <w:r w:rsidRPr="001833A1">
        <w:rPr>
          <w:rFonts w:cs="Times New Roman"/>
        </w:rPr>
        <w:t xml:space="preserve"> 2016;</w:t>
      </w:r>
      <w:r w:rsidRPr="001833A1">
        <w:rPr>
          <w:rFonts w:cs="Times New Roman"/>
          <w:b/>
          <w:bCs/>
        </w:rPr>
        <w:t>13</w:t>
      </w:r>
      <w:r w:rsidRPr="001833A1">
        <w:rPr>
          <w:rFonts w:cs="Times New Roman"/>
        </w:rPr>
        <w:t>:581–583. https://doi.org/10.1038/nmeth.3869</w:t>
      </w:r>
    </w:p>
    <w:p w14:paraId="5D993E17" w14:textId="77777777" w:rsidR="001833A1" w:rsidRPr="001833A1" w:rsidRDefault="001833A1" w:rsidP="001833A1">
      <w:pPr>
        <w:pStyle w:val="Bibliography"/>
        <w:rPr>
          <w:rFonts w:cs="Times New Roman"/>
        </w:rPr>
      </w:pPr>
      <w:r w:rsidRPr="001833A1">
        <w:rPr>
          <w:rFonts w:cs="Times New Roman"/>
        </w:rPr>
        <w:t xml:space="preserve">6. </w:t>
      </w:r>
      <w:r w:rsidRPr="001833A1">
        <w:rPr>
          <w:rFonts w:cs="Times New Roman"/>
        </w:rPr>
        <w:tab/>
        <w:t xml:space="preserve">Quast C et al. The SILVA ribosomal RNA gene database project: improved data processing and web-based tools. </w:t>
      </w:r>
      <w:r w:rsidRPr="001833A1">
        <w:rPr>
          <w:rFonts w:cs="Times New Roman"/>
          <w:i/>
          <w:iCs/>
        </w:rPr>
        <w:t>Nucleic Acids Research</w:t>
      </w:r>
      <w:r w:rsidRPr="001833A1">
        <w:rPr>
          <w:rFonts w:cs="Times New Roman"/>
        </w:rPr>
        <w:t xml:space="preserve"> 2013;</w:t>
      </w:r>
      <w:r w:rsidRPr="001833A1">
        <w:rPr>
          <w:rFonts w:cs="Times New Roman"/>
          <w:b/>
          <w:bCs/>
        </w:rPr>
        <w:t>41</w:t>
      </w:r>
      <w:r w:rsidRPr="001833A1">
        <w:rPr>
          <w:rFonts w:cs="Times New Roman"/>
        </w:rPr>
        <w:t>:D590–D596. https://doi.org/10.1093/nar/gks1219</w:t>
      </w:r>
    </w:p>
    <w:p w14:paraId="5AEFD27E" w14:textId="77777777" w:rsidR="001833A1" w:rsidRPr="001833A1" w:rsidRDefault="001833A1" w:rsidP="001833A1">
      <w:pPr>
        <w:pStyle w:val="Bibliography"/>
        <w:rPr>
          <w:rFonts w:cs="Times New Roman"/>
        </w:rPr>
      </w:pPr>
      <w:r w:rsidRPr="001833A1">
        <w:rPr>
          <w:rFonts w:cs="Times New Roman"/>
        </w:rPr>
        <w:t xml:space="preserve">7. </w:t>
      </w:r>
      <w:r w:rsidRPr="001833A1">
        <w:rPr>
          <w:rFonts w:cs="Times New Roman"/>
        </w:rPr>
        <w:tab/>
        <w:t xml:space="preserve">Katoh K, Standley DM. MAFFT Multiple Sequence Alignment Software Version 7: Improvements in Performance and Usability. </w:t>
      </w:r>
      <w:r w:rsidRPr="001833A1">
        <w:rPr>
          <w:rFonts w:cs="Times New Roman"/>
          <w:i/>
          <w:iCs/>
        </w:rPr>
        <w:t>Molecular Biology and Evolution</w:t>
      </w:r>
      <w:r w:rsidRPr="001833A1">
        <w:rPr>
          <w:rFonts w:cs="Times New Roman"/>
        </w:rPr>
        <w:t xml:space="preserve"> 2013;</w:t>
      </w:r>
      <w:r w:rsidRPr="001833A1">
        <w:rPr>
          <w:rFonts w:cs="Times New Roman"/>
          <w:b/>
          <w:bCs/>
        </w:rPr>
        <w:t>30</w:t>
      </w:r>
      <w:r w:rsidRPr="001833A1">
        <w:rPr>
          <w:rFonts w:cs="Times New Roman"/>
        </w:rPr>
        <w:t>:772–780. https://doi.org/10.1093/molbev/mst010</w:t>
      </w:r>
    </w:p>
    <w:p w14:paraId="3D6B1952" w14:textId="77777777" w:rsidR="001833A1" w:rsidRPr="001833A1" w:rsidRDefault="001833A1" w:rsidP="001833A1">
      <w:pPr>
        <w:pStyle w:val="Bibliography"/>
        <w:rPr>
          <w:rFonts w:cs="Times New Roman"/>
        </w:rPr>
      </w:pPr>
      <w:r w:rsidRPr="001833A1">
        <w:rPr>
          <w:rFonts w:cs="Times New Roman"/>
        </w:rPr>
        <w:t xml:space="preserve">8. </w:t>
      </w:r>
      <w:r w:rsidRPr="001833A1">
        <w:rPr>
          <w:rFonts w:cs="Times New Roman"/>
        </w:rPr>
        <w:tab/>
        <w:t xml:space="preserve">Price MN, Dehal PS, Arkin AP. FastTree 2 – Approximately Maximum-Likelihood Trees for Large Alignments. </w:t>
      </w:r>
      <w:r w:rsidRPr="001833A1">
        <w:rPr>
          <w:rFonts w:cs="Times New Roman"/>
          <w:i/>
          <w:iCs/>
        </w:rPr>
        <w:t>PLOS ONE</w:t>
      </w:r>
      <w:r w:rsidRPr="001833A1">
        <w:rPr>
          <w:rFonts w:cs="Times New Roman"/>
        </w:rPr>
        <w:t xml:space="preserve"> 2010;</w:t>
      </w:r>
      <w:r w:rsidRPr="001833A1">
        <w:rPr>
          <w:rFonts w:cs="Times New Roman"/>
          <w:b/>
          <w:bCs/>
        </w:rPr>
        <w:t>5</w:t>
      </w:r>
      <w:r w:rsidRPr="001833A1">
        <w:rPr>
          <w:rFonts w:cs="Times New Roman"/>
        </w:rPr>
        <w:t>:e9490. https://doi.org/10.1371/journal.pone.0009490</w:t>
      </w:r>
    </w:p>
    <w:p w14:paraId="50B727B2" w14:textId="77777777" w:rsidR="001833A1" w:rsidRPr="001833A1" w:rsidRDefault="001833A1" w:rsidP="001833A1">
      <w:pPr>
        <w:pStyle w:val="Bibliography"/>
        <w:rPr>
          <w:rFonts w:cs="Times New Roman"/>
        </w:rPr>
      </w:pPr>
      <w:r w:rsidRPr="001833A1">
        <w:rPr>
          <w:rFonts w:cs="Times New Roman"/>
        </w:rPr>
        <w:lastRenderedPageBreak/>
        <w:t xml:space="preserve">9. </w:t>
      </w:r>
      <w:r w:rsidRPr="001833A1">
        <w:rPr>
          <w:rFonts w:cs="Times New Roman"/>
        </w:rPr>
        <w:tab/>
        <w:t xml:space="preserve">Paradis E et al. ape: Analyses of phylogenetics and evolution. 2023. </w:t>
      </w:r>
    </w:p>
    <w:p w14:paraId="1D7AA764" w14:textId="77777777" w:rsidR="001833A1" w:rsidRPr="001833A1" w:rsidRDefault="001833A1" w:rsidP="001833A1">
      <w:pPr>
        <w:pStyle w:val="Bibliography"/>
        <w:rPr>
          <w:rFonts w:cs="Times New Roman"/>
        </w:rPr>
      </w:pPr>
      <w:r w:rsidRPr="001833A1">
        <w:rPr>
          <w:rFonts w:cs="Times New Roman"/>
        </w:rPr>
        <w:t xml:space="preserve">10. </w:t>
      </w:r>
      <w:r w:rsidRPr="001833A1">
        <w:rPr>
          <w:rFonts w:cs="Times New Roman"/>
        </w:rPr>
        <w:tab/>
        <w:t xml:space="preserve">McMurdie PJ, Holmes S. phyloseq: An R package for reproducible interactive analysis and graphics of microbiome census data. </w:t>
      </w:r>
      <w:r w:rsidRPr="001833A1">
        <w:rPr>
          <w:rFonts w:cs="Times New Roman"/>
          <w:i/>
          <w:iCs/>
        </w:rPr>
        <w:t>PLoS ONE</w:t>
      </w:r>
      <w:r w:rsidRPr="001833A1">
        <w:rPr>
          <w:rFonts w:cs="Times New Roman"/>
        </w:rPr>
        <w:t xml:space="preserve"> 2013;</w:t>
      </w:r>
      <w:r w:rsidRPr="001833A1">
        <w:rPr>
          <w:rFonts w:cs="Times New Roman"/>
          <w:b/>
          <w:bCs/>
        </w:rPr>
        <w:t>8</w:t>
      </w:r>
      <w:r w:rsidRPr="001833A1">
        <w:rPr>
          <w:rFonts w:cs="Times New Roman"/>
        </w:rPr>
        <w:t xml:space="preserve">:e61217. </w:t>
      </w:r>
    </w:p>
    <w:p w14:paraId="057464FF" w14:textId="77777777" w:rsidR="001833A1" w:rsidRPr="001833A1" w:rsidRDefault="001833A1" w:rsidP="001833A1">
      <w:pPr>
        <w:pStyle w:val="Bibliography"/>
        <w:rPr>
          <w:rFonts w:cs="Times New Roman"/>
        </w:rPr>
      </w:pPr>
      <w:r w:rsidRPr="001833A1">
        <w:rPr>
          <w:rFonts w:cs="Times New Roman"/>
        </w:rPr>
        <w:t xml:space="preserve">11. </w:t>
      </w:r>
      <w:r w:rsidRPr="001833A1">
        <w:rPr>
          <w:rFonts w:cs="Times New Roman"/>
        </w:rPr>
        <w:tab/>
        <w:t xml:space="preserve">Wolodzko T. extraDistr: Additional univariate and multivariate distributions. 2023. </w:t>
      </w:r>
    </w:p>
    <w:p w14:paraId="5D5350EB" w14:textId="77777777" w:rsidR="001833A1" w:rsidRPr="001833A1" w:rsidRDefault="001833A1" w:rsidP="001833A1">
      <w:pPr>
        <w:pStyle w:val="Bibliography"/>
        <w:rPr>
          <w:rFonts w:cs="Times New Roman"/>
        </w:rPr>
      </w:pPr>
      <w:r w:rsidRPr="001833A1">
        <w:rPr>
          <w:rFonts w:cs="Times New Roman"/>
        </w:rPr>
        <w:t xml:space="preserve">12. </w:t>
      </w:r>
      <w:r w:rsidRPr="001833A1">
        <w:rPr>
          <w:rFonts w:cs="Times New Roman"/>
        </w:rPr>
        <w:tab/>
        <w:t xml:space="preserve">Oksanen J et al. vegan: Community ecology package. 2022. </w:t>
      </w:r>
    </w:p>
    <w:p w14:paraId="60542FBF" w14:textId="77777777" w:rsidR="001833A1" w:rsidRPr="001833A1" w:rsidRDefault="001833A1" w:rsidP="001833A1">
      <w:pPr>
        <w:pStyle w:val="Bibliography"/>
        <w:rPr>
          <w:rFonts w:cs="Times New Roman"/>
        </w:rPr>
      </w:pPr>
      <w:r w:rsidRPr="001833A1">
        <w:rPr>
          <w:rFonts w:cs="Times New Roman"/>
        </w:rPr>
        <w:t xml:space="preserve">13. </w:t>
      </w:r>
      <w:r w:rsidRPr="001833A1">
        <w:rPr>
          <w:rFonts w:cs="Times New Roman"/>
        </w:rPr>
        <w:tab/>
        <w:t xml:space="preserve">Chen J et al. Associating microbiome composition with environmental covariates using generalized UniFrac distances. </w:t>
      </w:r>
      <w:r w:rsidRPr="001833A1">
        <w:rPr>
          <w:rFonts w:cs="Times New Roman"/>
          <w:i/>
          <w:iCs/>
        </w:rPr>
        <w:t>Bioinformatics</w:t>
      </w:r>
      <w:r w:rsidRPr="001833A1">
        <w:rPr>
          <w:rFonts w:cs="Times New Roman"/>
        </w:rPr>
        <w:t xml:space="preserve"> 2012;</w:t>
      </w:r>
      <w:r w:rsidRPr="001833A1">
        <w:rPr>
          <w:rFonts w:cs="Times New Roman"/>
          <w:b/>
          <w:bCs/>
        </w:rPr>
        <w:t>28</w:t>
      </w:r>
      <w:r w:rsidRPr="001833A1">
        <w:rPr>
          <w:rFonts w:cs="Times New Roman"/>
        </w:rPr>
        <w:t>:2106–2113. https://doi.org/10.1093/bioinformatics/bts342</w:t>
      </w:r>
    </w:p>
    <w:p w14:paraId="18B88D34" w14:textId="77777777" w:rsidR="001833A1" w:rsidRPr="001833A1" w:rsidRDefault="001833A1" w:rsidP="001833A1">
      <w:pPr>
        <w:pStyle w:val="Bibliography"/>
        <w:rPr>
          <w:rFonts w:cs="Times New Roman"/>
        </w:rPr>
      </w:pPr>
      <w:r w:rsidRPr="001833A1">
        <w:rPr>
          <w:rFonts w:cs="Times New Roman"/>
        </w:rPr>
        <w:t xml:space="preserve">14. </w:t>
      </w:r>
      <w:r w:rsidRPr="001833A1">
        <w:rPr>
          <w:rFonts w:cs="Times New Roman"/>
        </w:rPr>
        <w:tab/>
        <w:t xml:space="preserve">Mersmann O. microbenchmark: Accurate timing functions. 2024. </w:t>
      </w:r>
    </w:p>
    <w:p w14:paraId="7B0DBD0F" w14:textId="77777777" w:rsidR="001833A1" w:rsidRPr="001833A1" w:rsidRDefault="001833A1" w:rsidP="001833A1">
      <w:pPr>
        <w:pStyle w:val="Bibliography"/>
        <w:rPr>
          <w:rFonts w:cs="Times New Roman"/>
        </w:rPr>
      </w:pPr>
      <w:r w:rsidRPr="001833A1">
        <w:rPr>
          <w:rFonts w:cs="Times New Roman"/>
        </w:rPr>
        <w:t xml:space="preserve">15. </w:t>
      </w:r>
      <w:r w:rsidRPr="001833A1">
        <w:rPr>
          <w:rFonts w:cs="Times New Roman"/>
        </w:rPr>
        <w:tab/>
        <w:t xml:space="preserve">Wright RJ, Langille MGI. PICRUSt2-SC: an update to the reference database used for functional prediction within PICRUSt2. </w:t>
      </w:r>
      <w:r w:rsidRPr="001833A1">
        <w:rPr>
          <w:rFonts w:cs="Times New Roman"/>
          <w:i/>
          <w:iCs/>
        </w:rPr>
        <w:t>Bioinformatics</w:t>
      </w:r>
      <w:r w:rsidRPr="001833A1">
        <w:rPr>
          <w:rFonts w:cs="Times New Roman"/>
        </w:rPr>
        <w:t xml:space="preserve"> 2025;</w:t>
      </w:r>
      <w:r w:rsidRPr="001833A1">
        <w:rPr>
          <w:rFonts w:cs="Times New Roman"/>
          <w:b/>
          <w:bCs/>
        </w:rPr>
        <w:t>41</w:t>
      </w:r>
      <w:r w:rsidRPr="001833A1">
        <w:rPr>
          <w:rFonts w:cs="Times New Roman"/>
        </w:rPr>
        <w:t>:btaf269. https://doi.org/10.1093/bioinformatics/btaf269</w:t>
      </w:r>
    </w:p>
    <w:p w14:paraId="591AD8FE" w14:textId="77777777" w:rsidR="001833A1" w:rsidRPr="001833A1" w:rsidRDefault="001833A1" w:rsidP="001833A1">
      <w:pPr>
        <w:pStyle w:val="Bibliography"/>
        <w:rPr>
          <w:rFonts w:cs="Times New Roman"/>
        </w:rPr>
      </w:pPr>
      <w:r w:rsidRPr="001833A1">
        <w:rPr>
          <w:rFonts w:cs="Times New Roman"/>
        </w:rPr>
        <w:t xml:space="preserve">16. </w:t>
      </w:r>
      <w:r w:rsidRPr="001833A1">
        <w:rPr>
          <w:rFonts w:cs="Times New Roman"/>
        </w:rPr>
        <w:tab/>
        <w:t xml:space="preserve">Props R et al. Absolute quantification of microbial taxon abundances. </w:t>
      </w:r>
      <w:r w:rsidRPr="001833A1">
        <w:rPr>
          <w:rFonts w:cs="Times New Roman"/>
          <w:i/>
          <w:iCs/>
        </w:rPr>
        <w:t>ISME J</w:t>
      </w:r>
      <w:r w:rsidRPr="001833A1">
        <w:rPr>
          <w:rFonts w:cs="Times New Roman"/>
        </w:rPr>
        <w:t xml:space="preserve"> 2017;</w:t>
      </w:r>
      <w:r w:rsidRPr="001833A1">
        <w:rPr>
          <w:rFonts w:cs="Times New Roman"/>
          <w:b/>
          <w:bCs/>
        </w:rPr>
        <w:t>11</w:t>
      </w:r>
      <w:r w:rsidRPr="001833A1">
        <w:rPr>
          <w:rFonts w:cs="Times New Roman"/>
        </w:rPr>
        <w:t>:584–587. https://doi.org/10.1038/ismej.2016.117</w:t>
      </w:r>
    </w:p>
    <w:p w14:paraId="76035B5E" w14:textId="77777777" w:rsidR="001833A1" w:rsidRPr="001833A1" w:rsidRDefault="001833A1" w:rsidP="001833A1">
      <w:pPr>
        <w:pStyle w:val="Bibliography"/>
        <w:rPr>
          <w:rFonts w:cs="Times New Roman"/>
        </w:rPr>
      </w:pPr>
      <w:r w:rsidRPr="001833A1">
        <w:rPr>
          <w:rFonts w:cs="Times New Roman"/>
        </w:rPr>
        <w:t xml:space="preserve">17. </w:t>
      </w:r>
      <w:r w:rsidRPr="001833A1">
        <w:rPr>
          <w:rFonts w:cs="Times New Roman"/>
        </w:rPr>
        <w:tab/>
        <w:t xml:space="preserve">R Core Team. R: A language and environment for statistical computing. Vienna, Austria: R Foundation for Statistical Computing, 2022. </w:t>
      </w:r>
    </w:p>
    <w:p w14:paraId="79D50FD8" w14:textId="77777777" w:rsidR="001833A1" w:rsidRPr="001833A1" w:rsidRDefault="001833A1" w:rsidP="001833A1">
      <w:pPr>
        <w:pStyle w:val="Bibliography"/>
        <w:rPr>
          <w:rFonts w:cs="Times New Roman"/>
        </w:rPr>
      </w:pPr>
      <w:r w:rsidRPr="001833A1">
        <w:rPr>
          <w:rFonts w:cs="Times New Roman"/>
        </w:rPr>
        <w:t xml:space="preserve">18. </w:t>
      </w:r>
      <w:r w:rsidRPr="001833A1">
        <w:rPr>
          <w:rFonts w:cs="Times New Roman"/>
        </w:rPr>
        <w:tab/>
        <w:t xml:space="preserve">RStudio Team. RStudio: Integrated Development Environment for R. Boston, MA: RStudio, PBC., 2020. </w:t>
      </w:r>
    </w:p>
    <w:p w14:paraId="7DCDC47B" w14:textId="77777777" w:rsidR="001833A1" w:rsidRPr="001833A1" w:rsidRDefault="001833A1" w:rsidP="001833A1">
      <w:pPr>
        <w:pStyle w:val="Bibliography"/>
        <w:rPr>
          <w:rFonts w:cs="Times New Roman"/>
        </w:rPr>
      </w:pPr>
      <w:r w:rsidRPr="001833A1">
        <w:rPr>
          <w:rFonts w:cs="Times New Roman"/>
        </w:rPr>
        <w:t xml:space="preserve">19. </w:t>
      </w:r>
      <w:r w:rsidRPr="001833A1">
        <w:rPr>
          <w:rFonts w:cs="Times New Roman"/>
        </w:rPr>
        <w:tab/>
        <w:t xml:space="preserve">Wickham H. tidyverse: Easily install and load the tidyverse. 2023. </w:t>
      </w:r>
    </w:p>
    <w:p w14:paraId="59F79BFE" w14:textId="77777777" w:rsidR="001833A1" w:rsidRPr="001833A1" w:rsidRDefault="001833A1" w:rsidP="001833A1">
      <w:pPr>
        <w:pStyle w:val="Bibliography"/>
        <w:rPr>
          <w:rFonts w:cs="Times New Roman"/>
        </w:rPr>
      </w:pPr>
      <w:r w:rsidRPr="001833A1">
        <w:rPr>
          <w:rFonts w:cs="Times New Roman"/>
        </w:rPr>
        <w:t xml:space="preserve">20. </w:t>
      </w:r>
      <w:r w:rsidRPr="001833A1">
        <w:rPr>
          <w:rFonts w:cs="Times New Roman"/>
        </w:rPr>
        <w:tab/>
        <w:t xml:space="preserve">Xu S et al. Ggtree: A serialized data object for visualization of a phylogenetic tree and annotation data. </w:t>
      </w:r>
      <w:r w:rsidRPr="001833A1">
        <w:rPr>
          <w:rFonts w:cs="Times New Roman"/>
          <w:i/>
          <w:iCs/>
        </w:rPr>
        <w:t>iMeta</w:t>
      </w:r>
      <w:r w:rsidRPr="001833A1">
        <w:rPr>
          <w:rFonts w:cs="Times New Roman"/>
        </w:rPr>
        <w:t xml:space="preserve"> 2022;</w:t>
      </w:r>
      <w:r w:rsidRPr="001833A1">
        <w:rPr>
          <w:rFonts w:cs="Times New Roman"/>
          <w:b/>
          <w:bCs/>
        </w:rPr>
        <w:t>1</w:t>
      </w:r>
      <w:r w:rsidRPr="001833A1">
        <w:rPr>
          <w:rFonts w:cs="Times New Roman"/>
        </w:rPr>
        <w:t>:e56. https://doi.org/10.1002/imt2.56</w:t>
      </w:r>
    </w:p>
    <w:p w14:paraId="0B283C1D" w14:textId="77777777" w:rsidR="001833A1" w:rsidRPr="001833A1" w:rsidRDefault="001833A1" w:rsidP="001833A1">
      <w:pPr>
        <w:pStyle w:val="Bibliography"/>
        <w:rPr>
          <w:rFonts w:cs="Times New Roman"/>
        </w:rPr>
      </w:pPr>
      <w:r w:rsidRPr="001833A1">
        <w:rPr>
          <w:rFonts w:cs="Times New Roman"/>
        </w:rPr>
        <w:t xml:space="preserve">21. </w:t>
      </w:r>
      <w:r w:rsidRPr="001833A1">
        <w:rPr>
          <w:rFonts w:cs="Times New Roman"/>
        </w:rPr>
        <w:tab/>
        <w:t xml:space="preserve">Pedersen TL. patchwork: The composer of plots. 2024. </w:t>
      </w:r>
    </w:p>
    <w:p w14:paraId="2196DA09" w14:textId="77777777" w:rsidR="001833A1" w:rsidRPr="001833A1" w:rsidRDefault="001833A1" w:rsidP="001833A1">
      <w:pPr>
        <w:pStyle w:val="Bibliography"/>
        <w:rPr>
          <w:rFonts w:cs="Times New Roman"/>
        </w:rPr>
      </w:pPr>
      <w:r w:rsidRPr="001833A1">
        <w:rPr>
          <w:rFonts w:cs="Times New Roman"/>
        </w:rPr>
        <w:t xml:space="preserve">22. </w:t>
      </w:r>
      <w:r w:rsidRPr="001833A1">
        <w:rPr>
          <w:rFonts w:cs="Times New Roman"/>
        </w:rPr>
        <w:tab/>
        <w:t xml:space="preserve">Blake K. NatParksPalettes: Color palettes inspired by national parks. 2022. </w:t>
      </w:r>
    </w:p>
    <w:p w14:paraId="33375945" w14:textId="77777777" w:rsidR="001833A1" w:rsidRPr="001833A1" w:rsidRDefault="001833A1" w:rsidP="001833A1">
      <w:pPr>
        <w:pStyle w:val="Bibliography"/>
        <w:rPr>
          <w:rFonts w:cs="Times New Roman"/>
        </w:rPr>
      </w:pPr>
      <w:r w:rsidRPr="001833A1">
        <w:rPr>
          <w:rFonts w:cs="Times New Roman"/>
        </w:rPr>
        <w:lastRenderedPageBreak/>
        <w:t xml:space="preserve">23. </w:t>
      </w:r>
      <w:r w:rsidRPr="001833A1">
        <w:rPr>
          <w:rFonts w:cs="Times New Roman"/>
        </w:rPr>
        <w:tab/>
        <w:t xml:space="preserve">Robinson D, Hayes A, Couch S. broom: Convert statistical objects into tidy tibbles. 2023. </w:t>
      </w:r>
    </w:p>
    <w:p w14:paraId="6D688946" w14:textId="77777777" w:rsidR="001833A1" w:rsidRPr="001833A1" w:rsidRDefault="001833A1" w:rsidP="001833A1">
      <w:pPr>
        <w:pStyle w:val="Bibliography"/>
        <w:rPr>
          <w:rFonts w:cs="Times New Roman"/>
        </w:rPr>
      </w:pPr>
      <w:r w:rsidRPr="001833A1">
        <w:rPr>
          <w:rFonts w:cs="Times New Roman"/>
        </w:rPr>
        <w:t xml:space="preserve">24. </w:t>
      </w:r>
      <w:r w:rsidRPr="001833A1">
        <w:rPr>
          <w:rFonts w:cs="Times New Roman"/>
        </w:rPr>
        <w:tab/>
        <w:t xml:space="preserve">Kuhn M, Jackson S, Cimentada J. corrr: Correlations in R. 2022. </w:t>
      </w:r>
    </w:p>
    <w:p w14:paraId="5E674122" w14:textId="77777777" w:rsidR="001833A1" w:rsidRPr="001833A1" w:rsidRDefault="001833A1" w:rsidP="001833A1">
      <w:pPr>
        <w:pStyle w:val="Bibliography"/>
        <w:rPr>
          <w:rFonts w:cs="Times New Roman"/>
        </w:rPr>
      </w:pPr>
      <w:r w:rsidRPr="001833A1">
        <w:rPr>
          <w:rFonts w:cs="Times New Roman"/>
        </w:rPr>
        <w:t xml:space="preserve">25. </w:t>
      </w:r>
      <w:r w:rsidRPr="001833A1">
        <w:rPr>
          <w:rFonts w:cs="Times New Roman"/>
        </w:rPr>
        <w:tab/>
        <w:t xml:space="preserve">Ushey K, Wickham H. renv: Project environments. 2024. </w:t>
      </w:r>
    </w:p>
    <w:p w14:paraId="3A3A952F" w14:textId="77777777" w:rsidR="001833A1" w:rsidRPr="001833A1" w:rsidRDefault="001833A1" w:rsidP="001833A1">
      <w:pPr>
        <w:pStyle w:val="Bibliography"/>
        <w:rPr>
          <w:rFonts w:cs="Times New Roman"/>
        </w:rPr>
      </w:pPr>
      <w:r w:rsidRPr="001833A1">
        <w:rPr>
          <w:rFonts w:cs="Times New Roman"/>
        </w:rPr>
        <w:t xml:space="preserve">26. </w:t>
      </w:r>
      <w:r w:rsidRPr="001833A1">
        <w:rPr>
          <w:rFonts w:cs="Times New Roman"/>
        </w:rPr>
        <w:tab/>
        <w:t xml:space="preserve">Kassambara A. ggpubr: ggplot2 based publication ready plots. 2023. </w:t>
      </w:r>
    </w:p>
    <w:p w14:paraId="747A1220" w14:textId="77777777" w:rsidR="001833A1" w:rsidRPr="001833A1" w:rsidRDefault="001833A1" w:rsidP="001833A1">
      <w:pPr>
        <w:pStyle w:val="Bibliography"/>
        <w:rPr>
          <w:rFonts w:cs="Times New Roman"/>
        </w:rPr>
      </w:pPr>
      <w:r w:rsidRPr="001833A1">
        <w:rPr>
          <w:rFonts w:cs="Times New Roman"/>
        </w:rPr>
        <w:t xml:space="preserve">27. </w:t>
      </w:r>
      <w:r w:rsidRPr="001833A1">
        <w:rPr>
          <w:rFonts w:cs="Times New Roman"/>
        </w:rPr>
        <w:tab/>
        <w:t xml:space="preserve">Martin M. Cutadapt removes adapter sequences from high-throughput sequencing reads. </w:t>
      </w:r>
      <w:r w:rsidRPr="001833A1">
        <w:rPr>
          <w:rFonts w:cs="Times New Roman"/>
          <w:i/>
          <w:iCs/>
        </w:rPr>
        <w:t>EMBnet.journal</w:t>
      </w:r>
      <w:r w:rsidRPr="001833A1">
        <w:rPr>
          <w:rFonts w:cs="Times New Roman"/>
        </w:rPr>
        <w:t xml:space="preserve"> 2011;</w:t>
      </w:r>
      <w:r w:rsidRPr="001833A1">
        <w:rPr>
          <w:rFonts w:cs="Times New Roman"/>
          <w:b/>
          <w:bCs/>
        </w:rPr>
        <w:t>17</w:t>
      </w:r>
      <w:r w:rsidRPr="001833A1">
        <w:rPr>
          <w:rFonts w:cs="Times New Roman"/>
        </w:rPr>
        <w:t>:10–12. https://doi.org/10.14806/ej.17.1.200</w:t>
      </w:r>
    </w:p>
    <w:p w14:paraId="0A163E9A" w14:textId="77777777" w:rsidR="001833A1" w:rsidRPr="001833A1" w:rsidRDefault="001833A1" w:rsidP="001833A1">
      <w:pPr>
        <w:pStyle w:val="Bibliography"/>
        <w:rPr>
          <w:rFonts w:cs="Times New Roman"/>
        </w:rPr>
      </w:pPr>
      <w:r w:rsidRPr="001833A1">
        <w:rPr>
          <w:rFonts w:cs="Times New Roman"/>
        </w:rPr>
        <w:t xml:space="preserve">28. </w:t>
      </w:r>
      <w:r w:rsidRPr="001833A1">
        <w:rPr>
          <w:rFonts w:cs="Times New Roman"/>
        </w:rPr>
        <w:tab/>
        <w:t xml:space="preserve">Douglas GM et al. PICRUSt2 for prediction of metagenome functions. </w:t>
      </w:r>
      <w:r w:rsidRPr="001833A1">
        <w:rPr>
          <w:rFonts w:cs="Times New Roman"/>
          <w:i/>
          <w:iCs/>
        </w:rPr>
        <w:t>Nat Biotechnol</w:t>
      </w:r>
      <w:r w:rsidRPr="001833A1">
        <w:rPr>
          <w:rFonts w:cs="Times New Roman"/>
        </w:rPr>
        <w:t xml:space="preserve"> 2020;</w:t>
      </w:r>
      <w:r w:rsidRPr="001833A1">
        <w:rPr>
          <w:rFonts w:cs="Times New Roman"/>
          <w:b/>
          <w:bCs/>
        </w:rPr>
        <w:t>38</w:t>
      </w:r>
      <w:r w:rsidRPr="001833A1">
        <w:rPr>
          <w:rFonts w:cs="Times New Roman"/>
        </w:rPr>
        <w:t>:685–688. https://doi.org/10.1038/s41587-020-0548-6</w:t>
      </w:r>
    </w:p>
    <w:p w14:paraId="126C5FDB" w14:textId="77777777" w:rsidR="001833A1" w:rsidRPr="001833A1" w:rsidRDefault="001833A1" w:rsidP="001833A1">
      <w:pPr>
        <w:pStyle w:val="Bibliography"/>
        <w:rPr>
          <w:rFonts w:cs="Times New Roman"/>
        </w:rPr>
      </w:pPr>
      <w:r w:rsidRPr="001833A1">
        <w:rPr>
          <w:rFonts w:cs="Times New Roman"/>
        </w:rPr>
        <w:t xml:space="preserve">29. </w:t>
      </w:r>
      <w:r w:rsidRPr="001833A1">
        <w:rPr>
          <w:rFonts w:cs="Times New Roman"/>
        </w:rPr>
        <w:tab/>
        <w:t xml:space="preserve">McMurdie PJ, Paulson JN. biomformat: An interface package for the BIOM file format. 2023. </w:t>
      </w:r>
    </w:p>
    <w:p w14:paraId="3F9CBFBD" w14:textId="62A61A17" w:rsidR="00230C54" w:rsidRPr="00230C54" w:rsidRDefault="00230C54" w:rsidP="001833A1">
      <w:pPr>
        <w:pStyle w:val="Bibliography"/>
        <w:rPr>
          <w:b/>
          <w:bCs/>
        </w:rPr>
      </w:pPr>
      <w:r>
        <w:rPr>
          <w:b/>
          <w:bCs/>
        </w:rPr>
        <w:fldChar w:fldCharType="end"/>
      </w:r>
      <w:bookmarkEnd w:id="0"/>
      <w:bookmarkEnd w:id="2"/>
      <w:bookmarkEnd w:id="67"/>
    </w:p>
    <w:sectPr w:rsidR="00230C54" w:rsidRPr="00230C54" w:rsidSect="00147DD2">
      <w:footerReference w:type="even" r:id="rId16"/>
      <w:footerReference w:type="default" r:id="rId1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2BE25" w14:textId="77777777" w:rsidR="00A8173E" w:rsidRDefault="00A8173E" w:rsidP="00147DD2">
      <w:pPr>
        <w:spacing w:after="0"/>
      </w:pPr>
      <w:r>
        <w:separator/>
      </w:r>
    </w:p>
  </w:endnote>
  <w:endnote w:type="continuationSeparator" w:id="0">
    <w:p w14:paraId="501BF100" w14:textId="77777777" w:rsidR="00A8173E" w:rsidRDefault="00A8173E" w:rsidP="00147DD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85491"/>
      <w:docPartObj>
        <w:docPartGallery w:val="Page Numbers (Bottom of Page)"/>
        <w:docPartUnique/>
      </w:docPartObj>
    </w:sdtPr>
    <w:sdtContent>
      <w:p w14:paraId="34D0B86A" w14:textId="0FCEF025"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B696191" w14:textId="77777777" w:rsidR="00147DD2" w:rsidRDefault="00147D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7514670"/>
      <w:docPartObj>
        <w:docPartGallery w:val="Page Numbers (Bottom of Page)"/>
        <w:docPartUnique/>
      </w:docPartObj>
    </w:sdtPr>
    <w:sdtContent>
      <w:p w14:paraId="1A486D0A" w14:textId="7C5646C6" w:rsidR="00147DD2" w:rsidRDefault="00147DD2" w:rsidP="00254A9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A76CAA1" w14:textId="77777777" w:rsidR="00147DD2" w:rsidRDefault="00147D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97B5" w14:textId="77777777" w:rsidR="00A8173E" w:rsidRDefault="00A8173E" w:rsidP="00147DD2">
      <w:pPr>
        <w:spacing w:after="0"/>
      </w:pPr>
      <w:r>
        <w:separator/>
      </w:r>
    </w:p>
  </w:footnote>
  <w:footnote w:type="continuationSeparator" w:id="0">
    <w:p w14:paraId="47278B4D" w14:textId="77777777" w:rsidR="00A8173E" w:rsidRDefault="00A8173E" w:rsidP="00147DD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E454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11629277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ugustus Raymond Pendleton">
    <w15:presenceInfo w15:providerId="AD" w15:userId="S::arp277@cornell.edu::8e2ba5de-7db6-4e90-909e-356d96f144c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7C7"/>
    <w:rsid w:val="000520A9"/>
    <w:rsid w:val="00054B18"/>
    <w:rsid w:val="0007412E"/>
    <w:rsid w:val="00074770"/>
    <w:rsid w:val="00130372"/>
    <w:rsid w:val="00140A51"/>
    <w:rsid w:val="0014771B"/>
    <w:rsid w:val="00147DD2"/>
    <w:rsid w:val="0016397E"/>
    <w:rsid w:val="00171171"/>
    <w:rsid w:val="001833A1"/>
    <w:rsid w:val="0018719C"/>
    <w:rsid w:val="001C27F1"/>
    <w:rsid w:val="001E41F9"/>
    <w:rsid w:val="001F48B6"/>
    <w:rsid w:val="00230C54"/>
    <w:rsid w:val="00264D3A"/>
    <w:rsid w:val="00280F5F"/>
    <w:rsid w:val="0029000C"/>
    <w:rsid w:val="003207B7"/>
    <w:rsid w:val="00360A10"/>
    <w:rsid w:val="003F2CE2"/>
    <w:rsid w:val="003F4E19"/>
    <w:rsid w:val="00473F55"/>
    <w:rsid w:val="00484B8C"/>
    <w:rsid w:val="004928FB"/>
    <w:rsid w:val="00536AE4"/>
    <w:rsid w:val="00541927"/>
    <w:rsid w:val="00575928"/>
    <w:rsid w:val="0059681F"/>
    <w:rsid w:val="005A1920"/>
    <w:rsid w:val="005E5B28"/>
    <w:rsid w:val="006346B8"/>
    <w:rsid w:val="006D66FB"/>
    <w:rsid w:val="006E7F10"/>
    <w:rsid w:val="00754431"/>
    <w:rsid w:val="00776077"/>
    <w:rsid w:val="007A655D"/>
    <w:rsid w:val="007C3321"/>
    <w:rsid w:val="007C375A"/>
    <w:rsid w:val="007D6A7F"/>
    <w:rsid w:val="00816B36"/>
    <w:rsid w:val="00871CDA"/>
    <w:rsid w:val="00876148"/>
    <w:rsid w:val="008D3DD3"/>
    <w:rsid w:val="009147AC"/>
    <w:rsid w:val="009633F0"/>
    <w:rsid w:val="009F47C7"/>
    <w:rsid w:val="00A14351"/>
    <w:rsid w:val="00A4105D"/>
    <w:rsid w:val="00A805AC"/>
    <w:rsid w:val="00A8173E"/>
    <w:rsid w:val="00AF4B4B"/>
    <w:rsid w:val="00B60C77"/>
    <w:rsid w:val="00BA32DD"/>
    <w:rsid w:val="00BC6D15"/>
    <w:rsid w:val="00C41F60"/>
    <w:rsid w:val="00C90095"/>
    <w:rsid w:val="00D4082A"/>
    <w:rsid w:val="00D51502"/>
    <w:rsid w:val="00E06C19"/>
    <w:rsid w:val="00E2118A"/>
    <w:rsid w:val="00E71EDF"/>
    <w:rsid w:val="00E85AC8"/>
    <w:rsid w:val="00E93107"/>
    <w:rsid w:val="00EA1580"/>
    <w:rsid w:val="00F574CD"/>
    <w:rsid w:val="00F71C12"/>
    <w:rsid w:val="00FA7BD7"/>
    <w:rsid w:val="00FC648A"/>
    <w:rsid w:val="00FE44D6"/>
    <w:rsid w:val="00FE5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791A2"/>
  <w15:docId w15:val="{585B83B5-8220-FA49-B8CB-D22076F08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833A1"/>
    <w:rPr>
      <w:rFonts w:ascii="Times New Roman" w:hAnsi="Times New Roman"/>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pPr>
      <w:tabs>
        <w:tab w:val="left" w:pos="500"/>
      </w:tabs>
      <w:spacing w:after="0" w:line="480" w:lineRule="auto"/>
      <w:ind w:left="504" w:hanging="504"/>
    </w:p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LineNumber">
    <w:name w:val="line number"/>
    <w:basedOn w:val="DefaultParagraphFont"/>
    <w:rsid w:val="00147DD2"/>
    <w:rPr>
      <w:rFonts w:ascii="Times New Roman" w:hAnsi="Times New Roman"/>
      <w:sz w:val="20"/>
    </w:rPr>
  </w:style>
  <w:style w:type="paragraph" w:styleId="Footer">
    <w:name w:val="footer"/>
    <w:basedOn w:val="Normal"/>
    <w:link w:val="FooterChar"/>
    <w:rsid w:val="00147DD2"/>
    <w:pPr>
      <w:tabs>
        <w:tab w:val="center" w:pos="4680"/>
        <w:tab w:val="right" w:pos="9360"/>
      </w:tabs>
      <w:spacing w:after="0"/>
    </w:pPr>
  </w:style>
  <w:style w:type="character" w:customStyle="1" w:styleId="FooterChar">
    <w:name w:val="Footer Char"/>
    <w:basedOn w:val="DefaultParagraphFont"/>
    <w:link w:val="Footer"/>
    <w:rsid w:val="00147DD2"/>
    <w:rPr>
      <w:rFonts w:ascii="Times New Roman" w:hAnsi="Times New Roman"/>
    </w:rPr>
  </w:style>
  <w:style w:type="character" w:styleId="PageNumber">
    <w:name w:val="page number"/>
    <w:basedOn w:val="DefaultParagraphFont"/>
    <w:rsid w:val="00147DD2"/>
  </w:style>
  <w:style w:type="character" w:styleId="FollowedHyperlink">
    <w:name w:val="FollowedHyperlink"/>
    <w:basedOn w:val="DefaultParagraphFont"/>
    <w:rsid w:val="00FE5A7D"/>
    <w:rPr>
      <w:color w:val="96607D" w:themeColor="followedHyperlink"/>
      <w:u w:val="single"/>
    </w:rPr>
  </w:style>
  <w:style w:type="character" w:styleId="CommentReference">
    <w:name w:val="annotation reference"/>
    <w:basedOn w:val="DefaultParagraphFont"/>
    <w:rsid w:val="00054B18"/>
    <w:rPr>
      <w:sz w:val="16"/>
      <w:szCs w:val="16"/>
    </w:rPr>
  </w:style>
  <w:style w:type="paragraph" w:styleId="CommentText">
    <w:name w:val="annotation text"/>
    <w:basedOn w:val="Normal"/>
    <w:link w:val="CommentTextChar"/>
    <w:rsid w:val="00054B18"/>
    <w:rPr>
      <w:sz w:val="20"/>
      <w:szCs w:val="20"/>
    </w:rPr>
  </w:style>
  <w:style w:type="character" w:customStyle="1" w:styleId="CommentTextChar">
    <w:name w:val="Comment Text Char"/>
    <w:basedOn w:val="DefaultParagraphFont"/>
    <w:link w:val="CommentText"/>
    <w:rsid w:val="00054B18"/>
    <w:rPr>
      <w:rFonts w:ascii="Times New Roman" w:hAnsi="Times New Roman"/>
      <w:sz w:val="20"/>
      <w:szCs w:val="20"/>
    </w:rPr>
  </w:style>
  <w:style w:type="paragraph" w:styleId="CommentSubject">
    <w:name w:val="annotation subject"/>
    <w:basedOn w:val="CommentText"/>
    <w:next w:val="CommentText"/>
    <w:link w:val="CommentSubjectChar"/>
    <w:rsid w:val="00054B18"/>
    <w:rPr>
      <w:b/>
      <w:bCs/>
    </w:rPr>
  </w:style>
  <w:style w:type="character" w:customStyle="1" w:styleId="CommentSubjectChar">
    <w:name w:val="Comment Subject Char"/>
    <w:basedOn w:val="CommentTextChar"/>
    <w:link w:val="CommentSubject"/>
    <w:rsid w:val="00054B18"/>
    <w:rPr>
      <w:rFonts w:ascii="Times New Roman" w:hAnsi="Times New Roman"/>
      <w:b/>
      <w:bCs/>
      <w:sz w:val="20"/>
      <w:szCs w:val="20"/>
    </w:rPr>
  </w:style>
  <w:style w:type="character" w:styleId="PlaceholderText">
    <w:name w:val="Placeholder Text"/>
    <w:basedOn w:val="DefaultParagraphFont"/>
    <w:rsid w:val="00776077"/>
    <w:rPr>
      <w:color w:val="666666"/>
    </w:rPr>
  </w:style>
  <w:style w:type="character" w:styleId="UnresolvedMention">
    <w:name w:val="Unresolved Mention"/>
    <w:basedOn w:val="DefaultParagraphFont"/>
    <w:uiPriority w:val="99"/>
    <w:semiHidden/>
    <w:unhideWhenUsed/>
    <w:rsid w:val="007C375A"/>
    <w:rPr>
      <w:color w:val="605E5C"/>
      <w:shd w:val="clear" w:color="auto" w:fill="E1DFDD"/>
    </w:rPr>
  </w:style>
  <w:style w:type="paragraph" w:styleId="Revision">
    <w:name w:val="Revision"/>
    <w:hidden/>
    <w:rsid w:val="006E7F10"/>
    <w:pPr>
      <w:spacing w:after="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cbi.nlm.nih.gov/bioproject/?term=PRJNA575097"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MarschmiLab/GUniFrac" TargetMode="Externa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B0A7F-6764-8B45-AB21-11B594130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2058</Words>
  <Characters>12075</Characters>
  <Application>Microsoft Office Word</Application>
  <DocSecurity>0</DocSecurity>
  <Lines>267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Augustus Raymond Pendleton</dc:creator>
  <cp:keywords/>
  <cp:lastModifiedBy>Augustus Raymond Pendleton</cp:lastModifiedBy>
  <cp:revision>2</cp:revision>
  <dcterms:created xsi:type="dcterms:W3CDTF">2025-12-15T20:14:00Z</dcterms:created>
  <dcterms:modified xsi:type="dcterms:W3CDTF">2025-12-15T20:14:00Z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y fmtid="{D5CDD505-2E9C-101B-9397-08002B2CF9AE}" pid="4" name="ZOTERO_PREF_1">
    <vt:lpwstr>&lt;data data-version="3" zotero-version="7.0.29"&gt;&lt;session id="j5Qhd3D2"/&gt;&lt;style id="http://www.zotero.org/styles/the-isme-journal" hasBibliography="1" bibliographyStyleHasBeenSet="1"/&gt;&lt;prefs&gt;&lt;pref name="fieldType" value="Field"/&gt;&lt;/prefs&gt;&lt;/data&gt;</vt:lpwstr>
  </property>
</Properties>
</file>