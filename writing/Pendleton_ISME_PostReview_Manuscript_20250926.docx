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77777777" w:rsidR="0007048F" w:rsidRPr="000F0D90" w:rsidRDefault="0007048F" w:rsidP="0007048F">
      <w:pPr>
        <w:rPr>
          <w:b/>
          <w:bCs/>
          <w:rPrChange w:id="0" w:author="Augustus Raymond Pendleton" w:date="2025-09-29T12:04:00Z" w16du:dateUtc="2025-09-29T16:04:00Z">
            <w:rPr/>
          </w:rPrChange>
        </w:rPr>
      </w:pPr>
      <w:bookmarkStart w:id="1" w:name="X61920d043a979f98ebd741c77f7cdf38bae6db9"/>
      <w:r w:rsidRPr="000F0D90">
        <w:rPr>
          <w:b/>
          <w:bCs/>
          <w:rPrChange w:id="2" w:author="Augustus Raymond Pendleton" w:date="2025-09-29T12:04:00Z" w16du:dateUtc="2025-09-29T16:04:00Z">
            <w:rPr/>
          </w:rPrChange>
        </w:rPr>
        <w:t>Interpreting UniFrac with Absolute Abundance: A Conceptual and Practical Guide</w:t>
      </w:r>
    </w:p>
    <w:p w14:paraId="2E7AB754" w14:textId="77777777" w:rsidR="0007048F" w:rsidRPr="0007048F" w:rsidRDefault="0007048F" w:rsidP="0007048F">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rsidP="0007048F">
      <w:r w:rsidRPr="0007048F">
        <w:rPr>
          <w:vertAlign w:val="superscript"/>
        </w:rPr>
        <w:t>1</w:t>
      </w:r>
      <w:r w:rsidRPr="0007048F">
        <w:t>Department of Microbiology, Cornell University, 123 Wing Dr, Ithaca, NY 14850, USA</w:t>
      </w:r>
    </w:p>
    <w:p w14:paraId="5AA09167" w14:textId="3F44C2AE" w:rsidR="0007048F" w:rsidRPr="0007048F" w:rsidRDefault="0007048F" w:rsidP="0007048F">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rsidP="0007048F">
      <w:r w:rsidRPr="0007048F">
        <w:rPr>
          <w:b/>
          <w:bCs/>
        </w:rPr>
        <w:t>Author Contribution Statement:</w:t>
      </w:r>
      <w:r w:rsidRPr="0007048F">
        <w:t xml:space="preserve"> Both authors contributed equally to the manuscript.</w:t>
      </w:r>
    </w:p>
    <w:p w14:paraId="09A29008" w14:textId="07F5361C" w:rsidR="0007048F" w:rsidRPr="00496696" w:rsidRDefault="0007048F" w:rsidP="0007048F">
      <w:pPr>
        <w:rPr>
          <w:rFonts w:cs="Times New Roman"/>
        </w:rPr>
      </w:pPr>
      <w:r w:rsidRPr="0007048F">
        <w:rPr>
          <w:b/>
          <w:bCs/>
        </w:rPr>
        <w:t>Preprint servers:</w:t>
      </w:r>
      <w:r w:rsidRPr="0007048F">
        <w:t xml:space="preserve"> This article was submitted to </w:t>
      </w:r>
      <w:r w:rsidRPr="0007048F">
        <w:rPr>
          <w:i/>
          <w:iCs/>
        </w:rPr>
        <w:t>bioRxiv</w:t>
      </w:r>
      <w:r w:rsidRPr="0007048F">
        <w:t xml:space="preserve"> (doi</w:t>
      </w:r>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rsidP="0007048F">
      <w:r w:rsidRPr="0007048F">
        <w:rPr>
          <w:b/>
          <w:bCs/>
        </w:rPr>
        <w:t>Keywords:</w:t>
      </w:r>
      <w:r w:rsidRPr="0007048F">
        <w:t xml:space="preserve"> Microbial Ecology - Beta Diversity - Absolute Abundance - Bioinformatics - UniFrac</w:t>
      </w:r>
    </w:p>
    <w:p w14:paraId="04226092" w14:textId="38846CCA" w:rsidR="0007048F" w:rsidRPr="0007048F" w:rsidRDefault="0007048F" w:rsidP="0007048F">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r w:rsidRPr="0007048F">
        <w:rPr>
          <w:rStyle w:val="VerbatimChar"/>
          <w:rFonts w:ascii="Times New Roman" w:hAnsi="Times New Roman" w:cs="Times New Roman"/>
          <w:sz w:val="24"/>
        </w:rPr>
        <w:t>renv</w:t>
      </w:r>
      <w:r w:rsidRPr="0007048F">
        <w:t xml:space="preserve"> environment. All packages used for analysis are listed in Table S1.</w:t>
      </w:r>
    </w:p>
    <w:p w14:paraId="35DF76EA" w14:textId="77777777" w:rsidR="0007048F" w:rsidRPr="0007048F" w:rsidRDefault="0007048F" w:rsidP="0007048F">
      <w:r w:rsidRPr="0007048F">
        <w:br w:type="page"/>
      </w:r>
    </w:p>
    <w:p w14:paraId="58E1B97C" w14:textId="77777777" w:rsidR="0007048F" w:rsidRPr="00496696" w:rsidRDefault="0007048F" w:rsidP="0007048F">
      <w:pPr>
        <w:rPr>
          <w:b/>
          <w:bCs/>
        </w:rPr>
      </w:pPr>
      <w:bookmarkStart w:id="3" w:name="abstract"/>
      <w:r w:rsidRPr="00496696">
        <w:rPr>
          <w:b/>
          <w:bCs/>
        </w:rPr>
        <w:lastRenderedPageBreak/>
        <w:t>Abstract</w:t>
      </w:r>
    </w:p>
    <w:p w14:paraId="6695B903" w14:textId="43923D2C" w:rsidR="0007048F" w:rsidRPr="00533D53" w:rsidRDefault="0007048F" w:rsidP="0007048F">
      <w:r w:rsidRPr="0007048F">
        <w:t xml:space="preserve">Microbial ecologists routinely use </w:t>
      </w:r>
      <m:oMath>
        <m:r>
          <w:rPr>
            <w:rFonts w:ascii="Cambria Math" w:hAnsi="Cambria Math"/>
          </w:rPr>
          <m:t>β</m:t>
        </m:r>
      </m:oMath>
      <w:r w:rsidRPr="0007048F">
        <w:t xml:space="preserve">-diversity metrics to compare communities, yet these metrics vary in the ecological dimensions they capture. Popular for incorporating phylogenetic relationships, UniFrac distances default to relative abundance, omitting important variation in microbial load. As methods for estimating absolute abundance gain traction, incorporating this information into </w:t>
      </w:r>
      <m:oMath>
        <m:r>
          <w:rPr>
            <w:rFonts w:ascii="Cambria Math" w:hAnsi="Cambria Math"/>
          </w:rPr>
          <m:t>β</m:t>
        </m:r>
      </m:oMath>
      <w:r w:rsidRPr="0007048F">
        <w:t xml:space="preserve">-diversity analyses becomes essential. Here, we present </w:t>
      </w:r>
      <w:r w:rsidRPr="0007048F">
        <w:rPr>
          <w:i/>
          <w:iCs/>
        </w:rPr>
        <w:t>Absolute UniFrac</w:t>
      </w:r>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 variant of Weighted UniFrac that uses absolute abundances. Through simulations and a </w:t>
      </w:r>
      <w:ins w:id="4" w:author="Augustus Raymond Pendleton" w:date="2025-09-29T09:10:00Z" w16du:dateUtc="2025-09-29T13:10:00Z">
        <w:r w:rsidR="008A0D17">
          <w:t>reanalysis of four 16S metabarcoding datasets (from</w:t>
        </w:r>
      </w:ins>
      <w:ins w:id="5" w:author="Augustus Raymond Pendleton" w:date="2025-09-29T09:11:00Z" w16du:dateUtc="2025-09-29T13:11:00Z">
        <w:r w:rsidR="008A0D17">
          <w:t xml:space="preserve"> </w:t>
        </w:r>
      </w:ins>
      <w:ins w:id="6" w:author="Augustus Raymond Pendleton" w:date="2025-09-29T12:05:00Z" w16du:dateUtc="2025-09-29T16:05:00Z">
        <w:r w:rsidR="000F0D90">
          <w:t xml:space="preserve">a </w:t>
        </w:r>
      </w:ins>
      <w:ins w:id="7" w:author="Augustus Raymond Pendleton" w:date="2025-09-29T09:10:00Z" w16du:dateUtc="2025-09-29T13:10:00Z">
        <w:r w:rsidR="008A0D17">
          <w:t xml:space="preserve">nuclear reactor cooling </w:t>
        </w:r>
      </w:ins>
      <w:ins w:id="8" w:author="Augustus Raymond Pendleton" w:date="2025-09-29T09:11:00Z" w16du:dateUtc="2025-09-29T13:11:00Z">
        <w:r w:rsidR="008A0D17">
          <w:t>tank</w:t>
        </w:r>
      </w:ins>
      <w:ins w:id="9" w:author="Augustus Raymond Pendleton" w:date="2025-09-29T09:10:00Z" w16du:dateUtc="2025-09-29T13:10:00Z">
        <w:r w:rsidR="008A0D17">
          <w:t xml:space="preserve">, </w:t>
        </w:r>
      </w:ins>
      <w:ins w:id="10" w:author="Augustus Raymond Pendleton" w:date="2025-09-29T12:05:00Z" w16du:dateUtc="2025-09-29T16:05:00Z">
        <w:r w:rsidR="000F0D90">
          <w:t xml:space="preserve">the </w:t>
        </w:r>
      </w:ins>
      <w:ins w:id="11" w:author="Augustus Raymond Pendleton" w:date="2025-09-29T09:11:00Z" w16du:dateUtc="2025-09-29T13:11:00Z">
        <w:r w:rsidR="008A0D17">
          <w:t>mouse gut, a freshwater lake, and the peanut rhizospere),</w:t>
        </w:r>
      </w:ins>
      <w:del w:id="12" w:author="Augustus Raymond Pendleton" w:date="2025-09-29T09:11:00Z" w16du:dateUtc="2025-09-29T13:11:00Z">
        <w:r w:rsidRPr="0007048F" w:rsidDel="008A0D17">
          <w:delText>freshwater case study,</w:delText>
        </w:r>
      </w:del>
      <w:r w:rsidRPr="0007048F">
        <w:t xml:space="preserve"> we </w:t>
      </w:r>
      <w:ins w:id="13" w:author="Augustus Raymond Pendleton" w:date="2025-09-29T09:12:00Z" w16du:dateUtc="2025-09-29T13:12:00Z">
        <w:r w:rsidR="008A0D17">
          <w:t xml:space="preserve">demonstrate the </w:t>
        </w:r>
        <w:r w:rsidR="00533D53">
          <w:t xml:space="preserve">nuanced ways </w:t>
        </w:r>
      </w:ins>
      <w:del w:id="14" w:author="Augustus Raymond Pendleton" w:date="2025-09-29T09:12:00Z" w16du:dateUtc="2025-09-29T13:12:00Z">
        <w:r w:rsidRPr="0007048F" w:rsidDel="00533D53">
          <w:delText xml:space="preserve">show that </w:delText>
        </w:r>
      </w:del>
      <w:r w:rsidRPr="0007048F">
        <w:t xml:space="preserve">Absolute UniFrac </w:t>
      </w:r>
      <w:ins w:id="15" w:author="Augustus Raymond Pendleton" w:date="2025-09-29T09:12:00Z" w16du:dateUtc="2025-09-29T13:12:00Z">
        <w:r w:rsidR="00533D53">
          <w:t>incorporat</w:t>
        </w:r>
      </w:ins>
      <w:del w:id="16" w:author="Augustus Raymond Pendleton" w:date="2025-09-29T09:12:00Z" w16du:dateUtc="2025-09-29T13:12:00Z">
        <w:r w:rsidRPr="0007048F" w:rsidDel="00533D53">
          <w:delText>captur</w:delText>
        </w:r>
      </w:del>
      <w:r w:rsidRPr="0007048F">
        <w:t>es</w:t>
      </w:r>
      <w:del w:id="17" w:author="Augustus Raymond Pendleton" w:date="2025-09-29T09:12:00Z" w16du:dateUtc="2025-09-29T13:12:00Z">
        <w:r w:rsidRPr="0007048F" w:rsidDel="00533D53">
          <w:delText xml:space="preserve"> both</w:delText>
        </w:r>
      </w:del>
      <w:r w:rsidRPr="0007048F">
        <w:t xml:space="preserve"> microbial load and phylogenetic relationships</w:t>
      </w:r>
      <w:ins w:id="18" w:author="Augustus Raymond Pendleton" w:date="2025-09-29T09:12:00Z" w16du:dateUtc="2025-09-29T13:12:00Z">
        <w:r w:rsidR="00533D53">
          <w:t xml:space="preserve"> in comparison to other abundance-aware metrics. While this can</w:t>
        </w:r>
      </w:ins>
      <w:del w:id="19" w:author="Augustus Raymond Pendleton" w:date="2025-09-29T09:12:00Z" w16du:dateUtc="2025-09-29T13:12:00Z">
        <w:r w:rsidRPr="0007048F" w:rsidDel="00533D53">
          <w:delText>,</w:delText>
        </w:r>
      </w:del>
      <w:r w:rsidRPr="0007048F">
        <w:t xml:space="preserve"> improv</w:t>
      </w:r>
      <w:ins w:id="20" w:author="Augustus Raymond Pendleton" w:date="2025-09-29T09:13:00Z" w16du:dateUtc="2025-09-29T13:13:00Z">
        <w:r w:rsidR="00533D53">
          <w:t>e</w:t>
        </w:r>
      </w:ins>
      <w:del w:id="21" w:author="Augustus Raymond Pendleton" w:date="2025-09-29T09:13:00Z" w16du:dateUtc="2025-09-29T13:13:00Z">
        <w:r w:rsidRPr="0007048F" w:rsidDel="00533D53">
          <w:delText>ing</w:delText>
        </w:r>
      </w:del>
      <w:r w:rsidRPr="0007048F">
        <w:t xml:space="preserve"> statistical power to detect ecological shifts</w:t>
      </w:r>
      <w:ins w:id="22" w:author="Augustus Raymond Pendleton" w:date="2025-09-29T09:13:00Z" w16du:dateUtc="2025-09-29T13:13:00Z">
        <w:r w:rsidR="00533D53">
          <w:t xml:space="preserve">, we also find Absolute Unifrac </w:t>
        </w:r>
      </w:ins>
      <w:ins w:id="23" w:author="Augustus Raymond Pendleton" w:date="2025-09-29T09:14:00Z" w16du:dateUtc="2025-09-29T13:14:00Z">
        <w:r w:rsidR="00533D53">
          <w:t>can be</w:t>
        </w:r>
      </w:ins>
      <w:ins w:id="24" w:author="Augustus Raymond Pendleton" w:date="2025-09-29T09:13:00Z" w16du:dateUtc="2025-09-29T13:13:00Z">
        <w:r w:rsidR="00533D53">
          <w:t xml:space="preserve"> strongly correlated to differences in cell abundances alone</w:t>
        </w:r>
      </w:ins>
      <w:del w:id="25" w:author="Augustus Raymond Pendleton" w:date="2025-09-29T09:13:00Z" w16du:dateUtc="2025-09-29T13:13:00Z">
        <w:r w:rsidRPr="0007048F" w:rsidDel="00533D53">
          <w:delText>.</w:delText>
        </w:r>
      </w:del>
      <w:ins w:id="26" w:author="Augustus Raymond Pendleton" w:date="2025-09-29T09:14:00Z" w16du:dateUtc="2025-09-29T13:14:00Z">
        <w:r w:rsidR="00533D53">
          <w:t xml:space="preserve">. </w:t>
        </w:r>
      </w:ins>
      <w:del w:id="27"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r w:rsidRPr="0007048F">
        <w:t>We therefore recommend a generalized form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to balance sensitivity and interpretability</w:t>
      </w:r>
      <w:ins w:id="28" w:author="Augustus Raymond Pendleton" w:date="2025-09-29T09:16:00Z" w16du:dateUtc="2025-09-29T13:16:00Z">
        <w:r w:rsidR="00533D53">
          <w:t xml:space="preserve">, and recommend testing the resilience of a given conclusion across multiple </w:t>
        </w:r>
      </w:ins>
      <m:oMath>
        <m:r>
          <w:ins w:id="29" w:author="Augustus Raymond Pendleton" w:date="2025-09-29T09:16:00Z" w16du:dateUtc="2025-09-29T13:16:00Z">
            <w:rPr>
              <w:rFonts w:ascii="Cambria Math" w:hAnsi="Cambria Math"/>
            </w:rPr>
            <m:t>α</m:t>
          </w:ins>
        </m:r>
      </m:oMath>
      <w:ins w:id="30" w:author="Augustus Raymond Pendleton" w:date="2025-09-29T09:16:00Z" w16du:dateUtc="2025-09-29T13:16:00Z">
        <w:r w:rsidR="00533D53">
          <w:rPr>
            <w:rFonts w:eastAsiaTheme="minorEastAsia"/>
          </w:rPr>
          <w:t xml:space="preserve"> parameters and </w:t>
        </w:r>
      </w:ins>
      <m:oMath>
        <m:r>
          <w:ins w:id="31" w:author="Augustus Raymond Pendleton" w:date="2025-09-29T09:16:00Z" w16du:dateUtc="2025-09-29T13:16:00Z">
            <w:rPr>
              <w:rFonts w:ascii="Cambria Math" w:hAnsi="Cambria Math"/>
            </w:rPr>
            <m:t>β</m:t>
          </w:ins>
        </m:r>
      </m:oMath>
      <w:ins w:id="32" w:author="Augustus Raymond Pendleton" w:date="2025-09-29T09:16:00Z" w16du:dateUtc="2025-09-29T13:16:00Z">
        <w:r w:rsidR="00533D53" w:rsidRPr="0007048F">
          <w:t>-diversity metrics</w:t>
        </w:r>
      </w:ins>
      <w:r w:rsidRPr="0007048F">
        <w:t>.</w:t>
      </w:r>
      <w:ins w:id="33" w:author="Augustus Raymond Pendleton" w:date="2025-09-29T09:14:00Z" w16du:dateUtc="2025-09-29T13:14:00Z">
        <w:r w:rsidR="00533D53">
          <w:t xml:space="preserve"> </w:t>
        </w:r>
      </w:ins>
      <w:ins w:id="34" w:author="Augustus Raymond Pendleton" w:date="2025-09-29T09:18:00Z" w16du:dateUtc="2025-09-29T13:18:00Z">
        <w:r w:rsidR="00533D53">
          <w:t>In terms of the computation</w:t>
        </w:r>
      </w:ins>
      <w:ins w:id="35" w:author="Augustus Raymond Pendleton" w:date="2025-09-29T09:19:00Z" w16du:dateUtc="2025-09-29T13:19:00Z">
        <w:r w:rsidR="00533D53">
          <w:t>a</w:t>
        </w:r>
      </w:ins>
      <w:ins w:id="36" w:author="Augustus Raymond Pendleton" w:date="2025-09-29T09:18:00Z" w16du:dateUtc="2025-09-29T13:18:00Z">
        <w:r w:rsidR="00533D53">
          <w:t xml:space="preserve">l application of </w:t>
        </w:r>
        <w:r w:rsidR="00533D53">
          <w:rPr>
            <w:i/>
            <w:iCs/>
          </w:rPr>
          <w:t>GU</w:t>
        </w:r>
        <w:r w:rsidR="00533D53">
          <w:rPr>
            <w:i/>
            <w:iCs/>
            <w:vertAlign w:val="superscript"/>
          </w:rPr>
          <w:t>A</w:t>
        </w:r>
        <w:r w:rsidR="00533D53">
          <w:t xml:space="preserve"> w</w:t>
        </w:r>
      </w:ins>
      <w:ins w:id="37" w:author="Augustus Raymond Pendleton" w:date="2025-09-29T09:15:00Z" w16du:dateUtc="2025-09-29T13:15:00Z">
        <w:r w:rsidR="00533D53">
          <w:t xml:space="preserve">e demonstrate that </w:t>
        </w:r>
        <w:r w:rsidR="00533D53">
          <w:rPr>
            <w:i/>
            <w:iCs/>
          </w:rPr>
          <w:t>GU</w:t>
        </w:r>
        <w:r w:rsidR="00533D53">
          <w:rPr>
            <w:i/>
            <w:iCs/>
            <w:vertAlign w:val="superscript"/>
          </w:rPr>
          <w:t>A</w:t>
        </w:r>
      </w:ins>
      <w:ins w:id="38" w:author="Augustus Raymond Pendleton" w:date="2025-09-29T09:17:00Z" w16du:dateUtc="2025-09-29T13:17:00Z">
        <w:r w:rsidR="00533D53">
          <w:rPr>
            <w:i/>
            <w:iCs/>
            <w:vertAlign w:val="superscript"/>
          </w:rPr>
          <w:t xml:space="preserve"> </w:t>
        </w:r>
        <w:r w:rsidR="00533D53">
          <w:t xml:space="preserve">is significantly slower than other </w:t>
        </w:r>
      </w:ins>
      <m:oMath>
        <m:r>
          <w:ins w:id="39" w:author="Augustus Raymond Pendleton" w:date="2025-09-29T09:17:00Z" w16du:dateUtc="2025-09-29T13:17:00Z">
            <w:rPr>
              <w:rFonts w:ascii="Cambria Math" w:hAnsi="Cambria Math"/>
            </w:rPr>
            <m:t>β</m:t>
          </w:ins>
        </m:r>
      </m:oMath>
      <w:ins w:id="40" w:author="Augustus Raymond Pendleton" w:date="2025-09-29T09:17:00Z" w16du:dateUtc="2025-09-29T13:17:00Z">
        <w:r w:rsidR="00533D53" w:rsidRPr="0007048F">
          <w:t>-diversity metrics</w:t>
        </w:r>
      </w:ins>
      <w:ins w:id="41" w:author="Augustus Raymond Pendleton" w:date="2025-09-29T09:19:00Z" w16du:dateUtc="2025-09-29T13:19:00Z">
        <w:r w:rsidR="00533D53">
          <w:t xml:space="preserve">. Finally, we show </w:t>
        </w:r>
        <w:r w:rsidR="00533D53">
          <w:rPr>
            <w:i/>
            <w:iCs/>
          </w:rPr>
          <w:t>GU</w:t>
        </w:r>
        <w:r w:rsidR="00533D53">
          <w:rPr>
            <w:i/>
            <w:iCs/>
            <w:vertAlign w:val="superscript"/>
          </w:rPr>
          <w:t xml:space="preserve">A </w:t>
        </w:r>
        <w:r w:rsidR="00533D53">
          <w:t>is</w:t>
        </w:r>
      </w:ins>
      <w:ins w:id="42" w:author="Augustus Raymond Pendleton" w:date="2025-09-29T09:17:00Z" w16du:dateUtc="2025-09-29T13:17:00Z">
        <w:r w:rsidR="00533D53">
          <w:t xml:space="preserve"> comparably insensitive to</w:t>
        </w:r>
      </w:ins>
      <w:ins w:id="43" w:author="Augustus Raymond Pendleton" w:date="2025-09-29T09:19:00Z" w16du:dateUtc="2025-09-29T13:19:00Z">
        <w:r w:rsidR="00533D53">
          <w:t xml:space="preserve"> noise within the quantification of absolute abundance compared to</w:t>
        </w:r>
      </w:ins>
      <w:ins w:id="44" w:author="Augustus Raymond Pendleton" w:date="2025-09-29T09:20:00Z" w16du:dateUtc="2025-09-29T13:20:00Z">
        <w:r w:rsidR="00533D53">
          <w:t xml:space="preserve"> Bray-Curtis dissimilarities, especially at lower values of </w:t>
        </w:r>
      </w:ins>
      <m:oMath>
        <m:r>
          <w:ins w:id="45" w:author="Augustus Raymond Pendleton" w:date="2025-09-29T09:20:00Z" w16du:dateUtc="2025-09-29T13:20:00Z">
            <w:rPr>
              <w:rFonts w:ascii="Cambria Math" w:hAnsi="Cambria Math"/>
            </w:rPr>
            <m:t>α</m:t>
          </w:ins>
        </m:r>
        <m:r>
          <w:ins w:id="46" w:author="Augustus Raymond Pendleton" w:date="2025-09-29T09:20:00Z" w16du:dateUtc="2025-09-29T13:20:00Z">
            <w:rPr>
              <w:rFonts w:ascii="Cambria Math" w:hAnsi="Cambria Math"/>
            </w:rPr>
            <m:t>.</m:t>
          </w:ins>
        </m:r>
      </m:oMath>
    </w:p>
    <w:p w14:paraId="18E7A8AB" w14:textId="77777777" w:rsidR="0007048F" w:rsidRPr="0007048F" w:rsidRDefault="0007048F" w:rsidP="0007048F">
      <w:r w:rsidRPr="0007048F">
        <w:br w:type="page"/>
      </w:r>
    </w:p>
    <w:p w14:paraId="0A3E7646" w14:textId="77777777" w:rsidR="0007048F" w:rsidRPr="00496696" w:rsidRDefault="0007048F" w:rsidP="0007048F">
      <w:pPr>
        <w:rPr>
          <w:b/>
          <w:bCs/>
        </w:rPr>
      </w:pPr>
      <w:bookmarkStart w:id="47" w:name="main-text"/>
      <w:bookmarkEnd w:id="3"/>
      <w:r w:rsidRPr="00496696">
        <w:rPr>
          <w:b/>
          <w:bCs/>
        </w:rPr>
        <w:lastRenderedPageBreak/>
        <w:t>Main Text</w:t>
      </w:r>
    </w:p>
    <w:p w14:paraId="194C2037" w14:textId="3C808EFC" w:rsidR="0007048F" w:rsidRPr="0007048F" w:rsidRDefault="0007048F" w:rsidP="00FF313F">
      <w:pPr>
        <w:ind w:firstLine="720"/>
        <w:pPrChange w:id="48" w:author="Augustus Raymond Pendleton" w:date="2025-09-29T11:37:00Z" w16du:dateUtc="2025-09-29T15:37:00Z">
          <w:pPr/>
        </w:pPrChange>
      </w:pPr>
      <w:del w:id="49"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187CAE15" w14:textId="3A209D6D" w:rsidR="0007048F" w:rsidRPr="0007048F" w:rsidRDefault="0007048F" w:rsidP="00FF313F">
      <w:pPr>
        <w:ind w:firstLine="720"/>
        <w:pPrChange w:id="50" w:author="Augustus Raymond Pendleton" w:date="2025-09-29T11:37:00Z" w16du:dateUtc="2025-09-29T15:37:00Z">
          <w:pPr/>
        </w:pPrChange>
      </w:pPr>
      <w:del w:id="51" w:author="Augustus Raymond Pendleton" w:date="2025-09-29T11:37:00Z" w16du:dateUtc="2025-09-29T15:37:00Z">
        <w:r w:rsidRPr="0007048F" w:rsidDel="00FF313F">
          <w:delText>    </w:delText>
        </w:r>
      </w:del>
      <w:r w:rsidRPr="0007048F">
        <w:t>To overcome compositional constraints, researchers increasingly use flow cytometry, qPCR, and genomic spike-ins to quantify microbial load</w:t>
      </w:r>
      <w:r w:rsidR="00496696">
        <w:t xml:space="preserve"> </w:t>
      </w:r>
      <w:r w:rsidR="00496696">
        <w:fldChar w:fldCharType="begin"/>
      </w:r>
      <w:r w:rsidR="00496696">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496696">
        <w:fldChar w:fldCharType="separate"/>
      </w:r>
      <w:r w:rsidR="00496696">
        <w:rPr>
          <w:noProof/>
        </w:rPr>
        <w:t>[4, 5]</w:t>
      </w:r>
      <w:r w:rsidR="00496696">
        <w:fldChar w:fldCharType="end"/>
      </w:r>
      <w:r w:rsidRPr="0007048F">
        <w:t xml:space="preserve">. These tools improve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Pr="0007048F">
        <w:t>. Most studies using absolute data have used Bray-Curtis dissimilarity, which does not necessarily expect normalization to proportions</w:t>
      </w:r>
      <w:r w:rsidR="00327654">
        <w:t xml:space="preserve"> </w:t>
      </w:r>
      <w:r w:rsidR="00327654">
        <w:fldChar w:fldCharType="begin"/>
      </w:r>
      <w:r w:rsidR="00327654">
        <w:instrText xml:space="preserve"> ADDIN ZOTERO_ITEM CSL_CITATION {"citationID":"bM4dhTpH","properties":{"formattedCitation":"[4, 6]","plainCitation":"[4, 6]","noteIndex":0},"citationItems":[{"id":1451,"uris":["http://zotero.org/groups/5077571/items/JAZBIWBQ"],"itemData":{"id":1451,"type":"article-journal","abstract":"High-throughput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rsidR="00327654">
        <w:fldChar w:fldCharType="separate"/>
      </w:r>
      <w:r w:rsidR="00327654">
        <w:rPr>
          <w:noProof/>
        </w:rPr>
        <w:t>[4, 6]</w:t>
      </w:r>
      <w:r w:rsidR="00327654">
        <w:fldChar w:fldCharType="end"/>
      </w:r>
      <w:r w:rsidRPr="0007048F">
        <w:t xml:space="preserve">. But in the field of microbial ecology, UniFrac distances remain popular when working with relative abundance data. Here, we present </w:t>
      </w:r>
      <w:r w:rsidRPr="0007048F">
        <w:rPr>
          <w:i/>
          <w:iCs/>
        </w:rPr>
        <w:t>Absolute UniFrac</w:t>
      </w:r>
      <w:r w:rsidRPr="0007048F">
        <w:t>, a direct extension of Weighted UniFrac that incorporates total abundance, and evaluate its impact across simulated and real-world datasets.</w:t>
      </w:r>
    </w:p>
    <w:p w14:paraId="022F15C7" w14:textId="30B612D2" w:rsidR="0007048F" w:rsidRPr="0007048F" w:rsidRDefault="0007048F" w:rsidP="00FF313F">
      <w:pPr>
        <w:ind w:firstLine="720"/>
        <w:pPrChange w:id="52" w:author="Augustus Raymond Pendleton" w:date="2025-09-29T11:37:00Z" w16du:dateUtc="2025-09-29T15:37:00Z">
          <w:pPr/>
        </w:pPrChange>
      </w:pPr>
      <w:del w:id="53" w:author="Augustus Raymond Pendleton" w:date="2025-09-29T11:37:00Z" w16du:dateUtc="2025-09-29T15:37:00Z">
        <w:r w:rsidRPr="0007048F" w:rsidDel="00FF313F">
          <w:delText>    </w:delText>
        </w:r>
      </w:del>
      <w:r w:rsidRPr="0007048F">
        <w:t xml:space="preserve">The UniFrac distance was first introduced by Lozupone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327654">
        <w:instrText xml:space="preserve"> ADDIN ZOTERO_ITEM CSL_CITATION {"citationID":"nc4wb8dQ","properties":{"formattedCitation":"[7]","plainCitation":"[7]","noteIndex":0},"citationItems":[{"id":2053,"uris":["http://zotero.org/groups/5077571/items/VYUIMKS7"],"itemData":{"id":2053,"type":"article-journal","abstract":"We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327654">
        <w:rPr>
          <w:noProof/>
        </w:rPr>
        <w:t>[7]</w:t>
      </w:r>
      <w:r w:rsidR="00327654">
        <w:fldChar w:fldCharType="end"/>
      </w:r>
      <w:r w:rsidRPr="0007048F">
        <w:t xml:space="preserve">. A benefit of the UniFrac distance is that is considers phylogenetic information when estimating the distance between two communities. After first generating a phylogenetic tree representing species (or amplicon sequence variants, “ASVs”) from all samples, the UniFrac distance computes the fraction of branch-lengths which is </w:t>
      </w:r>
      <w:r w:rsidRPr="0007048F">
        <w:rPr>
          <w:i/>
          <w:iCs/>
        </w:rPr>
        <w:t>shared</w:t>
      </w:r>
      <w:r w:rsidRPr="0007048F">
        <w:t xml:space="preserve"> between communities, relative to the total branch length represented in the tree. UniFrac can be both unweighted, in which only the incidence of species is considered, or weighted, wherein a branch’s contribution is weighted by the proportional abundance of taxa on that branch</w:t>
      </w:r>
      <w:r w:rsidR="00327654">
        <w:t xml:space="preserve"> </w:t>
      </w:r>
      <w:r w:rsidR="00327654">
        <w:fldChar w:fldCharType="begin"/>
      </w:r>
      <w:r w:rsidR="00327654">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327654">
        <w:rPr>
          <w:noProof/>
        </w:rPr>
        <w:t>[8]</w:t>
      </w:r>
      <w:r w:rsidR="00327654">
        <w:fldChar w:fldCharType="end"/>
      </w:r>
      <w:r w:rsidRPr="0007048F">
        <w:t xml:space="preserve">. The </w:t>
      </w:r>
      <w:r w:rsidR="00327654">
        <w:t>W</w:t>
      </w:r>
      <w:r w:rsidRPr="0007048F">
        <w:t>eighted UniFrac is derived:</w:t>
      </w:r>
    </w:p>
    <w:p w14:paraId="636324F8" w14:textId="77777777" w:rsidR="0007048F" w:rsidRPr="0007048F" w:rsidRDefault="00000000" w:rsidP="0007048F">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0D1F7E03" w:rsidR="0007048F" w:rsidRPr="0007048F" w:rsidRDefault="0007048F" w:rsidP="0007048F">
      <w:r w:rsidRPr="0007048F">
        <w:t xml:space="preserve">where we weight the length of each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for “Relative Unifrac”. Popular packages which calculate weighted Unifrac</w:t>
      </w:r>
      <w:r w:rsidR="00327654">
        <w:t>—</w:t>
      </w:r>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r w:rsidRPr="0007048F">
        <w:rPr>
          <w:rStyle w:val="VerbatimChar"/>
          <w:rFonts w:ascii="Times New Roman" w:hAnsi="Times New Roman" w:cs="Times New Roman"/>
          <w:sz w:val="24"/>
        </w:rPr>
        <w:t>phyloseq</w:t>
      </w:r>
      <w:r w:rsidRPr="0007048F">
        <w:t xml:space="preserve"> and </w:t>
      </w:r>
      <w:r w:rsidRPr="0007048F">
        <w:rPr>
          <w:rStyle w:val="VerbatimChar"/>
          <w:rFonts w:ascii="Times New Roman" w:hAnsi="Times New Roman" w:cs="Times New Roman"/>
          <w:sz w:val="24"/>
        </w:rPr>
        <w:t>GUniFrac</w:t>
      </w:r>
      <w:r w:rsidR="00327654">
        <w:t>—</w:t>
      </w:r>
      <w:r w:rsidRPr="0007048F">
        <w:t>run this normalization by default.</w:t>
      </w:r>
    </w:p>
    <w:p w14:paraId="01AE982E" w14:textId="6D8C6D21" w:rsidR="0007048F" w:rsidRPr="0007048F" w:rsidRDefault="0007048F" w:rsidP="00FF313F">
      <w:pPr>
        <w:ind w:firstLine="720"/>
        <w:pPrChange w:id="54" w:author="Augustus Raymond Pendleton" w:date="2025-09-29T11:37:00Z" w16du:dateUtc="2025-09-29T15:37:00Z">
          <w:pPr/>
        </w:pPrChange>
      </w:pPr>
      <w:del w:id="55" w:author="Augustus Raymond Pendleton" w:date="2025-09-29T11:37:00Z" w16du:dateUtc="2025-09-29T15:37:00Z">
        <w:r w:rsidRPr="0007048F" w:rsidDel="00FF313F">
          <w:delText>    </w:delText>
        </w:r>
      </w:del>
      <w:r w:rsidRPr="0007048F">
        <w:t xml:space="preserve">Because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is most sensitive to changes in abundant lineages, it can sometimes obscure compositional differences driven by rare to moderately-abundant taxa</w:t>
      </w:r>
      <w:r w:rsidR="00327654">
        <w:t xml:space="preserve"> </w:t>
      </w:r>
      <w:r w:rsidR="00327654">
        <w:fldChar w:fldCharType="begin"/>
      </w:r>
      <w:r w:rsidR="00327654">
        <w:instrText xml:space="preserve"> ADDIN ZOTERO_ITEM CSL_CITATION {"citationID":"A3Hhn8QB","properties":{"formattedCitation":"[9]","plainCitation":"[9]","noteIndex":0},"citationItems":[{"id":2017,"uris":["http://zotero.org/groups/5077571/items/W4RRRQEL"],"itemData":{"id":2017,"type":"article-journal","abstract":"Motivation: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327654">
        <w:rPr>
          <w:noProof/>
        </w:rPr>
        <w:t>[9]</w:t>
      </w:r>
      <w:r w:rsidR="00327654">
        <w:fldChar w:fldCharType="end"/>
      </w:r>
      <w:r w:rsidR="00327654">
        <w:t>.</w:t>
      </w:r>
      <w:r w:rsidRPr="0007048F">
        <w:t xml:space="preserve"> To address this weakness, Chen et al. (2012) introduced the generalized UniFrac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in which the impact of abundant lineages can be mitigated by decreasing the parameter </w:t>
      </w:r>
      <m:oMath>
        <m:r>
          <w:rPr>
            <w:rFonts w:ascii="Cambria Math" w:hAnsi="Cambria Math"/>
          </w:rPr>
          <m:t>α</m:t>
        </m:r>
      </m:oMath>
      <w:r w:rsidRPr="0007048F">
        <w:t>:</w:t>
      </w:r>
    </w:p>
    <w:p w14:paraId="2210D8E1" w14:textId="77777777" w:rsidR="0007048F" w:rsidRPr="0007048F" w:rsidRDefault="0007048F" w:rsidP="0007048F">
      <m:oMathPara>
        <m:oMathParaPr>
          <m:jc m:val="center"/>
        </m:oMathParaPr>
        <m:oMath>
          <m:r>
            <w:rPr>
              <w:rFonts w:ascii="Cambria Math" w:hAnsi="Cambria Math"/>
            </w:rPr>
            <w:lastRenderedPageBreak/>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rsidP="0007048F">
      <w:r w:rsidRPr="0007048F">
        <w:t xml:space="preserve">where </w:t>
      </w:r>
      <m:oMath>
        <m:r>
          <w:rPr>
            <w:rFonts w:ascii="Cambria Math" w:hAnsi="Cambria Math"/>
          </w:rPr>
          <m:t>α</m:t>
        </m:r>
      </m:oMath>
      <w:r w:rsidRPr="0007048F">
        <w:t xml:space="preserve"> ranges from 0 (close to </w:t>
      </w:r>
      <w:r w:rsidR="00327654">
        <w:t>U</w:t>
      </w:r>
      <w:r w:rsidRPr="0007048F">
        <w:t xml:space="preserve">nweighted UniFrac)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rsidP="0007048F">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39C30849" w:rsidR="0007048F" w:rsidRPr="0007048F" w:rsidRDefault="0007048F" w:rsidP="000F0D90">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stands for the absolute counts of species descended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community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Absolute Unifrac</w:t>
      </w:r>
      <w:r w:rsidRPr="0007048F">
        <w:t xml:space="preserve"> and </w:t>
      </w:r>
      <w:r w:rsidRPr="0007048F">
        <w:rPr>
          <w:i/>
          <w:iCs/>
        </w:rPr>
        <w:t>Generalized Absolute Unifrac</w:t>
      </w:r>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w:t>
      </w:r>
      <w:ins w:id="56" w:author="Augustus Raymond Pendleton" w:date="2025-09-25T13:53:00Z" w16du:dateUtc="2025-09-25T17:53:00Z">
        <w:r w:rsidR="00686055">
          <w:t xml:space="preserve"> As can be seen, this replacement is mathematically </w:t>
        </w:r>
      </w:ins>
      <w:ins w:id="57" w:author="Augustus Raymond Pendleton" w:date="2025-09-25T13:54:00Z" w16du:dateUtc="2025-09-25T17:54:00Z">
        <w:r w:rsidR="00686055">
          <w:t>trivial, but we were unable to find any examples in the literature where absolute abundances are discussed in relation to Unifrac distances, either conceptually or in application.</w:t>
        </w:r>
      </w:ins>
      <w:ins w:id="58" w:author="Augustus Raymond Pendleton" w:date="2025-09-25T13:56:00Z" w16du:dateUtc="2025-09-25T17:56:00Z">
        <w:r w:rsidR="00686055">
          <w:t xml:space="preserve"> Absolute abundances add</w:t>
        </w:r>
      </w:ins>
      <w:ins w:id="59" w:author="Augustus Raymond Pendleton" w:date="2025-09-25T13:57:00Z" w16du:dateUtc="2025-09-25T17:57:00Z">
        <w:r w:rsidR="00686055">
          <w:t xml:space="preserve"> another axis along which </w:t>
        </w:r>
      </w:ins>
      <m:oMath>
        <m:sSup>
          <m:sSupPr>
            <m:ctrlPr>
              <w:ins w:id="60" w:author="Augustus Raymond Pendleton" w:date="2025-09-25T13:57:00Z" w16du:dateUtc="2025-09-25T17:57:00Z">
                <w:rPr>
                  <w:rFonts w:ascii="Cambria Math" w:hAnsi="Cambria Math"/>
                </w:rPr>
              </w:ins>
            </m:ctrlPr>
          </m:sSupPr>
          <m:e>
            <m:r>
              <w:ins w:id="61" w:author="Augustus Raymond Pendleton" w:date="2025-09-25T13:57:00Z" w16du:dateUtc="2025-09-25T17:57:00Z">
                <w:rPr>
                  <w:rFonts w:ascii="Cambria Math" w:hAnsi="Cambria Math"/>
                </w:rPr>
                <m:t>U</m:t>
              </w:ins>
            </m:r>
          </m:e>
          <m:sup>
            <m:r>
              <w:ins w:id="62" w:author="Augustus Raymond Pendleton" w:date="2025-09-25T13:57:00Z" w16du:dateUtc="2025-09-25T17:57:00Z">
                <w:rPr>
                  <w:rFonts w:ascii="Cambria Math" w:hAnsi="Cambria Math"/>
                </w:rPr>
                <m:t>A</m:t>
              </w:ins>
            </m:r>
          </m:sup>
        </m:sSup>
      </m:oMath>
      <w:ins w:id="63" w:author="Augustus Raymond Pendleton" w:date="2025-09-25T13:57:00Z" w16du:dateUtc="2025-09-25T17:57:00Z">
        <w:r w:rsidR="00686055" w:rsidRPr="0007048F">
          <w:t xml:space="preserve"> </w:t>
        </w:r>
        <w:r w:rsidR="00686055">
          <w:t>can vary; besides dif</w:t>
        </w:r>
      </w:ins>
      <w:ins w:id="64" w:author="Augustus Raymond Pendleton" w:date="2025-09-25T13:58:00Z" w16du:dateUtc="2025-09-25T17:58:00Z">
        <w:r w:rsidR="00686055">
          <w:t xml:space="preserve">ferences in community composition and phylogenetic similarity, </w:t>
        </w:r>
      </w:ins>
      <m:oMath>
        <m:sSup>
          <m:sSupPr>
            <m:ctrlPr>
              <w:ins w:id="65" w:author="Augustus Raymond Pendleton" w:date="2025-09-25T13:58:00Z" w16du:dateUtc="2025-09-25T17:58:00Z">
                <w:rPr>
                  <w:rFonts w:ascii="Cambria Math" w:hAnsi="Cambria Math"/>
                </w:rPr>
              </w:ins>
            </m:ctrlPr>
          </m:sSupPr>
          <m:e>
            <m:r>
              <w:ins w:id="66" w:author="Augustus Raymond Pendleton" w:date="2025-09-25T13:58:00Z" w16du:dateUtc="2025-09-25T17:58:00Z">
                <w:rPr>
                  <w:rFonts w:ascii="Cambria Math" w:hAnsi="Cambria Math"/>
                </w:rPr>
                <m:t>U</m:t>
              </w:ins>
            </m:r>
          </m:e>
          <m:sup>
            <m:r>
              <w:ins w:id="67" w:author="Augustus Raymond Pendleton" w:date="2025-09-25T13:58:00Z" w16du:dateUtc="2025-09-25T17:58:00Z">
                <w:rPr>
                  <w:rFonts w:ascii="Cambria Math" w:hAnsi="Cambria Math"/>
                </w:rPr>
                <m:t>A</m:t>
              </w:ins>
            </m:r>
          </m:sup>
        </m:sSup>
      </m:oMath>
      <w:ins w:id="68" w:author="Augustus Raymond Pendleton" w:date="2025-09-25T13:58:00Z" w16du:dateUtc="2025-09-25T17:58:00Z">
        <w:r w:rsidR="00686055" w:rsidRPr="0007048F">
          <w:t xml:space="preserve"> </w:t>
        </w:r>
        <w:r w:rsidR="00686055">
          <w:t xml:space="preserve"> also considers absolute differences. </w:t>
        </w:r>
      </w:ins>
    </w:p>
    <w:p w14:paraId="11242920" w14:textId="38EAE071" w:rsidR="0007048F" w:rsidRPr="0007048F" w:rsidRDefault="000F0D90" w:rsidP="000F0D90">
      <w:pPr>
        <w:ind w:firstLine="720"/>
        <w:pPrChange w:id="69" w:author="Augustus Raymond Pendleton" w:date="2025-09-29T12:09:00Z" w16du:dateUtc="2025-09-29T16:09:00Z">
          <w:pPr/>
        </w:pPrChange>
      </w:pPr>
      <w:ins w:id="70" w:author="Augustus Raymond Pendleton" w:date="2025-09-29T12:09:00Z" w16du:dateUtc="2025-09-29T16:09:00Z">
        <w:r>
          <w:t>I</w:t>
        </w:r>
        <w:r>
          <w:t xml:space="preserve">t is a nontrivial task to consider how </w:t>
        </w:r>
      </w:ins>
      <m:oMath>
        <m:sSup>
          <m:sSupPr>
            <m:ctrlPr>
              <w:ins w:id="71" w:author="Augustus Raymond Pendleton" w:date="2025-09-29T12:09:00Z" w16du:dateUtc="2025-09-29T16:09:00Z">
                <w:rPr>
                  <w:rFonts w:ascii="Cambria Math" w:hAnsi="Cambria Math"/>
                </w:rPr>
              </w:ins>
            </m:ctrlPr>
          </m:sSupPr>
          <m:e>
            <m:r>
              <w:ins w:id="72" w:author="Augustus Raymond Pendleton" w:date="2025-09-29T12:09:00Z" w16du:dateUtc="2025-09-29T16:09:00Z">
                <w:rPr>
                  <w:rFonts w:ascii="Cambria Math" w:hAnsi="Cambria Math"/>
                </w:rPr>
                <m:t>U</m:t>
              </w:ins>
            </m:r>
          </m:e>
          <m:sup>
            <m:r>
              <w:ins w:id="73" w:author="Augustus Raymond Pendleton" w:date="2025-09-29T12:09:00Z" w16du:dateUtc="2025-09-29T16:09:00Z">
                <w:rPr>
                  <w:rFonts w:ascii="Cambria Math" w:hAnsi="Cambria Math"/>
                </w:rPr>
                <m:t>A</m:t>
              </w:ins>
            </m:r>
          </m:sup>
        </m:sSup>
      </m:oMath>
      <w:ins w:id="74" w:author="Augustus Raymond Pendleton" w:date="2025-09-29T12:09:00Z" w16du:dateUtc="2025-09-29T16:09:00Z">
        <w:r w:rsidRPr="0007048F">
          <w:t xml:space="preserve"> </w:t>
        </w:r>
        <w:r>
          <w:t xml:space="preserve">behaves in comparison to other metrics of </w:t>
        </w:r>
        <w:r w:rsidRPr="0007048F">
          <w:t xml:space="preserve">using </w:t>
        </w:r>
      </w:ins>
      <m:oMath>
        <m:r>
          <w:ins w:id="75" w:author="Augustus Raymond Pendleton" w:date="2025-09-29T12:09:00Z" w16du:dateUtc="2025-09-29T16:09:00Z">
            <w:rPr>
              <w:rFonts w:ascii="Cambria Math" w:hAnsi="Cambria Math"/>
            </w:rPr>
            <m:t>β</m:t>
          </w:ins>
        </m:r>
      </m:oMath>
      <w:ins w:id="76" w:author="Augustus Raymond Pendleton" w:date="2025-09-29T12:09:00Z" w16du:dateUtc="2025-09-29T16:09:00Z">
        <w:r w:rsidRPr="0007048F">
          <w:t>-diversity</w:t>
        </w:r>
        <w:r>
          <w:t>, especially in complex microbiomes with many samples</w:t>
        </w:r>
        <w:r>
          <w:t>.</w:t>
        </w:r>
        <w:r>
          <w:t xml:space="preserve"> </w:t>
        </w:r>
      </w:ins>
      <w:del w:id="77" w:author="Augustus Raymond Pendleton" w:date="2025-09-29T11:37:00Z" w16du:dateUtc="2025-09-29T15:37:00Z">
        <w:r w:rsidR="0007048F" w:rsidRPr="0007048F" w:rsidDel="00FF313F">
          <w:delText>    </w:delText>
        </w:r>
      </w:del>
      <w:r w:rsidR="0007048F" w:rsidRPr="0007048F">
        <w:t xml:space="preserve">To </w:t>
      </w:r>
      <w:ins w:id="78" w:author="Augustus Raymond Pendleton" w:date="2025-09-29T12:10:00Z" w16du:dateUtc="2025-09-29T16:10:00Z">
        <w:r>
          <w:t xml:space="preserve">first see </w:t>
        </w:r>
      </w:ins>
      <w:del w:id="79" w:author="Augustus Raymond Pendleton" w:date="2025-09-29T12:09:00Z" w16du:dateUtc="2025-09-29T16:09:00Z">
        <w:r w:rsidR="0007048F" w:rsidRPr="0007048F" w:rsidDel="000F0D90">
          <w:delText xml:space="preserve">illustrate </w:delText>
        </w:r>
      </w:del>
      <w:r w:rsidR="0007048F" w:rsidRPr="0007048F">
        <w:t xml:space="preserve">how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 xml:space="preserve"> </w:t>
      </w:r>
      <w:ins w:id="80" w:author="Augustus Raymond Pendleton" w:date="2025-09-29T12:10:00Z" w16du:dateUtc="2025-09-29T16:10:00Z">
        <w:r>
          <w:t>compares to other metrics</w:t>
        </w:r>
      </w:ins>
      <w:del w:id="81" w:author="Augustus Raymond Pendleton" w:date="2025-09-29T12:09:00Z" w16du:dateUtc="2025-09-29T16:09:00Z">
        <w:r w:rsidR="0007048F" w:rsidRPr="0007048F" w:rsidDel="000F0D90">
          <w:delText>behaves</w:delText>
        </w:r>
      </w:del>
      <w:r w:rsidR="0007048F" w:rsidRPr="0007048F">
        <w:t xml:space="preserve">, we constructed a </w:t>
      </w:r>
      <w:ins w:id="82" w:author="Augustus Raymond Pendleton" w:date="2025-09-29T12:10:00Z" w16du:dateUtc="2025-09-29T16:10:00Z">
        <w:r>
          <w:t xml:space="preserve">simple example: a </w:t>
        </w:r>
      </w:ins>
      <w:r w:rsidR="0007048F" w:rsidRPr="0007048F">
        <w:t>simulated community of four ASVs arranged in a simple phylogeny (Fig. 1A). By varying the absolute abundance of each ASV (1, 10, or 100), we generated 81 samples and 3,240 pairwise comparisons. For each pair, we computed four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Bray-Curtis 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p>
    <w:p w14:paraId="334A70D7" w14:textId="77777777" w:rsidR="0007048F" w:rsidRPr="0007048F" w:rsidRDefault="0007048F" w:rsidP="00FF313F">
      <w:pPr>
        <w:ind w:firstLine="720"/>
        <w:pPrChange w:id="83" w:author="Augustus Raymond Pendleton" w:date="2025-09-29T11:37:00Z" w16du:dateUtc="2025-09-29T15:37:00Z">
          <w:pPr/>
        </w:pPrChange>
      </w:pPr>
      <w:del w:id="84"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 but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These comparisons emphasize that incorporating phylogeny and absolute abundance reshapes distance estimates in nontrivial ways.</w:t>
      </w:r>
    </w:p>
    <w:p w14:paraId="49D7B522" w14:textId="1B37AFB1" w:rsidR="0007048F" w:rsidDel="00EF1BA1" w:rsidRDefault="0007048F" w:rsidP="00FF313F">
      <w:pPr>
        <w:ind w:firstLine="720"/>
        <w:rPr>
          <w:del w:id="85" w:author="Augustus Raymond Pendleton" w:date="2025-09-29T09:20:00Z" w16du:dateUtc="2025-09-29T13:20:00Z"/>
        </w:rPr>
        <w:pPrChange w:id="86" w:author="Augustus Raymond Pendleton" w:date="2025-09-29T11:36:00Z" w16du:dateUtc="2025-09-29T15:36:00Z">
          <w:pPr/>
        </w:pPrChange>
      </w:pPr>
      <w:del w:id="87" w:author="Augustus Raymond Pendleton" w:date="2025-09-29T11:36:00Z" w16du:dateUtc="2025-09-29T15:36:00Z">
        <w:r w:rsidRPr="0007048F" w:rsidDel="00FF313F">
          <w:delText>    </w:delText>
        </w:r>
      </w:del>
      <w:r w:rsidRPr="0007048F">
        <w:t xml:space="preserve">To better understand how these metrics diverge, we examined individual sample pairs (Fig. 1C). Scenario 1 (gold star) illustrates the classic advantage of UniFrac: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relative metrics: two samples with identical relative composition but a 100-fold difference in 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w:t>
      </w:r>
      <w:r w:rsidRPr="0007048F">
        <w:lastRenderedPageBreak/>
        <w:t xml:space="preserve">than their relative counterparts because half the community is identical in absolute terms, despite proportional differences.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increase dissimilarity relative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amplifying phylogenetic dissimilarity.</w:t>
      </w:r>
      <w:r w:rsidR="00AE18EA">
        <w:t xml:space="preserve"> </w:t>
      </w:r>
    </w:p>
    <w:p w14:paraId="42D7F41D" w14:textId="77777777" w:rsidR="00AE18EA" w:rsidDel="00EF1BA1" w:rsidRDefault="00AE18EA" w:rsidP="00FF313F">
      <w:pPr>
        <w:ind w:firstLine="720"/>
        <w:rPr>
          <w:del w:id="88" w:author="Augustus Raymond Pendleton" w:date="2025-09-29T09:20:00Z" w16du:dateUtc="2025-09-29T13:20:00Z"/>
        </w:rPr>
        <w:pPrChange w:id="89" w:author="Augustus Raymond Pendleton" w:date="2025-09-29T11:36:00Z" w16du:dateUtc="2025-09-29T15:36:00Z">
          <w:pPr/>
        </w:pPrChange>
      </w:pPr>
    </w:p>
    <w:p w14:paraId="36028C7A" w14:textId="77777777" w:rsidR="00AE18EA" w:rsidRDefault="00AE18EA" w:rsidP="00FF313F">
      <w:pPr>
        <w:ind w:firstLine="720"/>
        <w:pPrChange w:id="90" w:author="Augustus Raymond Pendleton" w:date="2025-09-29T11:36:00Z" w16du:dateUtc="2025-09-29T15:36:00Z">
          <w:pPr/>
        </w:pPrChange>
      </w:pPr>
    </w:p>
    <w:p w14:paraId="26A4AD24" w14:textId="15F0B66B" w:rsidR="00AE18EA" w:rsidRPr="00AE18EA" w:rsidRDefault="00AE18EA" w:rsidP="0007048F">
      <w:pPr>
        <w:rPr>
          <w:sz w:val="20"/>
          <w:szCs w:val="20"/>
        </w:rPr>
      </w:pPr>
      <w:r>
        <w:rPr>
          <w:noProof/>
        </w:rPr>
        <w:drawing>
          <wp:anchor distT="0" distB="0" distL="114300" distR="114300" simplePos="0" relativeHeight="251658240" behindDoc="0" locked="0" layoutInCell="1" allowOverlap="1" wp14:anchorId="746AB1CC" wp14:editId="38F4C8BA">
            <wp:simplePos x="0" y="0"/>
            <wp:positionH relativeFrom="column">
              <wp:posOffset>-155575</wp:posOffset>
            </wp:positionH>
            <wp:positionV relativeFrom="paragraph">
              <wp:posOffset>406</wp:posOffset>
            </wp:positionV>
            <wp:extent cx="6111240" cy="3355975"/>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5233094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1240" cy="3355975"/>
                    </a:xfrm>
                    <a:prstGeom prst="rect">
                      <a:avLst/>
                    </a:prstGeom>
                  </pic:spPr>
                </pic:pic>
              </a:graphicData>
            </a:graphic>
            <wp14:sizeRelH relativeFrom="page">
              <wp14:pctWidth>0</wp14:pctWidth>
            </wp14:sizeRelH>
            <wp14:sizeRelV relativeFrom="page">
              <wp14:pctHeight>0</wp14:pctHeight>
            </wp14:sizeRelV>
          </wp:anchor>
        </w:drawing>
      </w:r>
      <w:r w:rsidRPr="00AE18EA">
        <w:rPr>
          <w:i/>
          <w:iCs/>
          <w:sz w:val="20"/>
          <w:szCs w:val="20"/>
        </w:rPr>
        <w:t>Figure 1. Simulated communities reveal how absolute abundance affects phylogenetic and non-phylogenetic β-diversity measures.</w:t>
      </w:r>
      <w:r w:rsidRPr="00AE18EA">
        <w:rPr>
          <w:sz w:val="20"/>
          <w:szCs w:val="20"/>
        </w:rPr>
        <w:t xml:space="preserve"> (A) We constructed a simple four-ASV community with a known phylogeny and generated all permutations of each ASV having an absolute abundance of 1, 10, or 100, resulting in 81 unique communities and 3,240 pairwise comparisons. (B) Distributions of pairwise differences between weighted UniFrac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Pr="00AE18EA">
        <w:rPr>
          <w:sz w:val="20"/>
          <w:szCs w:val="20"/>
        </w:rPr>
        <w:t>). (C) Exampl</w:t>
      </w:r>
      <w:ins w:id="91" w:author="Augustus Raymond Pendleton" w:date="2025-09-25T14:15:00Z" w16du:dateUtc="2025-09-25T18:15:00Z">
        <w:r w:rsidR="003E5D44">
          <w:rPr>
            <w:sz w:val="20"/>
            <w:szCs w:val="20"/>
          </w:rPr>
          <w:t>es of</w:t>
        </w:r>
      </w:ins>
      <w:del w:id="92" w:author="Augustus Raymond Pendleton" w:date="2025-09-25T14:14:00Z" w16du:dateUtc="2025-09-25T18:14:00Z">
        <w:r w:rsidRPr="00AE18EA" w:rsidDel="003E5D44">
          <w:rPr>
            <w:sz w:val="20"/>
            <w:szCs w:val="20"/>
          </w:rPr>
          <w:delText>e comparisons</w:delText>
        </w:r>
      </w:del>
      <w:r w:rsidRPr="00AE18EA">
        <w:rPr>
          <w:sz w:val="20"/>
          <w:szCs w:val="20"/>
        </w:rPr>
        <w:t xml:space="preserve"> illustrati</w:t>
      </w:r>
      <w:ins w:id="93" w:author="Augustus Raymond Pendleton" w:date="2025-09-25T14:15:00Z" w16du:dateUtc="2025-09-25T18:15:00Z">
        <w:r w:rsidR="003E5D44">
          <w:rPr>
            <w:sz w:val="20"/>
            <w:szCs w:val="20"/>
          </w:rPr>
          <w:t>ve comparisons</w:t>
        </w:r>
      </w:ins>
      <w:del w:id="94" w:author="Augustus Raymond Pendleton" w:date="2025-09-25T14:15:00Z" w16du:dateUtc="2025-09-25T18:15:00Z">
        <w:r w:rsidRPr="00AE18EA" w:rsidDel="003E5D44">
          <w:rPr>
            <w:sz w:val="20"/>
            <w:szCs w:val="20"/>
          </w:rPr>
          <w:delText>ng</w:delText>
        </w:r>
      </w:del>
      <w:del w:id="95" w:author="Augustus Raymond Pendleton" w:date="2025-09-25T14:13:00Z" w16du:dateUtc="2025-09-25T18:13:00Z">
        <w:r w:rsidRPr="00AE18EA" w:rsidDel="003E5D44">
          <w:rPr>
            <w:sz w:val="20"/>
            <w:szCs w:val="20"/>
          </w:rPr>
          <w:delText xml:space="preserve"> specific</w:delText>
        </w:r>
      </w:del>
      <w:r w:rsidRPr="00AE18EA">
        <w:rPr>
          <w:sz w:val="20"/>
          <w:szCs w:val="20"/>
        </w:rPr>
        <w:t xml:space="preserve"> </w:t>
      </w:r>
      <w:del w:id="96" w:author="Augustus Raymond Pendleton" w:date="2025-09-25T14:15:00Z" w16du:dateUtc="2025-09-25T18:15:00Z">
        <w:r w:rsidRPr="00AE18EA" w:rsidDel="003E5D44">
          <w:rPr>
            <w:sz w:val="20"/>
            <w:szCs w:val="20"/>
          </w:rPr>
          <w:delText xml:space="preserve">scenarios </w:delText>
        </w:r>
      </w:del>
      <w:ins w:id="97" w:author="Augustus Raymond Pendleton" w:date="2025-09-25T14:16:00Z" w16du:dateUtc="2025-09-25T18:16:00Z">
        <w:r w:rsidR="003E5D44">
          <w:rPr>
            <w:sz w:val="20"/>
            <w:szCs w:val="20"/>
          </w:rPr>
          <w:t>which reflect how absolute abundances and phylogenetic similarity can drive differences across dissimilarity metrics</w:t>
        </w:r>
      </w:ins>
      <w:del w:id="98" w:author="Augustus Raymond Pendleton" w:date="2025-09-25T14:16:00Z" w16du:dateUtc="2025-09-25T18:16:00Z">
        <w:r w:rsidRPr="00AE18EA" w:rsidDel="003E5D44">
          <w:rPr>
            <w:sz w:val="20"/>
            <w:szCs w:val="20"/>
          </w:rPr>
          <w:delText xml:space="preserve">where </w:delText>
        </w:r>
      </w:del>
      <m:oMath>
        <m:sSup>
          <m:sSupPr>
            <m:ctrlPr>
              <w:del w:id="99" w:author="Augustus Raymond Pendleton" w:date="2025-09-25T14:16:00Z" w16du:dateUtc="2025-09-25T18:16:00Z">
                <w:rPr>
                  <w:rFonts w:ascii="Cambria Math" w:hAnsi="Cambria Math"/>
                  <w:sz w:val="20"/>
                  <w:szCs w:val="20"/>
                </w:rPr>
              </w:del>
            </m:ctrlPr>
          </m:sSupPr>
          <m:e>
            <m:r>
              <w:del w:id="100" w:author="Augustus Raymond Pendleton" w:date="2025-09-25T14:16:00Z" w16du:dateUtc="2025-09-25T18:16:00Z">
                <w:rPr>
                  <w:rFonts w:ascii="Cambria Math" w:hAnsi="Cambria Math"/>
                  <w:sz w:val="20"/>
                  <w:szCs w:val="20"/>
                </w:rPr>
                <m:t>U</m:t>
              </w:del>
            </m:r>
          </m:e>
          <m:sup>
            <m:r>
              <w:del w:id="101" w:author="Augustus Raymond Pendleton" w:date="2025-09-25T14:16:00Z" w16du:dateUtc="2025-09-25T18:16:00Z">
                <w:rPr>
                  <w:rFonts w:ascii="Cambria Math" w:hAnsi="Cambria Math"/>
                  <w:sz w:val="20"/>
                  <w:szCs w:val="20"/>
                </w:rPr>
                <m:t>A</m:t>
              </w:del>
            </m:r>
          </m:sup>
        </m:sSup>
      </m:oMath>
      <w:del w:id="102" w:author="Augustus Raymond Pendleton" w:date="2025-09-25T14:16:00Z" w16du:dateUtc="2025-09-25T18:16:00Z">
        <w:r w:rsidRPr="00AE18EA" w:rsidDel="003E5D44">
          <w:rPr>
            <w:sz w:val="20"/>
            <w:szCs w:val="20"/>
          </w:rPr>
          <w:delText xml:space="preserve"> yields greater or smaller dissimilarity than other metrics</w:delText>
        </w:r>
      </w:del>
      <w:r w:rsidRPr="00AE18EA">
        <w:rPr>
          <w:sz w:val="20"/>
          <w:szCs w:val="20"/>
        </w:rPr>
        <w:t>. Colored stars indicate where each scenario falls within the distributions shown in panel B. Actual values for each metric are displayed beneath each scenario.</w:t>
      </w:r>
    </w:p>
    <w:p w14:paraId="4FAF448F" w14:textId="4A99C5B3" w:rsidR="00D73FD0" w:rsidRDefault="0007048F" w:rsidP="00FF313F">
      <w:pPr>
        <w:ind w:firstLine="720"/>
        <w:rPr>
          <w:ins w:id="103" w:author="Augustus Raymond Pendleton" w:date="2025-09-28T21:28:00Z" w16du:dateUtc="2025-09-29T01:28:00Z"/>
        </w:rPr>
        <w:pPrChange w:id="104" w:author="Augustus Raymond Pendleton" w:date="2025-09-29T11:36:00Z" w16du:dateUtc="2025-09-29T15:36:00Z">
          <w:pPr/>
        </w:pPrChange>
      </w:pPr>
      <w:del w:id="105" w:author="Augustus Raymond Pendleton" w:date="2025-09-29T11:36:00Z" w16du:dateUtc="2025-09-29T15:36:00Z">
        <w:r w:rsidRPr="0007048F" w:rsidDel="00FF313F">
          <w:delText>    </w:delText>
        </w:r>
      </w:del>
      <w:r w:rsidRPr="0007048F">
        <w:t xml:space="preserve">Across all 3,240 pairwise comparisons,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usually smaller than </w:t>
      </w:r>
      <w:ins w:id="106" w:author="Augustus Raymond Pendleton" w:date="2025-09-29T12:11:00Z" w16du:dateUtc="2025-09-29T16:11:00Z">
        <w:r w:rsidR="00BB7799">
          <w:rPr>
            <w:i/>
            <w:iCs/>
          </w:rPr>
          <w:t>BC</w:t>
        </w:r>
        <w:r w:rsidR="00BB7799">
          <w:rPr>
            <w:i/>
            <w:iCs/>
            <w:vertAlign w:val="superscript"/>
          </w:rPr>
          <w:t>A</w:t>
        </w:r>
        <w:r w:rsidR="00BB7799">
          <w:rPr>
            <w:i/>
            <w:iCs/>
          </w:rPr>
          <w:t xml:space="preserve"> </w:t>
        </w:r>
      </w:ins>
      <w:r w:rsidRPr="0007048F">
        <w:t xml:space="preserve">and </w:t>
      </w:r>
      <w:ins w:id="107" w:author="Augustus Raymond Pendleton" w:date="2025-09-29T09:21:00Z" w16du:dateUtc="2025-09-29T13:21:00Z">
        <w:r w:rsidR="00EF1BA1">
          <w:t xml:space="preserve">more </w:t>
        </w:r>
      </w:ins>
      <w:r w:rsidRPr="0007048F">
        <w:t xml:space="preserve">strongly correlated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(Pearsons </w:t>
      </w:r>
      <m:oMath>
        <m:r>
          <w:rPr>
            <w:rFonts w:ascii="Cambria Math" w:hAnsi="Cambria Math"/>
          </w:rPr>
          <m:t>r</m:t>
        </m:r>
      </m:oMath>
      <w:r w:rsidRPr="0007048F">
        <w:t xml:space="preserve"> = 0.82, </w:t>
      </w:r>
      <m:oMath>
        <m:r>
          <w:rPr>
            <w:rFonts w:ascii="Cambria Math" w:hAnsi="Cambria Math"/>
          </w:rPr>
          <m:t>p</m:t>
        </m:r>
      </m:oMath>
      <w:r w:rsidRPr="0007048F">
        <w:t xml:space="preserve"> &lt; 0.0001) than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w:t>
      </w:r>
      <m:oMath>
        <m:r>
          <w:rPr>
            <w:rFonts w:ascii="Cambria Math" w:hAnsi="Cambria Math"/>
          </w:rPr>
          <m:t>r</m:t>
        </m:r>
      </m:oMath>
      <w:r w:rsidRPr="0007048F">
        <w:t xml:space="preserve"> = 0.41)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w:t>
      </w:r>
      <m:oMath>
        <m:r>
          <w:rPr>
            <w:rFonts w:ascii="Cambria Math" w:hAnsi="Cambria Math"/>
          </w:rPr>
          <m:t>r</m:t>
        </m:r>
      </m:oMath>
      <w:r w:rsidRPr="0007048F">
        <w:t xml:space="preserve"> = 0.55), reflecting the effect illustrated in Scenario 1. However, exceptions like Scenario 4 show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also yield larger distances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These scenarios demonstrate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108" w:author="Augustus Raymond Pendleton" w:date="2025-09-26T09:28:00Z" w16du:dateUtc="2025-09-26T13:28:00Z">
        <w:r w:rsidR="00CC3C53">
          <w:t xml:space="preserve">can integrate changes along multiple, ecologically relevant axes (including differences in composition, phylogenetic similarity, and </w:t>
        </w:r>
      </w:ins>
      <w:ins w:id="109" w:author="Augustus Raymond Pendleton" w:date="2025-09-26T09:29:00Z" w16du:dateUtc="2025-09-26T13:29:00Z">
        <w:r w:rsidR="00CC3C53">
          <w:t xml:space="preserve">microbial load). However, because a given </w:t>
        </w:r>
      </w:ins>
      <m:oMath>
        <m:sSup>
          <m:sSupPr>
            <m:ctrlPr>
              <w:ins w:id="110" w:author="Augustus Raymond Pendleton" w:date="2025-09-26T09:33:00Z" w16du:dateUtc="2025-09-26T13:33:00Z">
                <w:rPr>
                  <w:rFonts w:ascii="Cambria Math" w:hAnsi="Cambria Math"/>
                </w:rPr>
              </w:ins>
            </m:ctrlPr>
          </m:sSupPr>
          <m:e>
            <m:r>
              <w:ins w:id="111" w:author="Augustus Raymond Pendleton" w:date="2025-09-26T09:33:00Z" w16du:dateUtc="2025-09-26T13:33:00Z">
                <w:rPr>
                  <w:rFonts w:ascii="Cambria Math" w:hAnsi="Cambria Math"/>
                </w:rPr>
                <m:t>U</m:t>
              </w:ins>
            </m:r>
          </m:e>
          <m:sup>
            <m:r>
              <w:ins w:id="112" w:author="Augustus Raymond Pendleton" w:date="2025-09-26T09:33:00Z" w16du:dateUtc="2025-09-26T13:33:00Z">
                <w:rPr>
                  <w:rFonts w:ascii="Cambria Math" w:hAnsi="Cambria Math"/>
                </w:rPr>
                <m:t>A</m:t>
              </w:ins>
            </m:r>
          </m:sup>
        </m:sSup>
      </m:oMath>
      <w:ins w:id="113" w:author="Augustus Raymond Pendleton" w:date="2025-09-26T09:29:00Z" w16du:dateUtc="2025-09-26T13:29:00Z">
        <w:r w:rsidR="00CC3C53">
          <w:t xml:space="preserve"> distance</w:t>
        </w:r>
      </w:ins>
      <w:ins w:id="114" w:author="Augustus Raymond Pendleton" w:date="2025-09-26T09:35:00Z" w16du:dateUtc="2025-09-26T13:35:00Z">
        <w:r w:rsidR="00CC3C53">
          <w:t xml:space="preserve"> is the result of multiple drivers of variation between communities,</w:t>
        </w:r>
      </w:ins>
      <w:ins w:id="115" w:author="Augustus Raymond Pendleton" w:date="2025-09-26T09:30:00Z" w16du:dateUtc="2025-09-26T13:30:00Z">
        <w:r w:rsidR="00CC3C53">
          <w:t xml:space="preserve"> its interpretation </w:t>
        </w:r>
      </w:ins>
      <w:ins w:id="116" w:author="Augustus Raymond Pendleton" w:date="2025-09-26T09:31:00Z" w16du:dateUtc="2025-09-26T13:31:00Z">
        <w:r w:rsidR="00CC3C53">
          <w:t>likely</w:t>
        </w:r>
      </w:ins>
      <w:ins w:id="117" w:author="Augustus Raymond Pendleton" w:date="2025-09-26T09:30:00Z" w16du:dateUtc="2025-09-26T13:30:00Z">
        <w:r w:rsidR="00CC3C53">
          <w:t xml:space="preserve"> require</w:t>
        </w:r>
      </w:ins>
      <w:ins w:id="118" w:author="Augustus Raymond Pendleton" w:date="2025-09-26T09:31:00Z" w16du:dateUtc="2025-09-26T13:31:00Z">
        <w:r w:rsidR="00CC3C53">
          <w:t>s</w:t>
        </w:r>
      </w:ins>
      <w:ins w:id="119" w:author="Augustus Raymond Pendleton" w:date="2025-09-26T09:30:00Z" w16du:dateUtc="2025-09-26T13:30:00Z">
        <w:r w:rsidR="00CC3C53">
          <w:t xml:space="preserve"> </w:t>
        </w:r>
      </w:ins>
      <w:ins w:id="120" w:author="Augustus Raymond Pendleton" w:date="2025-09-26T09:31:00Z" w16du:dateUtc="2025-09-26T13:31:00Z">
        <w:r w:rsidR="00CC3C53">
          <w:t>additional data analyses</w:t>
        </w:r>
      </w:ins>
      <w:ins w:id="121" w:author="Augustus Raymond Pendleton" w:date="2025-09-26T09:30:00Z" w16du:dateUtc="2025-09-26T13:30:00Z">
        <w:r w:rsidR="00CC3C53">
          <w:t xml:space="preserve"> – are differences being driven primarily by changes in absolute abundance, or composition?</w:t>
        </w:r>
      </w:ins>
      <w:ins w:id="122" w:author="Augustus Raymond Pendleton" w:date="2025-09-26T09:31:00Z" w16du:dateUtc="2025-09-26T13:31:00Z">
        <w:r w:rsidR="00CC3C53">
          <w:t xml:space="preserve"> </w:t>
        </w:r>
      </w:ins>
    </w:p>
    <w:p w14:paraId="1F3E04CB" w14:textId="54E33B8D" w:rsidR="00D73FD0" w:rsidRPr="003641B9" w:rsidRDefault="00D73FD0" w:rsidP="00D73FD0">
      <w:pPr>
        <w:rPr>
          <w:ins w:id="123" w:author="Augustus Raymond Pendleton" w:date="2025-09-28T21:27:00Z" w16du:dateUtc="2025-09-29T01:27:00Z"/>
          <w:sz w:val="20"/>
          <w:szCs w:val="20"/>
          <w:rPrChange w:id="124" w:author="Augustus Raymond Pendleton" w:date="2025-09-28T21:42:00Z" w16du:dateUtc="2025-09-29T01:42:00Z">
            <w:rPr>
              <w:ins w:id="125" w:author="Augustus Raymond Pendleton" w:date="2025-09-28T21:27:00Z" w16du:dateUtc="2025-09-29T01:27:00Z"/>
            </w:rPr>
          </w:rPrChange>
        </w:rPr>
        <w:pPrChange w:id="126" w:author="Augustus Raymond Pendleton" w:date="2025-09-28T21:28:00Z" w16du:dateUtc="2025-09-29T01:28:00Z">
          <w:pPr>
            <w:ind w:firstLine="720"/>
          </w:pPr>
        </w:pPrChange>
      </w:pPr>
      <w:ins w:id="127" w:author="Augustus Raymond Pendleton" w:date="2025-09-28T21:28:00Z" w16du:dateUtc="2025-09-29T01:28:00Z">
        <w:r w:rsidRPr="003641B9">
          <w:rPr>
            <w:noProof/>
            <w:sz w:val="20"/>
            <w:szCs w:val="20"/>
            <w:rPrChange w:id="128" w:author="Augustus Raymond Pendleton" w:date="2025-09-28T21:42:00Z" w16du:dateUtc="2025-09-29T01:42:00Z">
              <w:rPr>
                <w:noProof/>
              </w:rPr>
            </w:rPrChange>
          </w:rPr>
          <w:lastRenderedPageBreak/>
          <w:drawing>
            <wp:anchor distT="0" distB="0" distL="114300" distR="114300" simplePos="0" relativeHeight="251659264" behindDoc="0" locked="0" layoutInCell="1" allowOverlap="1" wp14:anchorId="73DB701C" wp14:editId="05B62D4E">
              <wp:simplePos x="0" y="0"/>
              <wp:positionH relativeFrom="margin">
                <wp:align>center</wp:align>
              </wp:positionH>
              <wp:positionV relativeFrom="margin">
                <wp:align>top</wp:align>
              </wp:positionV>
              <wp:extent cx="5943600" cy="5723255"/>
              <wp:effectExtent l="0" t="0" r="0" b="4445"/>
              <wp:wrapSquare wrapText="bothSides"/>
              <wp:docPr id="1906658992"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descr="A graph of different types of data&#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14:sizeRelH relativeFrom="page">
                <wp14:pctWidth>0</wp14:pctWidth>
              </wp14:sizeRelH>
              <wp14:sizeRelV relativeFrom="page">
                <wp14:pctHeight>0</wp14:pctHeight>
              </wp14:sizeRelV>
            </wp:anchor>
          </w:drawing>
        </w:r>
        <w:r w:rsidRPr="003641B9">
          <w:rPr>
            <w:i/>
            <w:iCs/>
            <w:sz w:val="20"/>
            <w:szCs w:val="20"/>
            <w:rPrChange w:id="129" w:author="Augustus Raymond Pendleton" w:date="2025-09-28T21:42:00Z" w16du:dateUtc="2025-09-29T01:42:00Z">
              <w:rPr>
                <w:i/>
                <w:iCs/>
              </w:rPr>
            </w:rPrChange>
          </w:rPr>
          <w:t xml:space="preserve">Figure 2. </w:t>
        </w:r>
      </w:ins>
      <w:ins w:id="130" w:author="Augustus Raymond Pendleton" w:date="2025-09-28T21:34:00Z" w16du:dateUtc="2025-09-29T01:34:00Z">
        <w:r w:rsidR="002D2CA2" w:rsidRPr="003641B9">
          <w:rPr>
            <w:i/>
            <w:iCs/>
            <w:sz w:val="20"/>
            <w:szCs w:val="20"/>
            <w:rPrChange w:id="131" w:author="Augustus Raymond Pendleton" w:date="2025-09-28T21:42:00Z" w16du:dateUtc="2025-09-29T01:42:00Z">
              <w:rPr>
                <w:i/>
                <w:iCs/>
              </w:rPr>
            </w:rPrChange>
          </w:rPr>
          <w:t>Differences between U</w:t>
        </w:r>
        <w:r w:rsidR="002D2CA2" w:rsidRPr="003641B9">
          <w:rPr>
            <w:i/>
            <w:iCs/>
            <w:sz w:val="20"/>
            <w:szCs w:val="20"/>
            <w:vertAlign w:val="superscript"/>
            <w:rPrChange w:id="132" w:author="Augustus Raymond Pendleton" w:date="2025-09-28T21:42:00Z" w16du:dateUtc="2025-09-29T01:42:00Z">
              <w:rPr>
                <w:i/>
                <w:iCs/>
                <w:vertAlign w:val="superscript"/>
              </w:rPr>
            </w:rPrChange>
          </w:rPr>
          <w:t>A</w:t>
        </w:r>
        <w:r w:rsidR="002D2CA2" w:rsidRPr="003641B9">
          <w:rPr>
            <w:i/>
            <w:iCs/>
            <w:sz w:val="20"/>
            <w:szCs w:val="20"/>
            <w:rPrChange w:id="133" w:author="Augustus Raymond Pendleton" w:date="2025-09-28T21:42:00Z" w16du:dateUtc="2025-09-29T01:42:00Z">
              <w:rPr>
                <w:i/>
                <w:iCs/>
              </w:rPr>
            </w:rPrChange>
          </w:rPr>
          <w:t xml:space="preserve"> and other metrics across real microbial communities. </w:t>
        </w:r>
        <w:r w:rsidR="002D2CA2" w:rsidRPr="003641B9">
          <w:rPr>
            <w:sz w:val="20"/>
            <w:szCs w:val="20"/>
            <w:rPrChange w:id="134" w:author="Augustus Raymond Pendleton" w:date="2025-09-28T21:42:00Z" w16du:dateUtc="2025-09-29T01:42:00Z">
              <w:rPr>
                <w:i/>
                <w:iCs/>
              </w:rPr>
            </w:rPrChange>
          </w:rPr>
          <w:t xml:space="preserve">Four 16S datasets with </w:t>
        </w:r>
      </w:ins>
      <w:ins w:id="135" w:author="Augustus Raymond Pendleton" w:date="2025-09-28T21:35:00Z" w16du:dateUtc="2025-09-29T01:35:00Z">
        <w:r w:rsidR="002D2CA2" w:rsidRPr="003641B9">
          <w:rPr>
            <w:sz w:val="20"/>
            <w:szCs w:val="20"/>
            <w:rPrChange w:id="136" w:author="Augustus Raymond Pendleton" w:date="2025-09-28T21:42:00Z" w16du:dateUtc="2025-09-29T01:42:00Z">
              <w:rPr>
                <w:i/>
                <w:iCs/>
              </w:rPr>
            </w:rPrChange>
          </w:rPr>
          <w:t xml:space="preserve">absolute abundance quantification were reanalyzed </w:t>
        </w:r>
      </w:ins>
      <w:ins w:id="137" w:author="Augustus Raymond Pendleton" w:date="2025-09-29T12:12:00Z" w16du:dateUtc="2025-09-29T16:12:00Z">
        <w:r w:rsidR="00BB7799">
          <w:rPr>
            <w:sz w:val="20"/>
            <w:szCs w:val="20"/>
          </w:rPr>
          <w:t xml:space="preserve">to produce ASVs </w:t>
        </w:r>
      </w:ins>
      <w:ins w:id="138" w:author="Augustus Raymond Pendleton" w:date="2025-09-28T21:35:00Z" w16du:dateUtc="2025-09-29T01:35:00Z">
        <w:r w:rsidR="002D2CA2" w:rsidRPr="003641B9">
          <w:rPr>
            <w:sz w:val="20"/>
            <w:szCs w:val="20"/>
            <w:rPrChange w:id="139" w:author="Augustus Raymond Pendleton" w:date="2025-09-28T21:42:00Z" w16du:dateUtc="2025-09-29T01:42:00Z">
              <w:rPr>
                <w:i/>
                <w:iCs/>
              </w:rPr>
            </w:rPrChange>
          </w:rPr>
          <w:t>and four dissimilarity metrics were calculated</w:t>
        </w:r>
      </w:ins>
      <w:ins w:id="140" w:author="Augustus Raymond Pendleton" w:date="2025-09-28T21:37:00Z" w16du:dateUtc="2025-09-29T01:37:00Z">
        <w:r w:rsidR="002D2CA2" w:rsidRPr="003641B9">
          <w:rPr>
            <w:sz w:val="20"/>
            <w:szCs w:val="20"/>
            <w:rPrChange w:id="141" w:author="Augustus Raymond Pendleton" w:date="2025-09-28T21:42:00Z" w16du:dateUtc="2025-09-29T01:42:00Z">
              <w:rPr>
                <w:i/>
                <w:iCs/>
              </w:rPr>
            </w:rPrChange>
          </w:rPr>
          <w:t xml:space="preserve">. </w:t>
        </w:r>
      </w:ins>
      <w:ins w:id="142" w:author="Augustus Raymond Pendleton" w:date="2025-09-28T21:38:00Z" w16du:dateUtc="2025-09-29T01:38:00Z">
        <w:r w:rsidR="002D2CA2" w:rsidRPr="003641B9">
          <w:rPr>
            <w:i/>
            <w:iCs/>
            <w:sz w:val="20"/>
            <w:szCs w:val="20"/>
            <w:rPrChange w:id="143" w:author="Augustus Raymond Pendleton" w:date="2025-09-28T21:42:00Z" w16du:dateUtc="2025-09-29T01:42:00Z">
              <w:rPr>
                <w:i/>
                <w:iCs/>
              </w:rPr>
            </w:rPrChange>
          </w:rPr>
          <w:t>U</w:t>
        </w:r>
        <w:r w:rsidR="002D2CA2" w:rsidRPr="003641B9">
          <w:rPr>
            <w:i/>
            <w:iCs/>
            <w:sz w:val="20"/>
            <w:szCs w:val="20"/>
            <w:vertAlign w:val="superscript"/>
            <w:rPrChange w:id="144" w:author="Augustus Raymond Pendleton" w:date="2025-09-28T21:42:00Z" w16du:dateUtc="2025-09-29T01:42:00Z">
              <w:rPr>
                <w:i/>
                <w:iCs/>
                <w:vertAlign w:val="superscript"/>
              </w:rPr>
            </w:rPrChange>
          </w:rPr>
          <w:t>A</w:t>
        </w:r>
        <w:r w:rsidR="002D2CA2" w:rsidRPr="003641B9">
          <w:rPr>
            <w:sz w:val="20"/>
            <w:szCs w:val="20"/>
            <w:rPrChange w:id="145" w:author="Augustus Raymond Pendleton" w:date="2025-09-28T21:42:00Z" w16du:dateUtc="2025-09-29T01:42:00Z">
              <w:rPr>
                <w:i/>
                <w:iCs/>
              </w:rPr>
            </w:rPrChange>
          </w:rPr>
          <w:t xml:space="preserve"> is always on the x-axis, while another metric is on the y</w:t>
        </w:r>
      </w:ins>
      <w:ins w:id="146" w:author="Augustus Raymond Pendleton" w:date="2025-09-28T21:42:00Z" w16du:dateUtc="2025-09-29T01:42:00Z">
        <w:r w:rsidR="003641B9" w:rsidRPr="003641B9">
          <w:rPr>
            <w:sz w:val="20"/>
            <w:szCs w:val="20"/>
            <w:rPrChange w:id="147" w:author="Augustus Raymond Pendleton" w:date="2025-09-28T21:42:00Z" w16du:dateUtc="2025-09-29T01:42:00Z">
              <w:rPr/>
            </w:rPrChange>
          </w:rPr>
          <w:t>-axis</w:t>
        </w:r>
      </w:ins>
      <w:ins w:id="148" w:author="Augustus Raymond Pendleton" w:date="2025-09-28T21:38:00Z" w16du:dateUtc="2025-09-29T01:38:00Z">
        <w:r w:rsidR="002D2CA2" w:rsidRPr="003641B9">
          <w:rPr>
            <w:sz w:val="20"/>
            <w:szCs w:val="20"/>
            <w:rPrChange w:id="149" w:author="Augustus Raymond Pendleton" w:date="2025-09-28T21:42:00Z" w16du:dateUtc="2025-09-29T01:42:00Z">
              <w:rPr>
                <w:i/>
                <w:iCs/>
              </w:rPr>
            </w:rPrChange>
          </w:rPr>
          <w:t xml:space="preserve">: </w:t>
        </w:r>
        <w:r w:rsidR="002D2CA2" w:rsidRPr="003641B9">
          <w:rPr>
            <w:i/>
            <w:iCs/>
            <w:sz w:val="20"/>
            <w:szCs w:val="20"/>
            <w:rPrChange w:id="150" w:author="Augustus Raymond Pendleton" w:date="2025-09-28T21:42:00Z" w16du:dateUtc="2025-09-29T01:42:00Z">
              <w:rPr>
                <w:i/>
                <w:iCs/>
              </w:rPr>
            </w:rPrChange>
          </w:rPr>
          <w:t>BC</w:t>
        </w:r>
        <w:r w:rsidR="002D2CA2" w:rsidRPr="003641B9">
          <w:rPr>
            <w:i/>
            <w:iCs/>
            <w:sz w:val="20"/>
            <w:szCs w:val="20"/>
            <w:vertAlign w:val="superscript"/>
            <w:rPrChange w:id="151" w:author="Augustus Raymond Pendleton" w:date="2025-09-28T21:42:00Z" w16du:dateUtc="2025-09-29T01:42:00Z">
              <w:rPr>
                <w:i/>
                <w:iCs/>
                <w:vertAlign w:val="superscript"/>
              </w:rPr>
            </w:rPrChange>
          </w:rPr>
          <w:t>R</w:t>
        </w:r>
        <w:r w:rsidR="002D2CA2" w:rsidRPr="003641B9">
          <w:rPr>
            <w:sz w:val="20"/>
            <w:szCs w:val="20"/>
            <w:rPrChange w:id="152" w:author="Augustus Raymond Pendleton" w:date="2025-09-28T21:42:00Z" w16du:dateUtc="2025-09-29T01:42:00Z">
              <w:rPr>
                <w:i/>
                <w:iCs/>
              </w:rPr>
            </w:rPrChange>
          </w:rPr>
          <w:t xml:space="preserve"> on the first column, </w:t>
        </w:r>
        <w:r w:rsidR="002D2CA2" w:rsidRPr="003641B9">
          <w:rPr>
            <w:i/>
            <w:iCs/>
            <w:sz w:val="20"/>
            <w:szCs w:val="20"/>
            <w:rPrChange w:id="153" w:author="Augustus Raymond Pendleton" w:date="2025-09-28T21:42:00Z" w16du:dateUtc="2025-09-29T01:42:00Z">
              <w:rPr>
                <w:i/>
                <w:iCs/>
              </w:rPr>
            </w:rPrChange>
          </w:rPr>
          <w:t>U</w:t>
        </w:r>
      </w:ins>
      <w:ins w:id="154" w:author="Augustus Raymond Pendleton" w:date="2025-09-28T21:39:00Z" w16du:dateUtc="2025-09-29T01:39:00Z">
        <w:r w:rsidR="002D2CA2" w:rsidRPr="003641B9">
          <w:rPr>
            <w:i/>
            <w:iCs/>
            <w:sz w:val="20"/>
            <w:szCs w:val="20"/>
            <w:vertAlign w:val="superscript"/>
            <w:rPrChange w:id="155" w:author="Augustus Raymond Pendleton" w:date="2025-09-28T21:42:00Z" w16du:dateUtc="2025-09-29T01:42:00Z">
              <w:rPr>
                <w:i/>
                <w:iCs/>
                <w:vertAlign w:val="superscript"/>
              </w:rPr>
            </w:rPrChange>
          </w:rPr>
          <w:t>R</w:t>
        </w:r>
        <w:r w:rsidR="002D2CA2" w:rsidRPr="003641B9">
          <w:rPr>
            <w:sz w:val="20"/>
            <w:szCs w:val="20"/>
            <w:rPrChange w:id="156" w:author="Augustus Raymond Pendleton" w:date="2025-09-28T21:42:00Z" w16du:dateUtc="2025-09-29T01:42:00Z">
              <w:rPr>
                <w:i/>
                <w:iCs/>
              </w:rPr>
            </w:rPrChange>
          </w:rPr>
          <w:t xml:space="preserve"> in the second, and </w:t>
        </w:r>
        <w:r w:rsidR="002D2CA2" w:rsidRPr="003641B9">
          <w:rPr>
            <w:i/>
            <w:iCs/>
            <w:sz w:val="20"/>
            <w:szCs w:val="20"/>
            <w:rPrChange w:id="157" w:author="Augustus Raymond Pendleton" w:date="2025-09-28T21:42:00Z" w16du:dateUtc="2025-09-29T01:42:00Z">
              <w:rPr>
                <w:i/>
                <w:iCs/>
              </w:rPr>
            </w:rPrChange>
          </w:rPr>
          <w:t>BC</w:t>
        </w:r>
        <w:r w:rsidR="002D2CA2" w:rsidRPr="003641B9">
          <w:rPr>
            <w:i/>
            <w:iCs/>
            <w:sz w:val="20"/>
            <w:szCs w:val="20"/>
            <w:vertAlign w:val="superscript"/>
            <w:rPrChange w:id="158" w:author="Augustus Raymond Pendleton" w:date="2025-09-28T21:42:00Z" w16du:dateUtc="2025-09-29T01:42:00Z">
              <w:rPr>
                <w:i/>
                <w:iCs/>
                <w:vertAlign w:val="superscript"/>
              </w:rPr>
            </w:rPrChange>
          </w:rPr>
          <w:t>A</w:t>
        </w:r>
        <w:r w:rsidR="002D2CA2" w:rsidRPr="003641B9">
          <w:rPr>
            <w:sz w:val="20"/>
            <w:szCs w:val="20"/>
            <w:rPrChange w:id="159" w:author="Augustus Raymond Pendleton" w:date="2025-09-28T21:42:00Z" w16du:dateUtc="2025-09-29T01:42:00Z">
              <w:rPr>
                <w:i/>
                <w:iCs/>
              </w:rPr>
            </w:rPrChange>
          </w:rPr>
          <w:t xml:space="preserve"> in the third.</w:t>
        </w:r>
      </w:ins>
      <w:ins w:id="160" w:author="Augustus Raymond Pendleton" w:date="2025-09-28T21:35:00Z" w16du:dateUtc="2025-09-29T01:35:00Z">
        <w:r w:rsidR="002D2CA2" w:rsidRPr="003641B9">
          <w:rPr>
            <w:sz w:val="20"/>
            <w:szCs w:val="20"/>
            <w:rPrChange w:id="161" w:author="Augustus Raymond Pendleton" w:date="2025-09-28T21:42:00Z" w16du:dateUtc="2025-09-29T01:42:00Z">
              <w:rPr>
                <w:i/>
                <w:iCs/>
              </w:rPr>
            </w:rPrChange>
          </w:rPr>
          <w:t xml:space="preserve"> </w:t>
        </w:r>
      </w:ins>
      <w:ins w:id="162" w:author="Augustus Raymond Pendleton" w:date="2025-09-28T21:36:00Z" w16du:dateUtc="2025-09-29T01:36:00Z">
        <w:r w:rsidR="002D2CA2" w:rsidRPr="003641B9">
          <w:rPr>
            <w:sz w:val="20"/>
            <w:szCs w:val="20"/>
            <w:rPrChange w:id="163" w:author="Augustus Raymond Pendleton" w:date="2025-09-28T21:42:00Z" w16du:dateUtc="2025-09-29T01:42:00Z">
              <w:rPr>
                <w:i/>
                <w:iCs/>
              </w:rPr>
            </w:rPrChange>
          </w:rPr>
          <w:t xml:space="preserve">Contours in each panel reflect the density of points </w:t>
        </w:r>
      </w:ins>
      <w:ins w:id="164" w:author="Augustus Raymond Pendleton" w:date="2025-09-28T21:37:00Z" w16du:dateUtc="2025-09-29T01:37:00Z">
        <w:r w:rsidR="002D2CA2" w:rsidRPr="003641B9">
          <w:rPr>
            <w:sz w:val="20"/>
            <w:szCs w:val="20"/>
            <w:rPrChange w:id="165" w:author="Augustus Raymond Pendleton" w:date="2025-09-28T21:42:00Z" w16du:dateUtc="2025-09-29T01:42:00Z">
              <w:rPr>
                <w:i/>
                <w:iCs/>
              </w:rPr>
            </w:rPrChange>
          </w:rPr>
          <w:t>within that space</w:t>
        </w:r>
      </w:ins>
      <w:ins w:id="166" w:author="Augustus Raymond Pendleton" w:date="2025-09-28T21:41:00Z" w16du:dateUtc="2025-09-29T01:41:00Z">
        <w:r w:rsidR="003641B9" w:rsidRPr="003641B9">
          <w:rPr>
            <w:sz w:val="20"/>
            <w:szCs w:val="20"/>
            <w:rPrChange w:id="167" w:author="Augustus Raymond Pendleton" w:date="2025-09-28T21:42:00Z" w16du:dateUtc="2025-09-29T01:42:00Z">
              <w:rPr>
                <w:i/>
                <w:iCs/>
              </w:rPr>
            </w:rPrChange>
          </w:rPr>
          <w:t xml:space="preserve"> (total n given below each dataset name)</w:t>
        </w:r>
      </w:ins>
      <w:ins w:id="168" w:author="Augustus Raymond Pendleton" w:date="2025-09-28T21:37:00Z" w16du:dateUtc="2025-09-29T01:37:00Z">
        <w:r w:rsidR="002D2CA2" w:rsidRPr="003641B9">
          <w:rPr>
            <w:sz w:val="20"/>
            <w:szCs w:val="20"/>
            <w:rPrChange w:id="169" w:author="Augustus Raymond Pendleton" w:date="2025-09-28T21:42:00Z" w16du:dateUtc="2025-09-29T01:42:00Z">
              <w:rPr>
                <w:i/>
                <w:iCs/>
              </w:rPr>
            </w:rPrChange>
          </w:rPr>
          <w:t xml:space="preserve">, with darker colors corresponding to more observations within that area. The 1:1 line, where each </w:t>
        </w:r>
      </w:ins>
      <w:ins w:id="170" w:author="Augustus Raymond Pendleton" w:date="2025-09-28T21:39:00Z" w16du:dateUtc="2025-09-29T01:39:00Z">
        <w:r w:rsidR="002D2CA2" w:rsidRPr="003641B9">
          <w:rPr>
            <w:sz w:val="20"/>
            <w:szCs w:val="20"/>
            <w:rPrChange w:id="171" w:author="Augustus Raymond Pendleton" w:date="2025-09-28T21:42:00Z" w16du:dateUtc="2025-09-29T01:42:00Z">
              <w:rPr>
                <w:i/>
                <w:iCs/>
              </w:rPr>
            </w:rPrChange>
          </w:rPr>
          <w:t>two metrics were equal, is</w:t>
        </w:r>
      </w:ins>
      <w:ins w:id="172" w:author="Augustus Raymond Pendleton" w:date="2025-09-28T21:37:00Z" w16du:dateUtc="2025-09-29T01:37:00Z">
        <w:r w:rsidR="002D2CA2" w:rsidRPr="003641B9">
          <w:rPr>
            <w:sz w:val="20"/>
            <w:szCs w:val="20"/>
            <w:rPrChange w:id="173" w:author="Augustus Raymond Pendleton" w:date="2025-09-28T21:42:00Z" w16du:dateUtc="2025-09-29T01:42:00Z">
              <w:rPr>
                <w:i/>
                <w:iCs/>
              </w:rPr>
            </w:rPrChange>
          </w:rPr>
          <w:t xml:space="preserve"> drawn as a dashed line</w:t>
        </w:r>
      </w:ins>
      <w:ins w:id="174" w:author="Augustus Raymond Pendleton" w:date="2025-09-28T21:39:00Z" w16du:dateUtc="2025-09-29T01:39:00Z">
        <w:r w:rsidR="002D2CA2" w:rsidRPr="003641B9">
          <w:rPr>
            <w:sz w:val="20"/>
            <w:szCs w:val="20"/>
            <w:rPrChange w:id="175" w:author="Augustus Raymond Pendleton" w:date="2025-09-28T21:42:00Z" w16du:dateUtc="2025-09-29T01:42:00Z">
              <w:rPr>
                <w:i/>
                <w:iCs/>
              </w:rPr>
            </w:rPrChange>
          </w:rPr>
          <w:t>.</w:t>
        </w:r>
      </w:ins>
      <w:ins w:id="176" w:author="Augustus Raymond Pendleton" w:date="2025-09-28T21:42:00Z" w16du:dateUtc="2025-09-29T01:42:00Z">
        <w:r w:rsidR="003641B9" w:rsidRPr="003641B9">
          <w:rPr>
            <w:sz w:val="20"/>
            <w:szCs w:val="20"/>
            <w:rPrChange w:id="177" w:author="Augustus Raymond Pendleton" w:date="2025-09-28T21:42:00Z" w16du:dateUtc="2025-09-29T01:42:00Z">
              <w:rPr/>
            </w:rPrChange>
          </w:rPr>
          <w:t xml:space="preserve"> </w:t>
        </w:r>
      </w:ins>
      <w:ins w:id="178" w:author="Augustus Raymond Pendleton" w:date="2025-09-28T21:39:00Z" w16du:dateUtc="2025-09-29T01:39:00Z">
        <w:r w:rsidR="002D2CA2" w:rsidRPr="003641B9">
          <w:rPr>
            <w:sz w:val="20"/>
            <w:szCs w:val="20"/>
            <w:rPrChange w:id="179" w:author="Augustus Raymond Pendleton" w:date="2025-09-28T21:42:00Z" w16du:dateUtc="2025-09-29T01:42:00Z">
              <w:rPr>
                <w:i/>
                <w:iCs/>
              </w:rPr>
            </w:rPrChange>
          </w:rPr>
          <w:t xml:space="preserve">When density falls above the 1:1 line, </w:t>
        </w:r>
        <w:r w:rsidR="002D2CA2" w:rsidRPr="003641B9">
          <w:rPr>
            <w:i/>
            <w:iCs/>
            <w:sz w:val="20"/>
            <w:szCs w:val="20"/>
            <w:rPrChange w:id="180" w:author="Augustus Raymond Pendleton" w:date="2025-09-28T21:42:00Z" w16du:dateUtc="2025-09-29T01:42:00Z">
              <w:rPr>
                <w:i/>
                <w:iCs/>
              </w:rPr>
            </w:rPrChange>
          </w:rPr>
          <w:t>U</w:t>
        </w:r>
      </w:ins>
      <w:ins w:id="181" w:author="Augustus Raymond Pendleton" w:date="2025-09-28T21:40:00Z" w16du:dateUtc="2025-09-29T01:40:00Z">
        <w:r w:rsidR="002D2CA2" w:rsidRPr="003641B9">
          <w:rPr>
            <w:i/>
            <w:iCs/>
            <w:sz w:val="20"/>
            <w:szCs w:val="20"/>
            <w:vertAlign w:val="superscript"/>
            <w:rPrChange w:id="182" w:author="Augustus Raymond Pendleton" w:date="2025-09-28T21:42:00Z" w16du:dateUtc="2025-09-29T01:42:00Z">
              <w:rPr>
                <w:i/>
                <w:iCs/>
                <w:vertAlign w:val="superscript"/>
              </w:rPr>
            </w:rPrChange>
          </w:rPr>
          <w:t>A</w:t>
        </w:r>
        <w:r w:rsidR="002D2CA2" w:rsidRPr="003641B9">
          <w:rPr>
            <w:sz w:val="20"/>
            <w:szCs w:val="20"/>
            <w:rPrChange w:id="183" w:author="Augustus Raymond Pendleton" w:date="2025-09-28T21:42:00Z" w16du:dateUtc="2025-09-29T01:42:00Z">
              <w:rPr>
                <w:i/>
                <w:iCs/>
              </w:rPr>
            </w:rPrChange>
          </w:rPr>
          <w:t xml:space="preserve"> tended to lower dissimilarity than the other metric.</w:t>
        </w:r>
      </w:ins>
    </w:p>
    <w:p w14:paraId="5EF0C294" w14:textId="3F17F539" w:rsidR="0007048F" w:rsidDel="008729F6" w:rsidRDefault="00CC3C53" w:rsidP="008729F6">
      <w:pPr>
        <w:ind w:firstLine="720"/>
        <w:rPr>
          <w:del w:id="184" w:author="Augustus Raymond Pendleton" w:date="2025-09-26T09:33:00Z" w16du:dateUtc="2025-09-26T13:33:00Z"/>
        </w:rPr>
      </w:pPr>
      <w:ins w:id="185" w:author="Augustus Raymond Pendleton" w:date="2025-09-26T09:31:00Z" w16du:dateUtc="2025-09-26T13:31:00Z">
        <w:r>
          <w:t>To</w:t>
        </w:r>
      </w:ins>
      <w:ins w:id="186" w:author="Augustus Raymond Pendleton" w:date="2025-09-26T09:32:00Z" w16du:dateUtc="2025-09-26T13:32:00Z">
        <w:r>
          <w:t xml:space="preserve"> illustrate the sensitivity of </w:t>
        </w:r>
      </w:ins>
      <m:oMath>
        <m:sSup>
          <m:sSupPr>
            <m:ctrlPr>
              <w:ins w:id="187" w:author="Augustus Raymond Pendleton" w:date="2025-09-26T09:33:00Z" w16du:dateUtc="2025-09-26T13:33:00Z">
                <w:rPr>
                  <w:rFonts w:ascii="Cambria Math" w:hAnsi="Cambria Math"/>
                </w:rPr>
              </w:ins>
            </m:ctrlPr>
          </m:sSupPr>
          <m:e>
            <m:r>
              <w:ins w:id="188" w:author="Augustus Raymond Pendleton" w:date="2025-09-26T09:33:00Z" w16du:dateUtc="2025-09-26T13:33:00Z">
                <w:rPr>
                  <w:rFonts w:ascii="Cambria Math" w:hAnsi="Cambria Math"/>
                </w:rPr>
                <m:t>U</m:t>
              </w:ins>
            </m:r>
          </m:e>
          <m:sup>
            <m:r>
              <w:ins w:id="189" w:author="Augustus Raymond Pendleton" w:date="2025-09-26T09:33:00Z" w16du:dateUtc="2025-09-26T13:33:00Z">
                <w:rPr>
                  <w:rFonts w:ascii="Cambria Math" w:hAnsi="Cambria Math"/>
                </w:rPr>
                <m:t>A</m:t>
              </w:ins>
            </m:r>
          </m:sup>
        </m:sSup>
        <m:r>
          <w:ins w:id="190" w:author="Augustus Raymond Pendleton" w:date="2025-09-26T09:34:00Z" w16du:dateUtc="2025-09-26T13:34:00Z">
            <w:rPr>
              <w:rFonts w:ascii="Cambria Math" w:hAnsi="Cambria Math"/>
            </w:rPr>
            <m:t xml:space="preserve"> </m:t>
          </w:ins>
        </m:r>
      </m:oMath>
      <w:ins w:id="191" w:author="Augustus Raymond Pendleton" w:date="2025-09-26T09:32:00Z" w16du:dateUtc="2025-09-26T13:32:00Z">
        <w:r>
          <w:t xml:space="preserve">to variation in composition and absolute abundance, we </w:t>
        </w:r>
      </w:ins>
      <w:ins w:id="192" w:author="Augustus Raymond Pendleton" w:date="2025-09-26T09:33:00Z" w16du:dateUtc="2025-09-26T13:33:00Z">
        <w:r>
          <w:t>re-analy</w:t>
        </w:r>
      </w:ins>
      <w:ins w:id="193" w:author="Augustus Raymond Pendleton" w:date="2025-09-29T09:22:00Z" w16du:dateUtc="2025-09-29T13:22:00Z">
        <w:r w:rsidR="008729F6">
          <w:t>z</w:t>
        </w:r>
      </w:ins>
      <w:ins w:id="194" w:author="Augustus Raymond Pendleton" w:date="2025-09-26T09:33:00Z" w16du:dateUtc="2025-09-26T13:33:00Z">
        <w:r>
          <w:t>ed four previously published datasets from diverse microbial systems.</w:t>
        </w:r>
      </w:ins>
      <w:ins w:id="195" w:author="Augustus Raymond Pendleton" w:date="2025-09-26T09:30:00Z" w16du:dateUtc="2025-09-26T13:30:00Z">
        <w:r>
          <w:t xml:space="preserve"> </w:t>
        </w:r>
      </w:ins>
      <w:ins w:id="196" w:author="Augustus Raymond Pendleton" w:date="2025-09-29T09:23:00Z" w16du:dateUtc="2025-09-29T13:23:00Z">
        <w:r w:rsidR="008729F6">
          <w:t>These datasets included: nuclear reactor cooling water across three reactor cycle phases</w:t>
        </w:r>
      </w:ins>
      <w:ins w:id="197" w:author="Augustus Raymond Pendleton" w:date="2025-09-29T09:28:00Z" w16du:dateUtc="2025-09-29T13:28:00Z">
        <w:r w:rsidR="008729F6">
          <w:t xml:space="preserve"> </w:t>
        </w:r>
      </w:ins>
      <w:r w:rsidR="008729F6">
        <w:fldChar w:fldCharType="begin"/>
      </w:r>
      <w:r w:rsidR="008729F6">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8729F6">
        <w:rPr>
          <w:noProof/>
        </w:rPr>
        <w:t>[4]</w:t>
      </w:r>
      <w:r w:rsidR="008729F6">
        <w:fldChar w:fldCharType="end"/>
      </w:r>
      <w:ins w:id="198" w:author="Augustus Raymond Pendleton" w:date="2025-09-29T09:24:00Z" w16du:dateUtc="2025-09-29T13:24:00Z">
        <w:r w:rsidR="008729F6">
          <w:t>; mouse gut samples across multiple intestinal locations</w:t>
        </w:r>
      </w:ins>
      <w:ins w:id="199" w:author="Augustus Raymond Pendleton" w:date="2025-09-29T12:13:00Z" w16du:dateUtc="2025-09-29T16:13:00Z">
        <w:r w:rsidR="00BB7799">
          <w:t xml:space="preserve"> and</w:t>
        </w:r>
      </w:ins>
      <w:ins w:id="200" w:author="Augustus Raymond Pendleton" w:date="2025-09-29T09:24:00Z" w16du:dateUtc="2025-09-29T13:24:00Z">
        <w:r w:rsidR="008729F6">
          <w:t xml:space="preserve"> between two diets</w:t>
        </w:r>
      </w:ins>
      <w:ins w:id="201" w:author="Augustus Raymond Pendleton" w:date="2025-09-29T09:28:00Z" w16du:dateUtc="2025-09-29T13:28:00Z">
        <w:r w:rsidR="008729F6">
          <w:t xml:space="preserve"> </w:t>
        </w:r>
      </w:ins>
      <w:r w:rsidR="008729F6">
        <w:fldChar w:fldCharType="begin"/>
      </w:r>
      <w:r w:rsidR="008729F6">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202" w:author="Augustus Raymond Pendleton" w:date="2025-09-29T09:25:00Z" w16du:dateUtc="2025-09-29T13:25:00Z">
        <w:r w:rsidR="008729F6">
          <w:t>; freshwater samples from Lake Ontario taken at two months and multiple depths</w:t>
        </w:r>
      </w:ins>
      <w:ins w:id="203" w:author="Augustus Raymond Pendleton" w:date="2025-09-29T09:29:00Z" w16du:dateUtc="2025-09-29T13:29:00Z">
        <w:r w:rsidR="008729F6">
          <w:t xml:space="preserve"> </w:t>
        </w:r>
      </w:ins>
      <w:r w:rsidR="008729F6">
        <w:fldChar w:fldCharType="begin"/>
      </w:r>
      <w:r w:rsidR="008729F6">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8729F6">
        <w:rPr>
          <w:rFonts w:ascii="Cambria Math" w:hAnsi="Cambria Math" w:cs="Cambria Math"/>
        </w:rPr>
        <w:instrText>∼</w:instrText>
      </w:r>
      <w:r w:rsidR="008729F6">
        <w:instrText xml:space="preserve">60 km day ¹. Given the </w:instrText>
      </w:r>
      <w:r w:rsidR="008729F6">
        <w:rPr>
          <w:rFonts w:ascii="Cambria Math" w:hAnsi="Cambria Math" w:cs="Cambria Math"/>
        </w:rPr>
        <w:instrText>∼</w:instrText>
      </w:r>
      <w:r w:rsidR="008729F6">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8729F6">
        <w:rPr>
          <w:noProof/>
        </w:rPr>
        <w:t>[10]</w:t>
      </w:r>
      <w:r w:rsidR="008729F6">
        <w:fldChar w:fldCharType="end"/>
      </w:r>
      <w:ins w:id="204" w:author="Augustus Raymond Pendleton" w:date="2025-09-29T09:25:00Z" w16du:dateUtc="2025-09-29T13:25:00Z">
        <w:r w:rsidR="008729F6">
          <w:t xml:space="preserve">; and peanut rhizophere samples </w:t>
        </w:r>
      </w:ins>
      <w:ins w:id="205" w:author="Augustus Raymond Pendleton" w:date="2025-09-29T09:26:00Z" w16du:dateUtc="2025-09-29T13:26:00Z">
        <w:r w:rsidR="008729F6">
          <w:t xml:space="preserve">between two crop </w:t>
        </w:r>
      </w:ins>
      <w:ins w:id="206" w:author="Augustus Raymond Pendleton" w:date="2025-09-29T09:28:00Z" w16du:dateUtc="2025-09-29T13:28:00Z">
        <w:r w:rsidR="008729F6">
          <w:t>rotation schemes (conventional rotation (CR) vs. sod-based rotation (SBR)</w:t>
        </w:r>
      </w:ins>
      <w:ins w:id="207" w:author="Augustus Raymond Pendleton" w:date="2025-09-29T12:13:00Z" w16du:dateUtc="2025-09-29T16:13:00Z">
        <w:r w:rsidR="00BB7799">
          <w:t xml:space="preserve">, plant </w:t>
        </w:r>
        <w:r w:rsidR="00BB7799">
          <w:lastRenderedPageBreak/>
          <w:t>maturities, and irrigation schemes</w:t>
        </w:r>
      </w:ins>
      <w:ins w:id="208" w:author="Augustus Raymond Pendleton" w:date="2025-09-29T09:29:00Z" w16du:dateUtc="2025-09-29T13:29:00Z">
        <w:r w:rsidR="008729F6">
          <w:t xml:space="preserve"> </w:t>
        </w:r>
      </w:ins>
      <w:r w:rsidR="008729F6">
        <w:fldChar w:fldCharType="begin"/>
      </w:r>
      <w:r w:rsidR="008729F6">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8729F6">
        <w:rPr>
          <w:noProof/>
        </w:rPr>
        <w:t>[11]</w:t>
      </w:r>
      <w:r w:rsidR="008729F6">
        <w:fldChar w:fldCharType="end"/>
      </w:r>
      <w:ins w:id="209" w:author="Augustus Raymond Pendleton" w:date="2025-09-29T09:28:00Z" w16du:dateUtc="2025-09-29T13:28:00Z">
        <w:r w:rsidR="008729F6">
          <w:t xml:space="preserve">. </w:t>
        </w:r>
      </w:ins>
      <w:ins w:id="210" w:author="Augustus Raymond Pendleton" w:date="2025-09-29T09:29:00Z" w16du:dateUtc="2025-09-29T13:29:00Z">
        <w:r w:rsidR="008729F6">
          <w:t xml:space="preserve">In the </w:t>
        </w:r>
      </w:ins>
      <w:ins w:id="211" w:author="Augustus Raymond Pendleton" w:date="2025-09-29T09:30:00Z" w16du:dateUtc="2025-09-29T13:30:00Z">
        <w:r w:rsidR="008729F6">
          <w:t>cooling water and freshwater datasets, absolute abundance was calculated via flow cytometry; in the mouse gut via droplet dPCR; and in the soil datasets, qPCR.</w:t>
        </w:r>
      </w:ins>
      <w:ins w:id="212" w:author="Augustus Raymond Pendleton" w:date="2025-09-29T09:34:00Z" w16du:dateUtc="2025-09-29T13:34:00Z">
        <w:r w:rsidR="00CE2ACD">
          <w:t xml:space="preserve"> These datasets also represent a wide range of richness</w:t>
        </w:r>
      </w:ins>
      <w:ins w:id="213" w:author="Augustus Raymond Pendleton" w:date="2025-09-29T09:35:00Z" w16du:dateUtc="2025-09-29T13:35:00Z">
        <w:r w:rsidR="00CE2ACD">
          <w:t>–</w:t>
        </w:r>
      </w:ins>
      <w:ins w:id="214" w:author="Augustus Raymond Pendleton" w:date="2025-09-29T09:34:00Z" w16du:dateUtc="2025-09-29T13:34:00Z">
        <w:r w:rsidR="00CE2ACD">
          <w:t>r</w:t>
        </w:r>
      </w:ins>
      <w:ins w:id="215" w:author="Augustus Raymond Pendleton" w:date="2025-09-29T09:35:00Z" w16du:dateUtc="2025-09-29T13:35:00Z">
        <w:r w:rsidR="00CE2ACD">
          <w:t>anging from</w:t>
        </w:r>
      </w:ins>
      <w:ins w:id="216" w:author="Augustus Raymond Pendleton" w:date="2025-09-29T12:15:00Z" w16du:dateUtc="2025-09-29T16:15:00Z">
        <w:r w:rsidR="00BB7799">
          <w:t xml:space="preserve"> 215 </w:t>
        </w:r>
      </w:ins>
      <w:ins w:id="217" w:author="Augustus Raymond Pendleton" w:date="2025-09-29T12:16:00Z" w16du:dateUtc="2025-09-29T16:16:00Z">
        <w:r w:rsidR="00BB7799">
          <w:t>total ASVs</w:t>
        </w:r>
      </w:ins>
      <w:ins w:id="218" w:author="Augustus Raymond Pendleton" w:date="2025-09-29T09:35:00Z" w16du:dateUtc="2025-09-29T13:35:00Z">
        <w:r w:rsidR="00CE2ACD">
          <w:t xml:space="preserve"> in the cooling water to </w:t>
        </w:r>
      </w:ins>
      <w:ins w:id="219" w:author="Augustus Raymond Pendleton" w:date="2025-09-29T12:15:00Z" w16du:dateUtc="2025-09-29T16:15:00Z">
        <w:r w:rsidR="00BB7799">
          <w:t>24,000 total ASVs</w:t>
        </w:r>
      </w:ins>
      <w:ins w:id="220" w:author="Augustus Raymond Pendleton" w:date="2025-09-29T09:35:00Z" w16du:dateUtc="2025-09-29T13:35:00Z">
        <w:r w:rsidR="00CE2ACD">
          <w:t xml:space="preserve"> in the soil</w:t>
        </w:r>
      </w:ins>
      <w:ins w:id="221" w:author="Augustus Raymond Pendleton" w:date="2025-09-29T09:36:00Z" w16du:dateUtc="2025-09-29T13:36:00Z">
        <w:r w:rsidR="00CE2ACD">
          <w:t>–</w:t>
        </w:r>
      </w:ins>
      <w:ins w:id="222" w:author="Augustus Raymond Pendleton" w:date="2025-09-29T09:35:00Z" w16du:dateUtc="2025-09-29T13:35:00Z">
        <w:r w:rsidR="00CE2ACD">
          <w:t xml:space="preserve">and microbial load–from as low as </w:t>
        </w:r>
      </w:ins>
      <w:ins w:id="223" w:author="Augustus Raymond Pendleton" w:date="2025-09-29T12:17:00Z" w16du:dateUtc="2025-09-29T16:17:00Z">
        <w:r w:rsidR="00BB7799">
          <w:t xml:space="preserve">399,120 </w:t>
        </w:r>
      </w:ins>
      <w:ins w:id="224" w:author="Augustus Raymond Pendleton" w:date="2025-09-29T12:18:00Z" w16du:dateUtc="2025-09-29T16:18:00Z">
        <w:r w:rsidR="00BB7799">
          <w:t>cells/ml (cooling water) up to 2</w:t>
        </w:r>
      </w:ins>
      <w:ins w:id="225" w:author="Augustus Raymond Pendleton" w:date="2025-09-29T12:19:00Z" w16du:dateUtc="2025-09-29T16:19:00Z">
        <w:r w:rsidR="00BB7799">
          <w:t>x10</w:t>
        </w:r>
        <w:r w:rsidR="00BB7799">
          <w:rPr>
            <w:vertAlign w:val="superscript"/>
          </w:rPr>
          <w:t>12</w:t>
        </w:r>
        <w:r w:rsidR="00BB7799">
          <w:t xml:space="preserve"> 16S copies/gram </w:t>
        </w:r>
      </w:ins>
      <w:ins w:id="226" w:author="Augustus Raymond Pendleton" w:date="2025-09-29T12:21:00Z" w16du:dateUtc="2025-09-29T16:21:00Z">
        <w:r w:rsidR="00BB7799">
          <w:t xml:space="preserve">(mouse gut). </w:t>
        </w:r>
      </w:ins>
      <w:ins w:id="227" w:author="Augustus Raymond Pendleton" w:date="2025-09-29T09:32:00Z" w16du:dateUtc="2025-09-29T13:32:00Z">
        <w:r w:rsidR="008729F6">
          <w:t>Additional details of the re-analysis</w:t>
        </w:r>
      </w:ins>
      <w:ins w:id="228" w:author="Augustus Raymond Pendleton" w:date="2025-09-29T12:21:00Z" w16du:dateUtc="2025-09-29T16:21:00Z">
        <w:r w:rsidR="006B42C1">
          <w:t>, including ASV generation and phylogenetics,</w:t>
        </w:r>
      </w:ins>
      <w:ins w:id="229" w:author="Augustus Raymond Pendleton" w:date="2025-09-29T09:32:00Z" w16du:dateUtc="2025-09-29T13:32:00Z">
        <w:r w:rsidR="008729F6">
          <w:t xml:space="preserve"> can be found in the Supp</w:t>
        </w:r>
      </w:ins>
      <w:ins w:id="230" w:author="Augustus Raymond Pendleton" w:date="2025-09-29T11:56:00Z" w16du:dateUtc="2025-09-29T15:56:00Z">
        <w:r w:rsidR="008830B0">
          <w:t>orting</w:t>
        </w:r>
      </w:ins>
      <w:ins w:id="231" w:author="Augustus Raymond Pendleton" w:date="2025-09-29T09:32:00Z" w16du:dateUtc="2025-09-29T13:32:00Z">
        <w:r w:rsidR="008729F6">
          <w:t xml:space="preserve"> Methods. </w:t>
        </w:r>
      </w:ins>
      <w:del w:id="232" w:author="Augustus Raymond Pendleton" w:date="2025-09-26T09:33:00Z" w16du:dateUtc="2025-09-26T13:33:00Z">
        <w:r w:rsidR="0007048F" w:rsidRPr="0007048F" w:rsidDel="00CC3C53">
          <w:delText>integrates ecological realism by capturing differences in both lineage identity and total biomass.</w:delText>
        </w:r>
      </w:del>
    </w:p>
    <w:p w14:paraId="74691CEE" w14:textId="77777777" w:rsidR="008729F6" w:rsidRPr="0007048F" w:rsidRDefault="008729F6" w:rsidP="008729F6">
      <w:pPr>
        <w:ind w:firstLine="720"/>
        <w:rPr>
          <w:ins w:id="233" w:author="Augustus Raymond Pendleton" w:date="2025-09-29T09:31:00Z" w16du:dateUtc="2025-09-29T13:31:00Z"/>
        </w:rPr>
        <w:pPrChange w:id="234" w:author="Augustus Raymond Pendleton" w:date="2025-09-29T09:25:00Z" w16du:dateUtc="2025-09-29T13:25:00Z">
          <w:pPr/>
        </w:pPrChange>
      </w:pPr>
    </w:p>
    <w:p w14:paraId="3252272C" w14:textId="644FBDB2" w:rsidR="0007048F" w:rsidDel="00CE2ACD" w:rsidRDefault="008729F6" w:rsidP="00693D9A">
      <w:pPr>
        <w:ind w:firstLine="720"/>
        <w:rPr>
          <w:del w:id="235" w:author="Augustus Raymond Pendleton" w:date="2025-09-29T09:30:00Z" w16du:dateUtc="2025-09-29T13:30:00Z"/>
        </w:rPr>
      </w:pPr>
      <w:ins w:id="236" w:author="Augustus Raymond Pendleton" w:date="2025-09-29T09:31:00Z" w16du:dateUtc="2025-09-29T13:31:00Z">
        <w:r>
          <w:t>We first calculated four</w:t>
        </w:r>
      </w:ins>
      <w:ins w:id="237" w:author="Augustus Raymond Pendleton" w:date="2025-09-29T09:32:00Z">
        <w:r w:rsidRPr="008729F6">
          <w:rPr>
            <w:rPrChange w:id="238" w:author="Augustus Raymond Pendleton" w:date="2025-09-29T09:32:00Z" w16du:dateUtc="2025-09-29T13:32:00Z">
              <w:rPr>
                <w:i/>
                <w:iCs/>
              </w:rPr>
            </w:rPrChange>
          </w:rPr>
          <w:t xml:space="preserve"> β-diversity</w:t>
        </w:r>
      </w:ins>
      <w:ins w:id="239" w:author="Augustus Raymond Pendleton" w:date="2025-09-29T09:32:00Z" w16du:dateUtc="2025-09-29T13:32:00Z">
        <w:r>
          <w:t xml:space="preserve"> metrics for all sample pairs </w:t>
        </w:r>
      </w:ins>
      <w:ins w:id="240" w:author="Augustus Raymond Pendleton" w:date="2025-09-29T09:33:00Z" w16du:dateUtc="2025-09-29T13:33:00Z">
        <w:r w:rsidR="00CE2ACD">
          <w:t xml:space="preserve">in each dataset and compared them to </w:t>
        </w:r>
        <w:r w:rsidR="00CE2ACD">
          <w:rPr>
            <w:i/>
            <w:iCs/>
          </w:rPr>
          <w:t>U</w:t>
        </w:r>
        <w:r w:rsidR="00CE2ACD">
          <w:rPr>
            <w:i/>
            <w:iCs/>
            <w:vertAlign w:val="superscript"/>
          </w:rPr>
          <w:t>A</w:t>
        </w:r>
        <w:r w:rsidR="00CE2ACD">
          <w:t xml:space="preserve"> (Fig. 2). </w:t>
        </w:r>
        <w:r w:rsidR="00CE2ACD" w:rsidRPr="006B42C1">
          <w:t xml:space="preserve">Agreement between a given metric and </w:t>
        </w:r>
      </w:ins>
      <w:ins w:id="241" w:author="Augustus Raymond Pendleton" w:date="2025-09-29T09:34:00Z" w16du:dateUtc="2025-09-29T13:34:00Z">
        <w:r w:rsidR="00CE2ACD" w:rsidRPr="006B42C1">
          <w:rPr>
            <w:rPrChange w:id="242" w:author="Augustus Raymond Pendleton" w:date="2025-09-29T12:22:00Z" w16du:dateUtc="2025-09-29T16:22:00Z">
              <w:rPr>
                <w:i/>
                <w:iCs/>
              </w:rPr>
            </w:rPrChange>
          </w:rPr>
          <w:t>U</w:t>
        </w:r>
        <w:r w:rsidR="00CE2ACD" w:rsidRPr="006B42C1">
          <w:rPr>
            <w:vertAlign w:val="superscript"/>
            <w:rPrChange w:id="243" w:author="Augustus Raymond Pendleton" w:date="2025-09-29T12:22:00Z" w16du:dateUtc="2025-09-29T16:22:00Z">
              <w:rPr>
                <w:i/>
                <w:iCs/>
                <w:vertAlign w:val="superscript"/>
              </w:rPr>
            </w:rPrChange>
          </w:rPr>
          <w:t xml:space="preserve">A </w:t>
        </w:r>
        <w:r w:rsidR="00CE2ACD" w:rsidRPr="006B42C1">
          <w:t>is highly context dependent</w:t>
        </w:r>
        <w:r w:rsidR="00CE2ACD" w:rsidRPr="001B5344">
          <w:rPr>
            <w:i/>
            <w:iCs/>
            <w:rPrChange w:id="244" w:author="Augustus Raymond Pendleton" w:date="2025-09-29T09:45:00Z" w16du:dateUtc="2025-09-29T13:45:00Z">
              <w:rPr/>
            </w:rPrChange>
          </w:rPr>
          <w:t xml:space="preserve">. </w:t>
        </w:r>
        <w:r w:rsidR="00CE2ACD">
          <w:t xml:space="preserve">In the </w:t>
        </w:r>
      </w:ins>
      <w:ins w:id="245" w:author="Augustus Raymond Pendleton" w:date="2025-09-29T09:36:00Z" w16du:dateUtc="2025-09-29T13:36:00Z">
        <w:r w:rsidR="00CE2ACD">
          <w:t xml:space="preserve">cooling water, </w:t>
        </w:r>
        <w:r w:rsidR="00CE2ACD">
          <w:rPr>
            <w:i/>
            <w:iCs/>
          </w:rPr>
          <w:t>U</w:t>
        </w:r>
        <w:r w:rsidR="00CE2ACD">
          <w:rPr>
            <w:i/>
            <w:iCs/>
            <w:vertAlign w:val="superscript"/>
          </w:rPr>
          <w:t>A</w:t>
        </w:r>
        <w:r w:rsidR="00CE2ACD">
          <w:rPr>
            <w:i/>
            <w:iCs/>
          </w:rPr>
          <w:t xml:space="preserve"> </w:t>
        </w:r>
        <w:r w:rsidR="00CE2ACD">
          <w:t>was in close agreement with all three other metrics, while it deviated broadly in other datasets.</w:t>
        </w:r>
      </w:ins>
      <w:ins w:id="246" w:author="Augustus Raymond Pendleton" w:date="2025-09-29T09:37:00Z" w16du:dateUtc="2025-09-29T13:37:00Z">
        <w:r w:rsidR="00CE2ACD">
          <w:t xml:space="preserve"> </w:t>
        </w:r>
        <w:r w:rsidR="00CE2ACD">
          <w:rPr>
            <w:i/>
            <w:iCs/>
          </w:rPr>
          <w:t>U</w:t>
        </w:r>
        <w:r w:rsidR="00CE2ACD">
          <w:rPr>
            <w:i/>
            <w:iCs/>
            <w:vertAlign w:val="superscript"/>
          </w:rPr>
          <w:t>A</w:t>
        </w:r>
        <w:r w:rsidR="00CE2ACD">
          <w:t xml:space="preserve"> </w:t>
        </w:r>
      </w:ins>
      <w:ins w:id="247" w:author="Augustus Raymond Pendleton" w:date="2025-09-29T09:40:00Z" w16du:dateUtc="2025-09-29T13:40:00Z">
        <w:r w:rsidR="00CE2ACD">
          <w:t xml:space="preserve">also </w:t>
        </w:r>
      </w:ins>
      <w:ins w:id="248" w:author="Augustus Raymond Pendleton" w:date="2025-09-29T09:37:00Z" w16du:dateUtc="2025-09-29T13:37:00Z">
        <w:r w:rsidR="00CE2ACD">
          <w:t xml:space="preserve">measured distance values across a </w:t>
        </w:r>
      </w:ins>
      <w:ins w:id="249" w:author="Augustus Raymond Pendleton" w:date="2025-09-29T09:40:00Z" w16du:dateUtc="2025-09-29T13:40:00Z">
        <w:r w:rsidR="00CE2ACD">
          <w:t xml:space="preserve">similar or </w:t>
        </w:r>
      </w:ins>
      <w:ins w:id="250" w:author="Augustus Raymond Pendleton" w:date="2025-09-29T09:37:00Z" w16du:dateUtc="2025-09-29T13:37:00Z">
        <w:r w:rsidR="00CE2ACD">
          <w:t xml:space="preserve">wider </w:t>
        </w:r>
      </w:ins>
      <w:ins w:id="251" w:author="Augustus Raymond Pendleton" w:date="2025-09-29T09:38:00Z" w16du:dateUtc="2025-09-29T13:38:00Z">
        <w:r w:rsidR="00CE2ACD">
          <w:t xml:space="preserve">range compared to other metrics; for example, notice how in the soil dataset, </w:t>
        </w:r>
        <w:r w:rsidR="00CE2ACD">
          <w:rPr>
            <w:i/>
            <w:iCs/>
          </w:rPr>
          <w:t>BC</w:t>
        </w:r>
        <w:r w:rsidR="00CE2ACD">
          <w:rPr>
            <w:i/>
            <w:iCs/>
            <w:vertAlign w:val="superscript"/>
          </w:rPr>
          <w:t>R</w:t>
        </w:r>
        <w:r w:rsidR="00CE2ACD">
          <w:rPr>
            <w:i/>
            <w:iCs/>
          </w:rPr>
          <w:t xml:space="preserve"> </w:t>
        </w:r>
        <w:r w:rsidR="00CE2ACD">
          <w:t xml:space="preserve">and </w:t>
        </w:r>
        <w:r w:rsidR="00CE2ACD">
          <w:rPr>
            <w:i/>
            <w:iCs/>
          </w:rPr>
          <w:t>U</w:t>
        </w:r>
        <w:r w:rsidR="00CE2ACD">
          <w:rPr>
            <w:i/>
            <w:iCs/>
            <w:vertAlign w:val="superscript"/>
          </w:rPr>
          <w:t>R</w:t>
        </w:r>
        <w:r w:rsidR="00CE2ACD">
          <w:t xml:space="preserve"> have narrow ra</w:t>
        </w:r>
      </w:ins>
      <w:ins w:id="252" w:author="Augustus Raymond Pendleton" w:date="2025-09-29T09:39:00Z" w16du:dateUtc="2025-09-29T13:39:00Z">
        <w:r w:rsidR="00CE2ACD">
          <w:t xml:space="preserve">nges compared to the broad range of </w:t>
        </w:r>
        <w:r w:rsidR="00CE2ACD">
          <w:rPr>
            <w:i/>
            <w:iCs/>
          </w:rPr>
          <w:t>U</w:t>
        </w:r>
        <w:r w:rsidR="00CE2ACD">
          <w:rPr>
            <w:i/>
            <w:iCs/>
            <w:vertAlign w:val="superscript"/>
          </w:rPr>
          <w:t>A</w:t>
        </w:r>
        <w:r w:rsidR="00CE2ACD">
          <w:rPr>
            <w:i/>
            <w:iCs/>
          </w:rPr>
          <w:t>.</w:t>
        </w:r>
      </w:ins>
      <w:del w:id="253" w:author="Augustus Raymond Pendleton" w:date="2025-09-26T09:33:00Z" w16du:dateUtc="2025-09-26T13:33:00Z">
        <w:r w:rsidR="0007048F" w:rsidRPr="0007048F" w:rsidDel="00CC3C53">
          <w:delText xml:space="preserve">    We next evaluated how </w:delText>
        </w:r>
      </w:del>
      <m:oMath>
        <m:sSup>
          <m:sSupPr>
            <m:ctrlPr>
              <w:del w:id="254" w:author="Augustus Raymond Pendleton" w:date="2025-09-26T09:33:00Z" w16du:dateUtc="2025-09-26T13:33:00Z">
                <w:rPr>
                  <w:rFonts w:ascii="Cambria Math" w:hAnsi="Cambria Math"/>
                </w:rPr>
              </w:del>
            </m:ctrlPr>
          </m:sSupPr>
          <m:e>
            <m:r>
              <w:del w:id="255" w:author="Augustus Raymond Pendleton" w:date="2025-09-26T09:33:00Z" w16du:dateUtc="2025-09-26T13:33:00Z">
                <w:rPr>
                  <w:rFonts w:ascii="Cambria Math" w:hAnsi="Cambria Math"/>
                </w:rPr>
                <m:t>U</m:t>
              </w:del>
            </m:r>
          </m:e>
          <m:sup>
            <m:r>
              <w:del w:id="256" w:author="Augustus Raymond Pendleton" w:date="2025-09-26T09:33:00Z" w16du:dateUtc="2025-09-26T13:33:00Z">
                <w:rPr>
                  <w:rFonts w:ascii="Cambria Math" w:hAnsi="Cambria Math"/>
                </w:rPr>
                <m:t>A</m:t>
              </w:del>
            </m:r>
          </m:sup>
        </m:sSup>
      </m:oMath>
      <w:del w:id="257" w:author="Augustus Raymond Pendleton" w:date="2025-09-26T09:33:00Z" w16du:dateUtc="2025-09-26T13:33:00Z">
        <w:r w:rsidR="0007048F" w:rsidRPr="0007048F" w:rsidDel="00CC3C53">
          <w:delText xml:space="preserve"> influences group separation in a real-world dataset. </w:delText>
        </w:r>
      </w:del>
      <w:del w:id="258" w:author="Augustus Raymond Pendleton" w:date="2025-09-29T09:22:00Z" w16du:dateUtc="2025-09-29T13:22:00Z">
        <w:r w:rsidR="0007048F"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0007048F" w:rsidRPr="0007048F" w:rsidDel="008729F6">
          <w:delText xml:space="preserve">). </w:delText>
        </w:r>
      </w:del>
      <w:del w:id="259" w:author="Augustus Raymond Pendleton" w:date="2025-09-29T09:25:00Z" w16du:dateUtc="2025-09-29T13:25:00Z">
        <w:r w:rsidR="0007048F" w:rsidRPr="0007048F" w:rsidDel="008729F6">
          <w:delText xml:space="preserve">Our </w:delText>
        </w:r>
      </w:del>
      <w:del w:id="260" w:author="Augustus Raymond Pendleton" w:date="2025-09-29T09:30:00Z" w16du:dateUtc="2025-09-29T13:30:00Z">
        <w:r w:rsidR="0007048F" w:rsidRPr="0007048F" w:rsidDel="008729F6">
          <w:delText>goal was to determine whether weighting phylogenetic distances by absolute abundance enhances interpretability and statistical power to distinguish sample groups.</w:delText>
        </w:r>
      </w:del>
    </w:p>
    <w:p w14:paraId="0F905BFD" w14:textId="77777777" w:rsidR="00CE2ACD" w:rsidRDefault="00CE2ACD" w:rsidP="001B5344">
      <w:pPr>
        <w:ind w:firstLine="720"/>
        <w:rPr>
          <w:ins w:id="261" w:author="Augustus Raymond Pendleton" w:date="2025-09-29T09:39:00Z" w16du:dateUtc="2025-09-29T13:39:00Z"/>
        </w:rPr>
        <w:pPrChange w:id="262" w:author="Augustus Raymond Pendleton" w:date="2025-09-29T09:45:00Z" w16du:dateUtc="2025-09-29T13:45:00Z">
          <w:pPr/>
        </w:pPrChange>
      </w:pPr>
    </w:p>
    <w:p w14:paraId="576FC2B7" w14:textId="185107F8" w:rsidR="008729F6" w:rsidRDefault="00CE2ACD" w:rsidP="008729F6">
      <w:pPr>
        <w:ind w:firstLine="720"/>
        <w:rPr>
          <w:ins w:id="263" w:author="Augustus Raymond Pendleton" w:date="2025-09-29T09:46:00Z" w16du:dateUtc="2025-09-29T13:46:00Z"/>
        </w:rPr>
      </w:pPr>
      <w:ins w:id="264" w:author="Augustus Raymond Pendleton" w:date="2025-09-29T09:40:00Z" w16du:dateUtc="2025-09-29T13:40:00Z">
        <w:r>
          <w:rPr>
            <w:i/>
            <w:iCs/>
          </w:rPr>
          <w:t>U</w:t>
        </w:r>
        <w:r>
          <w:rPr>
            <w:i/>
            <w:iCs/>
            <w:vertAlign w:val="superscript"/>
          </w:rPr>
          <w:t>A</w:t>
        </w:r>
        <w:r>
          <w:rPr>
            <w:i/>
            <w:iCs/>
          </w:rPr>
          <w:t xml:space="preserve"> </w:t>
        </w:r>
      </w:ins>
      <w:ins w:id="265" w:author="Augustus Raymond Pendleton" w:date="2025-09-29T09:41:00Z" w16du:dateUtc="2025-09-29T13:41:00Z">
        <w:r>
          <w:t xml:space="preserve">measured either similar or greater distance than </w:t>
        </w:r>
        <w:r>
          <w:rPr>
            <w:i/>
            <w:iCs/>
          </w:rPr>
          <w:t>U</w:t>
        </w:r>
        <w:r>
          <w:rPr>
            <w:i/>
            <w:iCs/>
            <w:vertAlign w:val="superscript"/>
          </w:rPr>
          <w:t>R</w:t>
        </w:r>
        <w:r>
          <w:rPr>
            <w:i/>
            <w:iCs/>
          </w:rPr>
          <w:t xml:space="preserve">, </w:t>
        </w:r>
      </w:ins>
      <w:ins w:id="266" w:author="Augustus Raymond Pendleton" w:date="2025-09-29T09:42:00Z" w16du:dateUtc="2025-09-29T13:42:00Z">
        <w:r>
          <w:t xml:space="preserve">in accordance with the simulations shown in Fig. 1B. We attribute this to the ability of </w:t>
        </w:r>
        <w:r>
          <w:rPr>
            <w:i/>
            <w:iCs/>
          </w:rPr>
          <w:t>U</w:t>
        </w:r>
        <w:r>
          <w:rPr>
            <w:i/>
            <w:iCs/>
            <w:vertAlign w:val="superscript"/>
          </w:rPr>
          <w:t>A</w:t>
        </w:r>
        <w:r>
          <w:rPr>
            <w:i/>
            <w:iCs/>
          </w:rPr>
          <w:t xml:space="preserve"> </w:t>
        </w:r>
        <w:r>
          <w:t xml:space="preserve">to </w:t>
        </w:r>
      </w:ins>
      <w:ins w:id="267" w:author="Augustus Raymond Pendleton" w:date="2025-09-29T09:43:00Z" w16du:dateUtc="2025-09-29T13:43:00Z">
        <w:r w:rsidR="001B5344">
          <w:t xml:space="preserve">discern differences due to differences in microbial load, even when community composition is similar. In contrast, </w:t>
        </w:r>
        <w:r w:rsidR="001B5344">
          <w:rPr>
            <w:i/>
            <w:iCs/>
          </w:rPr>
          <w:t>U</w:t>
        </w:r>
        <w:r w:rsidR="001B5344">
          <w:rPr>
            <w:i/>
            <w:iCs/>
            <w:vertAlign w:val="superscript"/>
          </w:rPr>
          <w:t>A</w:t>
        </w:r>
        <w:r w:rsidR="001B5344">
          <w:rPr>
            <w:i/>
            <w:iCs/>
          </w:rPr>
          <w:t xml:space="preserve"> </w:t>
        </w:r>
        <w:r w:rsidR="001B5344">
          <w:t xml:space="preserve">measured either similar or </w:t>
        </w:r>
        <w:r w:rsidR="001B5344">
          <w:t>less</w:t>
        </w:r>
        <w:r w:rsidR="001B5344">
          <w:t xml:space="preserve"> distance than </w:t>
        </w:r>
        <w:r w:rsidR="001B5344">
          <w:rPr>
            <w:i/>
            <w:iCs/>
          </w:rPr>
          <w:t>BC</w:t>
        </w:r>
        <w:r w:rsidR="001B5344">
          <w:rPr>
            <w:i/>
            <w:iCs/>
            <w:vertAlign w:val="superscript"/>
          </w:rPr>
          <w:t>A</w:t>
        </w:r>
        <w:r w:rsidR="001B5344">
          <w:rPr>
            <w:i/>
            <w:iCs/>
          </w:rPr>
          <w:t>,</w:t>
        </w:r>
        <w:r w:rsidR="001B5344">
          <w:rPr>
            <w:i/>
            <w:iCs/>
          </w:rPr>
          <w:t xml:space="preserve"> </w:t>
        </w:r>
        <w:r w:rsidR="001B5344">
          <w:t>again in agr</w:t>
        </w:r>
      </w:ins>
      <w:ins w:id="268" w:author="Augustus Raymond Pendleton" w:date="2025-09-29T09:44:00Z" w16du:dateUtc="2025-09-29T13:44:00Z">
        <w:r w:rsidR="001B5344">
          <w:t xml:space="preserve">eement with simulations shown in Fig 1B. </w:t>
        </w:r>
      </w:ins>
      <w:ins w:id="269" w:author="Augustus Raymond Pendleton" w:date="2025-09-29T09:45:00Z" w16du:dateUtc="2025-09-29T13:45:00Z">
        <w:r w:rsidR="001B5344">
          <w:t xml:space="preserve">Here, phylogenetic similarity between abundant, closely-related ASVs may allow </w:t>
        </w:r>
        <w:r w:rsidR="001B5344">
          <w:rPr>
            <w:i/>
            <w:iCs/>
          </w:rPr>
          <w:t>U</w:t>
        </w:r>
        <w:r w:rsidR="001B5344">
          <w:rPr>
            <w:i/>
            <w:iCs/>
            <w:vertAlign w:val="superscript"/>
          </w:rPr>
          <w:t>A</w:t>
        </w:r>
        <w:r w:rsidR="001B5344">
          <w:t xml:space="preserve"> to perceive greater similarity than </w:t>
        </w:r>
        <w:r w:rsidR="001B5344">
          <w:rPr>
            <w:i/>
            <w:iCs/>
          </w:rPr>
          <w:t>BC</w:t>
        </w:r>
        <w:r w:rsidR="001B5344">
          <w:rPr>
            <w:i/>
            <w:iCs/>
            <w:vertAlign w:val="superscript"/>
          </w:rPr>
          <w:t>A</w:t>
        </w:r>
        <w:r w:rsidR="001B5344">
          <w:rPr>
            <w:i/>
            <w:iCs/>
          </w:rPr>
          <w:t>.</w:t>
        </w:r>
      </w:ins>
    </w:p>
    <w:p w14:paraId="0F4F00C0" w14:textId="7AA7B216" w:rsidR="001B5344" w:rsidRDefault="001B5344" w:rsidP="008729F6">
      <w:pPr>
        <w:ind w:firstLine="720"/>
        <w:rPr>
          <w:ins w:id="270" w:author="Augustus Raymond Pendleton" w:date="2025-09-29T09:52:00Z" w16du:dateUtc="2025-09-29T13:52:00Z"/>
          <w:rFonts w:eastAsiaTheme="minorEastAsia"/>
        </w:rPr>
      </w:pPr>
      <w:ins w:id="271" w:author="Augustus Raymond Pendleton" w:date="2025-09-29T09:46:00Z" w16du:dateUtc="2025-09-29T13:46:00Z">
        <w:r>
          <w:t xml:space="preserve">Given the broad differences in </w:t>
        </w:r>
        <w:r w:rsidRPr="00057D48">
          <w:t>β-diversity</w:t>
        </w:r>
        <w:r>
          <w:t xml:space="preserve"> measures within a giv</w:t>
        </w:r>
      </w:ins>
      <w:ins w:id="272" w:author="Augustus Raymond Pendleton" w:date="2025-09-29T09:47:00Z" w16du:dateUtc="2025-09-29T13:47:00Z">
        <w:r>
          <w:t xml:space="preserve">en dataset, we next sought to quantify the ability of a given metric to </w:t>
        </w:r>
      </w:ins>
      <w:ins w:id="273" w:author="Augustus Raymond Pendleton" w:date="2025-09-29T09:48:00Z" w16du:dateUtc="2025-09-29T13:48:00Z">
        <w:r>
          <w:t xml:space="preserve">separate microbial samples across treatments or categorical groups. We ran PERMANOVAs to assess the amount of variance and statistical power a given metric could discern between groups which </w:t>
        </w:r>
      </w:ins>
      <w:ins w:id="274" w:author="Augustus Raymond Pendleton" w:date="2025-09-29T09:49:00Z" w16du:dateUtc="2025-09-29T13:49:00Z">
        <w:r>
          <w:t xml:space="preserve">were determined to be significantly different in their original publications. To assess the overall importance of </w:t>
        </w:r>
      </w:ins>
      <w:ins w:id="275" w:author="Augustus Raymond Pendleton" w:date="2025-09-29T09:50:00Z" w16du:dateUtc="2025-09-29T13:50:00Z">
        <w:r>
          <w:t xml:space="preserve">absolute abundance in driving this discrimination, we also calculated </w:t>
        </w:r>
        <w:r>
          <w:rPr>
            <w:i/>
            <w:iCs/>
          </w:rPr>
          <w:t>GU</w:t>
        </w:r>
        <w:r>
          <w:rPr>
            <w:i/>
            <w:iCs/>
            <w:vertAlign w:val="superscript"/>
          </w:rPr>
          <w:t>A</w:t>
        </w:r>
        <w:r>
          <w:rPr>
            <w:i/>
            <w:iCs/>
          </w:rPr>
          <w:t xml:space="preserve"> </w:t>
        </w:r>
        <w:r>
          <w:t xml:space="preserve">across a range of </w:t>
        </w:r>
      </w:ins>
      <m:oMath>
        <m:r>
          <w:ins w:id="276" w:author="Augustus Raymond Pendleton" w:date="2025-09-29T09:50:00Z" w16du:dateUtc="2025-09-29T13:50:00Z">
            <w:rPr>
              <w:rFonts w:ascii="Cambria Math" w:hAnsi="Cambria Math"/>
            </w:rPr>
            <m:t>α</m:t>
          </w:ins>
        </m:r>
      </m:oMath>
      <w:ins w:id="277" w:author="Augustus Raymond Pendleton" w:date="2025-09-29T09:50:00Z" w16du:dateUtc="2025-09-29T13:50:00Z">
        <w:r>
          <w:rPr>
            <w:rFonts w:eastAsiaTheme="minorEastAsia"/>
          </w:rPr>
          <w:t xml:space="preserve"> values</w:t>
        </w:r>
      </w:ins>
      <w:ins w:id="278" w:author="Augustus Raymond Pendleton" w:date="2025-09-29T09:57:00Z" w16du:dateUtc="2025-09-29T13:57:00Z">
        <w:r w:rsidR="00B54AFC">
          <w:rPr>
            <w:rFonts w:eastAsiaTheme="minorEastAsia"/>
          </w:rPr>
          <w:t xml:space="preserve"> The amount of variance (</w:t>
        </w:r>
        <w:r w:rsidR="00B54AFC">
          <w:rPr>
            <w:rFonts w:eastAsiaTheme="minorEastAsia"/>
            <w:i/>
            <w:iCs/>
          </w:rPr>
          <w:t>R</w:t>
        </w:r>
        <w:r w:rsidR="00B54AFC">
          <w:rPr>
            <w:rFonts w:eastAsiaTheme="minorEastAsia"/>
            <w:i/>
            <w:iCs/>
            <w:vertAlign w:val="superscript"/>
          </w:rPr>
          <w:t>2</w:t>
        </w:r>
        <w:r w:rsidR="00B54AFC">
          <w:rPr>
            <w:rFonts w:eastAsiaTheme="minorEastAsia"/>
          </w:rPr>
          <w:t xml:space="preserve">) from these PERMANOVA tests is displayed in </w:t>
        </w:r>
      </w:ins>
      <w:ins w:id="279" w:author="Augustus Raymond Pendleton" w:date="2025-09-29T09:58:00Z" w16du:dateUtc="2025-09-29T13:58:00Z">
        <w:r w:rsidR="00B54AFC">
          <w:rPr>
            <w:rFonts w:eastAsiaTheme="minorEastAsia"/>
          </w:rPr>
          <w:t xml:space="preserve">Fig. 3A, while the </w:t>
        </w:r>
        <w:r w:rsidR="00B54AFC">
          <w:rPr>
            <w:rFonts w:eastAsiaTheme="minorEastAsia"/>
            <w:i/>
            <w:iCs/>
          </w:rPr>
          <w:t xml:space="preserve">pseudo-F </w:t>
        </w:r>
        <w:r w:rsidR="00B54AFC">
          <w:rPr>
            <w:rFonts w:eastAsiaTheme="minorEastAsia"/>
          </w:rPr>
          <w:t xml:space="preserve">statistic and </w:t>
        </w:r>
        <w:r w:rsidR="00B54AFC">
          <w:rPr>
            <w:rFonts w:eastAsiaTheme="minorEastAsia"/>
            <w:i/>
            <w:iCs/>
          </w:rPr>
          <w:t>p</w:t>
        </w:r>
        <w:r w:rsidR="00B54AFC">
          <w:rPr>
            <w:rFonts w:eastAsiaTheme="minorEastAsia"/>
          </w:rPr>
          <w:t>-values are provided in Fig. S</w:t>
        </w:r>
      </w:ins>
      <w:ins w:id="280" w:author="Augustus Raymond Pendleton" w:date="2025-09-29T09:59:00Z" w16du:dateUtc="2025-09-29T13:59:00Z">
        <w:r w:rsidR="00B54AFC">
          <w:rPr>
            <w:rFonts w:eastAsiaTheme="minorEastAsia"/>
          </w:rPr>
          <w:t>2</w:t>
        </w:r>
      </w:ins>
      <w:ins w:id="281" w:author="Augustus Raymond Pendleton" w:date="2025-09-29T09:52:00Z" w16du:dateUtc="2025-09-29T13:52:00Z">
        <w:r>
          <w:rPr>
            <w:rFonts w:eastAsiaTheme="minorEastAsia"/>
          </w:rPr>
          <w:t xml:space="preserve">. </w:t>
        </w:r>
      </w:ins>
    </w:p>
    <w:p w14:paraId="7D21AF60" w14:textId="5423F9EB" w:rsidR="00F86279" w:rsidRDefault="001B5344" w:rsidP="00F86279">
      <w:pPr>
        <w:ind w:firstLine="720"/>
        <w:rPr>
          <w:ins w:id="282" w:author="Augustus Raymond Pendleton" w:date="2025-09-29T10:18:00Z" w16du:dateUtc="2025-09-29T14:18:00Z"/>
          <w:rFonts w:eastAsiaTheme="minorEastAsia"/>
        </w:rPr>
      </w:pPr>
      <w:ins w:id="283" w:author="Augustus Raymond Pendleton" w:date="2025-09-29T09:52:00Z" w16du:dateUtc="2025-09-29T13:52:00Z">
        <w:r>
          <w:rPr>
            <w:rFonts w:eastAsiaTheme="minorEastAsia"/>
          </w:rPr>
          <w:t>As in Fig. 2, the performance of a given metric is highly context dependent (Fig. 3</w:t>
        </w:r>
      </w:ins>
      <w:ins w:id="284" w:author="Augustus Raymond Pendleton" w:date="2025-09-29T09:53:00Z" w16du:dateUtc="2025-09-29T13:53:00Z">
        <w:r w:rsidR="00B54AFC">
          <w:rPr>
            <w:rFonts w:eastAsiaTheme="minorEastAsia"/>
          </w:rPr>
          <w:t>A</w:t>
        </w:r>
      </w:ins>
      <w:ins w:id="285" w:author="Augustus Raymond Pendleton" w:date="2025-09-29T09:52:00Z" w16du:dateUtc="2025-09-29T13:52:00Z">
        <w:r>
          <w:rPr>
            <w:rFonts w:eastAsiaTheme="minorEastAsia"/>
          </w:rPr>
          <w:t xml:space="preserve">). </w:t>
        </w:r>
      </w:ins>
      <w:ins w:id="286" w:author="Augustus Raymond Pendleton" w:date="2025-09-29T09:53:00Z" w16du:dateUtc="2025-09-29T13:53:00Z">
        <w:r w:rsidR="00B54AFC">
          <w:rPr>
            <w:rFonts w:eastAsiaTheme="minorEastAsia"/>
          </w:rPr>
          <w:t xml:space="preserve">In the mouse gut and freshwater datasets, </w:t>
        </w:r>
      </w:ins>
      <w:ins w:id="287" w:author="Augustus Raymond Pendleton" w:date="2025-09-29T09:55:00Z" w16du:dateUtc="2025-09-29T13:55:00Z">
        <w:r w:rsidR="00B54AFC">
          <w:rPr>
            <w:rFonts w:eastAsiaTheme="minorEastAsia"/>
          </w:rPr>
          <w:t xml:space="preserve">absolute measures like </w:t>
        </w:r>
        <w:r w:rsidR="00B54AFC">
          <w:rPr>
            <w:rFonts w:eastAsiaTheme="minorEastAsia"/>
            <w:i/>
            <w:iCs/>
          </w:rPr>
          <w:t>BC</w:t>
        </w:r>
        <w:r w:rsidR="00B54AFC">
          <w:rPr>
            <w:rFonts w:eastAsiaTheme="minorEastAsia"/>
            <w:i/>
            <w:iCs/>
            <w:vertAlign w:val="superscript"/>
          </w:rPr>
          <w:t>A</w:t>
        </w:r>
        <w:r w:rsidR="00B54AFC">
          <w:rPr>
            <w:rFonts w:eastAsiaTheme="minorEastAsia"/>
            <w:i/>
            <w:iCs/>
          </w:rPr>
          <w:t xml:space="preserve"> </w:t>
        </w:r>
        <w:r w:rsidR="00B54AFC">
          <w:rPr>
            <w:rFonts w:eastAsiaTheme="minorEastAsia"/>
          </w:rPr>
          <w:t>and</w:t>
        </w:r>
        <w:r w:rsidR="00B54AFC">
          <w:rPr>
            <w:rFonts w:eastAsiaTheme="minorEastAsia"/>
            <w:i/>
            <w:iCs/>
          </w:rPr>
          <w:t xml:space="preserve"> </w:t>
        </w:r>
      </w:ins>
      <w:ins w:id="288" w:author="Augustus Raymond Pendleton" w:date="2025-09-29T09:53:00Z" w16du:dateUtc="2025-09-29T13:53:00Z">
        <w:r w:rsidR="00B54AFC">
          <w:rPr>
            <w:rFonts w:eastAsiaTheme="minorEastAsia"/>
            <w:i/>
            <w:iCs/>
          </w:rPr>
          <w:t>GU</w:t>
        </w:r>
        <w:r w:rsidR="00B54AFC">
          <w:rPr>
            <w:rFonts w:eastAsiaTheme="minorEastAsia"/>
            <w:i/>
            <w:iCs/>
            <w:vertAlign w:val="superscript"/>
          </w:rPr>
          <w:t>A</w:t>
        </w:r>
      </w:ins>
      <w:ins w:id="289" w:author="Augustus Raymond Pendleton" w:date="2025-09-29T09:54:00Z" w16du:dateUtc="2025-09-29T13:54:00Z">
        <w:r w:rsidR="00B54AFC">
          <w:rPr>
            <w:rFonts w:eastAsiaTheme="minorEastAsia"/>
          </w:rPr>
          <w:t xml:space="preserve"> w</w:t>
        </w:r>
      </w:ins>
      <w:ins w:id="290" w:author="Augustus Raymond Pendleton" w:date="2025-09-29T09:56:00Z" w16du:dateUtc="2025-09-29T13:56:00Z">
        <w:r w:rsidR="00B54AFC">
          <w:rPr>
            <w:rFonts w:eastAsiaTheme="minorEastAsia"/>
          </w:rPr>
          <w:t>ere</w:t>
        </w:r>
      </w:ins>
      <w:ins w:id="291" w:author="Augustus Raymond Pendleton" w:date="2025-09-29T09:54:00Z" w16du:dateUtc="2025-09-29T13:54:00Z">
        <w:r w:rsidR="00B54AFC">
          <w:rPr>
            <w:rFonts w:eastAsiaTheme="minorEastAsia"/>
          </w:rPr>
          <w:t xml:space="preserve"> able to explain the greatest amount of variance (</w:t>
        </w:r>
        <w:r w:rsidR="00B54AFC">
          <w:rPr>
            <w:rFonts w:eastAsiaTheme="minorEastAsia"/>
            <w:i/>
            <w:iCs/>
          </w:rPr>
          <w:t>R</w:t>
        </w:r>
        <w:r w:rsidR="00B54AFC">
          <w:rPr>
            <w:rFonts w:eastAsiaTheme="minorEastAsia"/>
            <w:i/>
            <w:iCs/>
            <w:vertAlign w:val="superscript"/>
          </w:rPr>
          <w:t>2</w:t>
        </w:r>
        <w:r w:rsidR="00B54AFC">
          <w:rPr>
            <w:rFonts w:eastAsiaTheme="minorEastAsia"/>
            <w:iCs/>
          </w:rPr>
          <w:t xml:space="preserve">); </w:t>
        </w:r>
        <w:r w:rsidR="00B54AFC">
          <w:rPr>
            <w:rFonts w:eastAsiaTheme="minorEastAsia"/>
            <w:i/>
            <w:iCs/>
          </w:rPr>
          <w:t>R</w:t>
        </w:r>
        <w:r w:rsidR="00B54AFC">
          <w:rPr>
            <w:rFonts w:eastAsiaTheme="minorEastAsia"/>
            <w:i/>
            <w:iCs/>
            <w:vertAlign w:val="superscript"/>
          </w:rPr>
          <w:t>2</w:t>
        </w:r>
      </w:ins>
      <w:ins w:id="292" w:author="Augustus Raymond Pendleton" w:date="2025-09-29T09:55:00Z" w16du:dateUtc="2025-09-29T13:55:00Z">
        <w:r w:rsidR="00B54AFC">
          <w:rPr>
            <w:rFonts w:eastAsiaTheme="minorEastAsia"/>
            <w:i/>
            <w:iCs/>
            <w:vertAlign w:val="superscript"/>
          </w:rPr>
          <w:t xml:space="preserve"> </w:t>
        </w:r>
        <w:r w:rsidR="00B54AFC">
          <w:rPr>
            <w:rFonts w:eastAsiaTheme="minorEastAsia"/>
          </w:rPr>
          <w:t xml:space="preserve">also increased as </w:t>
        </w:r>
      </w:ins>
      <m:oMath>
        <m:r>
          <w:ins w:id="293" w:author="Augustus Raymond Pendleton" w:date="2025-09-29T09:55:00Z" w16du:dateUtc="2025-09-29T13:55:00Z">
            <w:rPr>
              <w:rFonts w:ascii="Cambria Math" w:hAnsi="Cambria Math"/>
            </w:rPr>
            <m:t>α</m:t>
          </w:ins>
        </m:r>
      </m:oMath>
      <w:ins w:id="294" w:author="Augustus Raymond Pendleton" w:date="2025-09-29T09:55:00Z" w16du:dateUtc="2025-09-29T13:55:00Z">
        <w:r w:rsidR="00B54AFC">
          <w:rPr>
            <w:rFonts w:eastAsiaTheme="minorEastAsia"/>
          </w:rPr>
          <w:t xml:space="preserve"> increased. </w:t>
        </w:r>
      </w:ins>
      <w:ins w:id="295" w:author="Augustus Raymond Pendleton" w:date="2025-09-29T09:56:00Z" w16du:dateUtc="2025-09-29T13:56:00Z">
        <w:r w:rsidR="00B54AFC">
          <w:rPr>
            <w:rFonts w:eastAsiaTheme="minorEastAsia"/>
          </w:rPr>
          <w:t>In contrast, relative measures captured greater variance in the cooling water dataset</w:t>
        </w:r>
      </w:ins>
      <w:ins w:id="296" w:author="Augustus Raymond Pendleton" w:date="2025-09-29T10:17:00Z" w16du:dateUtc="2025-09-29T14:17:00Z">
        <w:r w:rsidR="00F86279">
          <w:rPr>
            <w:rFonts w:eastAsiaTheme="minorEastAsia"/>
          </w:rPr>
          <w:t xml:space="preserve"> (though again at higher </w:t>
        </w:r>
      </w:ins>
      <m:oMath>
        <m:r>
          <w:ins w:id="297" w:author="Augustus Raymond Pendleton" w:date="2025-09-29T10:17:00Z" w16du:dateUtc="2025-09-29T14:17:00Z">
            <w:rPr>
              <w:rFonts w:ascii="Cambria Math" w:hAnsi="Cambria Math"/>
            </w:rPr>
            <m:t>α</m:t>
          </w:ins>
        </m:r>
        <m:r>
          <w:ins w:id="298" w:author="Augustus Raymond Pendleton" w:date="2025-09-29T10:17:00Z" w16du:dateUtc="2025-09-29T14:17:00Z">
            <w:rPr>
              <w:rFonts w:ascii="Cambria Math" w:hAnsi="Cambria Math"/>
            </w:rPr>
            <m:t>)</m:t>
          </w:ins>
        </m:r>
      </m:oMath>
      <w:ins w:id="299" w:author="Augustus Raymond Pendleton" w:date="2025-09-29T09:56:00Z" w16du:dateUtc="2025-09-29T13:56:00Z">
        <w:r w:rsidR="00B54AFC">
          <w:rPr>
            <w:rFonts w:eastAsiaTheme="minorEastAsia"/>
          </w:rPr>
          <w:t xml:space="preserve">, and all metrics captured a similar (and low) amount of variance in the soil dataset. </w:t>
        </w:r>
      </w:ins>
      <w:ins w:id="300" w:author="Augustus Raymond Pendleton" w:date="2025-09-29T10:17:00Z" w16du:dateUtc="2025-09-29T14:17:00Z">
        <w:r w:rsidR="00F86279">
          <w:rPr>
            <w:rFonts w:eastAsiaTheme="minorEastAsia"/>
          </w:rPr>
          <w:t xml:space="preserve">This would initially lead to the conclusion that higher </w:t>
        </w:r>
      </w:ins>
      <m:oMath>
        <m:r>
          <w:ins w:id="301" w:author="Augustus Raymond Pendleton" w:date="2025-09-29T10:18:00Z" w16du:dateUtc="2025-09-29T14:18:00Z">
            <w:rPr>
              <w:rFonts w:ascii="Cambria Math" w:hAnsi="Cambria Math"/>
            </w:rPr>
            <m:t>α</m:t>
          </w:ins>
        </m:r>
      </m:oMath>
      <w:ins w:id="302" w:author="Augustus Raymond Pendleton" w:date="2025-09-29T10:18:00Z" w16du:dateUtc="2025-09-29T14:18:00Z">
        <w:r w:rsidR="00F86279">
          <w:rPr>
            <w:rFonts w:eastAsiaTheme="minorEastAsia"/>
          </w:rPr>
          <w:t xml:space="preserve"> values are always better at differentiating groups. </w:t>
        </w:r>
      </w:ins>
    </w:p>
    <w:p w14:paraId="34B3119A" w14:textId="411ED7F5" w:rsidR="00F86279" w:rsidRPr="0007048F" w:rsidDel="00F86279" w:rsidRDefault="00F86279" w:rsidP="00FF313F">
      <w:pPr>
        <w:ind w:firstLine="720"/>
        <w:rPr>
          <w:del w:id="303" w:author="Augustus Raymond Pendleton" w:date="2025-09-29T10:19:00Z" w16du:dateUtc="2025-09-29T14:19:00Z"/>
          <w:moveTo w:id="304" w:author="Augustus Raymond Pendleton" w:date="2025-09-29T10:18:00Z" w16du:dateUtc="2025-09-29T14:18:00Z"/>
        </w:rPr>
        <w:pPrChange w:id="305" w:author="Augustus Raymond Pendleton" w:date="2025-09-29T11:36:00Z" w16du:dateUtc="2025-09-29T15:36:00Z">
          <w:pPr/>
        </w:pPrChange>
      </w:pPr>
      <w:ins w:id="306" w:author="Augustus Raymond Pendleton" w:date="2025-09-29T10:18:00Z" w16du:dateUtc="2025-09-29T14:18:00Z">
        <w:r>
          <w:rPr>
            <w:rFonts w:eastAsiaTheme="minorEastAsia"/>
          </w:rPr>
          <w:t xml:space="preserve">However, this recommendation comes with a major caveat: </w:t>
        </w:r>
      </w:ins>
      <w:moveToRangeStart w:id="307" w:author="Augustus Raymond Pendleton" w:date="2025-09-29T10:18:00Z" w:name="move210033553"/>
      <w:moveTo w:id="308" w:author="Augustus Raymond Pendleton" w:date="2025-09-29T10:18:00Z" w16du:dateUtc="2025-09-29T14:18:00Z">
        <w:r w:rsidRPr="0007048F">
          <w:t xml:space="preserve">at high </w:t>
        </w:r>
        <m:oMath>
          <m:r>
            <w:rPr>
              <w:rFonts w:ascii="Cambria Math" w:hAnsi="Cambria Math"/>
            </w:rPr>
            <m:t>α</m:t>
          </m:r>
        </m:oMath>
        <w:moveTo w:id="309" w:author="Augustus Raymond Pendleton" w:date="2025-09-29T10:18:00Z" w16du:dateUtc="2025-09-29T14:18:00Z">
          <w:r w:rsidRPr="0007048F">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To w:id="310" w:author="Augustus Raymond Pendleton" w:date="2025-09-29T10:18:00Z" w16du:dateUtc="2025-09-29T14:18:00Z">
            <w:r w:rsidRPr="0007048F">
              <w:t xml:space="preserve"> became strongly correlated with total cell count alone (Fig. 2</w:t>
            </w:r>
          </w:moveTo>
          <w:ins w:id="311" w:author="Augustus Raymond Pendleton" w:date="2025-09-29T10:19:00Z" w16du:dateUtc="2025-09-29T14:19:00Z">
            <w:r>
              <w:t>B</w:t>
            </w:r>
          </w:ins>
          <w:moveTo w:id="312" w:author="Augustus Raymond Pendleton" w:date="2025-09-29T10:18:00Z" w16du:dateUtc="2025-09-29T14:18:00Z">
            <w:del w:id="313" w:author="Augustus Raymond Pendleton" w:date="2025-09-29T10:19:00Z" w16du:dateUtc="2025-09-29T14:19:00Z">
              <w:r w:rsidRPr="0007048F" w:rsidDel="00F86279">
                <w:delText>D</w:delText>
              </w:r>
            </w:del>
            <w:r w:rsidRPr="0007048F">
              <w:t xml:space="preserve">).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To w:id="314" w:author="Augustus Raymond Pendleton" w:date="2025-09-29T10:18:00Z" w16du:dateUtc="2025-09-29T14:18:00Z">
              <w:r w:rsidRPr="0007048F">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To w:id="315" w:author="Augustus Raymond Pendleton" w:date="2025-09-29T10:18:00Z" w16du:dateUtc="2025-09-29T14:18:00Z">
                <w:r w:rsidRPr="0007048F">
                  <w:t xml:space="preserve"> is nearly a proxy for sample </w:t>
                </w:r>
                <w:r w:rsidRPr="0007048F">
                  <w:lastRenderedPageBreak/>
                  <w:t>biomass. In ordination space</w:t>
                </w:r>
              </w:moveTo>
              <w:ins w:id="316" w:author="Augustus Raymond Pendleton" w:date="2025-09-29T10:20:00Z" w16du:dateUtc="2025-09-29T14:20:00Z">
                <w:r>
                  <w:t xml:space="preserve"> (Fig. S3)</w:t>
                </w:r>
              </w:ins>
              <w:moveTo w:id="317" w:author="Augustus Raymond Pendleton" w:date="2025-09-29T10:18:00Z" w16du:dateUtc="2025-09-29T14:18:00Z">
                <w:r w:rsidRPr="0007048F">
                  <w:t xml:space="preserve">, this </w:t>
                </w:r>
              </w:moveTo>
              <w:ins w:id="318" w:author="Augustus Raymond Pendleton" w:date="2025-09-29T10:19:00Z" w16du:dateUtc="2025-09-29T14:19:00Z">
                <w:r>
                  <w:t xml:space="preserve">can </w:t>
                </w:r>
              </w:ins>
              <w:moveTo w:id="319" w:author="Augustus Raymond Pendleton" w:date="2025-09-29T10:18:00Z" w16du:dateUtc="2025-09-29T14:18:00Z">
                <w:r w:rsidRPr="0007048F">
                  <w:t>manifest</w:t>
                </w:r>
                <w:del w:id="320" w:author="Augustus Raymond Pendleton" w:date="2025-09-29T10:19:00Z" w16du:dateUtc="2025-09-29T14:19:00Z">
                  <w:r w:rsidRPr="0007048F" w:rsidDel="00F86279">
                    <w:delText>s</w:delText>
                  </w:r>
                </w:del>
                <w:r w:rsidRPr="0007048F">
                  <w:t xml:space="preserve"> as Axis 1 </w:t>
                </w:r>
              </w:moveTo>
              <w:ins w:id="321" w:author="Augustus Raymond Pendleton" w:date="2025-09-29T10:20:00Z" w16du:dateUtc="2025-09-29T14:20:00Z">
                <w:r>
                  <w:t>being</w:t>
                </w:r>
              </w:ins>
              <w:moveTo w:id="322" w:author="Augustus Raymond Pendleton" w:date="2025-09-29T10:18:00Z" w16du:dateUtc="2025-09-29T14:18:00Z">
                <w:del w:id="323" w:author="Augustus Raymond Pendleton" w:date="2025-09-29T10:20:00Z" w16du:dateUtc="2025-09-29T14:20:00Z">
                  <w:r w:rsidRPr="0007048F" w:rsidDel="00F86279">
                    <w:delText>being almost perfectly</w:delText>
                  </w:r>
                </w:del>
                <w:r w:rsidRPr="0007048F">
                  <w:t xml:space="preserve"> correlated with absolute abundance</w:t>
                </w:r>
              </w:moveTo>
              <w:ins w:id="324" w:author="Augustus Raymond Pendleton" w:date="2025-09-29T10:20:00Z" w16du:dateUtc="2025-09-29T14:20:00Z">
                <w:r>
                  <w:t xml:space="preserve"> and in some cases (in the freshwater and soil datasets) exhibiting strong h</w:t>
                </w:r>
              </w:ins>
              <w:ins w:id="325" w:author="Augustus Raymond Pendleton" w:date="2025-09-29T10:21:00Z" w16du:dateUtc="2025-09-29T14:21:00Z">
                <w:r>
                  <w:t xml:space="preserve">orseshoe </w:t>
                </w:r>
              </w:ins>
              <w:ins w:id="326" w:author="Augustus Raymond Pendleton" w:date="2025-09-28T21:44:00Z" w16du:dateUtc="2025-09-29T01:44:00Z">
                <w:r w:rsidR="006B42C1">
                  <w:rPr>
                    <w:noProof/>
                  </w:rPr>
                  <w:drawing>
                    <wp:anchor distT="0" distB="0" distL="114300" distR="114300" simplePos="0" relativeHeight="251660288" behindDoc="0" locked="0" layoutInCell="1" allowOverlap="1" wp14:anchorId="0079D173" wp14:editId="096811AE">
                      <wp:simplePos x="0" y="0"/>
                      <wp:positionH relativeFrom="column">
                        <wp:posOffset>-87630</wp:posOffset>
                      </wp:positionH>
                      <wp:positionV relativeFrom="paragraph">
                        <wp:posOffset>680126</wp:posOffset>
                      </wp:positionV>
                      <wp:extent cx="5943600" cy="2492375"/>
                      <wp:effectExtent l="0" t="0" r="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14:sizeRelH relativeFrom="page">
                        <wp14:pctWidth>0</wp14:pctWidth>
                      </wp14:sizeRelH>
                      <wp14:sizeRelV relativeFrom="page">
                        <wp14:pctHeight>0</wp14:pctHeight>
                      </wp14:sizeRelV>
                    </wp:anchor>
                  </w:drawing>
                </w:r>
              </w:ins>
              <w:ins w:id="327" w:author="Augustus Raymond Pendleton" w:date="2025-09-29T10:21:00Z" w16du:dateUtc="2025-09-29T14:21:00Z">
                <w:r>
                  <w:t xml:space="preserve">effects </w:t>
                </w:r>
              </w:ins>
              <w:moveTo w:id="328" w:author="Augustus Raymond Pendleton" w:date="2025-09-29T10:18:00Z" w16du:dateUtc="2025-09-29T14:18:00Z">
                <w:del w:id="329" w:author="Augustus Raymond Pendleton" w:date="2025-09-29T10:21:00Z" w16du:dateUtc="2025-09-29T14:21:00Z">
                  <w:r w:rsidRPr="0007048F" w:rsidDel="00F86279">
                    <w:delText xml:space="preserve"> (Spearman’s </w:delText>
                  </w:r>
                </w:del>
                <m:oMath>
                  <m:r>
                    <w:del w:id="330" w:author="Augustus Raymond Pendleton" w:date="2025-09-29T10:21:00Z" w16du:dateUtc="2025-09-29T14:21:00Z">
                      <w:rPr>
                        <w:rFonts w:ascii="Cambria Math" w:hAnsi="Cambria Math"/>
                      </w:rPr>
                      <m:t>ρ</m:t>
                    </w:del>
                  </m:r>
                </m:oMath>
                <w:moveTo w:id="331" w:author="Augustus Raymond Pendleton" w:date="2025-09-29T10:18:00Z" w16du:dateUtc="2025-09-29T14:18:00Z">
                  <w:del w:id="332" w:author="Augustus Raymond Pendleton" w:date="2025-09-29T10:21:00Z" w16du:dateUtc="2025-09-29T14:21:00Z">
                    <w:r w:rsidRPr="0007048F" w:rsidDel="00F86279">
                      <w:delText xml:space="preserve"> = -1.0), whereas at </w:delText>
                    </w:r>
                  </w:del>
                  <m:oMath>
                    <m:r>
                      <w:del w:id="333" w:author="Augustus Raymond Pendleton" w:date="2025-09-29T10:21:00Z" w16du:dateUtc="2025-09-29T14:21:00Z">
                        <w:rPr>
                          <w:rFonts w:ascii="Cambria Math" w:hAnsi="Cambria Math"/>
                        </w:rPr>
                        <m:t>α</m:t>
                      </w:del>
                    </m:r>
                  </m:oMath>
                  <w:moveTo w:id="334" w:author="Augustus Raymond Pendleton" w:date="2025-09-29T10:18:00Z" w16du:dateUtc="2025-09-29T14:18:00Z">
                    <w:del w:id="335" w:author="Augustus Raymond Pendleton" w:date="2025-09-29T10:21:00Z" w16du:dateUtc="2025-09-29T14:21:00Z">
                      <w:r w:rsidRPr="0007048F" w:rsidDel="00F86279">
                        <w:delText xml:space="preserve"> = 0.0, the correlation is moderate (</w:delText>
                      </w:r>
                    </w:del>
                    <m:oMath>
                      <m:r>
                        <w:del w:id="336" w:author="Augustus Raymond Pendleton" w:date="2025-09-29T10:21:00Z" w16du:dateUtc="2025-09-29T14:21:00Z">
                          <w:rPr>
                            <w:rFonts w:ascii="Cambria Math" w:hAnsi="Cambria Math"/>
                          </w:rPr>
                          <m:t>ρ</m:t>
                        </w:del>
                      </m:r>
                    </m:oMath>
                    <w:moveTo w:id="337" w:author="Augustus Raymond Pendleton" w:date="2025-09-29T10:18:00Z" w16du:dateUtc="2025-09-29T14:18:00Z">
                      <w:del w:id="338" w:author="Augustus Raymond Pendleton" w:date="2025-09-29T10:21:00Z" w16du:dateUtc="2025-09-29T14:21:00Z">
                        <w:r w:rsidRPr="0007048F" w:rsidDel="00F86279">
                          <w:delText xml:space="preserve"> = 0.58). The structure observed in Fig. 2A at </w:delText>
                        </w:r>
                      </w:del>
                      <m:oMath>
                        <m:r>
                          <w:del w:id="339" w:author="Augustus Raymond Pendleton" w:date="2025-09-29T10:21:00Z" w16du:dateUtc="2025-09-29T14:21:00Z">
                            <w:rPr>
                              <w:rFonts w:ascii="Cambria Math" w:hAnsi="Cambria Math"/>
                            </w:rPr>
                            <m:t>α</m:t>
                          </w:del>
                        </m:r>
                      </m:oMath>
                      <w:moveTo w:id="340" w:author="Augustus Raymond Pendleton" w:date="2025-09-29T10:18:00Z" w16du:dateUtc="2025-09-29T14:18:00Z">
                        <w:del w:id="341" w:author="Augustus Raymond Pendleton" w:date="2025-09-29T10:21:00Z" w16du:dateUtc="2025-09-29T14:21:00Z">
                          <w:r w:rsidRPr="0007048F" w:rsidDel="00F86279">
                            <w:delText xml:space="preserve"> = 1 may largely reflect a horseshoe effect</w:delText>
                          </w:r>
                          <w:r w:rsidDel="00F86279">
                            <w:delText xml:space="preserve"> </w:delText>
                          </w:r>
                        </w:del>
                        <w:r>
                          <w:fldChar w:fldCharType="begin"/>
                        </w:r>
                        <w:r>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fldChar w:fldCharType="separate"/>
                        </w:r>
                        <w:r>
                          <w:rPr>
                            <w:noProof/>
                          </w:rPr>
                          <w:t>[12]</w:t>
                        </w:r>
                        <w:r>
                          <w:fldChar w:fldCharType="end"/>
                        </w:r>
                      </w:moveTo>
                      <w:ins w:id="342" w:author="Augustus Raymond Pendleton" w:date="2025-09-29T10:21:00Z" w16du:dateUtc="2025-09-29T14:21:00Z">
                        <w:r>
                          <w:t xml:space="preserve">, </w:t>
                        </w:r>
                      </w:ins>
                      <w:moveTo w:id="343" w:author="Augustus Raymond Pendleton" w:date="2025-09-29T10:18:00Z" w16du:dateUtc="2025-09-29T14:18:00Z">
                        <w:del w:id="344" w:author="Augustus Raymond Pendleton" w:date="2025-09-29T10:21:00Z" w16du:dateUtc="2025-09-29T14:21:00Z">
                          <w:r w:rsidRPr="0007048F" w:rsidDel="00F86279">
                            <w:delText xml:space="preserve">, where a strong gradient (here, cell counts) becomes curved in ordination space, </w:delText>
                          </w:r>
                        </w:del>
                        <w:r w:rsidRPr="0007048F">
                          <w:t>potentially distorting ecological interpretation</w:t>
                        </w:r>
                      </w:moveTo>
                      <w:ins w:id="345" w:author="Augustus Raymond Pendleton" w:date="2025-09-29T10:19:00Z" w16du:dateUtc="2025-09-29T14:19:00Z">
                        <w:r>
                          <w:rPr>
                            <w:rFonts w:eastAsiaTheme="minorEastAsia"/>
                          </w:rPr>
                          <w:t>.</w:t>
                        </w:r>
                      </w:ins>
                      <w:moveTo w:id="346" w:author="Augustus Raymond Pendleton" w:date="2025-09-29T10:18:00Z" w16du:dateUtc="2025-09-29T14:18:00Z">
                        <w:del w:id="347" w:author="Augustus Raymond Pendleton" w:date="2025-09-29T10:19:00Z" w16du:dateUtc="2025-09-29T14:19:00Z">
                          <w:r w:rsidRPr="0007048F" w:rsidDel="00F86279">
                            <w:delText>.</w:delText>
                          </w:r>
                        </w:del>
                      </w:moveTo>
                    </w:moveTo>
                  </w:moveTo>
                </w:moveTo>
              </w:moveTo>
            </w:moveTo>
          </w:moveTo>
        </w:moveTo>
      </w:moveTo>
    </w:p>
    <w:moveToRangeEnd w:id="307"/>
    <w:p w14:paraId="14B5890C" w14:textId="240E02E5" w:rsidR="0007048F" w:rsidRDefault="0007048F" w:rsidP="00FF313F">
      <w:pPr>
        <w:ind w:firstLine="720"/>
        <w:rPr>
          <w:ins w:id="348" w:author="Augustus Raymond Pendleton" w:date="2025-09-28T21:43:00Z" w16du:dateUtc="2025-09-29T01:43:00Z"/>
        </w:rPr>
        <w:pPrChange w:id="349" w:author="Augustus Raymond Pendleton" w:date="2025-09-29T11:36:00Z" w16du:dateUtc="2025-09-29T15:36:00Z">
          <w:pPr/>
        </w:pPrChange>
      </w:pPr>
      <w:del w:id="350" w:author="Augustus Raymond Pendleton" w:date="2025-09-29T09:30:00Z" w16du:dateUtc="2025-09-29T13:30:00Z">
        <w:r w:rsidRPr="0007048F" w:rsidDel="008729F6">
          <w:delText> </w:delText>
        </w:r>
      </w:del>
      <w:del w:id="351" w:author="Augustus Raymond Pendleton" w:date="2025-09-29T10:21:00Z" w16du:dateUtc="2025-09-29T14:21:00Z">
        <w:r w:rsidRPr="0007048F" w:rsidDel="00F86279">
          <w:delText> </w:delText>
        </w:r>
      </w:del>
      <w:del w:id="352" w:author="Augustus Raymond Pendleton" w:date="2025-09-29T09:57:00Z" w16du:dateUtc="2025-09-29T13:57:00Z">
        <w:r w:rsidRPr="0007048F" w:rsidDel="00B54AFC">
          <w:delText>  W</w:delText>
        </w:r>
      </w:del>
      <w:del w:id="353" w:author="Augustus Raymond Pendleton" w:date="2025-09-29T09:56:00Z" w16du:dateUtc="2025-09-29T13:56:00Z">
        <w:r w:rsidRPr="0007048F" w:rsidDel="00B54AFC">
          <w:delText>e calculated generalized absolute UniFrac (</w:delText>
        </w:r>
      </w:del>
      <m:oMath>
        <m:r>
          <w:del w:id="354" w:author="Augustus Raymond Pendleton" w:date="2025-09-29T09:56:00Z" w16du:dateUtc="2025-09-29T13:56:00Z">
            <w:rPr>
              <w:rFonts w:ascii="Cambria Math" w:hAnsi="Cambria Math"/>
            </w:rPr>
            <m:t>G</m:t>
          </w:del>
        </m:r>
        <m:sSup>
          <m:sSupPr>
            <m:ctrlPr>
              <w:del w:id="355" w:author="Augustus Raymond Pendleton" w:date="2025-09-29T09:56:00Z" w16du:dateUtc="2025-09-29T13:56:00Z">
                <w:rPr>
                  <w:rFonts w:ascii="Cambria Math" w:hAnsi="Cambria Math"/>
                </w:rPr>
              </w:del>
            </m:ctrlPr>
          </m:sSupPr>
          <m:e>
            <m:r>
              <w:del w:id="356" w:author="Augustus Raymond Pendleton" w:date="2025-09-29T09:56:00Z" w16du:dateUtc="2025-09-29T13:56:00Z">
                <w:rPr>
                  <w:rFonts w:ascii="Cambria Math" w:hAnsi="Cambria Math"/>
                </w:rPr>
                <m:t>U</m:t>
              </w:del>
            </m:r>
          </m:e>
          <m:sup>
            <m:r>
              <w:del w:id="357" w:author="Augustus Raymond Pendleton" w:date="2025-09-29T09:56:00Z" w16du:dateUtc="2025-09-29T13:56:00Z">
                <w:rPr>
                  <w:rFonts w:ascii="Cambria Math" w:hAnsi="Cambria Math"/>
                </w:rPr>
                <m:t>A</m:t>
              </w:del>
            </m:r>
          </m:sup>
        </m:sSup>
      </m:oMath>
      <w:del w:id="358" w:author="Augustus Raymond Pendleton" w:date="2025-09-29T09:56:00Z" w16du:dateUtc="2025-09-29T13:56:00Z">
        <w:r w:rsidRPr="0007048F" w:rsidDel="00B54AFC">
          <w:delText xml:space="preserve">) across three levels of </w:delText>
        </w:r>
      </w:del>
      <m:oMath>
        <m:r>
          <w:del w:id="359" w:author="Augustus Raymond Pendleton" w:date="2025-09-29T09:56:00Z" w16du:dateUtc="2025-09-29T13:56:00Z">
            <w:rPr>
              <w:rFonts w:ascii="Cambria Math" w:hAnsi="Cambria Math"/>
            </w:rPr>
            <m:t>α</m:t>
          </w:del>
        </m:r>
      </m:oMath>
      <w:del w:id="360" w:author="Augustus Raymond Pendleton" w:date="2025-09-29T09:56:00Z" w16du:dateUtc="2025-09-29T13:56:00Z">
        <w:r w:rsidRPr="0007048F" w:rsidDel="00B54AFC">
          <w:delText xml:space="preserve">: 0.0 (approximating unweighted UniFrac), 0.5, and 1.0 (equivalent to </w:delText>
        </w:r>
      </w:del>
      <m:oMath>
        <m:sSup>
          <m:sSupPr>
            <m:ctrlPr>
              <w:del w:id="361" w:author="Augustus Raymond Pendleton" w:date="2025-09-29T09:56:00Z" w16du:dateUtc="2025-09-29T13:56:00Z">
                <w:rPr>
                  <w:rFonts w:ascii="Cambria Math" w:hAnsi="Cambria Math"/>
                </w:rPr>
              </w:del>
            </m:ctrlPr>
          </m:sSupPr>
          <m:e>
            <m:r>
              <w:del w:id="362" w:author="Augustus Raymond Pendleton" w:date="2025-09-29T09:56:00Z" w16du:dateUtc="2025-09-29T13:56:00Z">
                <w:rPr>
                  <w:rFonts w:ascii="Cambria Math" w:hAnsi="Cambria Math"/>
                </w:rPr>
                <m:t>U</m:t>
              </w:del>
            </m:r>
          </m:e>
          <m:sup>
            <m:r>
              <w:del w:id="363" w:author="Augustus Raymond Pendleton" w:date="2025-09-29T09:56:00Z" w16du:dateUtc="2025-09-29T13:56:00Z">
                <w:rPr>
                  <w:rFonts w:ascii="Cambria Math" w:hAnsi="Cambria Math"/>
                </w:rPr>
                <m:t>A</m:t>
              </w:del>
            </m:r>
          </m:sup>
        </m:sSup>
      </m:oMath>
      <w:del w:id="364" w:author="Augustus Raymond Pendleton" w:date="2025-09-29T09:56:00Z" w16du:dateUtc="2025-09-29T13:56:00Z">
        <w:r w:rsidRPr="0007048F" w:rsidDel="00B54AFC">
          <w:delText xml:space="preserve">). As </w:delText>
        </w:r>
      </w:del>
      <m:oMath>
        <m:r>
          <w:del w:id="365" w:author="Augustus Raymond Pendleton" w:date="2025-09-29T09:56:00Z" w16du:dateUtc="2025-09-29T13:56:00Z">
            <w:rPr>
              <w:rFonts w:ascii="Cambria Math" w:hAnsi="Cambria Math"/>
            </w:rPr>
            <m:t>α</m:t>
          </w:del>
        </m:r>
      </m:oMath>
      <w:del w:id="366"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367" w:author="Augustus Raymond Pendleton" w:date="2025-09-29T09:56:00Z" w16du:dateUtc="2025-09-29T13:56:00Z">
            <w:rPr>
              <w:rFonts w:ascii="Cambria Math" w:hAnsi="Cambria Math"/>
            </w:rPr>
            <m:t>α</m:t>
          </w:del>
        </m:r>
      </m:oMath>
      <w:del w:id="368" w:author="Augustus Raymond Pendleton" w:date="2025-09-29T09:56:00Z" w16du:dateUtc="2025-09-29T13:56:00Z">
        <w:r w:rsidRPr="0007048F" w:rsidDel="00B54AFC">
          <w:delText xml:space="preserve">, going from 18.3% at </w:delText>
        </w:r>
      </w:del>
      <m:oMath>
        <m:r>
          <w:del w:id="369" w:author="Augustus Raymond Pendleton" w:date="2025-09-29T09:56:00Z" w16du:dateUtc="2025-09-29T13:56:00Z">
            <w:rPr>
              <w:rFonts w:ascii="Cambria Math" w:hAnsi="Cambria Math"/>
            </w:rPr>
            <m:t>α</m:t>
          </w:del>
        </m:r>
        <m:r>
          <w:del w:id="370" w:author="Augustus Raymond Pendleton" w:date="2025-09-29T09:56:00Z" w16du:dateUtc="2025-09-29T13:56:00Z">
            <m:rPr>
              <m:sty m:val="p"/>
            </m:rPr>
            <w:rPr>
              <w:rFonts w:ascii="Cambria Math" w:hAnsi="Cambria Math"/>
            </w:rPr>
            <m:t>=</m:t>
          </w:del>
        </m:r>
        <m:r>
          <w:del w:id="371" w:author="Augustus Raymond Pendleton" w:date="2025-09-29T09:56:00Z" w16du:dateUtc="2025-09-29T13:56:00Z">
            <w:rPr>
              <w:rFonts w:ascii="Cambria Math" w:hAnsi="Cambria Math"/>
            </w:rPr>
            <m:t>0</m:t>
          </w:del>
        </m:r>
      </m:oMath>
      <w:del w:id="372" w:author="Augustus Raymond Pendleton" w:date="2025-09-29T09:56:00Z" w16du:dateUtc="2025-09-29T13:56:00Z">
        <w:r w:rsidRPr="0007048F" w:rsidDel="00B54AFC">
          <w:delText xml:space="preserve"> up to 76.7% </w:delText>
        </w:r>
      </w:del>
      <m:oMath>
        <m:r>
          <w:del w:id="373" w:author="Augustus Raymond Pendleton" w:date="2025-09-29T09:56:00Z" w16du:dateUtc="2025-09-29T13:56:00Z">
            <w:rPr>
              <w:rFonts w:ascii="Cambria Math" w:hAnsi="Cambria Math"/>
            </w:rPr>
            <m:t>α</m:t>
          </w:del>
        </m:r>
        <m:r>
          <w:del w:id="374" w:author="Augustus Raymond Pendleton" w:date="2025-09-29T09:56:00Z" w16du:dateUtc="2025-09-29T13:56:00Z">
            <m:rPr>
              <m:sty m:val="p"/>
            </m:rPr>
            <w:rPr>
              <w:rFonts w:ascii="Cambria Math" w:hAnsi="Cambria Math"/>
            </w:rPr>
            <m:t>=</m:t>
          </w:del>
        </m:r>
        <m:r>
          <w:del w:id="375" w:author="Augustus Raymond Pendleton" w:date="2025-09-29T09:56:00Z" w16du:dateUtc="2025-09-29T13:56:00Z">
            <w:rPr>
              <w:rFonts w:ascii="Cambria Math" w:hAnsi="Cambria Math"/>
            </w:rPr>
            <m:t>1</m:t>
          </w:del>
        </m:r>
      </m:oMath>
      <w:del w:id="376" w:author="Augustus Raymond Pendleton" w:date="2025-09-29T09:56:00Z" w16du:dateUtc="2025-09-29T13:56:00Z">
        <w:r w:rsidRPr="0007048F" w:rsidDel="00B54AFC">
          <w:delText xml:space="preserve">. This trend was also true for </w:delText>
        </w:r>
      </w:del>
      <m:oMath>
        <m:sSup>
          <m:sSupPr>
            <m:ctrlPr>
              <w:del w:id="377" w:author="Augustus Raymond Pendleton" w:date="2025-09-29T09:56:00Z" w16du:dateUtc="2025-09-29T13:56:00Z">
                <w:rPr>
                  <w:rFonts w:ascii="Cambria Math" w:hAnsi="Cambria Math"/>
                </w:rPr>
              </w:del>
            </m:ctrlPr>
          </m:sSupPr>
          <m:e>
            <m:r>
              <w:del w:id="378" w:author="Augustus Raymond Pendleton" w:date="2025-09-29T09:56:00Z" w16du:dateUtc="2025-09-29T13:56:00Z">
                <w:rPr>
                  <w:rFonts w:ascii="Cambria Math" w:hAnsi="Cambria Math"/>
                </w:rPr>
                <m:t>U</m:t>
              </w:del>
            </m:r>
          </m:e>
          <m:sup>
            <m:r>
              <w:del w:id="379" w:author="Augustus Raymond Pendleton" w:date="2025-09-29T09:56:00Z" w16du:dateUtc="2025-09-29T13:56:00Z">
                <w:rPr>
                  <w:rFonts w:ascii="Cambria Math" w:hAnsi="Cambria Math"/>
                </w:rPr>
                <m:t>R</m:t>
              </w:del>
            </m:r>
          </m:sup>
        </m:sSup>
      </m:oMath>
      <w:del w:id="380" w:author="Augustus Raymond Pendleton" w:date="2025-09-29T09:56:00Z" w16du:dateUtc="2025-09-29T13:56:00Z">
        <w:r w:rsidRPr="0007048F" w:rsidDel="00B54AFC">
          <w:delText xml:space="preserve"> across multiple </w:delText>
        </w:r>
      </w:del>
      <m:oMath>
        <m:r>
          <w:del w:id="381" w:author="Augustus Raymond Pendleton" w:date="2025-09-29T09:56:00Z" w16du:dateUtc="2025-09-29T13:56:00Z">
            <w:rPr>
              <w:rFonts w:ascii="Cambria Math" w:hAnsi="Cambria Math"/>
            </w:rPr>
            <m:t>α</m:t>
          </w:del>
        </m:r>
      </m:oMath>
      <w:del w:id="382" w:author="Augustus Raymond Pendleton" w:date="2025-09-29T09:56:00Z" w16du:dateUtc="2025-09-29T13:56:00Z">
        <w:r w:rsidRPr="0007048F" w:rsidDel="00B54AFC">
          <w:delText>, but to a much weaker degree (Fig. S3).</w:delText>
        </w:r>
      </w:del>
    </w:p>
    <w:p w14:paraId="3C53FBEF" w14:textId="359DAAB0" w:rsidR="00CB1466" w:rsidRPr="00604558" w:rsidDel="00F86279" w:rsidRDefault="00E32F80" w:rsidP="0007048F">
      <w:pPr>
        <w:rPr>
          <w:del w:id="383" w:author="Augustus Raymond Pendleton" w:date="2025-09-29T10:22:00Z" w16du:dateUtc="2025-09-29T14:22:00Z"/>
          <w:sz w:val="20"/>
          <w:szCs w:val="20"/>
          <w:rPrChange w:id="384" w:author="Augustus Raymond Pendleton" w:date="2025-09-29T08:44:00Z" w16du:dateUtc="2025-09-29T12:44:00Z">
            <w:rPr>
              <w:del w:id="385" w:author="Augustus Raymond Pendleton" w:date="2025-09-29T10:22:00Z" w16du:dateUtc="2025-09-29T14:22:00Z"/>
            </w:rPr>
          </w:rPrChange>
        </w:rPr>
      </w:pPr>
      <w:ins w:id="386" w:author="Augustus Raymond Pendleton" w:date="2025-09-29T08:30:00Z" w16du:dateUtc="2025-09-29T12:30:00Z">
        <w:r w:rsidRPr="00604558">
          <w:rPr>
            <w:i/>
            <w:iCs/>
            <w:sz w:val="20"/>
            <w:szCs w:val="20"/>
            <w:rPrChange w:id="387" w:author="Augustus Raymond Pendleton" w:date="2025-09-29T08:44:00Z" w16du:dateUtc="2025-09-29T12:44:00Z">
              <w:rPr>
                <w:i/>
                <w:iCs/>
              </w:rPr>
            </w:rPrChange>
          </w:rPr>
          <w:t xml:space="preserve">Figure 3. </w:t>
        </w:r>
      </w:ins>
      <w:ins w:id="388" w:author="Augustus Raymond Pendleton" w:date="2025-09-29T08:33:00Z" w16du:dateUtc="2025-09-29T12:33:00Z">
        <w:r w:rsidRPr="00604558">
          <w:rPr>
            <w:i/>
            <w:iCs/>
            <w:sz w:val="20"/>
            <w:szCs w:val="20"/>
            <w:rPrChange w:id="389" w:author="Augustus Raymond Pendleton" w:date="2025-09-29T08:44:00Z" w16du:dateUtc="2025-09-29T12:44:00Z">
              <w:rPr>
                <w:i/>
                <w:iCs/>
              </w:rPr>
            </w:rPrChange>
          </w:rPr>
          <w:t>The ability of U</w:t>
        </w:r>
        <w:r w:rsidRPr="00604558">
          <w:rPr>
            <w:i/>
            <w:iCs/>
            <w:sz w:val="20"/>
            <w:szCs w:val="20"/>
            <w:vertAlign w:val="superscript"/>
            <w:rPrChange w:id="390" w:author="Augustus Raymond Pendleton" w:date="2025-09-29T08:44:00Z" w16du:dateUtc="2025-09-29T12:44:00Z">
              <w:rPr>
                <w:i/>
                <w:iCs/>
                <w:vertAlign w:val="superscript"/>
              </w:rPr>
            </w:rPrChange>
          </w:rPr>
          <w:t>A</w:t>
        </w:r>
        <w:r w:rsidRPr="00604558">
          <w:rPr>
            <w:i/>
            <w:iCs/>
            <w:sz w:val="20"/>
            <w:szCs w:val="20"/>
            <w:rPrChange w:id="391" w:author="Augustus Raymond Pendleton" w:date="2025-09-29T08:44:00Z" w16du:dateUtc="2025-09-29T12:44:00Z">
              <w:rPr>
                <w:i/>
                <w:iCs/>
              </w:rPr>
            </w:rPrChange>
          </w:rPr>
          <w:t xml:space="preserve"> to discriminate between groups or treatments. </w:t>
        </w:r>
      </w:ins>
      <w:ins w:id="392" w:author="Augustus Raymond Pendleton" w:date="2025-09-29T08:36:00Z" w16du:dateUtc="2025-09-29T12:36:00Z">
        <w:r w:rsidRPr="00604558">
          <w:rPr>
            <w:sz w:val="20"/>
            <w:szCs w:val="20"/>
            <w:rPrChange w:id="393" w:author="Augustus Raymond Pendleton" w:date="2025-09-29T08:44:00Z" w16du:dateUtc="2025-09-29T12:44:00Z">
              <w:rPr/>
            </w:rPrChange>
          </w:rPr>
          <w:t xml:space="preserve">(A) </w:t>
        </w:r>
      </w:ins>
      <w:ins w:id="394" w:author="Augustus Raymond Pendleton" w:date="2025-09-29T08:35:00Z" w16du:dateUtc="2025-09-29T12:35:00Z">
        <w:r w:rsidRPr="00604558">
          <w:rPr>
            <w:sz w:val="20"/>
            <w:szCs w:val="20"/>
            <w:rPrChange w:id="395" w:author="Augustus Raymond Pendleton" w:date="2025-09-29T08:44:00Z" w16du:dateUtc="2025-09-29T12:44:00Z">
              <w:rPr/>
            </w:rPrChange>
          </w:rPr>
          <w:t>PERMANOVAs were run testing the significance of two-three category groups from each dataset (provided in italics beneath data names)</w:t>
        </w:r>
      </w:ins>
      <w:ins w:id="396" w:author="Augustus Raymond Pendleton" w:date="2025-09-29T08:37:00Z" w16du:dateUtc="2025-09-29T12:37:00Z">
        <w:r w:rsidRPr="00604558">
          <w:rPr>
            <w:sz w:val="20"/>
            <w:szCs w:val="20"/>
            <w:rPrChange w:id="397" w:author="Augustus Raymond Pendleton" w:date="2025-09-29T08:44:00Z" w16du:dateUtc="2025-09-29T12:44:00Z">
              <w:rPr/>
            </w:rPrChange>
          </w:rPr>
          <w:t xml:space="preserve"> with 1,000 iterations</w:t>
        </w:r>
      </w:ins>
      <w:ins w:id="398" w:author="Augustus Raymond Pendleton" w:date="2025-09-29T08:35:00Z" w16du:dateUtc="2025-09-29T12:35:00Z">
        <w:r w:rsidRPr="00604558">
          <w:rPr>
            <w:sz w:val="20"/>
            <w:szCs w:val="20"/>
            <w:rPrChange w:id="399" w:author="Augustus Raymond Pendleton" w:date="2025-09-29T08:44:00Z" w16du:dateUtc="2025-09-29T12:44:00Z">
              <w:rPr/>
            </w:rPrChange>
          </w:rPr>
          <w:t xml:space="preserve">. Results indicate </w:t>
        </w:r>
      </w:ins>
      <w:ins w:id="400" w:author="Augustus Raymond Pendleton" w:date="2025-09-29T08:37:00Z" w16du:dateUtc="2025-09-29T12:37:00Z">
        <w:r w:rsidRPr="00604558">
          <w:rPr>
            <w:sz w:val="20"/>
            <w:szCs w:val="20"/>
            <w:rPrChange w:id="401" w:author="Augustus Raymond Pendleton" w:date="2025-09-29T08:44:00Z" w16du:dateUtc="2025-09-29T12:44:00Z">
              <w:rPr/>
            </w:rPrChange>
          </w:rPr>
          <w:t>the percent variance explained (</w:t>
        </w:r>
        <w:r w:rsidRPr="00604558">
          <w:rPr>
            <w:i/>
            <w:iCs/>
            <w:sz w:val="20"/>
            <w:szCs w:val="20"/>
            <w:rPrChange w:id="402" w:author="Augustus Raymond Pendleton" w:date="2025-09-29T08:44:00Z" w16du:dateUtc="2025-09-29T12:44:00Z">
              <w:rPr>
                <w:i/>
                <w:iCs/>
              </w:rPr>
            </w:rPrChange>
          </w:rPr>
          <w:t>R</w:t>
        </w:r>
        <w:r w:rsidRPr="00604558">
          <w:rPr>
            <w:i/>
            <w:iCs/>
            <w:sz w:val="20"/>
            <w:szCs w:val="20"/>
            <w:vertAlign w:val="superscript"/>
            <w:rPrChange w:id="403" w:author="Augustus Raymond Pendleton" w:date="2025-09-29T08:44:00Z" w16du:dateUtc="2025-09-29T12:44:00Z">
              <w:rPr>
                <w:i/>
                <w:iCs/>
                <w:vertAlign w:val="superscript"/>
              </w:rPr>
            </w:rPrChange>
          </w:rPr>
          <w:t>2</w:t>
        </w:r>
        <w:r w:rsidRPr="00604558">
          <w:rPr>
            <w:sz w:val="20"/>
            <w:szCs w:val="20"/>
            <w:rPrChange w:id="404" w:author="Augustus Raymond Pendleton" w:date="2025-09-29T08:44:00Z" w16du:dateUtc="2025-09-29T12:44:00Z">
              <w:rPr/>
            </w:rPrChange>
          </w:rPr>
          <w:t>) for that variable.</w:t>
        </w:r>
      </w:ins>
      <w:ins w:id="405" w:author="Augustus Raymond Pendleton" w:date="2025-09-29T08:35:00Z" w16du:dateUtc="2025-09-29T12:35:00Z">
        <w:r w:rsidRPr="00604558">
          <w:rPr>
            <w:i/>
            <w:iCs/>
            <w:sz w:val="20"/>
            <w:szCs w:val="20"/>
            <w:rPrChange w:id="406" w:author="Augustus Raymond Pendleton" w:date="2025-09-29T08:44:00Z" w16du:dateUtc="2025-09-29T12:44:00Z">
              <w:rPr>
                <w:i/>
                <w:iCs/>
              </w:rPr>
            </w:rPrChange>
          </w:rPr>
          <w:t xml:space="preserve"> </w:t>
        </w:r>
      </w:ins>
      <w:ins w:id="407" w:author="Augustus Raymond Pendleton" w:date="2025-09-29T08:38:00Z" w16du:dateUtc="2025-09-29T12:38:00Z">
        <w:r w:rsidRPr="00604558">
          <w:rPr>
            <w:sz w:val="20"/>
            <w:szCs w:val="20"/>
            <w:rPrChange w:id="408" w:author="Augustus Raymond Pendleton" w:date="2025-09-29T08:44:00Z" w16du:dateUtc="2025-09-29T12:44:00Z">
              <w:rPr/>
            </w:rPrChange>
          </w:rPr>
          <w:t>We assessed th</w:t>
        </w:r>
      </w:ins>
      <w:ins w:id="409" w:author="Augustus Raymond Pendleton" w:date="2025-09-29T08:39:00Z" w16du:dateUtc="2025-09-29T12:39:00Z">
        <w:r w:rsidRPr="00604558">
          <w:rPr>
            <w:sz w:val="20"/>
            <w:szCs w:val="20"/>
            <w:rPrChange w:id="410" w:author="Augustus Raymond Pendleton" w:date="2025-09-29T08:44:00Z" w16du:dateUtc="2025-09-29T12:44:00Z">
              <w:rPr/>
            </w:rPrChange>
          </w:rPr>
          <w:t>ese</w:t>
        </w:r>
      </w:ins>
      <w:ins w:id="411" w:author="Augustus Raymond Pendleton" w:date="2025-09-29T08:38:00Z" w16du:dateUtc="2025-09-29T12:38:00Z">
        <w:r w:rsidRPr="00604558">
          <w:rPr>
            <w:sz w:val="20"/>
            <w:szCs w:val="20"/>
            <w:rPrChange w:id="412" w:author="Augustus Raymond Pendleton" w:date="2025-09-29T08:44:00Z" w16du:dateUtc="2025-09-29T12:44:00Z">
              <w:rPr/>
            </w:rPrChange>
          </w:rPr>
          <w:t xml:space="preserve"> metric</w:t>
        </w:r>
      </w:ins>
      <w:ins w:id="413" w:author="Augustus Raymond Pendleton" w:date="2025-09-29T08:39:00Z" w16du:dateUtc="2025-09-29T12:39:00Z">
        <w:r w:rsidRPr="00604558">
          <w:rPr>
            <w:sz w:val="20"/>
            <w:szCs w:val="20"/>
            <w:rPrChange w:id="414" w:author="Augustus Raymond Pendleton" w:date="2025-09-29T08:44:00Z" w16du:dateUtc="2025-09-29T12:44:00Z">
              <w:rPr/>
            </w:rPrChange>
          </w:rPr>
          <w:t>s</w:t>
        </w:r>
      </w:ins>
      <w:ins w:id="415" w:author="Augustus Raymond Pendleton" w:date="2025-09-29T08:38:00Z" w16du:dateUtc="2025-09-29T12:38:00Z">
        <w:r w:rsidRPr="00604558">
          <w:rPr>
            <w:sz w:val="20"/>
            <w:szCs w:val="20"/>
            <w:rPrChange w:id="416" w:author="Augustus Raymond Pendleton" w:date="2025-09-29T08:44:00Z" w16du:dateUtc="2025-09-29T12:44:00Z">
              <w:rPr/>
            </w:rPrChange>
          </w:rPr>
          <w:t xml:space="preserve"> across five metrics and, where applicable, across </w:t>
        </w:r>
      </w:ins>
      <w:ins w:id="417" w:author="Augustus Raymond Pendleton" w:date="2025-09-29T08:39:00Z" w16du:dateUtc="2025-09-29T12:39:00Z">
        <w:r w:rsidRPr="00604558">
          <w:rPr>
            <w:sz w:val="20"/>
            <w:szCs w:val="20"/>
            <w:rPrChange w:id="418" w:author="Augustus Raymond Pendleton" w:date="2025-09-29T08:44:00Z" w16du:dateUtc="2025-09-29T12:44:00Z">
              <w:rPr/>
            </w:rPrChange>
          </w:rPr>
          <w:t xml:space="preserve">eleven </w:t>
        </w:r>
      </w:ins>
      <m:oMath>
        <m:r>
          <w:ins w:id="419" w:author="Augustus Raymond Pendleton" w:date="2025-09-29T08:39:00Z" w16du:dateUtc="2025-09-29T12:39:00Z">
            <w:rPr>
              <w:rFonts w:ascii="Cambria Math" w:hAnsi="Cambria Math"/>
              <w:sz w:val="20"/>
              <w:szCs w:val="20"/>
              <w:rPrChange w:id="420" w:author="Augustus Raymond Pendleton" w:date="2025-09-29T08:44:00Z" w16du:dateUtc="2025-09-29T12:44:00Z">
                <w:rPr>
                  <w:rFonts w:ascii="Cambria Math" w:hAnsi="Cambria Math"/>
                </w:rPr>
              </w:rPrChange>
            </w:rPr>
            <m:t>α</m:t>
          </w:ins>
        </m:r>
      </m:oMath>
      <w:ins w:id="421" w:author="Augustus Raymond Pendleton" w:date="2025-09-29T08:39:00Z" w16du:dateUtc="2025-09-29T12:39:00Z">
        <w:r w:rsidRPr="00604558">
          <w:rPr>
            <w:rFonts w:eastAsiaTheme="minorEastAsia"/>
            <w:sz w:val="20"/>
            <w:szCs w:val="20"/>
            <w:rPrChange w:id="422" w:author="Augustus Raymond Pendleton" w:date="2025-09-29T08:44:00Z" w16du:dateUtc="2025-09-29T12:44:00Z">
              <w:rPr>
                <w:rFonts w:eastAsiaTheme="minorEastAsia"/>
              </w:rPr>
            </w:rPrChange>
          </w:rPr>
          <w:t xml:space="preserve"> values (from 0 to 1 in 0.1 steps).</w:t>
        </w:r>
      </w:ins>
      <w:ins w:id="423" w:author="Augustus Raymond Pendleton" w:date="2025-09-29T11:59:00Z" w16du:dateUtc="2025-09-29T15:59:00Z">
        <w:r w:rsidR="008830B0">
          <w:rPr>
            <w:rFonts w:eastAsiaTheme="minorEastAsia"/>
            <w:sz w:val="20"/>
            <w:szCs w:val="20"/>
          </w:rPr>
          <w:t xml:space="preserve"> Note that in the cooling reactor, only samples from Reactor cycle 1 were us</w:t>
        </w:r>
      </w:ins>
      <w:ins w:id="424" w:author="Augustus Raymond Pendleton" w:date="2025-09-29T12:00:00Z" w16du:dateUtc="2025-09-29T16:00:00Z">
        <w:r w:rsidR="008830B0">
          <w:rPr>
            <w:rFonts w:eastAsiaTheme="minorEastAsia"/>
            <w:sz w:val="20"/>
            <w:szCs w:val="20"/>
          </w:rPr>
          <w:t>ed; in the mouse gut, only stool samples were used, and in the soil, only mature samples were used.</w:t>
        </w:r>
      </w:ins>
      <w:ins w:id="425" w:author="Augustus Raymond Pendleton" w:date="2025-09-29T08:39:00Z" w16du:dateUtc="2025-09-29T12:39:00Z">
        <w:r w:rsidRPr="00604558">
          <w:rPr>
            <w:rFonts w:eastAsiaTheme="minorEastAsia"/>
            <w:sz w:val="20"/>
            <w:szCs w:val="20"/>
            <w:rPrChange w:id="426" w:author="Augustus Raymond Pendleton" w:date="2025-09-29T08:44:00Z" w16du:dateUtc="2025-09-29T12:44:00Z">
              <w:rPr>
                <w:rFonts w:eastAsiaTheme="minorEastAsia"/>
              </w:rPr>
            </w:rPrChange>
          </w:rPr>
          <w:t xml:space="preserve"> (B) Correlation between each given distance metric and the absolute difference in cel</w:t>
        </w:r>
      </w:ins>
      <w:ins w:id="427" w:author="Augustus Raymond Pendleton" w:date="2025-09-29T08:40:00Z" w16du:dateUtc="2025-09-29T12:40:00Z">
        <w:r w:rsidRPr="00604558">
          <w:rPr>
            <w:rFonts w:eastAsiaTheme="minorEastAsia"/>
            <w:sz w:val="20"/>
            <w:szCs w:val="20"/>
            <w:rPrChange w:id="428" w:author="Augustus Raymond Pendleton" w:date="2025-09-29T08:44:00Z" w16du:dateUtc="2025-09-29T12:44:00Z">
              <w:rPr>
                <w:rFonts w:eastAsiaTheme="minorEastAsia"/>
              </w:rPr>
            </w:rPrChange>
          </w:rPr>
          <w:t xml:space="preserve">l counts or 16S copy number between samples. </w:t>
        </w:r>
      </w:ins>
    </w:p>
    <w:p w14:paraId="13573E78" w14:textId="3BF6704D" w:rsidR="0007048F" w:rsidRPr="0007048F" w:rsidDel="00F86279" w:rsidRDefault="0007048F" w:rsidP="0007048F">
      <w:pPr>
        <w:rPr>
          <w:del w:id="429" w:author="Augustus Raymond Pendleton" w:date="2025-09-29T10:22:00Z" w16du:dateUtc="2025-09-29T14:22:00Z"/>
        </w:rPr>
      </w:pPr>
      <w:del w:id="430"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431" w:author="Augustus Raymond Pendleton" w:date="2025-09-29T10:22:00Z" w16du:dateUtc="2025-09-29T14:22:00Z">
            <w:rPr>
              <w:rFonts w:ascii="Cambria Math" w:hAnsi="Cambria Math"/>
            </w:rPr>
            <m:t>G</m:t>
          </w:del>
        </m:r>
        <m:sSup>
          <m:sSupPr>
            <m:ctrlPr>
              <w:del w:id="432" w:author="Augustus Raymond Pendleton" w:date="2025-09-29T10:22:00Z" w16du:dateUtc="2025-09-29T14:22:00Z">
                <w:rPr>
                  <w:rFonts w:ascii="Cambria Math" w:hAnsi="Cambria Math"/>
                </w:rPr>
              </w:del>
            </m:ctrlPr>
          </m:sSupPr>
          <m:e>
            <m:r>
              <w:del w:id="433" w:author="Augustus Raymond Pendleton" w:date="2025-09-29T10:22:00Z" w16du:dateUtc="2025-09-29T14:22:00Z">
                <w:rPr>
                  <w:rFonts w:ascii="Cambria Math" w:hAnsi="Cambria Math"/>
                </w:rPr>
                <m:t>U</m:t>
              </w:del>
            </m:r>
          </m:e>
          <m:sup>
            <m:r>
              <w:del w:id="434" w:author="Augustus Raymond Pendleton" w:date="2025-09-29T10:22:00Z" w16du:dateUtc="2025-09-29T14:22:00Z">
                <w:rPr>
                  <w:rFonts w:ascii="Cambria Math" w:hAnsi="Cambria Math"/>
                </w:rPr>
                <m:t>R</m:t>
              </w:del>
            </m:r>
          </m:sup>
        </m:sSup>
      </m:oMath>
      <w:del w:id="435" w:author="Augustus Raymond Pendleton" w:date="2025-09-29T10:22:00Z" w16du:dateUtc="2025-09-29T14:22:00Z">
        <w:r w:rsidRPr="0007048F" w:rsidDel="00F86279">
          <w:delText xml:space="preserve">, </w:delText>
        </w:r>
      </w:del>
      <m:oMath>
        <m:r>
          <w:del w:id="436" w:author="Augustus Raymond Pendleton" w:date="2025-09-29T10:22:00Z" w16du:dateUtc="2025-09-29T14:22:00Z">
            <w:rPr>
              <w:rFonts w:ascii="Cambria Math" w:hAnsi="Cambria Math"/>
            </w:rPr>
            <m:t>G</m:t>
          </w:del>
        </m:r>
        <m:sSup>
          <m:sSupPr>
            <m:ctrlPr>
              <w:del w:id="437" w:author="Augustus Raymond Pendleton" w:date="2025-09-29T10:22:00Z" w16du:dateUtc="2025-09-29T14:22:00Z">
                <w:rPr>
                  <w:rFonts w:ascii="Cambria Math" w:hAnsi="Cambria Math"/>
                </w:rPr>
              </w:del>
            </m:ctrlPr>
          </m:sSupPr>
          <m:e>
            <m:r>
              <w:del w:id="438" w:author="Augustus Raymond Pendleton" w:date="2025-09-29T10:22:00Z" w16du:dateUtc="2025-09-29T14:22:00Z">
                <w:rPr>
                  <w:rFonts w:ascii="Cambria Math" w:hAnsi="Cambria Math"/>
                </w:rPr>
                <m:t>U</m:t>
              </w:del>
            </m:r>
          </m:e>
          <m:sup>
            <m:r>
              <w:del w:id="439" w:author="Augustus Raymond Pendleton" w:date="2025-09-29T10:22:00Z" w16du:dateUtc="2025-09-29T14:22:00Z">
                <w:rPr>
                  <w:rFonts w:ascii="Cambria Math" w:hAnsi="Cambria Math"/>
                </w:rPr>
                <m:t>A</m:t>
              </w:del>
            </m:r>
          </m:sup>
        </m:sSup>
      </m:oMath>
      <w:del w:id="440" w:author="Augustus Raymond Pendleton" w:date="2025-09-29T10:22:00Z" w16du:dateUtc="2025-09-29T14:22:00Z">
        <w:r w:rsidRPr="0007048F" w:rsidDel="00F86279">
          <w:delText xml:space="preserve">, </w:delText>
        </w:r>
      </w:del>
      <m:oMath>
        <m:r>
          <w:del w:id="441" w:author="Augustus Raymond Pendleton" w:date="2025-09-29T10:22:00Z" w16du:dateUtc="2025-09-29T14:22:00Z">
            <w:rPr>
              <w:rFonts w:ascii="Cambria Math" w:hAnsi="Cambria Math"/>
            </w:rPr>
            <m:t>B</m:t>
          </w:del>
        </m:r>
        <m:sSup>
          <m:sSupPr>
            <m:ctrlPr>
              <w:del w:id="442" w:author="Augustus Raymond Pendleton" w:date="2025-09-29T10:22:00Z" w16du:dateUtc="2025-09-29T14:22:00Z">
                <w:rPr>
                  <w:rFonts w:ascii="Cambria Math" w:hAnsi="Cambria Math"/>
                </w:rPr>
              </w:del>
            </m:ctrlPr>
          </m:sSupPr>
          <m:e>
            <m:r>
              <w:del w:id="443" w:author="Augustus Raymond Pendleton" w:date="2025-09-29T10:22:00Z" w16du:dateUtc="2025-09-29T14:22:00Z">
                <w:rPr>
                  <w:rFonts w:ascii="Cambria Math" w:hAnsi="Cambria Math"/>
                </w:rPr>
                <m:t>C</m:t>
              </w:del>
            </m:r>
          </m:e>
          <m:sup>
            <m:r>
              <w:del w:id="444" w:author="Augustus Raymond Pendleton" w:date="2025-09-29T10:22:00Z" w16du:dateUtc="2025-09-29T14:22:00Z">
                <w:rPr>
                  <w:rFonts w:ascii="Cambria Math" w:hAnsi="Cambria Math"/>
                </w:rPr>
                <m:t>R</m:t>
              </w:del>
            </m:r>
          </m:sup>
        </m:sSup>
      </m:oMath>
      <w:del w:id="445" w:author="Augustus Raymond Pendleton" w:date="2025-09-29T10:22:00Z" w16du:dateUtc="2025-09-29T14:22:00Z">
        <w:r w:rsidRPr="0007048F" w:rsidDel="00F86279">
          <w:delText xml:space="preserve">, and </w:delText>
        </w:r>
      </w:del>
      <m:oMath>
        <m:r>
          <w:del w:id="446" w:author="Augustus Raymond Pendleton" w:date="2025-09-29T10:22:00Z" w16du:dateUtc="2025-09-29T14:22:00Z">
            <w:rPr>
              <w:rFonts w:ascii="Cambria Math" w:hAnsi="Cambria Math"/>
            </w:rPr>
            <m:t>B</m:t>
          </w:del>
        </m:r>
        <m:sSup>
          <m:sSupPr>
            <m:ctrlPr>
              <w:del w:id="447" w:author="Augustus Raymond Pendleton" w:date="2025-09-29T10:22:00Z" w16du:dateUtc="2025-09-29T14:22:00Z">
                <w:rPr>
                  <w:rFonts w:ascii="Cambria Math" w:hAnsi="Cambria Math"/>
                </w:rPr>
              </w:del>
            </m:ctrlPr>
          </m:sSupPr>
          <m:e>
            <m:r>
              <w:del w:id="448" w:author="Augustus Raymond Pendleton" w:date="2025-09-29T10:22:00Z" w16du:dateUtc="2025-09-29T14:22:00Z">
                <w:rPr>
                  <w:rFonts w:ascii="Cambria Math" w:hAnsi="Cambria Math"/>
                </w:rPr>
                <m:t>C</m:t>
              </w:del>
            </m:r>
          </m:e>
          <m:sup>
            <m:r>
              <w:del w:id="449" w:author="Augustus Raymond Pendleton" w:date="2025-09-29T10:22:00Z" w16du:dateUtc="2025-09-29T14:22:00Z">
                <w:rPr>
                  <w:rFonts w:ascii="Cambria Math" w:hAnsi="Cambria Math"/>
                </w:rPr>
                <m:t>A</m:t>
              </w:del>
            </m:r>
          </m:sup>
        </m:sSup>
      </m:oMath>
      <w:del w:id="450" w:author="Augustus Raymond Pendleton" w:date="2025-09-29T10:22:00Z" w16du:dateUtc="2025-09-29T14:22:00Z">
        <w:r w:rsidRPr="0007048F" w:rsidDel="00F86279">
          <w:delText xml:space="preserve"> at varying </w:delText>
        </w:r>
      </w:del>
      <m:oMath>
        <m:r>
          <w:del w:id="451" w:author="Augustus Raymond Pendleton" w:date="2025-09-29T10:22:00Z" w16du:dateUtc="2025-09-29T14:22:00Z">
            <w:rPr>
              <w:rFonts w:ascii="Cambria Math" w:hAnsi="Cambria Math"/>
            </w:rPr>
            <m:t>α</m:t>
          </w:del>
        </m:r>
      </m:oMath>
      <w:del w:id="452"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453" w:author="Augustus Raymond Pendleton" w:date="2025-09-29T10:22:00Z" w16du:dateUtc="2025-09-29T14:22:00Z">
                <w:rPr>
                  <w:rFonts w:ascii="Cambria Math" w:hAnsi="Cambria Math"/>
                </w:rPr>
              </w:del>
            </m:ctrlPr>
          </m:sSupPr>
          <m:e>
            <m:r>
              <w:del w:id="454" w:author="Augustus Raymond Pendleton" w:date="2025-09-29T10:22:00Z" w16du:dateUtc="2025-09-29T14:22:00Z">
                <w:rPr>
                  <w:rFonts w:ascii="Cambria Math" w:hAnsi="Cambria Math"/>
                </w:rPr>
                <m:t>R</m:t>
              </w:del>
            </m:r>
          </m:e>
          <m:sup>
            <m:r>
              <w:del w:id="455" w:author="Augustus Raymond Pendleton" w:date="2025-09-29T10:22:00Z" w16du:dateUtc="2025-09-29T14:22:00Z">
                <w:rPr>
                  <w:rFonts w:ascii="Cambria Math" w:hAnsi="Cambria Math"/>
                </w:rPr>
                <m:t>2</m:t>
              </w:del>
            </m:r>
          </m:sup>
        </m:sSup>
      </m:oMath>
      <w:del w:id="456" w:author="Augustus Raymond Pendleton" w:date="2025-09-29T10:22:00Z" w16du:dateUtc="2025-09-29T14:22:00Z">
        <w:r w:rsidRPr="0007048F" w:rsidDel="00F86279">
          <w:delText xml:space="preserve">) and the </w:delText>
        </w:r>
      </w:del>
      <m:oMath>
        <m:r>
          <w:del w:id="457" w:author="Augustus Raymond Pendleton" w:date="2025-09-29T10:22:00Z" w16du:dateUtc="2025-09-29T14:22:00Z">
            <w:rPr>
              <w:rFonts w:ascii="Cambria Math" w:hAnsi="Cambria Math"/>
            </w:rPr>
            <m:t>pseudo</m:t>
          </w:del>
        </m:r>
        <m:r>
          <w:del w:id="458" w:author="Augustus Raymond Pendleton" w:date="2025-09-29T10:22:00Z" w16du:dateUtc="2025-09-29T14:22:00Z">
            <m:rPr>
              <m:sty m:val="p"/>
            </m:rPr>
            <w:rPr>
              <w:rFonts w:ascii="Cambria Math" w:hAnsi="Cambria Math"/>
            </w:rPr>
            <m:t>-</m:t>
          </w:del>
        </m:r>
        <m:r>
          <w:del w:id="459" w:author="Augustus Raymond Pendleton" w:date="2025-09-29T10:22:00Z" w16du:dateUtc="2025-09-29T14:22:00Z">
            <w:rPr>
              <w:rFonts w:ascii="Cambria Math" w:hAnsi="Cambria Math"/>
            </w:rPr>
            <m:t>F</m:t>
          </w:del>
        </m:r>
      </m:oMath>
      <w:del w:id="460" w:author="Augustus Raymond Pendleton" w:date="2025-09-29T10:22:00Z" w16du:dateUtc="2025-09-29T14:22:00Z">
        <w:r w:rsidRPr="0007048F" w:rsidDel="00F86279">
          <w:delText xml:space="preserve">-statistic. </w:delText>
        </w:r>
      </w:del>
      <m:oMath>
        <m:r>
          <w:del w:id="461" w:author="Augustus Raymond Pendleton" w:date="2025-09-29T10:22:00Z" w16du:dateUtc="2025-09-29T14:22:00Z">
            <w:rPr>
              <w:rFonts w:ascii="Cambria Math" w:hAnsi="Cambria Math"/>
            </w:rPr>
            <m:t>G</m:t>
          </w:del>
        </m:r>
        <m:sSup>
          <m:sSupPr>
            <m:ctrlPr>
              <w:del w:id="462" w:author="Augustus Raymond Pendleton" w:date="2025-09-29T10:22:00Z" w16du:dateUtc="2025-09-29T14:22:00Z">
                <w:rPr>
                  <w:rFonts w:ascii="Cambria Math" w:hAnsi="Cambria Math"/>
                </w:rPr>
              </w:del>
            </m:ctrlPr>
          </m:sSupPr>
          <m:e>
            <m:r>
              <w:del w:id="463" w:author="Augustus Raymond Pendleton" w:date="2025-09-29T10:22:00Z" w16du:dateUtc="2025-09-29T14:22:00Z">
                <w:rPr>
                  <w:rFonts w:ascii="Cambria Math" w:hAnsi="Cambria Math"/>
                </w:rPr>
                <m:t>U</m:t>
              </w:del>
            </m:r>
          </m:e>
          <m:sup>
            <m:r>
              <w:del w:id="464" w:author="Augustus Raymond Pendleton" w:date="2025-09-29T10:22:00Z" w16du:dateUtc="2025-09-29T14:22:00Z">
                <w:rPr>
                  <w:rFonts w:ascii="Cambria Math" w:hAnsi="Cambria Math"/>
                </w:rPr>
                <m:t>A</m:t>
              </w:del>
            </m:r>
          </m:sup>
        </m:sSup>
      </m:oMath>
      <w:del w:id="465" w:author="Augustus Raymond Pendleton" w:date="2025-09-29T10:22:00Z" w16du:dateUtc="2025-09-29T14:22:00Z">
        <w:r w:rsidRPr="0007048F" w:rsidDel="00F86279">
          <w:delText xml:space="preserve"> achieved a maximum </w:delText>
        </w:r>
      </w:del>
      <m:oMath>
        <m:sSup>
          <m:sSupPr>
            <m:ctrlPr>
              <w:del w:id="466" w:author="Augustus Raymond Pendleton" w:date="2025-09-29T10:22:00Z" w16du:dateUtc="2025-09-29T14:22:00Z">
                <w:rPr>
                  <w:rFonts w:ascii="Cambria Math" w:hAnsi="Cambria Math"/>
                </w:rPr>
              </w:del>
            </m:ctrlPr>
          </m:sSupPr>
          <m:e>
            <m:r>
              <w:del w:id="467" w:author="Augustus Raymond Pendleton" w:date="2025-09-29T10:22:00Z" w16du:dateUtc="2025-09-29T14:22:00Z">
                <w:rPr>
                  <w:rFonts w:ascii="Cambria Math" w:hAnsi="Cambria Math"/>
                </w:rPr>
                <m:t>R</m:t>
              </w:del>
            </m:r>
          </m:e>
          <m:sup>
            <m:r>
              <w:del w:id="468" w:author="Augustus Raymond Pendleton" w:date="2025-09-29T10:22:00Z" w16du:dateUtc="2025-09-29T14:22:00Z">
                <w:rPr>
                  <w:rFonts w:ascii="Cambria Math" w:hAnsi="Cambria Math"/>
                </w:rPr>
                <m:t>2</m:t>
              </w:del>
            </m:r>
          </m:sup>
        </m:sSup>
      </m:oMath>
      <w:del w:id="469" w:author="Augustus Raymond Pendleton" w:date="2025-09-29T10:22:00Z" w16du:dateUtc="2025-09-29T14:22:00Z">
        <w:r w:rsidRPr="0007048F" w:rsidDel="00F86279">
          <w:delText xml:space="preserve"> of 75.8% and a </w:delText>
        </w:r>
      </w:del>
      <m:oMath>
        <m:r>
          <w:del w:id="470" w:author="Augustus Raymond Pendleton" w:date="2025-09-29T10:22:00Z" w16du:dateUtc="2025-09-29T14:22:00Z">
            <w:rPr>
              <w:rFonts w:ascii="Cambria Math" w:hAnsi="Cambria Math"/>
            </w:rPr>
            <m:t>pseudo</m:t>
          </w:del>
        </m:r>
        <m:r>
          <w:del w:id="471" w:author="Augustus Raymond Pendleton" w:date="2025-09-29T10:22:00Z" w16du:dateUtc="2025-09-29T14:22:00Z">
            <m:rPr>
              <m:sty m:val="p"/>
            </m:rPr>
            <w:rPr>
              <w:rFonts w:ascii="Cambria Math" w:hAnsi="Cambria Math"/>
            </w:rPr>
            <m:t>-</m:t>
          </w:del>
        </m:r>
        <m:r>
          <w:del w:id="472" w:author="Augustus Raymond Pendleton" w:date="2025-09-29T10:22:00Z" w16du:dateUtc="2025-09-29T14:22:00Z">
            <w:rPr>
              <w:rFonts w:ascii="Cambria Math" w:hAnsi="Cambria Math"/>
            </w:rPr>
            <m:t>F</m:t>
          </w:del>
        </m:r>
      </m:oMath>
      <w:del w:id="473"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474" w:author="Augustus Raymond Pendleton" w:date="2025-09-29T10:22:00Z" w16du:dateUtc="2025-09-29T14:22:00Z">
            <w:rPr>
              <w:rFonts w:ascii="Cambria Math" w:hAnsi="Cambria Math"/>
            </w:rPr>
            <m:t>G</m:t>
          </w:del>
        </m:r>
        <m:sSup>
          <m:sSupPr>
            <m:ctrlPr>
              <w:del w:id="475" w:author="Augustus Raymond Pendleton" w:date="2025-09-29T10:22:00Z" w16du:dateUtc="2025-09-29T14:22:00Z">
                <w:rPr>
                  <w:rFonts w:ascii="Cambria Math" w:hAnsi="Cambria Math"/>
                </w:rPr>
              </w:del>
            </m:ctrlPr>
          </m:sSupPr>
          <m:e>
            <m:r>
              <w:del w:id="476" w:author="Augustus Raymond Pendleton" w:date="2025-09-29T10:22:00Z" w16du:dateUtc="2025-09-29T14:22:00Z">
                <w:rPr>
                  <w:rFonts w:ascii="Cambria Math" w:hAnsi="Cambria Math"/>
                </w:rPr>
                <m:t>U</m:t>
              </w:del>
            </m:r>
          </m:e>
          <m:sup>
            <m:r>
              <w:del w:id="477" w:author="Augustus Raymond Pendleton" w:date="2025-09-29T10:22:00Z" w16du:dateUtc="2025-09-29T14:22:00Z">
                <w:rPr>
                  <w:rFonts w:ascii="Cambria Math" w:hAnsi="Cambria Math"/>
                </w:rPr>
                <m:t>R</m:t>
              </w:del>
            </m:r>
          </m:sup>
        </m:sSup>
      </m:oMath>
      <w:del w:id="478" w:author="Augustus Raymond Pendleton" w:date="2025-09-29T10:22:00Z" w16du:dateUtc="2025-09-29T14:22:00Z">
        <w:r w:rsidRPr="0007048F" w:rsidDel="00F86279">
          <w:delText xml:space="preserve">, highlighting the ability of </w:delText>
        </w:r>
      </w:del>
      <m:oMath>
        <m:r>
          <w:del w:id="479" w:author="Augustus Raymond Pendleton" w:date="2025-09-29T10:22:00Z" w16du:dateUtc="2025-09-29T14:22:00Z">
            <w:rPr>
              <w:rFonts w:ascii="Cambria Math" w:hAnsi="Cambria Math"/>
            </w:rPr>
            <m:t>G</m:t>
          </w:del>
        </m:r>
        <m:sSup>
          <m:sSupPr>
            <m:ctrlPr>
              <w:del w:id="480" w:author="Augustus Raymond Pendleton" w:date="2025-09-29T10:22:00Z" w16du:dateUtc="2025-09-29T14:22:00Z">
                <w:rPr>
                  <w:rFonts w:ascii="Cambria Math" w:hAnsi="Cambria Math"/>
                </w:rPr>
              </w:del>
            </m:ctrlPr>
          </m:sSupPr>
          <m:e>
            <m:r>
              <w:del w:id="481" w:author="Augustus Raymond Pendleton" w:date="2025-09-29T10:22:00Z" w16du:dateUtc="2025-09-29T14:22:00Z">
                <w:rPr>
                  <w:rFonts w:ascii="Cambria Math" w:hAnsi="Cambria Math"/>
                </w:rPr>
                <m:t>U</m:t>
              </w:del>
            </m:r>
          </m:e>
          <m:sup>
            <m:r>
              <w:del w:id="482" w:author="Augustus Raymond Pendleton" w:date="2025-09-29T10:22:00Z" w16du:dateUtc="2025-09-29T14:22:00Z">
                <w:rPr>
                  <w:rFonts w:ascii="Cambria Math" w:hAnsi="Cambria Math"/>
                </w:rPr>
                <m:t>A</m:t>
              </w:del>
            </m:r>
          </m:sup>
        </m:sSup>
      </m:oMath>
      <w:del w:id="483"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RDefault="0007048F" w:rsidP="0007048F">
      <w:del w:id="484" w:author="Augustus Raymond Pendleton" w:date="2025-09-29T10:22:00Z" w16du:dateUtc="2025-09-29T14:22:00Z">
        <w:r w:rsidRPr="0007048F" w:rsidDel="00F86279">
          <w:delText xml:space="preserve">    However, a major caveat emerged: </w:delText>
        </w:r>
      </w:del>
      <w:moveFromRangeStart w:id="485" w:author="Augustus Raymond Pendleton" w:date="2025-09-29T10:18:00Z" w:name="move210033553"/>
      <w:moveFrom w:id="486" w:author="Augustus Raymond Pendleton" w:date="2025-09-29T10:18:00Z" w16du:dateUtc="2025-09-29T14:18:00Z">
        <w:r w:rsidRPr="0007048F" w:rsidDel="00F86279">
          <w:t xml:space="preserve">at high </w:t>
        </w:r>
        <m:oMath>
          <m:r>
            <w:rPr>
              <w:rFonts w:ascii="Cambria Math" w:hAnsi="Cambria Math"/>
            </w:rPr>
            <m:t>α</m:t>
          </m:r>
        </m:oMath>
        <w:moveFrom w:id="487"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488"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489"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490"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491" w:author="Augustus Raymond Pendleton" w:date="2025-09-29T10:18:00Z" w16du:dateUtc="2025-09-29T14:18:00Z">
                  <w:r w:rsidRPr="0007048F" w:rsidDel="00F86279">
                    <w:t xml:space="preserve"> = -1.0), whereas at </w:t>
                  </w:r>
                  <m:oMath>
                    <m:r>
                      <w:rPr>
                        <w:rFonts w:ascii="Cambria Math" w:hAnsi="Cambria Math"/>
                      </w:rPr>
                      <m:t>α</m:t>
                    </m:r>
                  </m:oMath>
                  <w:moveFrom w:id="492" w:author="Augustus Raymond Pendleton" w:date="2025-09-29T10:18:00Z" w16du:dateUtc="2025-09-29T14:18:00Z">
                    <w:r w:rsidRPr="0007048F" w:rsidDel="00F86279">
                      <w:t xml:space="preserve"> = 0.0, the correlation is moderate (</w:t>
                    </w:r>
                    <m:oMath>
                      <m:r>
                        <w:rPr>
                          <w:rFonts w:ascii="Cambria Math" w:hAnsi="Cambria Math"/>
                        </w:rPr>
                        <m:t>ρ</m:t>
                      </m:r>
                    </m:oMath>
                    <w:moveFrom w:id="493"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494"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485"/>
                    </w:moveFrom>
                  </w:moveFrom>
                </w:moveFrom>
              </w:moveFrom>
            </w:moveFrom>
          </w:moveFrom>
        </w:moveFrom>
      </w:moveFrom>
    </w:p>
    <w:p w14:paraId="5F746E30" w14:textId="616E4C9C" w:rsidR="0007048F" w:rsidDel="008202AF" w:rsidRDefault="0007048F" w:rsidP="00FF313F">
      <w:pPr>
        <w:ind w:firstLine="720"/>
        <w:rPr>
          <w:del w:id="495" w:author="Augustus Raymond Pendleton" w:date="2025-09-28T21:44:00Z" w16du:dateUtc="2025-09-29T01:44:00Z"/>
        </w:rPr>
        <w:pPrChange w:id="496" w:author="Augustus Raymond Pendleton" w:date="2025-09-29T11:36:00Z" w16du:dateUtc="2025-09-29T15:36:00Z">
          <w:pPr/>
        </w:pPrChange>
      </w:pPr>
      <w:del w:id="497" w:author="Augustus Raymond Pendleton" w:date="2025-09-29T11:36:00Z" w16du:dateUtc="2025-09-29T15:36:00Z">
        <w:r w:rsidRPr="0007048F" w:rsidDel="00FF313F">
          <w:delText>    </w:delText>
        </w:r>
      </w:del>
      <w:r w:rsidRPr="0007048F">
        <w:t xml:space="preserve">We urge careful calibration of </w:t>
      </w:r>
      <m:oMath>
        <m:r>
          <w:rPr>
            <w:rFonts w:ascii="Cambria Math" w:hAnsi="Cambria Math"/>
          </w:rPr>
          <m:t>α</m:t>
        </m:r>
      </m:oMath>
      <w:r w:rsidRPr="0007048F">
        <w:t xml:space="preserve"> based on research goals, thereby mitigating this effect</w:t>
      </w:r>
      <w:ins w:id="498"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499" w:author="Augustus Raymond Pendleton" w:date="2025-09-29T10:22:00Z" w16du:dateUtc="2025-09-29T14:22:00Z">
        <w:r w:rsidR="00F86279">
          <w:t>a</w:t>
        </w:r>
      </w:ins>
      <w:ins w:id="500" w:author="Augustus Raymond Pendleton" w:date="2025-09-29T11:27:00Z" w16du:dateUtc="2025-09-29T15:27:00Z">
        <w:r w:rsidR="00AA63C5">
          <w:t>cross</w:t>
        </w:r>
      </w:ins>
      <w:ins w:id="501" w:author="Augustus Raymond Pendleton" w:date="2025-09-29T10:22:00Z" w16du:dateUtc="2025-09-29T14:22:00Z">
        <w:r w:rsidR="00F86279">
          <w:t xml:space="preserve"> a range of </w:t>
        </w:r>
      </w:ins>
      <m:oMath>
        <m:r>
          <w:ins w:id="502" w:author="Augustus Raymond Pendleton" w:date="2025-09-29T10:22:00Z" w16du:dateUtc="2025-09-29T14:22:00Z">
            <w:rPr>
              <w:rFonts w:ascii="Cambria Math" w:hAnsi="Cambria Math"/>
            </w:rPr>
            <m:t>α</m:t>
          </w:ins>
        </m:r>
      </m:oMath>
      <w:ins w:id="503" w:author="Augustus Raymond Pendleton" w:date="2025-09-29T10:22:00Z" w16du:dateUtc="2025-09-29T14:22:00Z">
        <w:r w:rsidR="00F86279" w:rsidRPr="0007048F">
          <w:t xml:space="preserve"> </w:t>
        </w:r>
      </w:ins>
      <w:r w:rsidRPr="0007048F">
        <w:t xml:space="preserve">rather than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Researchers should consider how much emphasis they want their dissimilarity metric to place on microbial load. </w:t>
      </w:r>
      <w:ins w:id="504" w:author="Augustus Raymond Pendleton" w:date="2025-09-29T10:27:00Z" w16du:dateUtc="2025-09-29T14:27:00Z">
        <w:r w:rsidR="00042DC3">
          <w:t xml:space="preserve">One </w:t>
        </w:r>
      </w:ins>
      <w:ins w:id="505" w:author="Augustus Raymond Pendleton" w:date="2025-09-29T10:28:00Z" w16du:dateUtc="2025-09-29T14:28:00Z">
        <w:r w:rsidR="00042DC3">
          <w:t>potential approach is to calculate correlations as demonstrated in Fig. 3B</w:t>
        </w:r>
      </w:ins>
      <w:ins w:id="506" w:author="Augustus Raymond Pendleton" w:date="2025-09-29T10:29:00Z" w16du:dateUtc="2025-09-29T14:29:00Z">
        <w:r w:rsidR="00042DC3">
          <w:t xml:space="preserve"> and select an </w:t>
        </w:r>
      </w:ins>
      <m:oMath>
        <m:r>
          <w:ins w:id="507" w:author="Augustus Raymond Pendleton" w:date="2025-09-29T10:39:00Z" w16du:dateUtc="2025-09-29T14:39:00Z">
            <w:rPr>
              <w:rFonts w:ascii="Cambria Math" w:hAnsi="Cambria Math"/>
            </w:rPr>
            <m:t>α</m:t>
          </w:ins>
        </m:r>
      </m:oMath>
      <w:ins w:id="508" w:author="Augustus Raymond Pendleton" w:date="2025-09-29T10:29:00Z" w16du:dateUtc="2025-09-29T14:29:00Z">
        <w:r w:rsidR="00042DC3">
          <w:t xml:space="preserve"> prior to any ordinations or statistical testing. </w:t>
        </w:r>
      </w:ins>
      <w:ins w:id="509" w:author="Augustus Raymond Pendleton" w:date="2025-09-29T12:23:00Z" w16du:dateUtc="2025-09-29T16:23:00Z">
        <w:r w:rsidR="006B42C1">
          <w:t xml:space="preserve">Again, absolute metrics are expected to correlate to differences in cell </w:t>
        </w:r>
      </w:ins>
      <w:ins w:id="510" w:author="Augustus Raymond Pendleton" w:date="2025-09-29T12:24:00Z" w16du:dateUtc="2025-09-29T16:24:00Z">
        <w:r w:rsidR="006B42C1">
          <w:t>count</w:t>
        </w:r>
      </w:ins>
      <w:ins w:id="511" w:author="Augustus Raymond Pendleton" w:date="2025-09-29T10:25:00Z" w16du:dateUtc="2025-09-29T14:25:00Z">
        <w:r w:rsidR="00042DC3">
          <w:t>, as we hope absolute abundance measures incorporate differences in cell counts</w:t>
        </w:r>
      </w:ins>
      <w:ins w:id="512" w:author="Augustus Raymond Pendleton" w:date="2025-09-29T10:29:00Z" w16du:dateUtc="2025-09-29T14:29:00Z">
        <w:r w:rsidR="00042DC3">
          <w:t>,</w:t>
        </w:r>
      </w:ins>
      <w:ins w:id="513" w:author="Augustus Raymond Pendleton" w:date="2025-09-29T10:30:00Z" w16du:dateUtc="2025-09-29T14:30:00Z">
        <w:r w:rsidR="00042DC3">
          <w:t xml:space="preserve"> especially when microbial load is relevant to the hypotheses being tested</w:t>
        </w:r>
      </w:ins>
      <w:ins w:id="514" w:author="Augustus Raymond Pendleton" w:date="2025-09-29T10:25:00Z" w16du:dateUtc="2025-09-29T14:25:00Z">
        <w:r w:rsidR="00042DC3">
          <w:t xml:space="preserve">. </w:t>
        </w:r>
      </w:ins>
      <w:ins w:id="515" w:author="Augustus Raymond Pendleton" w:date="2025-09-29T10:30:00Z" w16du:dateUtc="2025-09-29T14:30:00Z">
        <w:r w:rsidR="00042DC3">
          <w:t>C</w:t>
        </w:r>
      </w:ins>
      <w:ins w:id="516" w:author="Augustus Raymond Pendleton" w:date="2025-09-29T10:24:00Z" w16du:dateUtc="2025-09-29T14:24:00Z">
        <w:r w:rsidR="00F86279">
          <w:t>orrelations to cell count in</w:t>
        </w:r>
      </w:ins>
      <w:ins w:id="517" w:author="Augustus Raymond Pendleton" w:date="2025-09-29T10:23:00Z" w16du:dateUtc="2025-09-29T14:23:00Z">
        <w:r w:rsidR="00F86279">
          <w:t xml:space="preserve"> </w:t>
        </w:r>
        <w:r w:rsidR="00F86279">
          <w:rPr>
            <w:i/>
            <w:iCs/>
          </w:rPr>
          <w:t>BC</w:t>
        </w:r>
      </w:ins>
      <w:ins w:id="518"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519" w:author="Augustus Raymond Pendleton" w:date="2025-09-29T10:25:00Z" w16du:dateUtc="2025-09-29T14:25:00Z">
        <w:r w:rsidR="00042DC3">
          <w:t>,</w:t>
        </w:r>
      </w:ins>
      <w:ins w:id="520" w:author="Augustus Raymond Pendleton" w:date="2025-09-29T10:24:00Z" w16du:dateUtc="2025-09-29T14:24:00Z">
        <w:r w:rsidR="00F86279">
          <w:t xml:space="preserve"> range</w:t>
        </w:r>
      </w:ins>
      <w:ins w:id="521" w:author="Augustus Raymond Pendleton" w:date="2025-09-29T10:31:00Z" w16du:dateUtc="2025-09-29T14:31:00Z">
        <w:r w:rsidR="00042DC3">
          <w:t>d</w:t>
        </w:r>
      </w:ins>
      <w:ins w:id="522" w:author="Augustus Raymond Pendleton" w:date="2025-09-29T10:24:00Z" w16du:dateUtc="2025-09-29T14:24:00Z">
        <w:r w:rsidR="00F86279">
          <w:t xml:space="preserve"> from ~0.5 up to ~0.8</w:t>
        </w:r>
      </w:ins>
      <w:ins w:id="523" w:author="Augustus Raymond Pendleton" w:date="2025-09-29T10:25:00Z" w16du:dateUtc="2025-09-29T14:25:00Z">
        <w:r w:rsidR="00042DC3">
          <w:t xml:space="preserve">. </w:t>
        </w:r>
      </w:ins>
      <w:ins w:id="524" w:author="Augustus Raymond Pendleton" w:date="2025-09-29T10:31:00Z" w16du:dateUtc="2025-09-29T14:31:00Z">
        <w:r w:rsidR="00042DC3">
          <w:t xml:space="preserve">As a </w:t>
        </w:r>
      </w:ins>
      <w:ins w:id="525" w:author="Augustus Raymond Pendleton" w:date="2025-09-29T10:32:00Z" w16du:dateUtc="2025-09-29T14:32:00Z">
        <w:r w:rsidR="00042DC3">
          <w:t xml:space="preserve">general recommendation from these analyses, we recommend </w:t>
        </w:r>
      </w:ins>
      <m:oMath>
        <m:r>
          <w:ins w:id="526" w:author="Augustus Raymond Pendleton" w:date="2025-09-29T10:32:00Z" w16du:dateUtc="2025-09-29T14:32:00Z">
            <w:rPr>
              <w:rFonts w:ascii="Cambria Math" w:hAnsi="Cambria Math"/>
            </w:rPr>
            <m:t>α</m:t>
          </w:ins>
        </m:r>
      </m:oMath>
      <w:ins w:id="527" w:author="Augustus Raymond Pendleton" w:date="2025-09-29T10:32:00Z" w16du:dateUtc="2025-09-29T14:32:00Z">
        <w:r w:rsidR="00042DC3">
          <w:t xml:space="preserve"> values in an intermediate range from 0.25 up to 0.75.</w:t>
        </w:r>
      </w:ins>
      <w:del w:id="528" w:author="Augustus Raymond Pendleton" w:date="2025-09-29T10:33:00Z" w16du:dateUtc="2025-09-29T14:33:00Z">
        <w:r w:rsidRPr="0007048F" w:rsidDel="00042DC3">
          <w:delText xml:space="preserve">In this dataset, we recommend an intermediate </w:delText>
        </w:r>
      </w:del>
      <m:oMath>
        <m:r>
          <w:del w:id="529" w:author="Augustus Raymond Pendleton" w:date="2025-09-29T10:33:00Z" w16du:dateUtc="2025-09-29T14:33:00Z">
            <w:rPr>
              <w:rFonts w:ascii="Cambria Math" w:hAnsi="Cambria Math"/>
            </w:rPr>
            <m:t>α</m:t>
          </w:del>
        </m:r>
      </m:oMath>
      <w:del w:id="530" w:author="Augustus Raymond Pendleton" w:date="2025-09-29T10:33:00Z" w16du:dateUtc="2025-09-29T14:33:00Z">
        <w:r w:rsidRPr="0007048F" w:rsidDel="00042DC3">
          <w:delText xml:space="preserve"> of 0.5, consistent with prior guidance</w:delText>
        </w:r>
        <w:r w:rsidR="00327654" w:rsidDel="00042DC3">
          <w:delText xml:space="preserve"> </w:delText>
        </w:r>
        <w:r w:rsidR="00327654" w:rsidDel="00042DC3">
          <w:fldChar w:fldCharType="begin"/>
        </w:r>
        <w:r w:rsidR="00327654" w:rsidDel="00042DC3">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Del="00042DC3">
          <w:fldChar w:fldCharType="separate"/>
        </w:r>
        <w:r w:rsidR="00327654" w:rsidDel="00042DC3">
          <w:rPr>
            <w:noProof/>
          </w:rPr>
          <w:delText>[9]</w:delText>
        </w:r>
        <w:r w:rsidR="00327654" w:rsidDel="00042DC3">
          <w:fldChar w:fldCharType="end"/>
        </w:r>
        <w:r w:rsidRPr="0007048F" w:rsidDel="00042DC3">
          <w:delText>, but especially important when using absolute abundance data.</w:delText>
        </w:r>
      </w:del>
      <w:ins w:id="531" w:author="Augustus Raymond Pendleton" w:date="2025-09-28T21:44:00Z" w16du:dateUtc="2025-09-29T01:44:00Z">
        <w:r w:rsidR="00B64A34" w:rsidRPr="0007048F" w:rsidDel="00B64A34">
          <w:t xml:space="preserve"> </w:t>
        </w:r>
      </w:ins>
    </w:p>
    <w:p w14:paraId="10B4228C" w14:textId="4891CAE4" w:rsidR="0007048F" w:rsidDel="008202AF" w:rsidRDefault="00AE18EA" w:rsidP="00FF313F">
      <w:pPr>
        <w:ind w:firstLine="720"/>
        <w:rPr>
          <w:del w:id="532" w:author="Augustus Raymond Pendleton" w:date="2025-09-28T21:44:00Z" w16du:dateUtc="2025-09-29T01:44:00Z"/>
        </w:rPr>
        <w:pPrChange w:id="533" w:author="Augustus Raymond Pendleton" w:date="2025-09-29T11:36:00Z" w16du:dateUtc="2025-09-29T15:36:00Z">
          <w:pPr/>
        </w:pPrChange>
      </w:pPr>
      <w:del w:id="534" w:author="Augustus Raymond Pendleton" w:date="2025-09-28T21:44:00Z" w16du:dateUtc="2025-09-29T01:44:00Z">
        <w:r w:rsidDel="00B64A34">
          <w:rPr>
            <w:noProof/>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p>
    <w:p w14:paraId="699E190B" w14:textId="2DA84005" w:rsidR="0007048F" w:rsidRPr="0007048F" w:rsidDel="008202AF" w:rsidRDefault="0007048F" w:rsidP="00FF313F">
      <w:pPr>
        <w:ind w:firstLine="720"/>
        <w:rPr>
          <w:del w:id="535" w:author="Augustus Raymond Pendleton" w:date="2025-09-29T10:44:00Z" w16du:dateUtc="2025-09-29T14:44:00Z"/>
        </w:rPr>
        <w:pPrChange w:id="536" w:author="Augustus Raymond Pendleton" w:date="2025-09-29T11:36:00Z" w16du:dateUtc="2025-09-29T15:36:00Z">
          <w:pPr/>
        </w:pPrChange>
      </w:pPr>
      <w:del w:id="537" w:author="Augustus Raymond Pendleton" w:date="2025-09-28T21:44:00Z" w16du:dateUtc="2025-09-29T01:44:00Z">
        <w:r w:rsidRPr="0007048F" w:rsidDel="00B64A34">
          <w:rPr>
            <w:i/>
            <w:iCs/>
          </w:rPr>
          <w:delText>Figure 2. Absolute abundance sharpens ecological signal in freshwater microbial communities but increases sensitivity to biomass.</w:delText>
        </w:r>
        <w:r w:rsidRPr="0007048F" w:rsidDel="00B64A34">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538" w:author="Augustus Raymond Pendleton" w:date="2025-09-28T21:44:00Z" w16du:dateUtc="2025-09-29T01:44:00Z">
            <w:rPr>
              <w:rFonts w:ascii="Cambria Math" w:hAnsi="Cambria Math"/>
            </w:rPr>
            <m:t>G</m:t>
          </w:del>
        </m:r>
        <m:sSup>
          <m:sSupPr>
            <m:ctrlPr>
              <w:del w:id="539" w:author="Augustus Raymond Pendleton" w:date="2025-09-28T21:44:00Z" w16du:dateUtc="2025-09-29T01:44:00Z">
                <w:rPr>
                  <w:rFonts w:ascii="Cambria Math" w:hAnsi="Cambria Math"/>
                </w:rPr>
              </w:del>
            </m:ctrlPr>
          </m:sSupPr>
          <m:e>
            <m:r>
              <w:del w:id="540" w:author="Augustus Raymond Pendleton" w:date="2025-09-28T21:44:00Z" w16du:dateUtc="2025-09-29T01:44:00Z">
                <w:rPr>
                  <w:rFonts w:ascii="Cambria Math" w:hAnsi="Cambria Math"/>
                </w:rPr>
                <m:t>U</m:t>
              </w:del>
            </m:r>
          </m:e>
          <m:sup>
            <m:r>
              <w:del w:id="541" w:author="Augustus Raymond Pendleton" w:date="2025-09-28T21:44:00Z" w16du:dateUtc="2025-09-29T01:44:00Z">
                <w:rPr>
                  <w:rFonts w:ascii="Cambria Math" w:hAnsi="Cambria Math"/>
                </w:rPr>
                <m:t>A</m:t>
              </w:del>
            </m:r>
          </m:sup>
        </m:sSup>
      </m:oMath>
      <w:del w:id="542" w:author="Augustus Raymond Pendleton" w:date="2025-09-28T21:44:00Z" w16du:dateUtc="2025-09-29T01:44:00Z">
        <w:r w:rsidRPr="0007048F" w:rsidDel="00B64A34">
          <w:delText xml:space="preserve">) at </w:delText>
        </w:r>
      </w:del>
      <m:oMath>
        <m:r>
          <w:del w:id="543" w:author="Augustus Raymond Pendleton" w:date="2025-09-28T21:44:00Z" w16du:dateUtc="2025-09-29T01:44:00Z">
            <w:rPr>
              <w:rFonts w:ascii="Cambria Math" w:hAnsi="Cambria Math"/>
            </w:rPr>
            <m:t>α</m:t>
          </w:del>
        </m:r>
      </m:oMath>
      <w:del w:id="544" w:author="Augustus Raymond Pendleton" w:date="2025-09-28T21:44:00Z" w16du:dateUtc="2025-09-29T01:44:00Z">
        <w:r w:rsidRPr="0007048F" w:rsidDel="00B64A34">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545" w:author="Augustus Raymond Pendleton" w:date="2025-09-28T21:44:00Z" w16du:dateUtc="2025-09-29T01:44:00Z">
                <w:rPr>
                  <w:rFonts w:ascii="Cambria Math" w:hAnsi="Cambria Math"/>
                </w:rPr>
              </w:del>
            </m:ctrlPr>
          </m:sSupPr>
          <m:e>
            <m:r>
              <w:del w:id="546" w:author="Augustus Raymond Pendleton" w:date="2025-09-28T21:44:00Z" w16du:dateUtc="2025-09-29T01:44:00Z">
                <w:rPr>
                  <w:rFonts w:ascii="Cambria Math" w:hAnsi="Cambria Math"/>
                </w:rPr>
                <m:t>R</m:t>
              </w:del>
            </m:r>
          </m:e>
          <m:sup>
            <m:r>
              <w:del w:id="547" w:author="Augustus Raymond Pendleton" w:date="2025-09-28T21:44:00Z" w16du:dateUtc="2025-09-29T01:44:00Z">
                <w:rPr>
                  <w:rFonts w:ascii="Cambria Math" w:hAnsi="Cambria Math"/>
                </w:rPr>
                <m:t>2</m:t>
              </w:del>
            </m:r>
          </m:sup>
        </m:sSup>
      </m:oMath>
      <w:del w:id="548" w:author="Augustus Raymond Pendleton" w:date="2025-09-28T21:44:00Z" w16du:dateUtc="2025-09-29T01:44:00Z">
        <w:r w:rsidRPr="0007048F" w:rsidDel="00B64A34">
          <w:delText>) and (C) statistical power (</w:delText>
        </w:r>
      </w:del>
      <m:oMath>
        <m:r>
          <w:del w:id="549" w:author="Augustus Raymond Pendleton" w:date="2025-09-28T21:44:00Z" w16du:dateUtc="2025-09-29T01:44:00Z">
            <w:rPr>
              <w:rFonts w:ascii="Cambria Math" w:hAnsi="Cambria Math"/>
            </w:rPr>
            <m:t>pseudo</m:t>
          </w:del>
        </m:r>
        <m:r>
          <w:del w:id="550" w:author="Augustus Raymond Pendleton" w:date="2025-09-28T21:44:00Z" w16du:dateUtc="2025-09-29T01:44:00Z">
            <m:rPr>
              <m:sty m:val="p"/>
            </m:rPr>
            <w:rPr>
              <w:rFonts w:ascii="Cambria Math" w:hAnsi="Cambria Math"/>
            </w:rPr>
            <m:t>-</m:t>
          </w:del>
        </m:r>
        <m:r>
          <w:del w:id="551" w:author="Augustus Raymond Pendleton" w:date="2025-09-28T21:44:00Z" w16du:dateUtc="2025-09-29T01:44:00Z">
            <w:rPr>
              <w:rFonts w:ascii="Cambria Math" w:hAnsi="Cambria Math"/>
            </w:rPr>
            <m:t>F</m:t>
          </w:del>
        </m:r>
      </m:oMath>
      <w:del w:id="552" w:author="Augustus Raymond Pendleton" w:date="2025-09-28T21:44:00Z" w16du:dateUtc="2025-09-29T01:44:00Z">
        <w:r w:rsidRPr="0007048F" w:rsidDel="00B64A34">
          <w:delText xml:space="preserve">-statistic) across depth-month groups for four distance metrics: </w:delText>
        </w:r>
      </w:del>
      <m:oMath>
        <m:r>
          <w:del w:id="553" w:author="Augustus Raymond Pendleton" w:date="2025-09-28T21:44:00Z" w16du:dateUtc="2025-09-29T01:44:00Z">
            <w:rPr>
              <w:rFonts w:ascii="Cambria Math" w:hAnsi="Cambria Math"/>
            </w:rPr>
            <m:t>G</m:t>
          </w:del>
        </m:r>
        <m:sSup>
          <m:sSupPr>
            <m:ctrlPr>
              <w:del w:id="554" w:author="Augustus Raymond Pendleton" w:date="2025-09-28T21:44:00Z" w16du:dateUtc="2025-09-29T01:44:00Z">
                <w:rPr>
                  <w:rFonts w:ascii="Cambria Math" w:hAnsi="Cambria Math"/>
                </w:rPr>
              </w:del>
            </m:ctrlPr>
          </m:sSupPr>
          <m:e>
            <m:r>
              <w:del w:id="555" w:author="Augustus Raymond Pendleton" w:date="2025-09-28T21:44:00Z" w16du:dateUtc="2025-09-29T01:44:00Z">
                <w:rPr>
                  <w:rFonts w:ascii="Cambria Math" w:hAnsi="Cambria Math"/>
                </w:rPr>
                <m:t>U</m:t>
              </w:del>
            </m:r>
          </m:e>
          <m:sup>
            <m:r>
              <w:del w:id="556" w:author="Augustus Raymond Pendleton" w:date="2025-09-28T21:44:00Z" w16du:dateUtc="2025-09-29T01:44:00Z">
                <w:rPr>
                  <w:rFonts w:ascii="Cambria Math" w:hAnsi="Cambria Math"/>
                </w:rPr>
                <m:t>R</m:t>
              </w:del>
            </m:r>
          </m:sup>
        </m:sSup>
      </m:oMath>
      <w:del w:id="557" w:author="Augustus Raymond Pendleton" w:date="2025-09-28T21:44:00Z" w16du:dateUtc="2025-09-29T01:44:00Z">
        <w:r w:rsidRPr="0007048F" w:rsidDel="00B64A34">
          <w:delText xml:space="preserve">, </w:delText>
        </w:r>
      </w:del>
      <m:oMath>
        <m:r>
          <w:del w:id="558" w:author="Augustus Raymond Pendleton" w:date="2025-09-28T21:44:00Z" w16du:dateUtc="2025-09-29T01:44:00Z">
            <w:rPr>
              <w:rFonts w:ascii="Cambria Math" w:hAnsi="Cambria Math"/>
            </w:rPr>
            <m:t>G</m:t>
          </w:del>
        </m:r>
        <m:sSup>
          <m:sSupPr>
            <m:ctrlPr>
              <w:del w:id="559" w:author="Augustus Raymond Pendleton" w:date="2025-09-28T21:44:00Z" w16du:dateUtc="2025-09-29T01:44:00Z">
                <w:rPr>
                  <w:rFonts w:ascii="Cambria Math" w:hAnsi="Cambria Math"/>
                </w:rPr>
              </w:del>
            </m:ctrlPr>
          </m:sSupPr>
          <m:e>
            <m:r>
              <w:del w:id="560" w:author="Augustus Raymond Pendleton" w:date="2025-09-28T21:44:00Z" w16du:dateUtc="2025-09-29T01:44:00Z">
                <w:rPr>
                  <w:rFonts w:ascii="Cambria Math" w:hAnsi="Cambria Math"/>
                </w:rPr>
                <m:t>U</m:t>
              </w:del>
            </m:r>
          </m:e>
          <m:sup>
            <m:r>
              <w:del w:id="561" w:author="Augustus Raymond Pendleton" w:date="2025-09-28T21:44:00Z" w16du:dateUtc="2025-09-29T01:44:00Z">
                <w:rPr>
                  <w:rFonts w:ascii="Cambria Math" w:hAnsi="Cambria Math"/>
                </w:rPr>
                <m:t>A</m:t>
              </w:del>
            </m:r>
          </m:sup>
        </m:sSup>
      </m:oMath>
      <w:del w:id="562" w:author="Augustus Raymond Pendleton" w:date="2025-09-28T21:44:00Z" w16du:dateUtc="2025-09-29T01:44:00Z">
        <w:r w:rsidRPr="0007048F" w:rsidDel="00B64A34">
          <w:delText xml:space="preserve">, </w:delText>
        </w:r>
      </w:del>
      <m:oMath>
        <m:r>
          <w:del w:id="563" w:author="Augustus Raymond Pendleton" w:date="2025-09-28T21:44:00Z" w16du:dateUtc="2025-09-29T01:44:00Z">
            <w:rPr>
              <w:rFonts w:ascii="Cambria Math" w:hAnsi="Cambria Math"/>
            </w:rPr>
            <m:t>B</m:t>
          </w:del>
        </m:r>
        <m:sSup>
          <m:sSupPr>
            <m:ctrlPr>
              <w:del w:id="564" w:author="Augustus Raymond Pendleton" w:date="2025-09-28T21:44:00Z" w16du:dateUtc="2025-09-29T01:44:00Z">
                <w:rPr>
                  <w:rFonts w:ascii="Cambria Math" w:hAnsi="Cambria Math"/>
                </w:rPr>
              </w:del>
            </m:ctrlPr>
          </m:sSupPr>
          <m:e>
            <m:r>
              <w:del w:id="565" w:author="Augustus Raymond Pendleton" w:date="2025-09-28T21:44:00Z" w16du:dateUtc="2025-09-29T01:44:00Z">
                <w:rPr>
                  <w:rFonts w:ascii="Cambria Math" w:hAnsi="Cambria Math"/>
                </w:rPr>
                <m:t>C</m:t>
              </w:del>
            </m:r>
          </m:e>
          <m:sup>
            <m:r>
              <w:del w:id="566" w:author="Augustus Raymond Pendleton" w:date="2025-09-28T21:44:00Z" w16du:dateUtc="2025-09-29T01:44:00Z">
                <w:rPr>
                  <w:rFonts w:ascii="Cambria Math" w:hAnsi="Cambria Math"/>
                </w:rPr>
                <m:t>R</m:t>
              </w:del>
            </m:r>
          </m:sup>
        </m:sSup>
      </m:oMath>
      <w:del w:id="567" w:author="Augustus Raymond Pendleton" w:date="2025-09-28T21:44:00Z" w16du:dateUtc="2025-09-29T01:44:00Z">
        <w:r w:rsidRPr="0007048F" w:rsidDel="00B64A34">
          <w:delText xml:space="preserve">, and </w:delText>
        </w:r>
      </w:del>
      <m:oMath>
        <m:r>
          <w:del w:id="568" w:author="Augustus Raymond Pendleton" w:date="2025-09-28T21:44:00Z" w16du:dateUtc="2025-09-29T01:44:00Z">
            <w:rPr>
              <w:rFonts w:ascii="Cambria Math" w:hAnsi="Cambria Math"/>
            </w:rPr>
            <m:t>B</m:t>
          </w:del>
        </m:r>
        <m:sSup>
          <m:sSupPr>
            <m:ctrlPr>
              <w:del w:id="569" w:author="Augustus Raymond Pendleton" w:date="2025-09-28T21:44:00Z" w16du:dateUtc="2025-09-29T01:44:00Z">
                <w:rPr>
                  <w:rFonts w:ascii="Cambria Math" w:hAnsi="Cambria Math"/>
                </w:rPr>
              </w:del>
            </m:ctrlPr>
          </m:sSupPr>
          <m:e>
            <m:r>
              <w:del w:id="570" w:author="Augustus Raymond Pendleton" w:date="2025-09-28T21:44:00Z" w16du:dateUtc="2025-09-29T01:44:00Z">
                <w:rPr>
                  <w:rFonts w:ascii="Cambria Math" w:hAnsi="Cambria Math"/>
                </w:rPr>
                <m:t>C</m:t>
              </w:del>
            </m:r>
          </m:e>
          <m:sup>
            <m:r>
              <w:del w:id="571" w:author="Augustus Raymond Pendleton" w:date="2025-09-28T21:44:00Z" w16du:dateUtc="2025-09-29T01:44:00Z">
                <w:rPr>
                  <w:rFonts w:ascii="Cambria Math" w:hAnsi="Cambria Math"/>
                </w:rPr>
                <m:t>A</m:t>
              </w:del>
            </m:r>
          </m:sup>
        </m:sSup>
      </m:oMath>
      <w:del w:id="572" w:author="Augustus Raymond Pendleton" w:date="2025-09-28T21:44:00Z" w16du:dateUtc="2025-09-29T01:44:00Z">
        <w:r w:rsidRPr="0007048F" w:rsidDel="00B64A34">
          <w:delText xml:space="preserve">, each evaluated at multiple </w:delText>
        </w:r>
      </w:del>
      <m:oMath>
        <m:r>
          <w:del w:id="573" w:author="Augustus Raymond Pendleton" w:date="2025-09-28T21:44:00Z" w16du:dateUtc="2025-09-29T01:44:00Z">
            <w:rPr>
              <w:rFonts w:ascii="Cambria Math" w:hAnsi="Cambria Math"/>
            </w:rPr>
            <m:t>α</m:t>
          </w:del>
        </m:r>
      </m:oMath>
      <w:del w:id="574" w:author="Augustus Raymond Pendleton" w:date="2025-09-28T21:44:00Z" w16du:dateUtc="2025-09-29T01:44:00Z">
        <w:r w:rsidRPr="0007048F" w:rsidDel="00B64A34">
          <w:delText xml:space="preserve"> values. (D) Mantel correlations between each distance matrix and differences in cell abundances.</w:delText>
        </w:r>
      </w:del>
    </w:p>
    <w:p w14:paraId="7133A012" w14:textId="2E7BDEA4" w:rsidR="0007048F" w:rsidRDefault="0007048F" w:rsidP="00FF313F">
      <w:pPr>
        <w:ind w:firstLine="720"/>
        <w:rPr>
          <w:ins w:id="575" w:author="Augustus Raymond Pendleton" w:date="2025-09-29T10:46:00Z" w16du:dateUtc="2025-09-29T14:46:00Z"/>
        </w:rPr>
        <w:pPrChange w:id="576" w:author="Augustus Raymond Pendleton" w:date="2025-09-29T11:36:00Z" w16du:dateUtc="2025-09-29T15:36:00Z">
          <w:pPr/>
        </w:pPrChange>
      </w:pPr>
      <w:del w:id="577" w:author="Augustus Raymond Pendleton" w:date="2025-09-29T10:44:00Z" w16du:dateUtc="2025-09-29T14:44:00Z">
        <w:r w:rsidRPr="0007048F" w:rsidDel="008202AF">
          <w:delText>    </w:delText>
        </w:r>
      </w:del>
      <w:del w:id="578" w:author="Augustus Raymond Pendleton" w:date="2025-09-29T10:45:00Z" w16du:dateUtc="2025-09-29T14:45:00Z">
        <w:r w:rsidRPr="0007048F" w:rsidDel="008202AF">
          <w:delText>T</w:delText>
        </w:r>
      </w:del>
      <w:del w:id="579" w:author="Augustus Raymond Pendleton" w:date="2025-09-29T11:26:00Z" w16du:dateUtc="2025-09-29T15:26:00Z">
        <w:r w:rsidRPr="0007048F" w:rsidDel="006B7ABE">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Del="006B7ABE">
          <w:delText xml:space="preserve"> </w:delText>
        </w:r>
        <w:r w:rsidR="009338FB" w:rsidDel="006B7ABE">
          <w:fldChar w:fldCharType="begin"/>
        </w:r>
        <w:r w:rsidR="009338FB" w:rsidDel="006B7ABE">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Del="006B7ABE">
          <w:fldChar w:fldCharType="separate"/>
        </w:r>
        <w:r w:rsidR="009338FB" w:rsidDel="006B7ABE">
          <w:rPr>
            <w:noProof/>
          </w:rPr>
          <w:delText>[6]</w:delText>
        </w:r>
        <w:r w:rsidR="009338FB" w:rsidDel="006B7ABE">
          <w:fldChar w:fldCharType="end"/>
        </w:r>
        <w:r w:rsidRPr="0007048F" w:rsidDel="006B7ABE">
          <w:delText xml:space="preserve">; bacteriophage predation in wastewater bioreactors can be understood only when microbial load is considered </w:delText>
        </w:r>
        <w:r w:rsidR="009338FB" w:rsidDel="006B7ABE">
          <w:fldChar w:fldCharType="begin"/>
        </w:r>
        <w:r w:rsidR="008729F6" w:rsidDel="006B7ABE">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Del="006B7ABE">
          <w:fldChar w:fldCharType="separate"/>
        </w:r>
        <w:r w:rsidR="008729F6" w:rsidDel="006B7ABE">
          <w:rPr>
            <w:noProof/>
          </w:rPr>
          <w:delText>[13]</w:delText>
        </w:r>
        <w:r w:rsidR="009338FB" w:rsidDel="006B7ABE">
          <w:fldChar w:fldCharType="end"/>
        </w:r>
        <w:r w:rsidR="009338FB" w:rsidDel="006B7ABE">
          <w:delText xml:space="preserve">; </w:delText>
        </w:r>
        <w:r w:rsidRPr="0007048F" w:rsidDel="006B7ABE">
          <w:delText>and antibiotic-driven declines in specific swine gut taxa were missed using relative abundance approaches</w:delText>
        </w:r>
        <w:r w:rsidR="009338FB" w:rsidDel="006B7ABE">
          <w:delText xml:space="preserve"> </w:delText>
        </w:r>
        <w:r w:rsidR="009338FB" w:rsidDel="006B7ABE">
          <w:fldChar w:fldCharType="begin"/>
        </w:r>
        <w:r w:rsidR="008729F6" w:rsidDel="006B7ABE">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Del="006B7ABE">
          <w:fldChar w:fldCharType="separate"/>
        </w:r>
        <w:r w:rsidR="008729F6" w:rsidDel="006B7ABE">
          <w:rPr>
            <w:noProof/>
          </w:rPr>
          <w:delText>[14]</w:delText>
        </w:r>
        <w:r w:rsidR="009338FB" w:rsidDel="006B7ABE">
          <w:fldChar w:fldCharType="end"/>
        </w:r>
        <w:r w:rsidRPr="0007048F" w:rsidDel="006B7ABE">
          <w:delText xml:space="preserve">. As </w:delText>
        </w:r>
      </w:del>
      <m:oMath>
        <m:r>
          <w:del w:id="580" w:author="Augustus Raymond Pendleton" w:date="2025-09-29T11:26:00Z" w16du:dateUtc="2025-09-29T15:26:00Z">
            <w:rPr>
              <w:rFonts w:ascii="Cambria Math" w:hAnsi="Cambria Math"/>
            </w:rPr>
            <m:t>β</m:t>
          </w:del>
        </m:r>
      </m:oMath>
      <w:del w:id="581" w:author="Augustus Raymond Pendleton" w:date="2025-09-29T11:26:00Z" w16du:dateUtc="2025-09-29T15:26:00Z">
        <w:r w:rsidRPr="0007048F" w:rsidDel="006B7ABE">
          <w:delText xml:space="preserve">-diversity metrics (and UniFrac specifically) remain central to microbial ecology, we encourage researchers to adopt </w:delText>
        </w:r>
      </w:del>
      <m:oMath>
        <m:r>
          <w:del w:id="582" w:author="Augustus Raymond Pendleton" w:date="2025-09-29T11:26:00Z" w16du:dateUtc="2025-09-29T15:26:00Z">
            <w:rPr>
              <w:rFonts w:ascii="Cambria Math" w:hAnsi="Cambria Math"/>
            </w:rPr>
            <m:t>G</m:t>
          </w:del>
        </m:r>
        <m:sSup>
          <m:sSupPr>
            <m:ctrlPr>
              <w:del w:id="583" w:author="Augustus Raymond Pendleton" w:date="2025-09-29T11:26:00Z" w16du:dateUtc="2025-09-29T15:26:00Z">
                <w:rPr>
                  <w:rFonts w:ascii="Cambria Math" w:hAnsi="Cambria Math"/>
                </w:rPr>
              </w:del>
            </m:ctrlPr>
          </m:sSupPr>
          <m:e>
            <m:r>
              <w:del w:id="584" w:author="Augustus Raymond Pendleton" w:date="2025-09-29T11:26:00Z" w16du:dateUtc="2025-09-29T15:26:00Z">
                <w:rPr>
                  <w:rFonts w:ascii="Cambria Math" w:hAnsi="Cambria Math"/>
                </w:rPr>
                <m:t>U</m:t>
              </w:del>
            </m:r>
          </m:e>
          <m:sup>
            <m:r>
              <w:del w:id="585" w:author="Augustus Raymond Pendleton" w:date="2025-09-29T11:26:00Z" w16du:dateUtc="2025-09-29T15:26:00Z">
                <w:rPr>
                  <w:rFonts w:ascii="Cambria Math" w:hAnsi="Cambria Math"/>
                </w:rPr>
                <m:t>A</m:t>
              </w:del>
            </m:r>
          </m:sup>
        </m:sSup>
      </m:oMath>
      <w:del w:id="586" w:author="Augustus Raymond Pendleton" w:date="2025-09-29T11:26:00Z" w16du:dateUtc="2025-09-29T15:26:00Z">
        <w:r w:rsidRPr="0007048F" w:rsidDel="006B7ABE">
          <w:delText xml:space="preserve"> when </w:delText>
        </w:r>
      </w:del>
      <w:del w:id="587" w:author="Augustus Raymond Pendleton" w:date="2025-09-29T10:45:00Z" w16du:dateUtc="2025-09-29T14:45:00Z">
        <w:r w:rsidRPr="0007048F" w:rsidDel="00F81530">
          <w:delText>absolute abundance data are available</w:delText>
        </w:r>
      </w:del>
      <w:del w:id="588" w:author="Augustus Raymond Pendleton" w:date="2025-09-29T11:26:00Z" w16du:dateUtc="2025-09-29T15:26:00Z">
        <w:r w:rsidRPr="0007048F" w:rsidDel="006B7ABE">
          <w:delText xml:space="preserve">. While demonstrated here with 16S rRNA data, the approach </w:delText>
        </w:r>
      </w:del>
      <w:del w:id="589" w:author="Augustus Raymond Pendleton" w:date="2025-09-29T10:45:00Z" w16du:dateUtc="2025-09-29T14:45:00Z">
        <w:r w:rsidRPr="0007048F" w:rsidDel="00F81530">
          <w:delText>is</w:delText>
        </w:r>
      </w:del>
      <w:del w:id="590" w:author="Augustus Raymond Pendleton" w:date="2025-09-29T11:26:00Z" w16du:dateUtc="2025-09-29T15:26:00Z">
        <w:r w:rsidRPr="0007048F" w:rsidDel="006B7ABE">
          <w:delText xml:space="preserve"> generalizable to other marker genes or (meta)genomic features, provided absolute abundance estimates are available. In doing so, </w:delText>
        </w:r>
      </w:del>
      <m:oMath>
        <m:r>
          <w:del w:id="591" w:author="Augustus Raymond Pendleton" w:date="2025-09-29T11:26:00Z" w16du:dateUtc="2025-09-29T15:26:00Z">
            <w:rPr>
              <w:rFonts w:ascii="Cambria Math" w:hAnsi="Cambria Math"/>
            </w:rPr>
            <m:t>G</m:t>
          </w:del>
        </m:r>
        <m:sSup>
          <m:sSupPr>
            <m:ctrlPr>
              <w:del w:id="592" w:author="Augustus Raymond Pendleton" w:date="2025-09-29T11:26:00Z" w16du:dateUtc="2025-09-29T15:26:00Z">
                <w:rPr>
                  <w:rFonts w:ascii="Cambria Math" w:hAnsi="Cambria Math"/>
                </w:rPr>
              </w:del>
            </m:ctrlPr>
          </m:sSupPr>
          <m:e>
            <m:r>
              <w:del w:id="593" w:author="Augustus Raymond Pendleton" w:date="2025-09-29T11:26:00Z" w16du:dateUtc="2025-09-29T15:26:00Z">
                <w:rPr>
                  <w:rFonts w:ascii="Cambria Math" w:hAnsi="Cambria Math"/>
                </w:rPr>
                <m:t>U</m:t>
              </w:del>
            </m:r>
          </m:e>
          <m:sup>
            <m:r>
              <w:del w:id="594" w:author="Augustus Raymond Pendleton" w:date="2025-09-29T11:26:00Z" w16du:dateUtc="2025-09-29T15:26:00Z">
                <w:rPr>
                  <w:rFonts w:ascii="Cambria Math" w:hAnsi="Cambria Math"/>
                </w:rPr>
                <m:t>A</m:t>
              </w:del>
            </m:r>
          </m:sup>
        </m:sSup>
      </m:oMath>
      <w:del w:id="595" w:author="Augustus Raymond Pendleton" w:date="2025-09-29T11:26:00Z" w16du:dateUtc="2025-09-29T15:26:00Z">
        <w:r w:rsidRPr="0007048F" w:rsidDel="006B7ABE">
          <w:delText xml:space="preserve"> offers not only a more grounded picture of lineage differences but also sensitivity to both biomass variation and phylogenetic depth</w:delText>
        </w:r>
      </w:del>
      <w:del w:id="596" w:author="Augustus Raymond Pendleton" w:date="2025-09-29T10:46:00Z" w16du:dateUtc="2025-09-29T14:46:00Z">
        <w:r w:rsidRPr="0007048F" w:rsidDel="00F81530">
          <w:delText>, enabling detection of subtle yet ecologically meaningful shifts.</w:delText>
        </w:r>
      </w:del>
    </w:p>
    <w:p w14:paraId="08449A29" w14:textId="335F6BEC" w:rsidR="00F81530" w:rsidRDefault="00F81530" w:rsidP="0007048F">
      <w:pPr>
        <w:rPr>
          <w:ins w:id="597" w:author="Augustus Raymond Pendleton" w:date="2025-09-29T10:54:00Z" w16du:dateUtc="2025-09-29T14:54:00Z"/>
        </w:rPr>
      </w:pPr>
      <w:ins w:id="598" w:author="Augustus Raymond Pendleton" w:date="2025-09-29T10:46:00Z" w16du:dateUtc="2025-09-29T14:46:00Z">
        <w:r>
          <w:tab/>
          <w:t>Finally, we sought to qua</w:t>
        </w:r>
      </w:ins>
      <w:ins w:id="599" w:author="Augustus Raymond Pendleton" w:date="2025-09-29T10:47:00Z" w16du:dateUtc="2025-09-29T14:47:00Z">
        <w:r>
          <w:t xml:space="preserve">ntify some of the practical concerns researchers may have when applying </w:t>
        </w:r>
        <w:r>
          <w:rPr>
            <w:i/>
            <w:iCs/>
          </w:rPr>
          <w:t>GU</w:t>
        </w:r>
        <w:r>
          <w:rPr>
            <w:i/>
            <w:iCs/>
            <w:vertAlign w:val="superscript"/>
          </w:rPr>
          <w:t>A</w:t>
        </w:r>
        <w:r>
          <w:rPr>
            <w:i/>
            <w:iCs/>
          </w:rPr>
          <w:t xml:space="preserve"> </w:t>
        </w:r>
        <w:r>
          <w:t xml:space="preserve">to their own data. </w:t>
        </w:r>
      </w:ins>
      <w:ins w:id="600" w:author="Augustus Raymond Pendleton" w:date="2025-09-29T10:48:00Z" w16du:dateUtc="2025-09-29T14:48:00Z">
        <w:r>
          <w:t xml:space="preserve">Both Bray-Curtis and Unifrac measures can be sensitive to differences in richness as a result of uneven sequencing depth </w:t>
        </w:r>
      </w:ins>
      <w:r w:rsidR="009C4CF7">
        <w:fldChar w:fldCharType="begin"/>
      </w:r>
      <w:r w:rsidR="009C4CF7">
        <w:instrText xml:space="preserve"> ADDIN ZOTERO_ITEM CSL_CITATION {"citationID":"4bq3QkSL","properties":{"formattedCitation":"[13\\uc0\\u8211{}15]","plainCitation":"[13–15]","noteIndex":0},"citationItems":[{"id":2059,"uris":["http://zotero.org/groups/5077571/items/HNQGY2XA"],"itemData":{"id":2059,"type":"article-journal","abstract":"As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9C4CF7" w:rsidRPr="009C4CF7">
        <w:rPr>
          <w:rFonts w:cs="Times New Roman"/>
          <w:kern w:val="0"/>
        </w:rPr>
        <w:t>[13–15]</w:t>
      </w:r>
      <w:r w:rsidR="009C4CF7">
        <w:fldChar w:fldCharType="end"/>
      </w:r>
      <w:ins w:id="601" w:author="Augustus Raymond Pendleton" w:date="2025-09-29T10:48:00Z" w16du:dateUtc="2025-09-29T14:48:00Z">
        <w:r>
          <w:t>.</w:t>
        </w:r>
      </w:ins>
      <w:ins w:id="602" w:author="Augustus Raymond Pendleton" w:date="2025-09-29T10:49:00Z" w16du:dateUtc="2025-09-29T14:49:00Z">
        <w:r>
          <w:t xml:space="preserve"> Methods to address these concerns, including rarefaction, are highly debated in the literature, and the simulations to test the impact of rarefaction decisions are complex (e.g. </w:t>
        </w:r>
      </w:ins>
      <w:r w:rsidR="009C4CF7">
        <w:fldChar w:fldCharType="begin"/>
      </w:r>
      <w:r w:rsidR="009C4CF7">
        <w:instrText xml:space="preserve"> ADDIN ZOTERO_ITEM CSL_CITATION {"citationID":"zFNsNEFO","properties":{"formattedCitation":"[16]","plainCitation":"[16]","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9C4CF7">
        <w:rPr>
          <w:noProof/>
        </w:rPr>
        <w:t>[16]</w:t>
      </w:r>
      <w:r w:rsidR="009C4CF7">
        <w:fldChar w:fldCharType="end"/>
      </w:r>
      <w:ins w:id="603" w:author="Augustus Raymond Pendleton" w:date="2025-09-29T10:49:00Z" w16du:dateUtc="2025-09-29T14:49:00Z">
        <w:r>
          <w:t>)</w:t>
        </w:r>
      </w:ins>
      <w:ins w:id="604" w:author="Augustus Raymond Pendleton" w:date="2025-09-29T10:50:00Z" w16du:dateUtc="2025-09-29T14:50:00Z">
        <w:r>
          <w:t xml:space="preserve">. We do not explore the specific sensitivity of </w:t>
        </w:r>
        <w:r>
          <w:rPr>
            <w:i/>
            <w:iCs/>
          </w:rPr>
          <w:t>U</w:t>
        </w:r>
        <w:r>
          <w:rPr>
            <w:i/>
            <w:iCs/>
            <w:vertAlign w:val="superscript"/>
          </w:rPr>
          <w:t>A</w:t>
        </w:r>
        <w:r>
          <w:rPr>
            <w:i/>
            <w:iCs/>
          </w:rPr>
          <w:t>/GU</w:t>
        </w:r>
        <w:r>
          <w:rPr>
            <w:i/>
            <w:iCs/>
            <w:vertAlign w:val="superscript"/>
          </w:rPr>
          <w:t>A</w:t>
        </w:r>
        <w:r>
          <w:rPr>
            <w:i/>
            <w:iCs/>
          </w:rPr>
          <w:t xml:space="preserve"> </w:t>
        </w:r>
        <w:r>
          <w:t xml:space="preserve">to rarefaction decisions here, but do provide a practical framework </w:t>
        </w:r>
      </w:ins>
      <w:ins w:id="605" w:author="Augustus Raymond Pendleton" w:date="2025-09-29T10:51:00Z" w16du:dateUtc="2025-09-29T14:51:00Z">
        <w:r>
          <w:t xml:space="preserve">and code </w:t>
        </w:r>
      </w:ins>
      <w:ins w:id="606" w:author="Augustus Raymond Pendleton" w:date="2025-09-29T10:50:00Z" w16du:dateUtc="2025-09-29T14:50:00Z">
        <w:r>
          <w:t>for how we incorporated rarefaction int</w:t>
        </w:r>
      </w:ins>
      <w:ins w:id="607" w:author="Augustus Raymond Pendleton" w:date="2025-09-29T10:51:00Z" w16du:dateUtc="2025-09-29T14:51:00Z">
        <w:r>
          <w:t xml:space="preserve">o our own analyses (Fig. S4 and available code). Put simply, we rarefy our ASV tables to an even sequencing depth across many iterations (here, 100); transform each ASV to relative abundance; normalize </w:t>
        </w:r>
      </w:ins>
      <w:ins w:id="608" w:author="Augustus Raymond Pendleton" w:date="2025-09-29T10:52:00Z" w16du:dateUtc="2025-09-29T14:52:00Z">
        <w:r>
          <w:t xml:space="preserve">the abundance of each ASV in each </w:t>
        </w:r>
        <w:r>
          <w:lastRenderedPageBreak/>
          <w:t xml:space="preserve">sample by multiple the relative abundance by the absolute abundance of that sample; and average the distance measure across all iterations. Future work which assesses the sensitivity of </w:t>
        </w:r>
        <w:r>
          <w:rPr>
            <w:i/>
            <w:iCs/>
          </w:rPr>
          <w:t>U</w:t>
        </w:r>
        <w:r>
          <w:rPr>
            <w:i/>
            <w:iCs/>
            <w:vertAlign w:val="superscript"/>
          </w:rPr>
          <w:t>A</w:t>
        </w:r>
      </w:ins>
      <w:ins w:id="609" w:author="Augustus Raymond Pendleton" w:date="2025-09-29T10:53:00Z" w16du:dateUtc="2025-09-29T14:53:00Z">
        <w:r>
          <w:rPr>
            <w:i/>
            <w:iCs/>
            <w:vertAlign w:val="superscript"/>
          </w:rPr>
          <w:t xml:space="preserve"> </w:t>
        </w:r>
        <w:r>
          <w:t xml:space="preserve">to </w:t>
        </w:r>
      </w:ins>
      <w:ins w:id="610" w:author="Augustus Raymond Pendleton" w:date="2025-09-29T11:29:00Z" w16du:dateUtc="2025-09-29T15:29:00Z">
        <w:r w:rsidR="006B42C1" w:rsidRPr="00057D48">
          <w:rPr>
            <w:noProof/>
            <w:sz w:val="20"/>
            <w:szCs w:val="20"/>
          </w:rPr>
          <w:drawing>
            <wp:anchor distT="0" distB="0" distL="114300" distR="114300" simplePos="0" relativeHeight="251662336" behindDoc="0" locked="0" layoutInCell="1" allowOverlap="1" wp14:anchorId="41339946" wp14:editId="6398F077">
              <wp:simplePos x="0" y="0"/>
              <wp:positionH relativeFrom="margin">
                <wp:posOffset>942340</wp:posOffset>
              </wp:positionH>
              <wp:positionV relativeFrom="margin">
                <wp:posOffset>699351</wp:posOffset>
              </wp:positionV>
              <wp:extent cx="3657600" cy="3381327"/>
              <wp:effectExtent l="0" t="0" r="0" b="0"/>
              <wp:wrapTopAndBottom/>
              <wp:docPr id="996368213" name="Picture 3"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8213" name="Picture 3" descr="A collage of graphs and diagram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3381327"/>
                      </a:xfrm>
                      <a:prstGeom prst="rect">
                        <a:avLst/>
                      </a:prstGeom>
                    </pic:spPr>
                  </pic:pic>
                </a:graphicData>
              </a:graphic>
              <wp14:sizeRelH relativeFrom="page">
                <wp14:pctWidth>0</wp14:pctWidth>
              </wp14:sizeRelH>
              <wp14:sizeRelV relativeFrom="page">
                <wp14:pctHeight>0</wp14:pctHeight>
              </wp14:sizeRelV>
            </wp:anchor>
          </w:drawing>
        </w:r>
      </w:ins>
      <w:ins w:id="611" w:author="Augustus Raymond Pendleton" w:date="2025-09-29T10:53:00Z" w16du:dateUtc="2025-09-29T14:53:00Z">
        <w:r>
          <w:t xml:space="preserve">richness and sequencing depth, compared to </w:t>
        </w:r>
        <w:r>
          <w:rPr>
            <w:i/>
            <w:iCs/>
          </w:rPr>
          <w:t>U</w:t>
        </w:r>
        <w:r>
          <w:rPr>
            <w:i/>
            <w:iCs/>
            <w:vertAlign w:val="superscript"/>
          </w:rPr>
          <w:t xml:space="preserve">R </w:t>
        </w:r>
        <w:r>
          <w:t xml:space="preserve">and </w:t>
        </w:r>
        <w:r>
          <w:rPr>
            <w:i/>
            <w:iCs/>
          </w:rPr>
          <w:t>BC</w:t>
        </w:r>
        <w:r>
          <w:rPr>
            <w:i/>
            <w:iCs/>
            <w:vertAlign w:val="superscript"/>
          </w:rPr>
          <w:t>A</w:t>
        </w:r>
        <w:r>
          <w:rPr>
            <w:i/>
            <w:iCs/>
          </w:rPr>
          <w:t xml:space="preserve">, </w:t>
        </w:r>
        <w:r w:rsidRPr="00F81530">
          <w:rPr>
            <w:rPrChange w:id="612" w:author="Augustus Raymond Pendleton" w:date="2025-09-29T10:54:00Z" w16du:dateUtc="2025-09-29T14:54:00Z">
              <w:rPr>
                <w:i/>
                <w:iCs/>
              </w:rPr>
            </w:rPrChange>
          </w:rPr>
          <w:t>would be usef</w:t>
        </w:r>
      </w:ins>
      <w:ins w:id="613" w:author="Augustus Raymond Pendleton" w:date="2025-09-29T10:54:00Z" w16du:dateUtc="2025-09-29T14:54:00Z">
        <w:r w:rsidRPr="00F81530">
          <w:rPr>
            <w:rPrChange w:id="614" w:author="Augustus Raymond Pendleton" w:date="2025-09-29T10:54:00Z" w16du:dateUtc="2025-09-29T14:54:00Z">
              <w:rPr>
                <w:i/>
                <w:iCs/>
              </w:rPr>
            </w:rPrChange>
          </w:rPr>
          <w:t>ul to the field.</w:t>
        </w:r>
      </w:ins>
    </w:p>
    <w:p w14:paraId="78C057E3" w14:textId="0B5474D3" w:rsidR="00161013" w:rsidRPr="00057D48" w:rsidRDefault="00161013" w:rsidP="00161013">
      <w:pPr>
        <w:rPr>
          <w:ins w:id="615" w:author="Augustus Raymond Pendleton" w:date="2025-09-29T11:38:00Z" w16du:dateUtc="2025-09-29T15:38:00Z"/>
          <w:sz w:val="20"/>
          <w:szCs w:val="20"/>
        </w:rPr>
      </w:pPr>
      <w:ins w:id="616" w:author="Augustus Raymond Pendleton" w:date="2025-09-29T11:38:00Z" w16du:dateUtc="2025-09-29T15:38:00Z">
        <w:r w:rsidRPr="00057D48">
          <w:rPr>
            <w:i/>
            <w:iCs/>
            <w:sz w:val="20"/>
            <w:szCs w:val="20"/>
          </w:rPr>
          <w:t>Figure 4. Performance of GU</w:t>
        </w:r>
        <w:r w:rsidRPr="00057D48">
          <w:rPr>
            <w:i/>
            <w:iCs/>
            <w:sz w:val="20"/>
            <w:szCs w:val="20"/>
            <w:vertAlign w:val="superscript"/>
          </w:rPr>
          <w:t>A</w:t>
        </w:r>
        <w:r w:rsidRPr="00057D48">
          <w:rPr>
            <w:i/>
            <w:iCs/>
            <w:sz w:val="20"/>
            <w:szCs w:val="20"/>
          </w:rPr>
          <w:t xml:space="preserve"> in terms of computational time and resilience to quantification error. </w:t>
        </w:r>
        <w:r w:rsidRPr="00057D48">
          <w:rPr>
            <w:sz w:val="20"/>
            <w:szCs w:val="20"/>
          </w:rPr>
          <w:t xml:space="preserve">(A) The computational time to calculate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(from the GUnifrac package), </w:t>
        </w:r>
        <w:r w:rsidRPr="00057D48">
          <w:rPr>
            <w:i/>
            <w:iCs/>
            <w:sz w:val="20"/>
            <w:szCs w:val="20"/>
          </w:rPr>
          <w:t>U</w:t>
        </w:r>
        <w:r w:rsidRPr="00057D48">
          <w:rPr>
            <w:i/>
            <w:iCs/>
            <w:sz w:val="20"/>
            <w:szCs w:val="20"/>
            <w:vertAlign w:val="superscript"/>
          </w:rPr>
          <w:t>R</w:t>
        </w:r>
        <w:r w:rsidRPr="00057D48">
          <w:rPr>
            <w:sz w:val="20"/>
            <w:szCs w:val="20"/>
          </w:rPr>
          <w:t xml:space="preserve"> (implemented as FastUnifrac in the phyloseq package) and </w:t>
        </w:r>
        <w:r w:rsidRPr="00057D48">
          <w:rPr>
            <w:i/>
            <w:iCs/>
            <w:sz w:val="20"/>
            <w:szCs w:val="20"/>
          </w:rPr>
          <w:t>BC</w:t>
        </w:r>
        <w:r w:rsidRPr="00057D48">
          <w:rPr>
            <w:i/>
            <w:iCs/>
            <w:sz w:val="20"/>
            <w:szCs w:val="20"/>
            <w:vertAlign w:val="superscript"/>
          </w:rPr>
          <w:t>A</w:t>
        </w:r>
        <w:r w:rsidRPr="00057D48">
          <w:rPr>
            <w:sz w:val="20"/>
            <w:szCs w:val="20"/>
          </w:rPr>
          <w:t xml:space="preserve"> (from the vegan package) was measured across 50 iterations on the sub-sampled soil dataset</w:t>
        </w:r>
      </w:ins>
      <w:ins w:id="617" w:author="Augustus Raymond Pendleton" w:date="2025-09-29T12:25:00Z" w16du:dateUtc="2025-09-29T16:25:00Z">
        <w:r w:rsidR="006B42C1">
          <w:rPr>
            <w:sz w:val="20"/>
            <w:szCs w:val="20"/>
          </w:rPr>
          <w:t xml:space="preserve"> (only mature samples)</w:t>
        </w:r>
      </w:ins>
      <w:ins w:id="618" w:author="Augustus Raymond Pendleton" w:date="2025-09-29T11:38:00Z" w16du:dateUtc="2025-09-29T15:38:00Z">
        <w:r w:rsidRPr="00057D48">
          <w:rPr>
            <w:sz w:val="20"/>
            <w:szCs w:val="20"/>
          </w:rPr>
          <w:t xml:space="preserve"> </w:t>
        </w:r>
        <w:r w:rsidRPr="00057D48">
          <w:rPr>
            <w:sz w:val="20"/>
            <w:szCs w:val="20"/>
          </w:rPr>
          <w:fldChar w:fldCharType="begin"/>
        </w:r>
        <w:r>
          <w:rPr>
            <w:sz w:val="20"/>
            <w:szCs w:val="20"/>
          </w:rPr>
          <w: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Pr="00057D48">
          <w:rPr>
            <w:sz w:val="20"/>
            <w:szCs w:val="20"/>
          </w:rPr>
          <w:fldChar w:fldCharType="separate"/>
        </w:r>
        <w:r>
          <w:rPr>
            <w:noProof/>
            <w:sz w:val="20"/>
            <w:szCs w:val="20"/>
          </w:rPr>
          <w:t>[11]</w:t>
        </w:r>
        <w:r w:rsidRPr="00057D48">
          <w:rPr>
            <w:sz w:val="20"/>
            <w:szCs w:val="20"/>
          </w:rPr>
          <w:fldChar w:fldCharType="end"/>
        </w:r>
        <w:r w:rsidRPr="00057D48">
          <w:rPr>
            <w:sz w:val="20"/>
            <w:szCs w:val="20"/>
          </w:rPr>
          <w:t xml:space="preserve"> across a range of ASV numbers (50, 100, 200, 500, 1,000, 2,000, 5,000, 10,000), holding a constant of 10 samples and 1 requested</w:t>
        </w:r>
        <w:r w:rsidRPr="00057D48">
          <w:rPr>
            <w:rFonts w:ascii="Cambria Math" w:hAnsi="Cambria Math"/>
            <w:i/>
            <w:sz w:val="20"/>
            <w:szCs w:val="20"/>
          </w:rPr>
          <w:t xml:space="preserve"> </w:t>
        </w:r>
      </w:ins>
      <m:oMath>
        <m:r>
          <w:ins w:id="619" w:author="Augustus Raymond Pendleton" w:date="2025-09-29T11:38:00Z" w16du:dateUtc="2025-09-29T15:38:00Z">
            <w:rPr>
              <w:rFonts w:ascii="Cambria Math" w:hAnsi="Cambria Math"/>
              <w:sz w:val="20"/>
              <w:szCs w:val="20"/>
            </w:rPr>
            <m:t>α</m:t>
          </w:ins>
        </m:r>
      </m:oMath>
      <w:ins w:id="620" w:author="Augustus Raymond Pendleton" w:date="2025-09-29T11:38:00Z" w16du:dateUtc="2025-09-29T15:38:00Z">
        <w:r w:rsidRPr="00057D48">
          <w:rPr>
            <w:sz w:val="20"/>
            <w:szCs w:val="20"/>
          </w:rPr>
          <w:t xml:space="preserve"> value (though unweighted Unifrac is also calculated by default).  (B) Linear relationships 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number. (C-D) Using </w:t>
        </w:r>
      </w:ins>
      <w:ins w:id="621" w:author="Augustus Raymond Pendleton" w:date="2025-09-29T12:25:00Z" w16du:dateUtc="2025-09-29T16:25:00Z">
        <w:r w:rsidR="006B42C1">
          <w:rPr>
            <w:sz w:val="20"/>
            <w:szCs w:val="20"/>
          </w:rPr>
          <w:t xml:space="preserve">only </w:t>
        </w:r>
      </w:ins>
      <w:ins w:id="622" w:author="Augustus Raymond Pendleton" w:date="2025-09-29T11:38:00Z" w16du:dateUtc="2025-09-29T15:38:00Z">
        <w:r w:rsidRPr="00057D48">
          <w:rPr>
            <w:sz w:val="20"/>
            <w:szCs w:val="20"/>
          </w:rPr>
          <w:t xml:space="preserve">the stool samples from the mouse gut dataset </w:t>
        </w:r>
        <w:r w:rsidRPr="00057D48">
          <w:rPr>
            <w:sz w:val="20"/>
            <w:szCs w:val="20"/>
          </w:rPr>
          <w:fldChar w:fldCharType="begin"/>
        </w:r>
        <w:r w:rsidRPr="00057D48">
          <w:rPr>
            <w:sz w:val="20"/>
            <w:szCs w:val="20"/>
          </w:rPr>
          <w: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Pr="00057D48">
          <w:rPr>
            <w:sz w:val="20"/>
            <w:szCs w:val="20"/>
          </w:rPr>
          <w:fldChar w:fldCharType="separate"/>
        </w:r>
        <w:r w:rsidRPr="00057D48">
          <w:rPr>
            <w:noProof/>
            <w:sz w:val="20"/>
            <w:szCs w:val="20"/>
          </w:rPr>
          <w:t>[3]</w:t>
        </w:r>
        <w:r w:rsidRPr="00057D48">
          <w:rPr>
            <w:sz w:val="20"/>
            <w:szCs w:val="20"/>
          </w:rPr>
          <w:fldChar w:fldCharType="end"/>
        </w:r>
        <w:r w:rsidRPr="00057D48">
          <w:rPr>
            <w:sz w:val="20"/>
            <w:szCs w:val="20"/>
          </w:rPr>
          <w:t xml:space="preserve">, random error (ranging from </w:t>
        </w:r>
      </w:ins>
      <w:ins w:id="623" w:author="Augustus Raymond Pendleton" w:date="2025-09-29T12:26:00Z">
        <w:r w:rsidR="006B42C1" w:rsidRPr="006B42C1">
          <w:rPr>
            <w:sz w:val="20"/>
            <w:szCs w:val="20"/>
          </w:rPr>
          <w:t>±</w:t>
        </w:r>
      </w:ins>
      <w:ins w:id="624" w:author="Augustus Raymond Pendleton" w:date="2025-09-29T11:38:00Z" w16du:dateUtc="2025-09-29T15:38:00Z">
        <w:r w:rsidRPr="00057D48">
          <w:rPr>
            <w:sz w:val="20"/>
            <w:szCs w:val="20"/>
          </w:rPr>
          <w:t xml:space="preserve">1% variation up to </w:t>
        </w:r>
      </w:ins>
      <w:ins w:id="625" w:author="Augustus Raymond Pendleton" w:date="2025-09-29T12:26:00Z">
        <w:r w:rsidR="006B42C1" w:rsidRPr="006B42C1">
          <w:rPr>
            <w:sz w:val="20"/>
            <w:szCs w:val="20"/>
          </w:rPr>
          <w:t>±</w:t>
        </w:r>
      </w:ins>
      <w:ins w:id="626" w:author="Augustus Raymond Pendleton" w:date="2025-09-29T11:38:00Z" w16du:dateUtc="2025-09-29T15:38:00Z">
        <w:r w:rsidRPr="00057D48">
          <w:rPr>
            <w:sz w:val="20"/>
            <w:szCs w:val="20"/>
          </w:rPr>
          <w:t>50% variation) was added to the 16S copy number of each sample (additional details in Supp</w:t>
        </w:r>
      </w:ins>
      <w:ins w:id="627" w:author="Augustus Raymond Pendleton" w:date="2025-09-29T11:56:00Z" w16du:dateUtc="2025-09-29T15:56:00Z">
        <w:r w:rsidR="008830B0">
          <w:rPr>
            <w:sz w:val="20"/>
            <w:szCs w:val="20"/>
          </w:rPr>
          <w:t>orting</w:t>
        </w:r>
      </w:ins>
      <w:ins w:id="628" w:author="Augustus Raymond Pendleton" w:date="2025-09-29T11:38:00Z" w16du:dateUtc="2025-09-29T15:38:00Z">
        <w:r w:rsidRPr="00057D48">
          <w:rPr>
            <w:sz w:val="20"/>
            <w:szCs w:val="20"/>
          </w:rPr>
          <w:t xml:space="preserve"> Methods).  Across 50 iterations, the difference between </w:t>
        </w:r>
        <w:r w:rsidRPr="00057D48">
          <w:rPr>
            <w:i/>
            <w:iCs/>
            <w:sz w:val="20"/>
            <w:szCs w:val="20"/>
          </w:rPr>
          <w:t>BC</w:t>
        </w:r>
        <w:r w:rsidRPr="00057D48">
          <w:rPr>
            <w:i/>
            <w:iCs/>
            <w:sz w:val="20"/>
            <w:szCs w:val="20"/>
            <w:vertAlign w:val="superscript"/>
          </w:rPr>
          <w:t>A</w:t>
        </w:r>
        <w:r w:rsidRPr="00057D48">
          <w:rPr>
            <w:i/>
            <w:iCs/>
            <w:sz w:val="20"/>
            <w:szCs w:val="20"/>
          </w:rPr>
          <w:t>, GU</w:t>
        </w:r>
        <w:r w:rsidRPr="00057D48">
          <w:rPr>
            <w:i/>
            <w:iCs/>
            <w:sz w:val="20"/>
            <w:szCs w:val="20"/>
            <w:vertAlign w:val="superscript"/>
          </w:rPr>
          <w:t>A</w:t>
        </w:r>
        <w:r w:rsidRPr="00057D48">
          <w:rPr>
            <w:i/>
            <w:iCs/>
            <w:sz w:val="20"/>
            <w:szCs w:val="20"/>
          </w:rPr>
          <w:t xml:space="preserve"> </w:t>
        </w:r>
        <w:r w:rsidRPr="00057D48">
          <w:rPr>
            <w:sz w:val="20"/>
            <w:szCs w:val="20"/>
          </w:rPr>
          <w:t>(</w:t>
        </w:r>
      </w:ins>
      <m:oMath>
        <m:r>
          <w:ins w:id="629" w:author="Augustus Raymond Pendleton" w:date="2025-09-29T11:38:00Z" w16du:dateUtc="2025-09-29T15:38:00Z">
            <w:rPr>
              <w:rFonts w:ascii="Cambria Math" w:hAnsi="Cambria Math"/>
              <w:sz w:val="20"/>
              <w:szCs w:val="20"/>
            </w:rPr>
            <m:t>α</m:t>
          </w:ins>
        </m:r>
      </m:oMath>
      <w:ins w:id="630" w:author="Augustus Raymond Pendleton" w:date="2025-09-29T11:38:00Z" w16du:dateUtc="2025-09-29T15:38:00Z">
        <w:r w:rsidRPr="00057D48">
          <w:rPr>
            <w:sz w:val="20"/>
            <w:szCs w:val="20"/>
          </w:rPr>
          <w:t xml:space="preserve"> =1) and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w:t>
        </w:r>
      </w:ins>
      <m:oMath>
        <m:r>
          <w:ins w:id="631" w:author="Augustus Raymond Pendleton" w:date="2025-09-29T11:38:00Z" w16du:dateUtc="2025-09-29T15:38:00Z">
            <w:rPr>
              <w:rFonts w:ascii="Cambria Math" w:hAnsi="Cambria Math"/>
              <w:sz w:val="20"/>
              <w:szCs w:val="20"/>
            </w:rPr>
            <m:t>α</m:t>
          </w:ins>
        </m:r>
      </m:oMath>
      <w:ins w:id="632" w:author="Augustus Raymond Pendleton" w:date="2025-09-29T11:38:00Z" w16du:dateUtc="2025-09-29T15:38:00Z">
        <w:r w:rsidRPr="00057D48">
          <w:rPr>
            <w:sz w:val="20"/>
            <w:szCs w:val="20"/>
          </w:rPr>
          <w:t xml:space="preserve"> =0.2) on the error-added dataset was compared to the original calculation of that metric for each sample comparison. Points reflect the (C) mean difference and (D) max difference between the error-added metrics compared to the original calculation. Error bars represent the standard deviation of the average mean and max difference across 50 iterations.</w:t>
        </w:r>
      </w:ins>
    </w:p>
    <w:p w14:paraId="7BFE8391" w14:textId="2E406ACB" w:rsidR="00F81530" w:rsidRDefault="00F81530" w:rsidP="0007048F">
      <w:pPr>
        <w:rPr>
          <w:ins w:id="633" w:author="Augustus Raymond Pendleton" w:date="2025-09-29T11:02:00Z" w16du:dateUtc="2025-09-29T15:02:00Z"/>
        </w:rPr>
      </w:pPr>
      <w:ins w:id="634" w:author="Augustus Raymond Pendleton" w:date="2025-09-29T10:54:00Z" w16du:dateUtc="2025-09-29T14:54:00Z">
        <w:r>
          <w:tab/>
        </w:r>
        <w:r>
          <w:rPr>
            <w:i/>
            <w:iCs/>
          </w:rPr>
          <w:t>GU</w:t>
        </w:r>
        <w:r>
          <w:rPr>
            <w:i/>
            <w:iCs/>
            <w:vertAlign w:val="superscript"/>
          </w:rPr>
          <w:t>A</w:t>
        </w:r>
      </w:ins>
      <w:ins w:id="635" w:author="Augustus Raymond Pendleton" w:date="2025-09-29T10:55:00Z" w16du:dateUtc="2025-09-29T14:55:00Z">
        <w:r>
          <w:rPr>
            <w:i/>
            <w:iCs/>
            <w:vertAlign w:val="superscript"/>
          </w:rPr>
          <w:t xml:space="preserve"> </w:t>
        </w:r>
        <w:r>
          <w:t xml:space="preserve">is slower </w:t>
        </w:r>
        <w:r w:rsidR="00FF50D0">
          <w:t xml:space="preserve">to compute </w:t>
        </w:r>
        <w:r>
          <w:t xml:space="preserve">than other </w:t>
        </w:r>
        <w:r w:rsidR="00FF50D0">
          <w:t xml:space="preserve">metrics, including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636" w:author="Augustus Raymond Pendleton" w:date="2025-09-29T10:56:00Z" w16du:dateUtc="2025-09-29T14:56:00Z">
        <w:r w:rsidR="00FF50D0">
          <w:rPr>
            <w:i/>
            <w:iCs/>
            <w:vertAlign w:val="superscript"/>
          </w:rPr>
          <w:t xml:space="preserve"> </w:t>
        </w:r>
        <w:r w:rsidR="00FF50D0">
          <w:t>(Fig. 4A)</w:t>
        </w:r>
      </w:ins>
      <w:ins w:id="637" w:author="Augustus Raymond Pendleton" w:date="2025-09-29T10:55:00Z" w16du:dateUtc="2025-09-29T14:55:00Z">
        <w:r w:rsidR="00FF50D0">
          <w:t>.</w:t>
        </w:r>
      </w:ins>
      <w:ins w:id="638" w:author="Augustus Raymond Pendleton" w:date="2025-09-29T10:56:00Z" w16du:dateUtc="2025-09-29T14:56:00Z">
        <w:r w:rsidR="00FF50D0">
          <w:t xml:space="preserve"> On average, </w:t>
        </w:r>
      </w:ins>
      <w:ins w:id="639" w:author="Augustus Raymond Pendleton" w:date="2025-09-29T10:57:00Z" w16du:dateUtc="2025-09-29T14:57:00Z">
        <w:r w:rsidR="00FF50D0">
          <w:rPr>
            <w:i/>
            <w:iCs/>
          </w:rPr>
          <w:t>GU</w:t>
        </w:r>
        <w:r w:rsidR="00FF50D0">
          <w:rPr>
            <w:i/>
            <w:iCs/>
            <w:vertAlign w:val="superscript"/>
          </w:rPr>
          <w:t>A</w:t>
        </w:r>
        <w:r w:rsidR="00FF50D0">
          <w:rPr>
            <w:i/>
            <w:iCs/>
          </w:rPr>
          <w:t xml:space="preserve"> </w:t>
        </w:r>
        <w:r w:rsidR="00FF50D0">
          <w:t xml:space="preserve">is two-four orders of magnitude slower than these metrics. The computation time of </w:t>
        </w:r>
        <w:r w:rsidR="00FF50D0">
          <w:rPr>
            <w:i/>
            <w:iCs/>
          </w:rPr>
          <w:t>GU</w:t>
        </w:r>
        <w:r w:rsidR="00FF50D0">
          <w:rPr>
            <w:i/>
            <w:iCs/>
            <w:vertAlign w:val="superscript"/>
          </w:rPr>
          <w:t>A</w:t>
        </w:r>
        <w:r w:rsidR="00FF50D0">
          <w:rPr>
            <w:i/>
            <w:iCs/>
          </w:rPr>
          <w:t xml:space="preserve"> </w:t>
        </w:r>
        <w:r w:rsidR="00FF50D0">
          <w:t>is driven primarily</w:t>
        </w:r>
      </w:ins>
      <w:ins w:id="640" w:author="Augustus Raymond Pendleton" w:date="2025-09-29T10:58:00Z" w16du:dateUtc="2025-09-29T14:58:00Z">
        <w:r w:rsidR="00FF50D0">
          <w:t>, and linearly,</w:t>
        </w:r>
      </w:ins>
      <w:ins w:id="641" w:author="Augustus Raymond Pendleton" w:date="2025-09-29T10:57:00Z" w16du:dateUtc="2025-09-29T14:57:00Z">
        <w:r w:rsidR="00FF50D0">
          <w:t xml:space="preserve"> by the number of ASVs </w:t>
        </w:r>
      </w:ins>
      <w:ins w:id="642" w:author="Augustus Raymond Pendleton" w:date="2025-09-29T10:58:00Z" w16du:dateUtc="2025-09-29T14:58:00Z">
        <w:r w:rsidR="00FF50D0">
          <w:t xml:space="preserve">in the dataset, as traversing the tree to calculate branch length is computationally expensive. In contrast, the number of samples or number of </w:t>
        </w:r>
      </w:ins>
      <m:oMath>
        <m:r>
          <w:ins w:id="643" w:author="Augustus Raymond Pendleton" w:date="2025-09-29T11:08:00Z" w16du:dateUtc="2025-09-29T15:08:00Z">
            <w:rPr>
              <w:rFonts w:ascii="Cambria Math" w:hAnsi="Cambria Math"/>
            </w:rPr>
            <m:t>α</m:t>
          </w:ins>
        </m:r>
      </m:oMath>
      <w:ins w:id="644" w:author="Augustus Raymond Pendleton" w:date="2025-09-29T10:58:00Z" w16du:dateUtc="2025-09-29T14:58:00Z">
        <w:r w:rsidR="00FF50D0">
          <w:t xml:space="preserve"> values t</w:t>
        </w:r>
      </w:ins>
      <w:ins w:id="645" w:author="Augustus Raymond Pendleton" w:date="2025-09-29T10:59:00Z" w16du:dateUtc="2025-09-29T14:59:00Z">
        <w:r w:rsidR="00FF50D0">
          <w:t>o calculate weakly influences the computation time (Fig. S5). While computation time on a 10,000 ASV dataset with a single CPU is still reasonable (</w:t>
        </w:r>
      </w:ins>
      <w:ins w:id="646" w:author="Augustus Raymond Pendleton" w:date="2025-09-29T11:00:00Z" w16du:dateUtc="2025-09-29T15:00:00Z">
        <w:r w:rsidR="00FF50D0">
          <w:t>~</w:t>
        </w:r>
      </w:ins>
      <w:ins w:id="647" w:author="Augustus Raymond Pendleton" w:date="2025-09-29T10:59:00Z" w16du:dateUtc="2025-09-29T14:59:00Z">
        <w:r w:rsidR="00FF50D0">
          <w:t>6 minutes)</w:t>
        </w:r>
      </w:ins>
      <w:ins w:id="648" w:author="Augustus Raymond Pendleton" w:date="2025-09-29T11:00:00Z" w16du:dateUtc="2025-09-29T15:00:00Z">
        <w:r w:rsidR="00FF50D0">
          <w:t xml:space="preserve">, when calculating </w:t>
        </w:r>
        <w:r w:rsidR="00FF50D0">
          <w:rPr>
            <w:i/>
            <w:iCs/>
          </w:rPr>
          <w:t>GU</w:t>
        </w:r>
        <w:r w:rsidR="00FF50D0">
          <w:rPr>
            <w:i/>
            <w:iCs/>
            <w:vertAlign w:val="superscript"/>
          </w:rPr>
          <w:t>A</w:t>
        </w:r>
        <w:r w:rsidR="00FF50D0">
          <w:rPr>
            <w:i/>
            <w:iCs/>
          </w:rPr>
          <w:t xml:space="preserve"> </w:t>
        </w:r>
        <w:r w:rsidR="00FF50D0">
          <w:t>over many iterations of rarefaction the total computation time can become inconvenient</w:t>
        </w:r>
      </w:ins>
      <w:ins w:id="649" w:author="Augustus Raymond Pendleton" w:date="2025-09-29T11:01:00Z" w16du:dateUtc="2025-09-29T15:01:00Z">
        <w:r w:rsidR="00FF50D0">
          <w:t>, as branch lengths are redundantly calculated each time</w:t>
        </w:r>
      </w:ins>
      <w:ins w:id="650" w:author="Augustus Raymond Pendleton" w:date="2025-09-29T11:00:00Z" w16du:dateUtc="2025-09-29T15:00:00Z">
        <w:r w:rsidR="00FF50D0">
          <w:t xml:space="preserve">. </w:t>
        </w:r>
      </w:ins>
      <w:ins w:id="651" w:author="Augustus Raymond Pendleton" w:date="2025-09-29T11:01:00Z" w16du:dateUtc="2025-09-29T15:01:00Z">
        <w:r w:rsidR="00FF50D0">
          <w:t>If rarefaction could be incor</w:t>
        </w:r>
      </w:ins>
      <w:ins w:id="652" w:author="Augustus Raymond Pendleton" w:date="2025-09-29T11:02:00Z" w16du:dateUtc="2025-09-29T15:02:00Z">
        <w:r w:rsidR="00FF50D0">
          <w:t xml:space="preserve">porated into the GUnifrac package, or a branch-lengths object could be saved and re-used </w:t>
        </w:r>
        <w:r w:rsidR="00FF50D0">
          <w:lastRenderedPageBreak/>
          <w:t xml:space="preserve">such that branch lengths are only calculated once, this would greatly improve computational efficiency. </w:t>
        </w:r>
      </w:ins>
    </w:p>
    <w:p w14:paraId="3BE75835" w14:textId="7CA3860D" w:rsidR="00FF50D0" w:rsidRDefault="00FF50D0" w:rsidP="00FF313F">
      <w:pPr>
        <w:ind w:firstLine="720"/>
        <w:rPr>
          <w:ins w:id="653" w:author="Augustus Raymond Pendleton" w:date="2025-09-29T11:07:00Z" w16du:dateUtc="2025-09-29T15:07:00Z"/>
        </w:rPr>
        <w:pPrChange w:id="654" w:author="Augustus Raymond Pendleton" w:date="2025-09-29T11:36:00Z" w16du:dateUtc="2025-09-29T15:36:00Z">
          <w:pPr/>
        </w:pPrChange>
      </w:pPr>
      <w:ins w:id="655" w:author="Augustus Raymond Pendleton" w:date="2025-09-29T11:02:00Z" w16du:dateUtc="2025-09-29T15:02:00Z">
        <w:r>
          <w:t xml:space="preserve">It is also expected that estimation of </w:t>
        </w:r>
      </w:ins>
      <m:oMath>
        <m:r>
          <w:ins w:id="656" w:author="Augustus Raymond Pendleton" w:date="2025-09-29T11:03:00Z" w16du:dateUtc="2025-09-29T15:03:00Z">
            <w:rPr>
              <w:rFonts w:ascii="Cambria Math" w:hAnsi="Cambria Math"/>
            </w:rPr>
            <m:t>β</m:t>
          </w:ins>
        </m:r>
      </m:oMath>
      <w:ins w:id="657" w:author="Augustus Raymond Pendleton" w:date="2025-09-29T11:03:00Z" w16du:dateUtc="2025-09-29T15:03:00Z">
        <w:r w:rsidRPr="0007048F">
          <w:t>-diversity metrics</w:t>
        </w:r>
        <w:r>
          <w:t xml:space="preserve"> which rely on absolute abundance will be sensitive to errors or uncertainty arising from the quantification of cell numb</w:t>
        </w:r>
      </w:ins>
      <w:ins w:id="658" w:author="Augustus Raymond Pendleton" w:date="2025-09-29T11:04:00Z" w16du:dateUtc="2025-09-29T15:04:00Z">
        <w:r>
          <w:t xml:space="preserve">er of 16S copy number. To assess the sensitivity of </w:t>
        </w:r>
        <w:r>
          <w:rPr>
            <w:i/>
            <w:iCs/>
          </w:rPr>
          <w:t>GU</w:t>
        </w:r>
        <w:r>
          <w:rPr>
            <w:i/>
            <w:iCs/>
            <w:vertAlign w:val="superscript"/>
          </w:rPr>
          <w:t xml:space="preserve">A </w:t>
        </w:r>
        <w:r>
          <w:t xml:space="preserve">and </w:t>
        </w:r>
        <w:r>
          <w:rPr>
            <w:i/>
            <w:iCs/>
          </w:rPr>
          <w:t>BC</w:t>
        </w:r>
        <w:r>
          <w:rPr>
            <w:i/>
            <w:iCs/>
            <w:vertAlign w:val="superscript"/>
          </w:rPr>
          <w:t>A</w:t>
        </w:r>
        <w:r>
          <w:rPr>
            <w:i/>
            <w:iCs/>
          </w:rPr>
          <w:t xml:space="preserve"> </w:t>
        </w:r>
        <w:r>
          <w:t xml:space="preserve">to measurement error, </w:t>
        </w:r>
      </w:ins>
      <w:ins w:id="659" w:author="Augustus Raymond Pendleton" w:date="2025-09-29T11:05:00Z" w16du:dateUtc="2025-09-29T15:05:00Z">
        <w:r>
          <w:t>we added random error to the 16S copy number measurements from the mouse gut dataset, limiting our analyses to the stool samples</w:t>
        </w:r>
      </w:ins>
      <w:ins w:id="660" w:author="Augustus Raymond Pendleton" w:date="2025-09-29T11:06:00Z" w16du:dateUtc="2025-09-29T15:06:00Z">
        <w:r>
          <w:t xml:space="preserve"> where </w:t>
        </w:r>
      </w:ins>
      <w:ins w:id="661" w:author="Augustus Raymond Pendleton" w:date="2025-09-29T11:05:00Z" w16du:dateUtc="2025-09-29T15:05:00Z">
        <w:r>
          <w:t>copy numbers varied by an order of magnitude</w:t>
        </w:r>
      </w:ins>
      <w:ins w:id="662" w:author="Augustus Raymond Pendleton" w:date="2025-09-29T11:06:00Z" w16du:dateUtc="2025-09-29T15:06:00Z">
        <w:r>
          <w:t xml:space="preserve">. Across 50 iterations, each copy number could randomly vary by a given percentage of error in either direction. We re-calculated </w:t>
        </w:r>
      </w:ins>
      <m:oMath>
        <m:r>
          <w:ins w:id="663" w:author="Augustus Raymond Pendleton" w:date="2025-09-29T11:06:00Z" w16du:dateUtc="2025-09-29T15:06:00Z">
            <w:rPr>
              <w:rFonts w:ascii="Cambria Math" w:hAnsi="Cambria Math"/>
            </w:rPr>
            <m:t>β</m:t>
          </w:ins>
        </m:r>
      </m:oMath>
      <w:ins w:id="664" w:author="Augustus Raymond Pendleton" w:date="2025-09-29T11:06:00Z" w16du:dateUtc="2025-09-29T15:06:00Z">
        <w:r w:rsidRPr="0007048F">
          <w:t>-diversity</w:t>
        </w:r>
      </w:ins>
      <w:ins w:id="665" w:author="Augustus Raymond Pendleton" w:date="2025-09-29T11:07:00Z" w16du:dateUtc="2025-09-29T15:07:00Z">
        <w:r>
          <w:t xml:space="preserve"> (</w:t>
        </w:r>
        <w:r>
          <w:rPr>
            <w:i/>
            <w:iCs/>
          </w:rPr>
          <w:t>BC</w:t>
        </w:r>
        <w:r>
          <w:rPr>
            <w:i/>
            <w:iCs/>
            <w:vertAlign w:val="superscript"/>
          </w:rPr>
          <w:t>A</w:t>
        </w:r>
        <w:r>
          <w:rPr>
            <w:i/>
            <w:iCs/>
          </w:rPr>
          <w:t xml:space="preserve"> </w:t>
        </w:r>
        <w:r w:rsidRPr="00FF50D0">
          <w:rPr>
            <w:rPrChange w:id="666" w:author="Augustus Raymond Pendleton" w:date="2025-09-29T11:07:00Z" w16du:dateUtc="2025-09-29T15:07:00Z">
              <w:rPr>
                <w:i/>
                <w:iCs/>
              </w:rPr>
            </w:rPrChange>
          </w:rPr>
          <w:t>and</w:t>
        </w:r>
        <w:r>
          <w:rPr>
            <w:i/>
            <w:iCs/>
          </w:rPr>
          <w:t xml:space="preserve"> GU</w:t>
        </w:r>
        <w:r>
          <w:rPr>
            <w:i/>
            <w:iCs/>
            <w:vertAlign w:val="superscript"/>
          </w:rPr>
          <w:t>A</w:t>
        </w:r>
        <w:r>
          <w:rPr>
            <w:i/>
            <w:iCs/>
          </w:rPr>
          <w:t xml:space="preserve"> </w:t>
        </w:r>
        <w:r w:rsidRPr="00FF50D0">
          <w:rPr>
            <w:rPrChange w:id="667" w:author="Augustus Raymond Pendleton" w:date="2025-09-29T11:07:00Z" w16du:dateUtc="2025-09-29T15:07:00Z">
              <w:rPr>
                <w:i/>
                <w:iCs/>
              </w:rPr>
            </w:rPrChange>
          </w:rPr>
          <w:t>at</w:t>
        </w:r>
        <w:r>
          <w:rPr>
            <w:i/>
            <w:iCs/>
          </w:rPr>
          <w:t xml:space="preserve"> </w:t>
        </w:r>
      </w:ins>
      <m:oMath>
        <m:r>
          <w:ins w:id="668" w:author="Augustus Raymond Pendleton" w:date="2025-09-29T11:08:00Z" w16du:dateUtc="2025-09-29T15:08:00Z">
            <w:rPr>
              <w:rFonts w:ascii="Cambria Math" w:hAnsi="Cambria Math"/>
            </w:rPr>
            <m:t>α</m:t>
          </w:ins>
        </m:r>
      </m:oMath>
      <w:ins w:id="669" w:author="Augustus Raymond Pendleton" w:date="2025-09-29T11:06:00Z" w16du:dateUtc="2025-09-29T15:06:00Z">
        <w:r>
          <w:t xml:space="preserve"> </w:t>
        </w:r>
      </w:ins>
      <w:ins w:id="670" w:author="Augustus Raymond Pendleton" w:date="2025-09-29T11:08:00Z" w16du:dateUtc="2025-09-29T15:08:00Z">
        <w:r>
          <w:t xml:space="preserve">= 1 and </w:t>
        </w:r>
      </w:ins>
      <m:oMath>
        <m:r>
          <w:ins w:id="671" w:author="Augustus Raymond Pendleton" w:date="2025-09-29T11:08:00Z" w16du:dateUtc="2025-09-29T15:08:00Z">
            <w:rPr>
              <w:rFonts w:ascii="Cambria Math" w:hAnsi="Cambria Math"/>
            </w:rPr>
            <m:t>α</m:t>
          </w:ins>
        </m:r>
      </m:oMath>
      <w:ins w:id="672" w:author="Augustus Raymond Pendleton" w:date="2025-09-29T11:08:00Z" w16du:dateUtc="2025-09-29T15:08:00Z">
        <w:r>
          <w:t xml:space="preserve"> = 0.2) </w:t>
        </w:r>
      </w:ins>
      <w:ins w:id="673" w:author="Augustus Raymond Pendleton" w:date="2025-09-29T11:06:00Z" w16du:dateUtc="2025-09-29T15:06:00Z">
        <w:r>
          <w:t>and compared these measurements to the original dataset.</w:t>
        </w:r>
      </w:ins>
      <w:ins w:id="674" w:author="Augustus Raymond Pendleton" w:date="2025-09-29T11:07:00Z" w16du:dateUtc="2025-09-29T15:07:00Z">
        <w:r>
          <w:t xml:space="preserve"> </w:t>
        </w:r>
      </w:ins>
    </w:p>
    <w:p w14:paraId="6A1A37C0" w14:textId="060CAE2A" w:rsidR="00693D9A" w:rsidRPr="00161013" w:rsidRDefault="00FF50D0" w:rsidP="00161013">
      <w:pPr>
        <w:ind w:firstLine="720"/>
        <w:rPr>
          <w:ins w:id="675" w:author="Augustus Raymond Pendleton" w:date="2025-09-28T21:44:00Z" w16du:dateUtc="2025-09-29T01:44:00Z"/>
          <w:rFonts w:eastAsiaTheme="minorEastAsia"/>
          <w:rPrChange w:id="676" w:author="Augustus Raymond Pendleton" w:date="2025-09-29T11:38:00Z" w16du:dateUtc="2025-09-29T15:38:00Z">
            <w:rPr>
              <w:ins w:id="677" w:author="Augustus Raymond Pendleton" w:date="2025-09-28T21:44:00Z" w16du:dateUtc="2025-09-29T01:44:00Z"/>
            </w:rPr>
          </w:rPrChange>
        </w:rPr>
        <w:pPrChange w:id="678" w:author="Augustus Raymond Pendleton" w:date="2025-09-29T11:38:00Z" w16du:dateUtc="2025-09-29T15:38:00Z">
          <w:pPr/>
        </w:pPrChange>
      </w:pPr>
      <w:ins w:id="679" w:author="Augustus Raymond Pendleton" w:date="2025-09-29T11:08:00Z" w16du:dateUtc="2025-09-29T15:08:00Z">
        <w:r>
          <w:t xml:space="preserve">All three measurements were </w:t>
        </w:r>
      </w:ins>
      <w:ins w:id="680" w:author="Augustus Raymond Pendleton" w:date="2025-09-29T11:09:00Z" w16du:dateUtc="2025-09-29T15:09:00Z">
        <w:r w:rsidR="000E114E">
          <w:t>resilient to added error (Fig. 4C)</w:t>
        </w:r>
      </w:ins>
      <w:ins w:id="681" w:author="Augustus Raymond Pendleton" w:date="2025-09-29T11:10:00Z" w16du:dateUtc="2025-09-29T15:10:00Z">
        <w:r w:rsidR="000E114E">
          <w:t xml:space="preserve">. </w:t>
        </w:r>
      </w:ins>
      <w:ins w:id="682" w:author="Augustus Raymond Pendleton" w:date="2025-09-29T11:13:00Z" w16du:dateUtc="2025-09-29T15:13:00Z">
        <w:r w:rsidR="000E114E">
          <w:t xml:space="preserve">At an </w:t>
        </w:r>
      </w:ins>
      <m:oMath>
        <m:r>
          <w:ins w:id="683" w:author="Augustus Raymond Pendleton" w:date="2025-09-29T11:13:00Z" w16du:dateUtc="2025-09-29T15:13:00Z">
            <w:rPr>
              <w:rFonts w:ascii="Cambria Math" w:hAnsi="Cambria Math"/>
            </w:rPr>
            <m:t>α</m:t>
          </w:ins>
        </m:r>
      </m:oMath>
      <w:ins w:id="684" w:author="Augustus Raymond Pendleton" w:date="2025-09-29T11:13:00Z" w16du:dateUtc="2025-09-29T15:13:00Z">
        <w:r w:rsidR="000E114E">
          <w:rPr>
            <w:rFonts w:eastAsiaTheme="minorEastAsia"/>
          </w:rPr>
          <w:t xml:space="preserve"> = 1, </w:t>
        </w:r>
        <w:r w:rsidR="000E114E">
          <w:t>for every 1% of random variation we added to absolute quantification</w:t>
        </w:r>
      </w:ins>
      <w:ins w:id="685" w:author="Augustus Raymond Pendleton" w:date="2025-09-29T11:20:00Z" w16du:dateUtc="2025-09-29T15:20:00Z">
        <w:r w:rsidR="006B7ABE">
          <w:t xml:space="preserve"> </w:t>
        </w:r>
      </w:ins>
      <w:ins w:id="686" w:author="Augustus Raymond Pendleton" w:date="2025-09-29T11:13:00Z" w16du:dateUtc="2025-09-29T15:13:00Z">
        <w:r w:rsidR="000E114E">
          <w:rPr>
            <w:i/>
            <w:iCs/>
          </w:rPr>
          <w:t>GU</w:t>
        </w:r>
        <w:r w:rsidR="000E114E">
          <w:rPr>
            <w:i/>
            <w:iCs/>
            <w:vertAlign w:val="superscript"/>
          </w:rPr>
          <w:t>A</w:t>
        </w:r>
      </w:ins>
      <w:ins w:id="687" w:author="Augustus Raymond Pendleton" w:date="2025-09-29T11:14:00Z" w16du:dateUtc="2025-09-29T15:14:00Z">
        <w:r w:rsidR="000E114E">
          <w:t xml:space="preserve"> differed from the original measurement by only 0.</w:t>
        </w:r>
      </w:ins>
      <w:ins w:id="688" w:author="Augustus Raymond Pendleton" w:date="2025-09-29T12:27:00Z" w16du:dateUtc="2025-09-29T16:27:00Z">
        <w:r w:rsidR="006B42C1">
          <w:t>00</w:t>
        </w:r>
      </w:ins>
      <w:ins w:id="689" w:author="Augustus Raymond Pendleton" w:date="2025-09-29T11:19:00Z" w16du:dateUtc="2025-09-29T15:19:00Z">
        <w:r w:rsidR="006B7ABE">
          <w:t>22</w:t>
        </w:r>
      </w:ins>
      <w:ins w:id="690" w:author="Augustus Raymond Pendleton" w:date="2025-09-29T11:14:00Z" w16du:dateUtc="2025-09-29T15:14:00Z">
        <w:r w:rsidR="000E114E">
          <w:t xml:space="preserve">; even at </w:t>
        </w:r>
      </w:ins>
      <w:ins w:id="691" w:author="Augustus Raymond Pendleton" w:date="2025-09-29T12:28:00Z">
        <w:r w:rsidR="006B42C1" w:rsidRPr="006B42C1">
          <w:t>±</w:t>
        </w:r>
      </w:ins>
      <w:ins w:id="692" w:author="Augustus Raymond Pendleton" w:date="2025-09-29T11:14:00Z" w16du:dateUtc="2025-09-29T15:14:00Z">
        <w:r w:rsidR="000E114E">
          <w:t>50% added noise,</w:t>
        </w:r>
      </w:ins>
      <w:ins w:id="693" w:author="Augustus Raymond Pendleton" w:date="2025-09-29T11:15:00Z" w16du:dateUtc="2025-09-29T15:15:00Z">
        <w:r w:rsidR="000E114E">
          <w:rPr>
            <w:i/>
            <w:iCs/>
          </w:rPr>
          <w:t xml:space="preserve"> GU</w:t>
        </w:r>
        <w:r w:rsidR="000E114E">
          <w:rPr>
            <w:i/>
            <w:iCs/>
            <w:vertAlign w:val="superscript"/>
          </w:rPr>
          <w:t>A</w:t>
        </w:r>
        <w:r w:rsidR="000E114E">
          <w:t xml:space="preserve"> only differed </w:t>
        </w:r>
      </w:ins>
      <w:ins w:id="694" w:author="Augustus Raymond Pendleton" w:date="2025-09-29T11:19:00Z" w16du:dateUtc="2025-09-29T15:19:00Z">
        <w:r w:rsidR="006B7ABE">
          <w:t>(</w:t>
        </w:r>
      </w:ins>
      <w:ins w:id="695" w:author="Augustus Raymond Pendleton" w:date="2025-09-29T11:15:00Z" w16du:dateUtc="2025-09-29T15:15:00Z">
        <w:r w:rsidR="000E114E">
          <w:t>on average</w:t>
        </w:r>
      </w:ins>
      <w:ins w:id="696" w:author="Augustus Raymond Pendleton" w:date="2025-09-29T11:19:00Z" w16du:dateUtc="2025-09-29T15:19:00Z">
        <w:r w:rsidR="006B7ABE">
          <w:t>)</w:t>
        </w:r>
      </w:ins>
      <w:ins w:id="697" w:author="Augustus Raymond Pendleton" w:date="2025-09-29T11:15:00Z" w16du:dateUtc="2025-09-29T15:15:00Z">
        <w:r w:rsidR="000E114E">
          <w:t xml:space="preserve"> by 0.1. And while</w:t>
        </w:r>
        <w:r w:rsidR="000E114E">
          <w:rPr>
            <w:i/>
            <w:iCs/>
          </w:rPr>
          <w:t xml:space="preserve"> GU</w:t>
        </w:r>
        <w:r w:rsidR="000E114E">
          <w:rPr>
            <w:i/>
            <w:iCs/>
            <w:vertAlign w:val="superscript"/>
          </w:rPr>
          <w:t>A</w:t>
        </w:r>
        <w:r w:rsidR="000E114E">
          <w:rPr>
            <w:i/>
            <w:iCs/>
          </w:rPr>
          <w:t xml:space="preserve"> </w:t>
        </w:r>
      </w:ins>
      <w:ins w:id="698" w:author="Augustus Raymond Pendleton" w:date="2025-09-29T11:16:00Z" w16du:dateUtc="2025-09-29T15:16:00Z">
        <w:r w:rsidR="000E114E">
          <w:t>(</w:t>
        </w:r>
        <w:bookmarkStart w:id="699" w:name="_Hlk210038028"/>
      </w:ins>
      <m:oMath>
        <m:r>
          <w:ins w:id="700" w:author="Augustus Raymond Pendleton" w:date="2025-09-29T11:16:00Z" w16du:dateUtc="2025-09-29T15:16:00Z">
            <w:rPr>
              <w:rFonts w:ascii="Cambria Math" w:hAnsi="Cambria Math"/>
            </w:rPr>
            <m:t>α</m:t>
          </w:ins>
        </m:r>
      </m:oMath>
      <w:bookmarkEnd w:id="699"/>
      <w:ins w:id="701" w:author="Augustus Raymond Pendleton" w:date="2025-09-29T11:16:00Z" w16du:dateUtc="2025-09-29T15:16:00Z">
        <w:r w:rsidR="000E114E">
          <w:rPr>
            <w:rFonts w:eastAsiaTheme="minorEastAsia"/>
          </w:rPr>
          <w:t xml:space="preserve"> = 1</w:t>
        </w:r>
        <w:r w:rsidR="000E114E">
          <w:rPr>
            <w:rFonts w:eastAsiaTheme="minorEastAsia"/>
          </w:rPr>
          <w:t xml:space="preserve">) </w:t>
        </w:r>
      </w:ins>
      <w:ins w:id="702" w:author="Augustus Raymond Pendleton" w:date="2025-09-29T11:15:00Z" w16du:dateUtc="2025-09-29T15:15:00Z">
        <w:r w:rsidR="000E114E">
          <w:t xml:space="preserve">was more sensitive to error than </w:t>
        </w:r>
        <w:r w:rsidR="000E114E">
          <w:rPr>
            <w:i/>
            <w:iCs/>
          </w:rPr>
          <w:t>BC</w:t>
        </w:r>
      </w:ins>
      <w:ins w:id="703" w:author="Augustus Raymond Pendleton" w:date="2025-09-29T11:16:00Z" w16du:dateUtc="2025-09-29T15:16:00Z">
        <w:r w:rsidR="000E114E">
          <w:rPr>
            <w:i/>
            <w:iCs/>
            <w:vertAlign w:val="superscript"/>
          </w:rPr>
          <w:t>A</w:t>
        </w:r>
        <w:r w:rsidR="000E114E">
          <w:rPr>
            <w:i/>
            <w:iCs/>
          </w:rPr>
          <w:t xml:space="preserve">, </w:t>
        </w:r>
        <w:r w:rsidR="000E114E">
          <w:t xml:space="preserve">at </w:t>
        </w:r>
      </w:ins>
      <m:oMath>
        <m:r>
          <w:ins w:id="704" w:author="Augustus Raymond Pendleton" w:date="2025-09-29T11:16:00Z" w16du:dateUtc="2025-09-29T15:16:00Z">
            <w:rPr>
              <w:rFonts w:ascii="Cambria Math" w:hAnsi="Cambria Math"/>
            </w:rPr>
            <m:t>α</m:t>
          </w:ins>
        </m:r>
      </m:oMath>
      <w:ins w:id="705" w:author="Augustus Raymond Pendleton" w:date="2025-09-29T11:16:00Z" w16du:dateUtc="2025-09-29T15:16:00Z">
        <w:r w:rsidR="000E114E">
          <w:rPr>
            <w:rFonts w:eastAsiaTheme="minorEastAsia"/>
          </w:rPr>
          <w:t xml:space="preserve"> =</w:t>
        </w:r>
        <w:r w:rsidR="000E114E">
          <w:rPr>
            <w:rFonts w:eastAsiaTheme="minorEastAsia"/>
          </w:rPr>
          <w:t xml:space="preserve"> 0.2 it was </w:t>
        </w:r>
        <w:r w:rsidR="000E114E">
          <w:rPr>
            <w:rFonts w:eastAsiaTheme="minorEastAsia"/>
            <w:i/>
            <w:iCs/>
          </w:rPr>
          <w:t xml:space="preserve">less </w:t>
        </w:r>
        <w:r w:rsidR="000E114E">
          <w:rPr>
            <w:rFonts w:eastAsiaTheme="minorEastAsia"/>
          </w:rPr>
          <w:t xml:space="preserve">sensitive, again highlighting the </w:t>
        </w:r>
      </w:ins>
      <w:ins w:id="706" w:author="Augustus Raymond Pendleton" w:date="2025-09-29T11:17:00Z" w16du:dateUtc="2025-09-29T15:17:00Z">
        <w:r w:rsidR="000E114E">
          <w:rPr>
            <w:rFonts w:eastAsiaTheme="minorEastAsia"/>
          </w:rPr>
          <w:t xml:space="preserve">potential benefits of moderate </w:t>
        </w:r>
      </w:ins>
      <m:oMath>
        <m:r>
          <w:ins w:id="707" w:author="Augustus Raymond Pendleton" w:date="2025-09-29T11:17:00Z" w16du:dateUtc="2025-09-29T15:17:00Z">
            <w:rPr>
              <w:rFonts w:ascii="Cambria Math" w:hAnsi="Cambria Math"/>
            </w:rPr>
            <m:t>α</m:t>
          </w:ins>
        </m:r>
      </m:oMath>
      <w:ins w:id="708" w:author="Augustus Raymond Pendleton" w:date="2025-09-29T11:17:00Z" w16du:dateUtc="2025-09-29T15:17:00Z">
        <w:r w:rsidR="000E114E">
          <w:rPr>
            <w:rFonts w:eastAsiaTheme="minorEastAsia"/>
          </w:rPr>
          <w:t xml:space="preserve"> values. The max d</w:t>
        </w:r>
      </w:ins>
      <w:ins w:id="709" w:author="Augustus Raymond Pendleton" w:date="2025-09-29T11:20:00Z" w16du:dateUtc="2025-09-29T15:20:00Z">
        <w:r w:rsidR="006B7ABE">
          <w:rPr>
            <w:rFonts w:eastAsiaTheme="minorEastAsia"/>
          </w:rPr>
          <w:t>eviation from true</w:t>
        </w:r>
      </w:ins>
      <w:ins w:id="710" w:author="Augustus Raymond Pendleton" w:date="2025-09-29T11:17:00Z" w16du:dateUtc="2025-09-29T15:17:00Z">
        <w:r w:rsidR="000E114E">
          <w:rPr>
            <w:rFonts w:eastAsiaTheme="minorEastAsia"/>
          </w:rPr>
          <w:t xml:space="preserve"> that added error could </w:t>
        </w:r>
      </w:ins>
      <w:ins w:id="711" w:author="Augustus Raymond Pendleton" w:date="2025-09-29T11:20:00Z" w16du:dateUtc="2025-09-29T15:20:00Z">
        <w:r w:rsidR="006B7ABE">
          <w:rPr>
            <w:rFonts w:eastAsiaTheme="minorEastAsia"/>
          </w:rPr>
          <w:t xml:space="preserve">inflict on a given metric was also proportional </w:t>
        </w:r>
      </w:ins>
      <w:ins w:id="712" w:author="Augustus Raymond Pendleton" w:date="2025-09-29T11:21:00Z" w16du:dateUtc="2025-09-29T15:21:00Z">
        <w:r w:rsidR="006B7ABE">
          <w:rPr>
            <w:rFonts w:eastAsiaTheme="minorEastAsia"/>
          </w:rPr>
          <w:t>(and always less) than the magnitude of the error itself</w:t>
        </w:r>
      </w:ins>
      <w:ins w:id="713" w:author="Augustus Raymond Pendleton" w:date="2025-09-29T11:23:00Z" w16du:dateUtc="2025-09-29T15:23:00Z">
        <w:r w:rsidR="006B7ABE">
          <w:rPr>
            <w:rFonts w:eastAsiaTheme="minorEastAsia"/>
          </w:rPr>
          <w:t xml:space="preserve"> (Fig. 4D)</w:t>
        </w:r>
      </w:ins>
      <w:ins w:id="714" w:author="Augustus Raymond Pendleton" w:date="2025-09-29T11:21:00Z" w16du:dateUtc="2025-09-29T15:21:00Z">
        <w:r w:rsidR="006B7ABE">
          <w:rPr>
            <w:rFonts w:eastAsiaTheme="minorEastAsia"/>
          </w:rPr>
          <w:t xml:space="preserve">. </w:t>
        </w:r>
      </w:ins>
      <w:ins w:id="715" w:author="Augustus Raymond Pendleton" w:date="2025-09-29T11:23:00Z" w16du:dateUtc="2025-09-29T15:23:00Z">
        <w:r w:rsidR="006B7ABE">
          <w:rPr>
            <w:rFonts w:eastAsiaTheme="minorEastAsia"/>
          </w:rPr>
          <w:t>Put s</w:t>
        </w:r>
      </w:ins>
      <w:ins w:id="716" w:author="Augustus Raymond Pendleton" w:date="2025-09-29T11:21:00Z" w16du:dateUtc="2025-09-29T15:21:00Z">
        <w:r w:rsidR="006B7ABE">
          <w:rPr>
            <w:rFonts w:eastAsiaTheme="minorEastAsia"/>
          </w:rPr>
          <w:t xml:space="preserve">imply, </w:t>
        </w:r>
      </w:ins>
      <w:ins w:id="717" w:author="Augustus Raymond Pendleton" w:date="2025-09-29T11:22:00Z" w16du:dateUtc="2025-09-29T15:22:00Z">
        <w:r w:rsidR="006B7ABE">
          <w:rPr>
            <w:rFonts w:eastAsiaTheme="minorEastAsia"/>
          </w:rPr>
          <w:t>if one add</w:t>
        </w:r>
      </w:ins>
      <w:ins w:id="718" w:author="Augustus Raymond Pendleton" w:date="2025-09-29T12:28:00Z" w16du:dateUtc="2025-09-29T16:28:00Z">
        <w:r w:rsidR="006B42C1">
          <w:rPr>
            <w:rFonts w:eastAsiaTheme="minorEastAsia"/>
          </w:rPr>
          <w:t>s</w:t>
        </w:r>
      </w:ins>
      <w:ins w:id="719" w:author="Augustus Raymond Pendleton" w:date="2025-09-29T11:22:00Z" w16du:dateUtc="2025-09-29T15:22:00Z">
        <w:r w:rsidR="006B7ABE">
          <w:rPr>
            <w:rFonts w:eastAsiaTheme="minorEastAsia"/>
          </w:rPr>
          <w:t xml:space="preserve"> 10% of </w:t>
        </w:r>
      </w:ins>
      <w:ins w:id="720" w:author="Augustus Raymond Pendleton" w:date="2025-09-29T11:23:00Z" w16du:dateUtc="2025-09-29T15:23:00Z">
        <w:r w:rsidR="006B7ABE">
          <w:rPr>
            <w:rFonts w:eastAsiaTheme="minorEastAsia"/>
          </w:rPr>
          <w:t>random error to a measurement,</w:t>
        </w:r>
      </w:ins>
      <w:ins w:id="721" w:author="Augustus Raymond Pendleton" w:date="2025-09-29T12:28:00Z" w16du:dateUtc="2025-09-29T16:28:00Z">
        <w:r w:rsidR="006B42C1">
          <w:rPr>
            <w:rFonts w:eastAsiaTheme="minorEastAsia"/>
          </w:rPr>
          <w:t xml:space="preserve"> the</w:t>
        </w:r>
      </w:ins>
      <w:ins w:id="722" w:author="Augustus Raymond Pendleton" w:date="2025-09-29T12:29:00Z" w16du:dateUtc="2025-09-29T16:29:00Z">
        <w:r w:rsidR="006B42C1">
          <w:rPr>
            <w:rFonts w:eastAsiaTheme="minorEastAsia"/>
          </w:rPr>
          <w:t>y can expect</w:t>
        </w:r>
      </w:ins>
      <w:ins w:id="723" w:author="Augustus Raymond Pendleton" w:date="2025-09-29T11:23:00Z" w16du:dateUtc="2025-09-29T15:23:00Z">
        <w:r w:rsidR="006B7ABE">
          <w:rPr>
            <w:rFonts w:eastAsiaTheme="minorEastAsia"/>
          </w:rPr>
          <w:t xml:space="preserve"> </w:t>
        </w:r>
        <w:r w:rsidR="006B7ABE">
          <w:rPr>
            <w:rFonts w:eastAsiaTheme="minorEastAsia"/>
            <w:i/>
            <w:iCs/>
          </w:rPr>
          <w:t>GU</w:t>
        </w:r>
        <w:r w:rsidR="006B7ABE">
          <w:rPr>
            <w:rFonts w:eastAsiaTheme="minorEastAsia"/>
            <w:i/>
            <w:iCs/>
            <w:vertAlign w:val="superscript"/>
          </w:rPr>
          <w:t>A</w:t>
        </w:r>
        <w:r w:rsidR="006B7ABE">
          <w:rPr>
            <w:rFonts w:eastAsiaTheme="minorEastAsia"/>
            <w:i/>
            <w:iCs/>
          </w:rPr>
          <w:t xml:space="preserve"> </w:t>
        </w:r>
      </w:ins>
      <w:ins w:id="724" w:author="Augustus Raymond Pendleton" w:date="2025-09-29T12:29:00Z" w16du:dateUtc="2025-09-29T16:29:00Z">
        <w:r w:rsidR="006B42C1">
          <w:rPr>
            <w:rFonts w:eastAsiaTheme="minorEastAsia"/>
          </w:rPr>
          <w:t>to change</w:t>
        </w:r>
      </w:ins>
      <w:ins w:id="725" w:author="Augustus Raymond Pendleton" w:date="2025-09-29T11:23:00Z" w16du:dateUtc="2025-09-29T15:23:00Z">
        <w:r w:rsidR="006B7ABE">
          <w:rPr>
            <w:rFonts w:eastAsiaTheme="minorEastAsia"/>
          </w:rPr>
          <w:t>, at max, by 0.1; in general the deviation from true will be much less.</w:t>
        </w:r>
      </w:ins>
      <w:ins w:id="726" w:author="Augustus Raymond Pendleton" w:date="2025-09-29T11:24:00Z" w16du:dateUtc="2025-09-29T15:24:00Z">
        <w:r w:rsidR="006B7ABE">
          <w:rPr>
            <w:rFonts w:eastAsiaTheme="minorEastAsia"/>
          </w:rPr>
          <w:t xml:space="preserve"> A more rigorous approach to assessing error propagation within these metrics, including mathematical proofs of the relationships estimated above, is outside the scope of this </w:t>
        </w:r>
      </w:ins>
      <w:ins w:id="727" w:author="Augustus Raymond Pendleton" w:date="2025-09-29T11:25:00Z" w16du:dateUtc="2025-09-29T15:25:00Z">
        <w:r w:rsidR="006B7ABE">
          <w:rPr>
            <w:rFonts w:eastAsiaTheme="minorEastAsia"/>
          </w:rPr>
          <w:t>paper but would be helpful.</w:t>
        </w:r>
      </w:ins>
    </w:p>
    <w:p w14:paraId="01E4E692" w14:textId="00FF3EF9" w:rsidR="00B64A34" w:rsidRPr="00D6699E" w:rsidDel="00161013" w:rsidRDefault="00604558" w:rsidP="00D6699E">
      <w:pPr>
        <w:rPr>
          <w:del w:id="728" w:author="Augustus Raymond Pendleton" w:date="2025-09-29T11:38:00Z" w16du:dateUtc="2025-09-29T15:38:00Z"/>
          <w:sz w:val="20"/>
          <w:szCs w:val="20"/>
          <w:rPrChange w:id="729" w:author="Augustus Raymond Pendleton" w:date="2025-09-29T09:01:00Z" w16du:dateUtc="2025-09-29T13:01:00Z">
            <w:rPr>
              <w:del w:id="730" w:author="Augustus Raymond Pendleton" w:date="2025-09-29T11:38:00Z" w16du:dateUtc="2025-09-29T15:38:00Z"/>
            </w:rPr>
          </w:rPrChange>
        </w:rPr>
      </w:pPr>
      <w:del w:id="731" w:author="Augustus Raymond Pendleton" w:date="2025-09-29T11:38:00Z" w16du:dateUtc="2025-09-29T15:38:00Z">
        <w:r w:rsidRPr="00D6699E" w:rsidDel="00161013">
          <w:rPr>
            <w:sz w:val="20"/>
            <w:szCs w:val="20"/>
            <w:rPrChange w:id="732"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Pr="00D6699E" w:rsidDel="00161013">
          <w:rPr>
            <w:sz w:val="20"/>
            <w:szCs w:val="20"/>
            <w:rPrChange w:id="733" w:author="Augustus Raymond Pendleton" w:date="2025-09-29T09:01:00Z" w16du:dateUtc="2025-09-29T13:01:00Z">
              <w:rPr/>
            </w:rPrChange>
          </w:rPr>
          <w:fldChar w:fldCharType="separate"/>
        </w:r>
        <w:r w:rsidR="008729F6" w:rsidDel="00161013">
          <w:rPr>
            <w:noProof/>
            <w:sz w:val="20"/>
            <w:szCs w:val="20"/>
          </w:rPr>
          <w:delText>[11]</w:delText>
        </w:r>
        <w:r w:rsidRPr="00D6699E" w:rsidDel="00161013">
          <w:rPr>
            <w:sz w:val="20"/>
            <w:szCs w:val="20"/>
            <w:rPrChange w:id="734" w:author="Augustus Raymond Pendleton" w:date="2025-09-29T09:01:00Z" w16du:dateUtc="2025-09-29T13:01:00Z">
              <w:rPr/>
            </w:rPrChange>
          </w:rPr>
          <w:fldChar w:fldCharType="end"/>
        </w:r>
        <w:r w:rsidR="00D6699E" w:rsidRPr="00D6699E" w:rsidDel="00161013">
          <w:rPr>
            <w:sz w:val="20"/>
            <w:szCs w:val="20"/>
            <w:rPrChange w:id="735" w:author="Augustus Raymond Pendleton" w:date="2025-09-29T09:01:00Z" w16du:dateUtc="2025-09-29T13:01:00Z">
              <w:rPr/>
            </w:rPrChange>
          </w:rPr>
          <w:fldChar w:fldCharType="begin"/>
        </w:r>
        <w:r w:rsidR="00D6699E" w:rsidRPr="00D6699E" w:rsidDel="00161013">
          <w:rPr>
            <w:sz w:val="20"/>
            <w:szCs w:val="20"/>
            <w:rPrChange w:id="736"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737" w:author="Augustus Raymond Pendleton" w:date="2025-09-29T09:01:00Z" w16du:dateUtc="2025-09-29T13:01:00Z">
              <w:rPr/>
            </w:rPrChange>
          </w:rPr>
          <w:fldChar w:fldCharType="separate"/>
        </w:r>
        <w:r w:rsidR="00D6699E" w:rsidRPr="00D6699E" w:rsidDel="00161013">
          <w:rPr>
            <w:noProof/>
            <w:sz w:val="20"/>
            <w:szCs w:val="20"/>
            <w:rPrChange w:id="738" w:author="Augustus Raymond Pendleton" w:date="2025-09-29T09:01:00Z" w16du:dateUtc="2025-09-29T13:01:00Z">
              <w:rPr>
                <w:noProof/>
              </w:rPr>
            </w:rPrChange>
          </w:rPr>
          <w:delText>[3]</w:delText>
        </w:r>
        <w:r w:rsidR="00D6699E" w:rsidRPr="00D6699E" w:rsidDel="00161013">
          <w:rPr>
            <w:sz w:val="20"/>
            <w:szCs w:val="20"/>
            <w:rPrChange w:id="739" w:author="Augustus Raymond Pendleton" w:date="2025-09-29T09:01:00Z" w16du:dateUtc="2025-09-29T13:01:00Z">
              <w:rPr/>
            </w:rPrChange>
          </w:rPr>
          <w:fldChar w:fldCharType="end"/>
        </w:r>
      </w:del>
    </w:p>
    <w:p w14:paraId="54E17743" w14:textId="346E4A54" w:rsidR="006B42C1" w:rsidRDefault="00AA63C5" w:rsidP="00FF313F">
      <w:pPr>
        <w:ind w:firstLine="504"/>
        <w:rPr>
          <w:ins w:id="740" w:author="Augustus Raymond Pendleton" w:date="2025-09-29T12:30:00Z" w16du:dateUtc="2025-09-29T16:30:00Z"/>
        </w:rPr>
      </w:pPr>
      <w:ins w:id="741" w:author="Augustus Raymond Pendleton" w:date="2025-09-29T11:27:00Z" w16du:dateUtc="2025-09-29T15:27:00Z">
        <w:r>
          <w:t>There are many cases where t</w:t>
        </w:r>
        <w:r w:rsidRPr="0007048F">
          <w:t>he incorporation of absolute abundance allows microbial ecologists to assess more realistic, ecologically-relevant differences in microbial communities, especially in contexts where microbial load matters.</w:t>
        </w:r>
      </w:ins>
      <w:ins w:id="742" w:author="Augustus Raymond Pendleton" w:date="2025-09-29T12:29:00Z" w16du:dateUtc="2025-09-29T16:29:00Z">
        <w:r w:rsidR="006B42C1">
          <w:t xml:space="preserve"> Outside of the datasets re-analyzed here </w:t>
        </w:r>
      </w:ins>
      <w:r w:rsidR="006B42C1">
        <w:fldChar w:fldCharType="begin"/>
      </w:r>
      <w:r w:rsidR="006B42C1">
        <w:instrText xml:space="preserve"> ADDIN ZOTERO_ITEM CSL_CITATION {"citationID":"uTULU8fZ","properties":{"formattedCitation":"[3, 4, 10, 11]","plainCitation":"[3, 4, 10, 11]","noteIndex":0},"citationItems":[{"id":1451,"uris":["http://zotero.org/groups/5077571/items/JAZBIWBQ"],"itemData":{"id":1451,"type":"article-journal","abstract":"High-throughput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6B42C1">
        <w:rPr>
          <w:rFonts w:ascii="Cambria Math" w:hAnsi="Cambria Math" w:cs="Cambria Math"/>
        </w:rPr>
        <w:instrText>∼</w:instrText>
      </w:r>
      <w:r w:rsidR="006B42C1">
        <w:instrText xml:space="preserve">60 km day ¹. Given the </w:instrText>
      </w:r>
      <w:r w:rsidR="006B42C1">
        <w:rPr>
          <w:rFonts w:ascii="Cambria Math" w:hAnsi="Cambria Math" w:cs="Cambria Math"/>
        </w:rPr>
        <w:instrText>∼</w:instrText>
      </w:r>
      <w:r w:rsidR="006B42C1">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6B42C1">
        <w:rPr>
          <w:noProof/>
        </w:rPr>
        <w:t>[3, 4, 10, 11]</w:t>
      </w:r>
      <w:r w:rsidR="006B42C1">
        <w:fldChar w:fldCharType="end"/>
      </w:r>
      <w:ins w:id="743" w:author="Augustus Raymond Pendleton" w:date="2025-09-29T12:30:00Z" w16du:dateUtc="2025-09-29T16:30:00Z">
        <w:r w:rsidR="006B42C1">
          <w:t>;</w:t>
        </w:r>
      </w:ins>
      <w:ins w:id="744" w:author="Augustus Raymond Pendleton" w:date="2025-09-29T11:27:00Z" w16du:dateUtc="2025-09-29T15:27:00Z">
        <w:r w:rsidRPr="0007048F">
          <w:t xml:space="preserve"> the temporal development of the infant 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bioreactors can be understood only when microbial load is considered </w:t>
        </w:r>
        <w:r>
          <w:fldChar w:fldCharType="begin"/>
        </w:r>
      </w:ins>
      <w:r w:rsidR="009C4CF7">
        <w:instrText xml:space="preserve"> ADDIN ZOTERO_ITEM CSL_CITATION {"citationID":"SoXYc4XP","properties":{"formattedCitation":"[17]","plainCitation":"[17]","noteIndex":0},"citationItems":[{"id":2066,"uris":["http://zotero.org/groups/5077571/items/T76SVMUI"],"itemData":{"id":2066,"type":"article-journal","abstract":"Changes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745" w:author="Augustus Raymond Pendleton" w:date="2025-09-29T11:27:00Z" w16du:dateUtc="2025-09-29T15:27:00Z">
        <w:r>
          <w:fldChar w:fldCharType="separate"/>
        </w:r>
      </w:ins>
      <w:r w:rsidR="009C4CF7">
        <w:rPr>
          <w:noProof/>
        </w:rPr>
        <w:t>[17]</w:t>
      </w:r>
      <w:ins w:id="746"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9C4CF7">
        <w:instrText xml:space="preserve"> ADDIN ZOTERO_ITEM CSL_CITATION {"citationID":"iCFiKdIH","properties":{"formattedCitation":"[18]","plainCitation":"[18]","noteIndex":0},"citationItems":[{"id":2067,"uris":["http://zotero.org/groups/5077571/items/RCJKTQVA"],"itemData":{"id":2067,"type":"article-journal","abstract":"BackgroundThe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747" w:author="Augustus Raymond Pendleton" w:date="2025-09-29T11:27:00Z" w16du:dateUtc="2025-09-29T15:27:00Z">
        <w:r>
          <w:fldChar w:fldCharType="separate"/>
        </w:r>
      </w:ins>
      <w:r w:rsidR="009C4CF7">
        <w:rPr>
          <w:noProof/>
        </w:rPr>
        <w:t>[18]</w:t>
      </w:r>
      <w:ins w:id="748" w:author="Augustus Raymond Pendleton" w:date="2025-09-29T11:27:00Z" w16du:dateUtc="2025-09-29T15:27:00Z">
        <w:r>
          <w:fldChar w:fldCharType="end"/>
        </w:r>
        <w:r w:rsidRPr="0007048F">
          <w:t xml:space="preserve">. As </w:t>
        </w:r>
      </w:ins>
      <m:oMath>
        <m:r>
          <w:ins w:id="749" w:author="Augustus Raymond Pendleton" w:date="2025-09-29T11:27:00Z" w16du:dateUtc="2025-09-29T15:27:00Z">
            <w:rPr>
              <w:rFonts w:ascii="Cambria Math" w:hAnsi="Cambria Math"/>
            </w:rPr>
            <m:t>β</m:t>
          </w:ins>
        </m:r>
      </m:oMath>
      <w:ins w:id="750" w:author="Augustus Raymond Pendleton" w:date="2025-09-29T11:27:00Z" w16du:dateUtc="2025-09-29T15:27:00Z">
        <w:r w:rsidRPr="0007048F">
          <w:t xml:space="preserve">-diversity metrics (and UniFrac specifically) remain central to microbial ecology, we encourage researchers to adopt </w:t>
        </w:r>
      </w:ins>
      <m:oMath>
        <m:r>
          <w:ins w:id="751" w:author="Augustus Raymond Pendleton" w:date="2025-09-29T11:27:00Z" w16du:dateUtc="2025-09-29T15:27:00Z">
            <w:rPr>
              <w:rFonts w:ascii="Cambria Math" w:hAnsi="Cambria Math"/>
            </w:rPr>
            <m:t>G</m:t>
          </w:ins>
        </m:r>
        <m:sSup>
          <m:sSupPr>
            <m:ctrlPr>
              <w:ins w:id="752" w:author="Augustus Raymond Pendleton" w:date="2025-09-29T11:27:00Z" w16du:dateUtc="2025-09-29T15:27:00Z">
                <w:rPr>
                  <w:rFonts w:ascii="Cambria Math" w:hAnsi="Cambria Math"/>
                </w:rPr>
              </w:ins>
            </m:ctrlPr>
          </m:sSupPr>
          <m:e>
            <m:r>
              <w:ins w:id="753" w:author="Augustus Raymond Pendleton" w:date="2025-09-29T11:27:00Z" w16du:dateUtc="2025-09-29T15:27:00Z">
                <w:rPr>
                  <w:rFonts w:ascii="Cambria Math" w:hAnsi="Cambria Math"/>
                </w:rPr>
                <m:t>U</m:t>
              </w:ins>
            </m:r>
          </m:e>
          <m:sup>
            <m:r>
              <w:ins w:id="754" w:author="Augustus Raymond Pendleton" w:date="2025-09-29T11:27:00Z" w16du:dateUtc="2025-09-29T15:27:00Z">
                <w:rPr>
                  <w:rFonts w:ascii="Cambria Math" w:hAnsi="Cambria Math"/>
                </w:rPr>
                <m:t>A</m:t>
              </w:ins>
            </m:r>
          </m:sup>
        </m:sSup>
      </m:oMath>
      <w:ins w:id="755" w:author="Augustus Raymond Pendleton" w:date="2025-09-29T11:27:00Z" w16du:dateUtc="2025-09-29T15:27:00Z">
        <w:r w:rsidRPr="0007048F">
          <w:t xml:space="preserve"> when </w:t>
        </w:r>
        <w:r>
          <w:t>applicable</w:t>
        </w:r>
        <w:r w:rsidRPr="0007048F">
          <w:t xml:space="preserve">. </w:t>
        </w:r>
      </w:ins>
      <w:ins w:id="756" w:author="Augustus Raymond Pendleton" w:date="2025-09-29T12:30:00Z" w16du:dateUtc="2025-09-29T16:30:00Z">
        <w:r w:rsidR="006B42C1">
          <w:t xml:space="preserve">In addition, </w:t>
        </w:r>
      </w:ins>
      <w:ins w:id="757" w:author="Augustus Raymond Pendleton" w:date="2025-09-29T12:31:00Z" w16du:dateUtc="2025-09-29T16:31:00Z">
        <w:r w:rsidR="006B42C1">
          <w:t xml:space="preserve">our re-analysis efforts were limited by few papers sharing the absolute quantification data. The open </w:t>
        </w:r>
      </w:ins>
      <w:ins w:id="758" w:author="Augustus Raymond Pendleton" w:date="2025-09-29T12:30:00Z" w16du:dateUtc="2025-09-29T16:30:00Z">
        <w:r w:rsidR="006B42C1">
          <w:t>sharing of absolute quantification data</w:t>
        </w:r>
      </w:ins>
      <w:ins w:id="759" w:author="Augustus Raymond Pendleton" w:date="2025-09-29T12:32:00Z" w16du:dateUtc="2025-09-29T16:32:00Z">
        <w:r w:rsidR="006B42C1">
          <w:t>, ideally as metadata within SRA submissions,</w:t>
        </w:r>
      </w:ins>
      <w:ins w:id="760" w:author="Augustus Raymond Pendleton" w:date="2025-09-29T12:31:00Z" w16du:dateUtc="2025-09-29T16:31:00Z">
        <w:r w:rsidR="006B42C1">
          <w:t xml:space="preserve"> is just as essential for reproduc</w:t>
        </w:r>
      </w:ins>
      <w:ins w:id="761" w:author="Augustus Raymond Pendleton" w:date="2025-09-29T12:32:00Z" w16du:dateUtc="2025-09-29T16:32:00Z">
        <w:r w:rsidR="006B42C1">
          <w:t>ibility as the sequencing files themselves.</w:t>
        </w:r>
      </w:ins>
    </w:p>
    <w:p w14:paraId="25270F58" w14:textId="14386B3C" w:rsidR="00AA63C5" w:rsidRDefault="00AA63C5" w:rsidP="00FF313F">
      <w:pPr>
        <w:ind w:firstLine="504"/>
        <w:rPr>
          <w:ins w:id="762" w:author="Augustus Raymond Pendleton" w:date="2025-09-29T11:27:00Z" w16du:dateUtc="2025-09-29T15:27:00Z"/>
        </w:rPr>
        <w:pPrChange w:id="763" w:author="Augustus Raymond Pendleton" w:date="2025-09-29T11:36:00Z" w16du:dateUtc="2025-09-29T15:36:00Z">
          <w:pPr/>
        </w:pPrChange>
      </w:pPr>
      <w:ins w:id="764" w:author="Augustus Raymond Pendleton" w:date="2025-09-29T11:27:00Z" w16du:dateUtc="2025-09-29T15:27:00Z">
        <w:r w:rsidRPr="0007048F">
          <w:t xml:space="preserve">While demonstrated here with 16S rRNA data, the approach </w:t>
        </w:r>
        <w:r>
          <w:t>should be</w:t>
        </w:r>
        <w:r w:rsidRPr="0007048F">
          <w:t xml:space="preserve"> generalizable to other marker genes or (meta)genomic features, provided absolute abundance estimates are available.</w:t>
        </w:r>
      </w:ins>
      <w:ins w:id="765" w:author="Augustus Raymond Pendleton" w:date="2025-09-29T12:32:00Z" w16du:dateUtc="2025-09-29T16:32:00Z">
        <w:r w:rsidR="006B42C1">
          <w:t xml:space="preserve"> </w:t>
        </w:r>
      </w:ins>
      <w:ins w:id="766" w:author="Augustus Raymond Pendleton" w:date="2025-09-29T11:27:00Z" w16du:dateUtc="2025-09-29T15:27:00Z">
        <w:r w:rsidRPr="0007048F">
          <w:t xml:space="preserve">In doing so, </w:t>
        </w:r>
      </w:ins>
      <m:oMath>
        <m:r>
          <w:ins w:id="767" w:author="Augustus Raymond Pendleton" w:date="2025-09-29T11:27:00Z" w16du:dateUtc="2025-09-29T15:27:00Z">
            <w:rPr>
              <w:rFonts w:ascii="Cambria Math" w:hAnsi="Cambria Math"/>
            </w:rPr>
            <m:t>G</m:t>
          </w:ins>
        </m:r>
        <m:sSup>
          <m:sSupPr>
            <m:ctrlPr>
              <w:ins w:id="768" w:author="Augustus Raymond Pendleton" w:date="2025-09-29T11:27:00Z" w16du:dateUtc="2025-09-29T15:27:00Z">
                <w:rPr>
                  <w:rFonts w:ascii="Cambria Math" w:hAnsi="Cambria Math"/>
                </w:rPr>
              </w:ins>
            </m:ctrlPr>
          </m:sSupPr>
          <m:e>
            <m:r>
              <w:ins w:id="769" w:author="Augustus Raymond Pendleton" w:date="2025-09-29T11:27:00Z" w16du:dateUtc="2025-09-29T15:27:00Z">
                <w:rPr>
                  <w:rFonts w:ascii="Cambria Math" w:hAnsi="Cambria Math"/>
                </w:rPr>
                <m:t>U</m:t>
              </w:ins>
            </m:r>
          </m:e>
          <m:sup>
            <m:r>
              <w:ins w:id="770" w:author="Augustus Raymond Pendleton" w:date="2025-09-29T11:27:00Z" w16du:dateUtc="2025-09-29T15:27:00Z">
                <w:rPr>
                  <w:rFonts w:ascii="Cambria Math" w:hAnsi="Cambria Math"/>
                </w:rPr>
                <m:t>A</m:t>
              </w:ins>
            </m:r>
          </m:sup>
        </m:sSup>
      </m:oMath>
      <w:ins w:id="771" w:author="Augustus Raymond Pendleton" w:date="2025-09-29T11:27:00Z" w16du:dateUtc="2025-09-29T15:27:00Z">
        <w:r w:rsidRPr="0007048F">
          <w:t xml:space="preserve"> offers not only a more grounded picture of lineage differences but also sensitivity to both biomass variation and phylogenetic depth</w:t>
        </w:r>
        <w:r>
          <w:t>.</w:t>
        </w:r>
      </w:ins>
    </w:p>
    <w:p w14:paraId="666BB825" w14:textId="4FBECE15" w:rsidR="00AA63C5" w:rsidRPr="00FF313F" w:rsidRDefault="0007048F" w:rsidP="00FF313F">
      <w:pPr>
        <w:ind w:firstLine="504"/>
        <w:rPr>
          <w:ins w:id="772" w:author="Augustus Raymond Pendleton" w:date="2025-09-29T11:28:00Z" w16du:dateUtc="2025-09-29T15:28:00Z"/>
          <w:i/>
          <w:iCs/>
          <w:rPrChange w:id="773" w:author="Augustus Raymond Pendleton" w:date="2025-09-29T11:34:00Z" w16du:dateUtc="2025-09-29T15:34:00Z">
            <w:rPr>
              <w:ins w:id="774" w:author="Augustus Raymond Pendleton" w:date="2025-09-29T11:28:00Z" w16du:dateUtc="2025-09-29T15:28:00Z"/>
            </w:rPr>
          </w:rPrChange>
        </w:rPr>
        <w:pPrChange w:id="775" w:author="Augustus Raymond Pendleton" w:date="2025-09-29T11:36:00Z" w16du:dateUtc="2025-09-29T15:36:00Z">
          <w:pPr/>
        </w:pPrChange>
      </w:pPr>
      <w:del w:id="776" w:author="Augustus Raymond Pendleton" w:date="2025-09-29T11:36:00Z" w16du:dateUtc="2025-09-29T15:36:00Z">
        <w:r w:rsidRPr="0007048F" w:rsidDel="00FF313F">
          <w:lastRenderedPageBreak/>
          <w:delText>    </w:delText>
        </w:r>
      </w:del>
      <w:ins w:id="777" w:author="Augustus Raymond Pendleton" w:date="2025-09-29T11:28:00Z" w16du:dateUtc="2025-09-29T15:28:00Z">
        <w:r w:rsidR="00AA63C5">
          <w:t xml:space="preserve">In reality, no one metric (or </w:t>
        </w:r>
      </w:ins>
      <m:oMath>
        <m:r>
          <w:ins w:id="778" w:author="Augustus Raymond Pendleton" w:date="2025-09-29T11:28:00Z" w16du:dateUtc="2025-09-29T15:28:00Z">
            <w:rPr>
              <w:rFonts w:ascii="Cambria Math" w:hAnsi="Cambria Math"/>
            </w:rPr>
            <m:t>α</m:t>
          </w:ins>
        </m:r>
      </m:oMath>
      <w:ins w:id="779"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780" w:author="Augustus Raymond Pendleton" w:date="2025-09-29T11:28:00Z" w16du:dateUtc="2025-09-29T15:28:00Z">
        <w:r w:rsidR="00AA63C5">
          <w:rPr>
            <w:noProof/>
          </w:rPr>
          <w:t>) is “better” than another – all metrics shown here</w:t>
        </w:r>
      </w:ins>
      <w:ins w:id="781" w:author="Augustus Raymond Pendleton" w:date="2025-09-29T11:29:00Z" w16du:dateUtc="2025-09-29T15:29:00Z">
        <w:r w:rsidR="00693D9A">
          <w:rPr>
            <w:noProof/>
          </w:rPr>
          <w:t xml:space="preserve"> </w:t>
        </w:r>
      </w:ins>
      <w:ins w:id="782" w:author="Augustus Raymond Pendleton" w:date="2025-09-29T11:28:00Z" w16du:dateUtc="2025-09-29T15:28:00Z">
        <w:r w:rsidR="00AA63C5">
          <w:rPr>
            <w:noProof/>
          </w:rPr>
          <w:t xml:space="preserve">calculate distance or dissimilarity along valid, but different, axes of variation in microbial communities. Researchers should select </w:t>
        </w:r>
        <w:r w:rsidR="00AA63C5" w:rsidRPr="00057D48">
          <w:t>β-diversity</w:t>
        </w:r>
        <w:r w:rsidR="00AA63C5">
          <w:t xml:space="preserve"> measures to address their specific hypotheses on how two microbiomes may differ, and interpret the results of a </w:t>
        </w:r>
        <w:r w:rsidR="00AA63C5" w:rsidRPr="00057D48">
          <w:t>β-diversity</w:t>
        </w:r>
        <w:r w:rsidR="00AA63C5">
          <w:t xml:space="preserve"> measure in terms of what information that measure incorporates. Here, we demonstrate </w:t>
        </w:r>
        <w:r w:rsidR="00AA63C5" w:rsidRPr="006B42C1">
          <w:rPr>
            <w:b/>
            <w:bCs/>
            <w:rPrChange w:id="783" w:author="Augustus Raymond Pendleton" w:date="2025-09-29T12:33:00Z" w16du:dateUtc="2025-09-29T16:33:00Z">
              <w:rPr/>
            </w:rPrChange>
          </w:rPr>
          <w:t xml:space="preserve">not </w:t>
        </w:r>
        <w:r w:rsidR="00AA63C5">
          <w:t xml:space="preserve">that </w:t>
        </w:r>
        <w:r w:rsidR="00AA63C5" w:rsidRPr="00693D9A">
          <w:rPr>
            <w:i/>
            <w:iCs/>
            <w:rPrChange w:id="784" w:author="Augustus Raymond Pendleton" w:date="2025-09-29T11:30:00Z" w16du:dateUtc="2025-09-29T15:30:00Z">
              <w:rPr/>
            </w:rPrChange>
          </w:rPr>
          <w:t>GU</w:t>
        </w:r>
        <w:r w:rsidR="00AA63C5" w:rsidRPr="00693D9A">
          <w:rPr>
            <w:i/>
            <w:iCs/>
            <w:vertAlign w:val="superscript"/>
            <w:rPrChange w:id="785" w:author="Augustus Raymond Pendleton" w:date="2025-09-29T11:30:00Z" w16du:dateUtc="2025-09-29T15:30:00Z">
              <w:rPr>
                <w:vertAlign w:val="superscript"/>
              </w:rPr>
            </w:rPrChange>
          </w:rPr>
          <w:t>A</w:t>
        </w:r>
        <w:r w:rsidR="00AA63C5" w:rsidRPr="00693D9A">
          <w:rPr>
            <w:i/>
            <w:iCs/>
            <w:rPrChange w:id="786" w:author="Augustus Raymond Pendleton" w:date="2025-09-29T11:30:00Z" w16du:dateUtc="2025-09-29T15:30:00Z">
              <w:rPr/>
            </w:rPrChange>
          </w:rPr>
          <w:t xml:space="preserve"> </w:t>
        </w:r>
        <w:r w:rsidR="00AA63C5">
          <w:t>outperforms other measures, but that it does incorporate the axes of variation (composition, phylogenetic similarity, and absolute abundance) i</w:t>
        </w:r>
      </w:ins>
      <w:ins w:id="787" w:author="Augustus Raymond Pendleton" w:date="2025-09-29T11:35:00Z" w16du:dateUtc="2025-09-29T15:35:00Z">
        <w:r w:rsidR="00FF313F">
          <w:t>t</w:t>
        </w:r>
      </w:ins>
      <w:ins w:id="788" w:author="Augustus Raymond Pendleton" w:date="2025-09-29T11:28:00Z" w16du:dateUtc="2025-09-29T15:28:00Z">
        <w:r w:rsidR="00AA63C5">
          <w:t xml:space="preserve"> was designed to incorporate (Fig. 1 and Fig. 2)</w:t>
        </w:r>
      </w:ins>
      <w:ins w:id="789" w:author="Augustus Raymond Pendleton" w:date="2025-09-29T11:30:00Z" w16du:dateUtc="2025-09-29T15:30:00Z">
        <w:r w:rsidR="00693D9A">
          <w:t xml:space="preserve">. </w:t>
        </w:r>
      </w:ins>
      <w:ins w:id="790" w:author="Augustus Raymond Pendleton" w:date="2025-09-29T11:31:00Z" w16du:dateUtc="2025-09-29T15:31:00Z">
        <w:r w:rsidR="00693D9A">
          <w:t xml:space="preserve">As with any </w:t>
        </w:r>
      </w:ins>
      <m:oMath>
        <m:r>
          <w:ins w:id="791" w:author="Augustus Raymond Pendleton" w:date="2025-09-29T11:31:00Z" w16du:dateUtc="2025-09-29T15:31:00Z">
            <w:rPr>
              <w:rFonts w:ascii="Cambria Math" w:hAnsi="Cambria Math"/>
            </w:rPr>
            <m:t>β</m:t>
          </w:ins>
        </m:r>
      </m:oMath>
      <w:ins w:id="792" w:author="Augustus Raymond Pendleton" w:date="2025-09-29T11:31:00Z" w16du:dateUtc="2025-09-29T15:31:00Z">
        <w:r w:rsidR="00693D9A" w:rsidRPr="0007048F">
          <w:t>-diversity</w:t>
        </w:r>
        <w:r w:rsidR="00693D9A">
          <w:t xml:space="preserve"> study, researchers should interpret results critically, explore sen</w:t>
        </w:r>
      </w:ins>
      <w:ins w:id="793" w:author="Augustus Raymond Pendleton" w:date="2025-09-29T11:32:00Z" w16du:dateUtc="2025-09-29T15:32:00Z">
        <w:r w:rsidR="00693D9A">
          <w:t xml:space="preserve">sitivity of results across different metrics, and justify their choice of metrics (and </w:t>
        </w:r>
      </w:ins>
      <m:oMath>
        <m:r>
          <w:ins w:id="794" w:author="Augustus Raymond Pendleton" w:date="2025-09-29T11:32:00Z" w16du:dateUtc="2025-09-29T15:32:00Z">
            <w:rPr>
              <w:rFonts w:ascii="Cambria Math" w:hAnsi="Cambria Math"/>
            </w:rPr>
            <m:t>α</m:t>
          </w:ins>
        </m:r>
      </m:oMath>
      <w:ins w:id="795" w:author="Augustus Raymond Pendleton" w:date="2025-09-29T11:32:00Z" w16du:dateUtc="2025-09-29T15:32:00Z">
        <w:r w:rsidR="00693D9A">
          <w:rPr>
            <w:rFonts w:eastAsiaTheme="minorEastAsia"/>
          </w:rPr>
          <w:t xml:space="preserve"> when applicable </w:t>
        </w:r>
      </w:ins>
      <w:r w:rsidR="00693D9A">
        <w:rPr>
          <w:rFonts w:eastAsiaTheme="minorEastAsia"/>
        </w:rPr>
        <w:fldChar w:fldCharType="begin"/>
      </w:r>
      <w:r w:rsidR="009C4CF7">
        <w:rPr>
          <w:rFonts w:eastAsiaTheme="minorEastAsia"/>
        </w:rPr>
        <w:instrText xml:space="preserve"> ADDIN ZOTERO_ITEM CSL_CITATION {"citationID":"cR3kDa6k","properties":{"formattedCitation":"[19]","plainCitation":"[19]","noteIndex":0},"citationItems":[{"id":2068,"uris":["http://zotero.org/groups/5077571/items/LHSHIHDL"],"itemData":{"id":2068,"type":"article-journal","abstract":"Background\nSince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9C4CF7">
        <w:rPr>
          <w:rFonts w:eastAsiaTheme="minorEastAsia"/>
          <w:noProof/>
        </w:rPr>
        <w:t>[19]</w:t>
      </w:r>
      <w:r w:rsidR="00693D9A">
        <w:rPr>
          <w:rFonts w:eastAsiaTheme="minorEastAsia"/>
        </w:rPr>
        <w:fldChar w:fldCharType="end"/>
      </w:r>
      <w:ins w:id="796" w:author="Augustus Raymond Pendleton" w:date="2025-09-29T11:32:00Z" w16du:dateUtc="2025-09-29T15:32:00Z">
        <w:r w:rsidR="00693D9A">
          <w:rPr>
            <w:rFonts w:eastAsiaTheme="minorEastAsia"/>
          </w:rPr>
          <w:t>)</w:t>
        </w:r>
      </w:ins>
      <w:ins w:id="797" w:author="Augustus Raymond Pendleton" w:date="2025-09-29T11:33:00Z" w16du:dateUtc="2025-09-29T15:33:00Z">
        <w:r w:rsidR="00FF313F">
          <w:rPr>
            <w:rFonts w:eastAsiaTheme="minorEastAsia"/>
          </w:rPr>
          <w:t>. By providin</w:t>
        </w:r>
      </w:ins>
      <w:ins w:id="798"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799" w:author="Augustus Raymond Pendleton" w:date="2025-09-29T11:35:00Z" w16du:dateUtc="2025-09-29T15:35:00Z">
              <w:rPr>
                <w:rFonts w:eastAsiaTheme="minorEastAsia"/>
                <w:i/>
                <w:iCs/>
              </w:rPr>
            </w:rPrChange>
          </w:rPr>
          <w:t xml:space="preserve">we hope to encourage the </w:t>
        </w:r>
      </w:ins>
      <w:ins w:id="800" w:author="Augustus Raymond Pendleton" w:date="2025-09-29T11:35:00Z" w16du:dateUtc="2025-09-29T15:35:00Z">
        <w:r w:rsidR="00FF313F" w:rsidRPr="00FF313F">
          <w:rPr>
            <w:rFonts w:eastAsiaTheme="minorEastAsia"/>
            <w:rPrChange w:id="801" w:author="Augustus Raymond Pendleton" w:date="2025-09-29T11:35:00Z" w16du:dateUtc="2025-09-29T15:35:00Z">
              <w:rPr>
                <w:rFonts w:eastAsiaTheme="minorEastAsia"/>
                <w:i/>
                <w:iCs/>
              </w:rPr>
            </w:rPrChange>
          </w:rPr>
          <w:t>use</w:t>
        </w:r>
      </w:ins>
      <w:ins w:id="802" w:author="Augustus Raymond Pendleton" w:date="2025-09-29T11:34:00Z" w16du:dateUtc="2025-09-29T15:34:00Z">
        <w:r w:rsidR="00FF313F" w:rsidRPr="00FF313F">
          <w:rPr>
            <w:rFonts w:eastAsiaTheme="minorEastAsia"/>
            <w:rPrChange w:id="803" w:author="Augustus Raymond Pendleton" w:date="2025-09-29T11:35:00Z" w16du:dateUtc="2025-09-29T15:35:00Z">
              <w:rPr>
                <w:rFonts w:eastAsiaTheme="minorEastAsia"/>
                <w:i/>
                <w:iCs/>
              </w:rPr>
            </w:rPrChange>
          </w:rPr>
          <w:t xml:space="preserve"> of </w:t>
        </w:r>
      </w:ins>
      <w:ins w:id="804" w:author="Augustus Raymond Pendleton" w:date="2025-09-29T11:35:00Z" w16du:dateUtc="2025-09-29T15:35:00Z">
        <w:r w:rsidR="00FF313F" w:rsidRPr="00FF313F">
          <w:rPr>
            <w:rFonts w:eastAsiaTheme="minorEastAsia"/>
            <w:rPrChange w:id="805" w:author="Augustus Raymond Pendleton" w:date="2025-09-29T11:35:00Z" w16du:dateUtc="2025-09-29T15:35:00Z">
              <w:rPr>
                <w:rFonts w:eastAsiaTheme="minorEastAsia"/>
                <w:i/>
                <w:iCs/>
              </w:rPr>
            </w:rPrChange>
          </w:rPr>
          <w:t>these metrics as a tool of microbial ecology.</w:t>
        </w:r>
      </w:ins>
    </w:p>
    <w:p w14:paraId="00EEEEE2" w14:textId="6B83F67C" w:rsidR="00B838FA" w:rsidRPr="0007048F" w:rsidDel="00693D9A" w:rsidRDefault="0007048F" w:rsidP="0046418C">
      <w:pPr>
        <w:spacing w:line="240" w:lineRule="auto"/>
        <w:rPr>
          <w:del w:id="806" w:author="Augustus Raymond Pendleton" w:date="2025-09-29T11:29:00Z" w16du:dateUtc="2025-09-29T15:29:00Z"/>
        </w:rPr>
      </w:pPr>
      <w:del w:id="807" w:author="Augustus Raymond Pendleton" w:date="2025-09-29T11:29:00Z" w16du:dateUtc="2025-09-29T15:29:00Z">
        <w:r w:rsidRPr="0007048F" w:rsidDel="00693D9A">
          <w:delText xml:space="preserve">That said, interpretation of </w:delText>
        </w:r>
      </w:del>
      <m:oMath>
        <m:r>
          <w:del w:id="808" w:author="Augustus Raymond Pendleton" w:date="2025-09-29T11:29:00Z" w16du:dateUtc="2025-09-29T15:29:00Z">
            <w:rPr>
              <w:rFonts w:ascii="Cambria Math" w:hAnsi="Cambria Math"/>
            </w:rPr>
            <m:t>G</m:t>
          </w:del>
        </m:r>
        <m:sSup>
          <m:sSupPr>
            <m:ctrlPr>
              <w:del w:id="809" w:author="Augustus Raymond Pendleton" w:date="2025-09-29T11:29:00Z" w16du:dateUtc="2025-09-29T15:29:00Z">
                <w:rPr>
                  <w:rFonts w:ascii="Cambria Math" w:hAnsi="Cambria Math"/>
                </w:rPr>
              </w:del>
            </m:ctrlPr>
          </m:sSupPr>
          <m:e>
            <m:r>
              <w:del w:id="810" w:author="Augustus Raymond Pendleton" w:date="2025-09-29T11:29:00Z" w16du:dateUtc="2025-09-29T15:29:00Z">
                <w:rPr>
                  <w:rFonts w:ascii="Cambria Math" w:hAnsi="Cambria Math"/>
                </w:rPr>
                <m:t>U</m:t>
              </w:del>
            </m:r>
          </m:e>
          <m:sup>
            <m:r>
              <w:del w:id="811" w:author="Augustus Raymond Pendleton" w:date="2025-09-29T11:29:00Z" w16du:dateUtc="2025-09-29T15:29:00Z">
                <w:rPr>
                  <w:rFonts w:ascii="Cambria Math" w:hAnsi="Cambria Math"/>
                </w:rPr>
                <m:t>A</m:t>
              </w:del>
            </m:r>
          </m:sup>
        </m:sSup>
      </m:oMath>
      <w:del w:id="812"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813" w:author="Augustus Raymond Pendleton" w:date="2025-09-29T11:29:00Z" w16du:dateUtc="2025-09-29T15:29:00Z">
            <w:rPr>
              <w:rFonts w:ascii="Cambria Math" w:hAnsi="Cambria Math"/>
            </w:rPr>
            <m:t>α</m:t>
          </w:del>
        </m:r>
      </m:oMath>
      <w:del w:id="814"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815" w:author="Augustus Raymond Pendleton" w:date="2025-09-29T11:29:00Z" w16du:dateUtc="2025-09-29T15:29:00Z">
            <w:rPr>
              <w:rFonts w:ascii="Cambria Math" w:hAnsi="Cambria Math"/>
            </w:rPr>
            <m:t>G</m:t>
          </w:del>
        </m:r>
        <m:sSup>
          <m:sSupPr>
            <m:ctrlPr>
              <w:del w:id="816" w:author="Augustus Raymond Pendleton" w:date="2025-09-29T11:29:00Z" w16du:dateUtc="2025-09-29T15:29:00Z">
                <w:rPr>
                  <w:rFonts w:ascii="Cambria Math" w:hAnsi="Cambria Math"/>
                </w:rPr>
              </w:del>
            </m:ctrlPr>
          </m:sSupPr>
          <m:e>
            <m:r>
              <w:del w:id="817" w:author="Augustus Raymond Pendleton" w:date="2025-09-29T11:29:00Z" w16du:dateUtc="2025-09-29T15:29:00Z">
                <w:rPr>
                  <w:rFonts w:ascii="Cambria Math" w:hAnsi="Cambria Math"/>
                </w:rPr>
                <m:t>U</m:t>
              </w:del>
            </m:r>
          </m:e>
          <m:sup>
            <m:r>
              <w:del w:id="818" w:author="Augustus Raymond Pendleton" w:date="2025-09-29T11:29:00Z" w16du:dateUtc="2025-09-29T15:29:00Z">
                <w:rPr>
                  <w:rFonts w:ascii="Cambria Math" w:hAnsi="Cambria Math"/>
                </w:rPr>
                <m:t>A</m:t>
              </w:del>
            </m:r>
          </m:sup>
        </m:sSup>
      </m:oMath>
      <w:del w:id="819"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820" w:author="Augustus Raymond Pendleton" w:date="2025-09-29T11:29:00Z" w16du:dateUtc="2025-09-29T15:29:00Z">
            <w:rPr>
              <w:rFonts w:ascii="Cambria Math" w:hAnsi="Cambria Math"/>
            </w:rPr>
            <m:t>β</m:t>
          </w:del>
        </m:r>
      </m:oMath>
      <w:del w:id="821"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822" w:author="Augustus Raymond Pendleton" w:date="2025-09-29T11:29:00Z" w16du:dateUtc="2025-09-29T15:29:00Z">
            <w:rPr>
              <w:rFonts w:ascii="Cambria Math" w:hAnsi="Cambria Math"/>
            </w:rPr>
            <m:t>α</m:t>
          </w:del>
        </m:r>
      </m:oMath>
      <w:del w:id="823"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824" w:author="Augustus Raymond Pendleton" w:date="2025-09-29T11:29:00Z" w16du:dateUtc="2025-09-29T15:29:00Z">
            <w:rPr>
              <w:rFonts w:ascii="Cambria Math" w:hAnsi="Cambria Math"/>
            </w:rPr>
            <m:t>α</m:t>
          </w:del>
        </m:r>
      </m:oMath>
      <w:del w:id="825"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826" w:author="Augustus Raymond Pendleton" w:date="2025-09-29T11:29:00Z" w16du:dateUtc="2025-09-29T15:29:00Z">
            <w:rPr>
              <w:rFonts w:ascii="Cambria Math" w:hAnsi="Cambria Math"/>
            </w:rPr>
            <m:t>G</m:t>
          </w:del>
        </m:r>
        <m:sSup>
          <m:sSupPr>
            <m:ctrlPr>
              <w:del w:id="827" w:author="Augustus Raymond Pendleton" w:date="2025-09-29T11:29:00Z" w16du:dateUtc="2025-09-29T15:29:00Z">
                <w:rPr>
                  <w:rFonts w:ascii="Cambria Math" w:hAnsi="Cambria Math"/>
                </w:rPr>
              </w:del>
            </m:ctrlPr>
          </m:sSupPr>
          <m:e>
            <m:r>
              <w:del w:id="828" w:author="Augustus Raymond Pendleton" w:date="2025-09-29T11:29:00Z" w16du:dateUtc="2025-09-29T15:29:00Z">
                <w:rPr>
                  <w:rFonts w:ascii="Cambria Math" w:hAnsi="Cambria Math"/>
                </w:rPr>
                <m:t>U</m:t>
              </w:del>
            </m:r>
          </m:e>
          <m:sup>
            <m:r>
              <w:del w:id="829" w:author="Augustus Raymond Pendleton" w:date="2025-09-29T11:29:00Z" w16du:dateUtc="2025-09-29T15:29:00Z">
                <w:rPr>
                  <w:rFonts w:ascii="Cambria Math" w:hAnsi="Cambria Math"/>
                </w:rPr>
                <m:t>A</m:t>
              </w:del>
            </m:r>
          </m:sup>
        </m:sSup>
      </m:oMath>
      <w:del w:id="830"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831" w:author="Augustus Raymond Pendleton" w:date="2025-09-29T11:29:00Z" w16du:dateUtc="2025-09-29T15:29:00Z">
            <w:rPr>
              <w:rFonts w:ascii="Cambria Math" w:hAnsi="Cambria Math"/>
            </w:rPr>
            <m:t>β</m:t>
          </w:del>
        </m:r>
      </m:oMath>
      <w:del w:id="832" w:author="Augustus Raymond Pendleton" w:date="2025-09-29T11:29:00Z" w16du:dateUtc="2025-09-29T15:29:00Z">
        <w:r w:rsidRPr="0007048F" w:rsidDel="00693D9A">
          <w:delText>-diversity comparisons.</w:delText>
        </w:r>
      </w:del>
    </w:p>
    <w:p w14:paraId="23227280" w14:textId="77777777" w:rsidR="0007048F" w:rsidRPr="008D202E" w:rsidRDefault="0007048F" w:rsidP="0046418C">
      <w:pPr>
        <w:spacing w:line="240" w:lineRule="auto"/>
        <w:rPr>
          <w:b/>
          <w:bCs/>
        </w:rPr>
      </w:pPr>
      <w:bookmarkStart w:id="833" w:name="references"/>
      <w:r w:rsidRPr="008D202E">
        <w:rPr>
          <w:b/>
          <w:bCs/>
        </w:rPr>
        <w:t>References</w:t>
      </w:r>
    </w:p>
    <w:bookmarkEnd w:id="1"/>
    <w:bookmarkEnd w:id="47"/>
    <w:bookmarkEnd w:id="833"/>
    <w:p w14:paraId="495D31F6" w14:textId="77777777" w:rsidR="00C31D77" w:rsidRPr="00C31D77" w:rsidRDefault="008D202E" w:rsidP="00C31D77">
      <w:pPr>
        <w:pStyle w:val="Bibliography"/>
        <w:rPr>
          <w:rFonts w:cs="Times New Roman"/>
        </w:rPr>
      </w:pPr>
      <w:r>
        <w:fldChar w:fldCharType="begin"/>
      </w:r>
      <w:r w:rsidR="00C31D77">
        <w:instrText xml:space="preserve"> ADDIN ZOTERO_BIBL {"uncited":[],"omitted":[],"custom":[]} CSL_BIBLIOGRAPHY </w:instrText>
      </w:r>
      <w:r>
        <w:fldChar w:fldCharType="separate"/>
      </w:r>
      <w:r w:rsidR="00C31D77" w:rsidRPr="00C31D77">
        <w:rPr>
          <w:rFonts w:cs="Times New Roman"/>
        </w:rPr>
        <w:t xml:space="preserve">1. </w:t>
      </w:r>
      <w:r w:rsidR="00C31D77" w:rsidRPr="00C31D77">
        <w:rPr>
          <w:rFonts w:cs="Times New Roman"/>
        </w:rPr>
        <w:tab/>
        <w:t xml:space="preserve">Gloor GB et al. Microbiome Datasets Are Compositional: And This Is Not Optional. </w:t>
      </w:r>
      <w:r w:rsidR="00C31D77" w:rsidRPr="00C31D77">
        <w:rPr>
          <w:rFonts w:cs="Times New Roman"/>
          <w:i/>
          <w:iCs/>
        </w:rPr>
        <w:t>Front Microbiol</w:t>
      </w:r>
      <w:r w:rsidR="00C31D77" w:rsidRPr="00C31D77">
        <w:rPr>
          <w:rFonts w:cs="Times New Roman"/>
        </w:rPr>
        <w:t xml:space="preserve"> 2017;</w:t>
      </w:r>
      <w:r w:rsidR="00C31D77" w:rsidRPr="00C31D77">
        <w:rPr>
          <w:rFonts w:cs="Times New Roman"/>
          <w:b/>
          <w:bCs/>
        </w:rPr>
        <w:t>8</w:t>
      </w:r>
      <w:r w:rsidR="00C31D77" w:rsidRPr="00C31D77">
        <w:rPr>
          <w:rFonts w:cs="Times New Roman"/>
        </w:rPr>
        <w:t>:2224. https://doi.org/10.3389/fmicb.2017.02224</w:t>
      </w:r>
    </w:p>
    <w:p w14:paraId="17528D5A" w14:textId="77777777" w:rsidR="00C31D77" w:rsidRPr="00C31D77" w:rsidRDefault="00C31D77" w:rsidP="00C31D77">
      <w:pPr>
        <w:pStyle w:val="Bibliography"/>
        <w:rPr>
          <w:rFonts w:cs="Times New Roman"/>
        </w:rPr>
      </w:pPr>
      <w:r w:rsidRPr="00C31D77">
        <w:rPr>
          <w:rFonts w:cs="Times New Roman"/>
        </w:rPr>
        <w:t xml:space="preserve">2. </w:t>
      </w:r>
      <w:r w:rsidRPr="00C31D77">
        <w:rPr>
          <w:rFonts w:cs="Times New Roman"/>
        </w:rPr>
        <w:tab/>
        <w:t xml:space="preserve">Vandeputte D et al. Stool consistency is strongly associated with gut microbiota richness and composition, enterotypes and bacterial growth rates. </w:t>
      </w:r>
      <w:r w:rsidRPr="00C31D77">
        <w:rPr>
          <w:rFonts w:cs="Times New Roman"/>
          <w:i/>
          <w:iCs/>
        </w:rPr>
        <w:t>Gut</w:t>
      </w:r>
      <w:r w:rsidRPr="00C31D77">
        <w:rPr>
          <w:rFonts w:cs="Times New Roman"/>
        </w:rPr>
        <w:t xml:space="preserve"> 2016;</w:t>
      </w:r>
      <w:r w:rsidRPr="00C31D77">
        <w:rPr>
          <w:rFonts w:cs="Times New Roman"/>
          <w:b/>
          <w:bCs/>
        </w:rPr>
        <w:t>65</w:t>
      </w:r>
      <w:r w:rsidRPr="00C31D77">
        <w:rPr>
          <w:rFonts w:cs="Times New Roman"/>
        </w:rPr>
        <w:t>:57–62. https://doi.org/10.1136/gutjnl-2015-309618</w:t>
      </w:r>
    </w:p>
    <w:p w14:paraId="55056726" w14:textId="77777777" w:rsidR="00C31D77" w:rsidRPr="00C31D77" w:rsidRDefault="00C31D77" w:rsidP="00C31D77">
      <w:pPr>
        <w:pStyle w:val="Bibliography"/>
        <w:rPr>
          <w:rFonts w:cs="Times New Roman"/>
        </w:rPr>
      </w:pPr>
      <w:r w:rsidRPr="00C31D77">
        <w:rPr>
          <w:rFonts w:cs="Times New Roman"/>
        </w:rPr>
        <w:t xml:space="preserve">3. </w:t>
      </w:r>
      <w:r w:rsidRPr="00C31D77">
        <w:rPr>
          <w:rFonts w:cs="Times New Roman"/>
        </w:rPr>
        <w:tab/>
        <w:t xml:space="preserve">Barlow JT, Bogatyrev SR, Ismagilov RF. A quantitative sequencing framework for absolute abundance measurements of mucosal and lumenal microbial communities. </w:t>
      </w:r>
      <w:r w:rsidRPr="00C31D77">
        <w:rPr>
          <w:rFonts w:cs="Times New Roman"/>
          <w:i/>
          <w:iCs/>
        </w:rPr>
        <w:t>Nat Commun</w:t>
      </w:r>
      <w:r w:rsidRPr="00C31D77">
        <w:rPr>
          <w:rFonts w:cs="Times New Roman"/>
        </w:rPr>
        <w:t xml:space="preserve"> 2020;</w:t>
      </w:r>
      <w:r w:rsidRPr="00C31D77">
        <w:rPr>
          <w:rFonts w:cs="Times New Roman"/>
          <w:b/>
          <w:bCs/>
        </w:rPr>
        <w:t>11</w:t>
      </w:r>
      <w:r w:rsidRPr="00C31D77">
        <w:rPr>
          <w:rFonts w:cs="Times New Roman"/>
        </w:rPr>
        <w:t>:2590. https://doi.org/10.1038/s41467-020-16224-6</w:t>
      </w:r>
    </w:p>
    <w:p w14:paraId="4B52F226" w14:textId="77777777" w:rsidR="00C31D77" w:rsidRPr="00C31D77" w:rsidRDefault="00C31D77" w:rsidP="00C31D77">
      <w:pPr>
        <w:pStyle w:val="Bibliography"/>
        <w:rPr>
          <w:rFonts w:cs="Times New Roman"/>
        </w:rPr>
      </w:pPr>
      <w:r w:rsidRPr="00C31D77">
        <w:rPr>
          <w:rFonts w:cs="Times New Roman"/>
        </w:rPr>
        <w:t xml:space="preserve">4. </w:t>
      </w:r>
      <w:r w:rsidRPr="00C31D77">
        <w:rPr>
          <w:rFonts w:cs="Times New Roman"/>
        </w:rPr>
        <w:tab/>
        <w:t xml:space="preserve">Props R et al. Absolute quantification of microbial taxon abundances. </w:t>
      </w:r>
      <w:r w:rsidRPr="00C31D77">
        <w:rPr>
          <w:rFonts w:cs="Times New Roman"/>
          <w:i/>
          <w:iCs/>
        </w:rPr>
        <w:t>ISME J</w:t>
      </w:r>
      <w:r w:rsidRPr="00C31D77">
        <w:rPr>
          <w:rFonts w:cs="Times New Roman"/>
        </w:rPr>
        <w:t xml:space="preserve"> 2017;</w:t>
      </w:r>
      <w:r w:rsidRPr="00C31D77">
        <w:rPr>
          <w:rFonts w:cs="Times New Roman"/>
          <w:b/>
          <w:bCs/>
        </w:rPr>
        <w:t>11</w:t>
      </w:r>
      <w:r w:rsidRPr="00C31D77">
        <w:rPr>
          <w:rFonts w:cs="Times New Roman"/>
        </w:rPr>
        <w:t>:584–587. https://doi.org/10.1038/ismej.2016.117</w:t>
      </w:r>
    </w:p>
    <w:p w14:paraId="4820715F" w14:textId="77777777" w:rsidR="00C31D77" w:rsidRPr="00C31D77" w:rsidRDefault="00C31D77" w:rsidP="00C31D77">
      <w:pPr>
        <w:pStyle w:val="Bibliography"/>
        <w:rPr>
          <w:rFonts w:cs="Times New Roman"/>
        </w:rPr>
      </w:pPr>
      <w:r w:rsidRPr="00C31D77">
        <w:rPr>
          <w:rFonts w:cs="Times New Roman"/>
        </w:rPr>
        <w:t xml:space="preserve">5. </w:t>
      </w:r>
      <w:r w:rsidRPr="00C31D77">
        <w:rPr>
          <w:rFonts w:cs="Times New Roman"/>
        </w:rPr>
        <w:tab/>
        <w:t xml:space="preserve">Wang X et al. Current Applications of Absolute Bacterial Quantification in Microbiome Studies and Decision-Making Regarding Different Biological Questions. </w:t>
      </w:r>
      <w:r w:rsidRPr="00C31D77">
        <w:rPr>
          <w:rFonts w:cs="Times New Roman"/>
          <w:i/>
          <w:iCs/>
        </w:rPr>
        <w:t>Microorganisms</w:t>
      </w:r>
      <w:r w:rsidRPr="00C31D77">
        <w:rPr>
          <w:rFonts w:cs="Times New Roman"/>
        </w:rPr>
        <w:t xml:space="preserve"> 2021;</w:t>
      </w:r>
      <w:r w:rsidRPr="00C31D77">
        <w:rPr>
          <w:rFonts w:cs="Times New Roman"/>
          <w:b/>
          <w:bCs/>
        </w:rPr>
        <w:t>9</w:t>
      </w:r>
      <w:r w:rsidRPr="00C31D77">
        <w:rPr>
          <w:rFonts w:cs="Times New Roman"/>
        </w:rPr>
        <w:t>:1797. https://doi.org/10.3390/microorganisms9091797</w:t>
      </w:r>
    </w:p>
    <w:p w14:paraId="1FAA33FD" w14:textId="77777777" w:rsidR="00C31D77" w:rsidRPr="00C31D77" w:rsidRDefault="00C31D77" w:rsidP="00C31D77">
      <w:pPr>
        <w:pStyle w:val="Bibliography"/>
        <w:rPr>
          <w:rFonts w:cs="Times New Roman"/>
        </w:rPr>
      </w:pPr>
      <w:r w:rsidRPr="00C31D77">
        <w:rPr>
          <w:rFonts w:cs="Times New Roman"/>
        </w:rPr>
        <w:t xml:space="preserve">6. </w:t>
      </w:r>
      <w:r w:rsidRPr="00C31D77">
        <w:rPr>
          <w:rFonts w:cs="Times New Roman"/>
        </w:rPr>
        <w:tab/>
        <w:t xml:space="preserve">Rao C et al. Multi-kingdom ecological drivers of microbiota assembly in preterm infants. </w:t>
      </w:r>
      <w:r w:rsidRPr="00C31D77">
        <w:rPr>
          <w:rFonts w:cs="Times New Roman"/>
          <w:i/>
          <w:iCs/>
        </w:rPr>
        <w:t>Nature</w:t>
      </w:r>
      <w:r w:rsidRPr="00C31D77">
        <w:rPr>
          <w:rFonts w:cs="Times New Roman"/>
        </w:rPr>
        <w:t xml:space="preserve"> 2021;</w:t>
      </w:r>
      <w:r w:rsidRPr="00C31D77">
        <w:rPr>
          <w:rFonts w:cs="Times New Roman"/>
          <w:b/>
          <w:bCs/>
        </w:rPr>
        <w:t>591</w:t>
      </w:r>
      <w:r w:rsidRPr="00C31D77">
        <w:rPr>
          <w:rFonts w:cs="Times New Roman"/>
        </w:rPr>
        <w:t>:633–638. https://doi.org/10.1038/s41586-021-03241-8</w:t>
      </w:r>
    </w:p>
    <w:p w14:paraId="5F9928A8" w14:textId="77777777" w:rsidR="00C31D77" w:rsidRPr="00C31D77" w:rsidRDefault="00C31D77" w:rsidP="00C31D77">
      <w:pPr>
        <w:pStyle w:val="Bibliography"/>
        <w:rPr>
          <w:rFonts w:cs="Times New Roman"/>
        </w:rPr>
      </w:pPr>
      <w:r w:rsidRPr="00C31D77">
        <w:rPr>
          <w:rFonts w:cs="Times New Roman"/>
        </w:rPr>
        <w:lastRenderedPageBreak/>
        <w:t xml:space="preserve">7. </w:t>
      </w:r>
      <w:r w:rsidRPr="00C31D77">
        <w:rPr>
          <w:rFonts w:cs="Times New Roman"/>
        </w:rPr>
        <w:tab/>
        <w:t xml:space="preserve">Lozupone C, Knight R. UniFrac: a New Phylogenetic Method for Comparing Microbial Communities. </w:t>
      </w:r>
      <w:r w:rsidRPr="00C31D77">
        <w:rPr>
          <w:rFonts w:cs="Times New Roman"/>
          <w:i/>
          <w:iCs/>
        </w:rPr>
        <w:t>Applied and Environmental Microbiology</w:t>
      </w:r>
      <w:r w:rsidRPr="00C31D77">
        <w:rPr>
          <w:rFonts w:cs="Times New Roman"/>
        </w:rPr>
        <w:t xml:space="preserve"> 2005;</w:t>
      </w:r>
      <w:r w:rsidRPr="00C31D77">
        <w:rPr>
          <w:rFonts w:cs="Times New Roman"/>
          <w:b/>
          <w:bCs/>
        </w:rPr>
        <w:t>71</w:t>
      </w:r>
      <w:r w:rsidRPr="00C31D77">
        <w:rPr>
          <w:rFonts w:cs="Times New Roman"/>
        </w:rPr>
        <w:t>:8228–8235. https://doi.org/10.1128/AEM.71.12.8228-8235.2005</w:t>
      </w:r>
    </w:p>
    <w:p w14:paraId="11B99445" w14:textId="77777777" w:rsidR="00C31D77" w:rsidRPr="00C31D77" w:rsidRDefault="00C31D77" w:rsidP="00C31D77">
      <w:pPr>
        <w:pStyle w:val="Bibliography"/>
        <w:rPr>
          <w:rFonts w:cs="Times New Roman"/>
        </w:rPr>
      </w:pPr>
      <w:r w:rsidRPr="00C31D77">
        <w:rPr>
          <w:rFonts w:cs="Times New Roman"/>
        </w:rPr>
        <w:t xml:space="preserve">8. </w:t>
      </w:r>
      <w:r w:rsidRPr="00C31D77">
        <w:rPr>
          <w:rFonts w:cs="Times New Roman"/>
        </w:rPr>
        <w:tab/>
        <w:t xml:space="preserve">Lozupone CA et al. Quantitative and Qualitative β Diversity Measures Lead to Different Insights into Factors That Structure Microbial Communities. </w:t>
      </w:r>
      <w:r w:rsidRPr="00C31D77">
        <w:rPr>
          <w:rFonts w:cs="Times New Roman"/>
          <w:i/>
          <w:iCs/>
        </w:rPr>
        <w:t>Applied and Environmental Microbiology</w:t>
      </w:r>
      <w:r w:rsidRPr="00C31D77">
        <w:rPr>
          <w:rFonts w:cs="Times New Roman"/>
        </w:rPr>
        <w:t xml:space="preserve"> 2007;</w:t>
      </w:r>
      <w:r w:rsidRPr="00C31D77">
        <w:rPr>
          <w:rFonts w:cs="Times New Roman"/>
          <w:b/>
          <w:bCs/>
        </w:rPr>
        <w:t>73</w:t>
      </w:r>
      <w:r w:rsidRPr="00C31D77">
        <w:rPr>
          <w:rFonts w:cs="Times New Roman"/>
        </w:rPr>
        <w:t>:1576–1585. https://doi.org/10.1128/AEM.01996-06</w:t>
      </w:r>
    </w:p>
    <w:p w14:paraId="1779C960" w14:textId="77777777" w:rsidR="00C31D77" w:rsidRPr="00C31D77" w:rsidRDefault="00C31D77" w:rsidP="00C31D77">
      <w:pPr>
        <w:pStyle w:val="Bibliography"/>
        <w:rPr>
          <w:rFonts w:cs="Times New Roman"/>
        </w:rPr>
      </w:pPr>
      <w:r w:rsidRPr="00C31D77">
        <w:rPr>
          <w:rFonts w:cs="Times New Roman"/>
        </w:rPr>
        <w:t xml:space="preserve">9. </w:t>
      </w:r>
      <w:r w:rsidRPr="00C31D77">
        <w:rPr>
          <w:rFonts w:cs="Times New Roman"/>
        </w:rPr>
        <w:tab/>
        <w:t xml:space="preserve">Chen J et al. Associating microbiome composition with environmental covariates using generalized UniFrac distances. </w:t>
      </w:r>
      <w:r w:rsidRPr="00C31D77">
        <w:rPr>
          <w:rFonts w:cs="Times New Roman"/>
          <w:i/>
          <w:iCs/>
        </w:rPr>
        <w:t>Bioinformatics</w:t>
      </w:r>
      <w:r w:rsidRPr="00C31D77">
        <w:rPr>
          <w:rFonts w:cs="Times New Roman"/>
        </w:rPr>
        <w:t xml:space="preserve"> 2012;</w:t>
      </w:r>
      <w:r w:rsidRPr="00C31D77">
        <w:rPr>
          <w:rFonts w:cs="Times New Roman"/>
          <w:b/>
          <w:bCs/>
        </w:rPr>
        <w:t>28</w:t>
      </w:r>
      <w:r w:rsidRPr="00C31D77">
        <w:rPr>
          <w:rFonts w:cs="Times New Roman"/>
        </w:rPr>
        <w:t>:2106–2113. https://doi.org/10.1093/bioinformatics/bts342</w:t>
      </w:r>
    </w:p>
    <w:p w14:paraId="362F2518" w14:textId="77777777" w:rsidR="00C31D77" w:rsidRPr="00C31D77" w:rsidRDefault="00C31D77" w:rsidP="00C31D77">
      <w:pPr>
        <w:pStyle w:val="Bibliography"/>
        <w:rPr>
          <w:rFonts w:cs="Times New Roman"/>
        </w:rPr>
      </w:pPr>
      <w:r w:rsidRPr="00C31D77">
        <w:rPr>
          <w:rFonts w:cs="Times New Roman"/>
        </w:rPr>
        <w:t xml:space="preserve">10. </w:t>
      </w:r>
      <w:r w:rsidRPr="00C31D77">
        <w:rPr>
          <w:rFonts w:cs="Times New Roman"/>
        </w:rPr>
        <w:tab/>
        <w:t>Pendleton A, Wells M, Schmidt ML. Upwelling periodically disturbs the ecological assembly of microbial communities in the Laurentian Great Lakes. 2025. bioRxiv, 2025. , 2025.01.17.633667</w:t>
      </w:r>
    </w:p>
    <w:p w14:paraId="49AECC8E" w14:textId="77777777" w:rsidR="00C31D77" w:rsidRPr="00C31D77" w:rsidRDefault="00C31D77" w:rsidP="00C31D77">
      <w:pPr>
        <w:pStyle w:val="Bibliography"/>
        <w:rPr>
          <w:rFonts w:cs="Times New Roman"/>
        </w:rPr>
      </w:pPr>
      <w:r w:rsidRPr="00C31D77">
        <w:rPr>
          <w:rFonts w:cs="Times New Roman"/>
        </w:rPr>
        <w:t xml:space="preserve">11. </w:t>
      </w:r>
      <w:r w:rsidRPr="00C31D77">
        <w:rPr>
          <w:rFonts w:cs="Times New Roman"/>
        </w:rPr>
        <w:tab/>
        <w:t xml:space="preserve">Zhang K et al. Absolute microbiome profiling highlights the links among microbial stability, soil health, and crop productivity under long-term sod-based rotation. </w:t>
      </w:r>
      <w:r w:rsidRPr="00C31D77">
        <w:rPr>
          <w:rFonts w:cs="Times New Roman"/>
          <w:i/>
          <w:iCs/>
        </w:rPr>
        <w:t>Biol Fertil Soils</w:t>
      </w:r>
      <w:r w:rsidRPr="00C31D77">
        <w:rPr>
          <w:rFonts w:cs="Times New Roman"/>
        </w:rPr>
        <w:t xml:space="preserve"> 2022;</w:t>
      </w:r>
      <w:r w:rsidRPr="00C31D77">
        <w:rPr>
          <w:rFonts w:cs="Times New Roman"/>
          <w:b/>
          <w:bCs/>
        </w:rPr>
        <w:t>58</w:t>
      </w:r>
      <w:r w:rsidRPr="00C31D77">
        <w:rPr>
          <w:rFonts w:cs="Times New Roman"/>
        </w:rPr>
        <w:t>:883–901. https://doi.org/10.1007/s00374-022-01675-4</w:t>
      </w:r>
    </w:p>
    <w:p w14:paraId="51EA3E53" w14:textId="77777777" w:rsidR="00C31D77" w:rsidRPr="00C31D77" w:rsidRDefault="00C31D77" w:rsidP="00C31D77">
      <w:pPr>
        <w:pStyle w:val="Bibliography"/>
        <w:rPr>
          <w:rFonts w:cs="Times New Roman"/>
        </w:rPr>
      </w:pPr>
      <w:r w:rsidRPr="00C31D77">
        <w:rPr>
          <w:rFonts w:cs="Times New Roman"/>
        </w:rPr>
        <w:t xml:space="preserve">12. </w:t>
      </w:r>
      <w:r w:rsidRPr="00C31D77">
        <w:rPr>
          <w:rFonts w:cs="Times New Roman"/>
        </w:rPr>
        <w:tab/>
        <w:t xml:space="preserve">Morton JT et al. Uncovering the Horseshoe Effect in Microbial Analyses. </w:t>
      </w:r>
      <w:r w:rsidRPr="00C31D77">
        <w:rPr>
          <w:rFonts w:cs="Times New Roman"/>
          <w:i/>
          <w:iCs/>
        </w:rPr>
        <w:t>mSystems</w:t>
      </w:r>
      <w:r w:rsidRPr="00C31D77">
        <w:rPr>
          <w:rFonts w:cs="Times New Roman"/>
        </w:rPr>
        <w:t xml:space="preserve"> 2017;</w:t>
      </w:r>
      <w:r w:rsidRPr="00C31D77">
        <w:rPr>
          <w:rFonts w:cs="Times New Roman"/>
          <w:b/>
          <w:bCs/>
        </w:rPr>
        <w:t>2</w:t>
      </w:r>
      <w:r w:rsidRPr="00C31D77">
        <w:rPr>
          <w:rFonts w:cs="Times New Roman"/>
        </w:rPr>
        <w:t>:10.1128/msystems.00166-16. https://doi.org/10.1128/msystems.00166-16</w:t>
      </w:r>
    </w:p>
    <w:p w14:paraId="2265CEB8" w14:textId="77777777" w:rsidR="00C31D77" w:rsidRPr="00C31D77" w:rsidRDefault="00C31D77" w:rsidP="00C31D77">
      <w:pPr>
        <w:pStyle w:val="Bibliography"/>
        <w:rPr>
          <w:rFonts w:cs="Times New Roman"/>
        </w:rPr>
      </w:pPr>
      <w:r w:rsidRPr="00C31D77">
        <w:rPr>
          <w:rFonts w:cs="Times New Roman"/>
        </w:rPr>
        <w:t xml:space="preserve">13. </w:t>
      </w:r>
      <w:r w:rsidRPr="00C31D77">
        <w:rPr>
          <w:rFonts w:cs="Times New Roman"/>
        </w:rPr>
        <w:tab/>
        <w:t xml:space="preserve">Schloss PD. Evaluating different approaches that test whether microbial communities have the same structure. </w:t>
      </w:r>
      <w:r w:rsidRPr="00C31D77">
        <w:rPr>
          <w:rFonts w:cs="Times New Roman"/>
          <w:i/>
          <w:iCs/>
        </w:rPr>
        <w:t>The ISME Journal</w:t>
      </w:r>
      <w:r w:rsidRPr="00C31D77">
        <w:rPr>
          <w:rFonts w:cs="Times New Roman"/>
        </w:rPr>
        <w:t xml:space="preserve"> 2008;</w:t>
      </w:r>
      <w:r w:rsidRPr="00C31D77">
        <w:rPr>
          <w:rFonts w:cs="Times New Roman"/>
          <w:b/>
          <w:bCs/>
        </w:rPr>
        <w:t>2</w:t>
      </w:r>
      <w:r w:rsidRPr="00C31D77">
        <w:rPr>
          <w:rFonts w:cs="Times New Roman"/>
        </w:rPr>
        <w:t>:265–275. https://doi.org/10.1038/ismej.2008.5</w:t>
      </w:r>
    </w:p>
    <w:p w14:paraId="36B83725" w14:textId="77777777" w:rsidR="00C31D77" w:rsidRPr="00C31D77" w:rsidRDefault="00C31D77" w:rsidP="00C31D77">
      <w:pPr>
        <w:pStyle w:val="Bibliography"/>
        <w:rPr>
          <w:rFonts w:cs="Times New Roman"/>
        </w:rPr>
      </w:pPr>
      <w:r w:rsidRPr="00C31D77">
        <w:rPr>
          <w:rFonts w:cs="Times New Roman"/>
        </w:rPr>
        <w:t xml:space="preserve">14. </w:t>
      </w:r>
      <w:r w:rsidRPr="00C31D77">
        <w:rPr>
          <w:rFonts w:cs="Times New Roman"/>
        </w:rPr>
        <w:tab/>
        <w:t xml:space="preserve">Fukuyama J et al. Comparisons of distance methods for combining covariates and abundances in microbiome studies. Biocomputing 2012. WORLD SCIENTIFIC, 2011, 213–224. </w:t>
      </w:r>
    </w:p>
    <w:p w14:paraId="54285929" w14:textId="77777777" w:rsidR="00C31D77" w:rsidRPr="00C31D77" w:rsidRDefault="00C31D77" w:rsidP="00C31D77">
      <w:pPr>
        <w:pStyle w:val="Bibliography"/>
        <w:rPr>
          <w:rFonts w:cs="Times New Roman"/>
        </w:rPr>
      </w:pPr>
      <w:r w:rsidRPr="00C31D77">
        <w:rPr>
          <w:rFonts w:cs="Times New Roman"/>
        </w:rPr>
        <w:lastRenderedPageBreak/>
        <w:t xml:space="preserve">15. </w:t>
      </w:r>
      <w:r w:rsidRPr="00C31D77">
        <w:rPr>
          <w:rFonts w:cs="Times New Roman"/>
        </w:rPr>
        <w:tab/>
        <w:t xml:space="preserve">McMurdie PJ, Holmes S. Waste Not, Want Not: Why Rarefying Microbiome Data Is Inadmissible. </w:t>
      </w:r>
      <w:r w:rsidRPr="00C31D77">
        <w:rPr>
          <w:rFonts w:cs="Times New Roman"/>
          <w:i/>
          <w:iCs/>
        </w:rPr>
        <w:t>PLOS Computational Biology</w:t>
      </w:r>
      <w:r w:rsidRPr="00C31D77">
        <w:rPr>
          <w:rFonts w:cs="Times New Roman"/>
        </w:rPr>
        <w:t xml:space="preserve"> 2014;</w:t>
      </w:r>
      <w:r w:rsidRPr="00C31D77">
        <w:rPr>
          <w:rFonts w:cs="Times New Roman"/>
          <w:b/>
          <w:bCs/>
        </w:rPr>
        <w:t>10</w:t>
      </w:r>
      <w:r w:rsidRPr="00C31D77">
        <w:rPr>
          <w:rFonts w:cs="Times New Roman"/>
        </w:rPr>
        <w:t>:e1003531. https://doi.org/10.1371/journal.pcbi.1003531</w:t>
      </w:r>
    </w:p>
    <w:p w14:paraId="2AF1681E" w14:textId="77777777" w:rsidR="00C31D77" w:rsidRPr="00C31D77" w:rsidRDefault="00C31D77" w:rsidP="00C31D77">
      <w:pPr>
        <w:pStyle w:val="Bibliography"/>
        <w:rPr>
          <w:rFonts w:cs="Times New Roman"/>
        </w:rPr>
      </w:pPr>
      <w:r w:rsidRPr="00C31D77">
        <w:rPr>
          <w:rFonts w:cs="Times New Roman"/>
        </w:rPr>
        <w:t xml:space="preserve">16. </w:t>
      </w:r>
      <w:r w:rsidRPr="00C31D77">
        <w:rPr>
          <w:rFonts w:cs="Times New Roman"/>
        </w:rPr>
        <w:tab/>
        <w:t xml:space="preserve">Schloss PD. Waste not, want not: revisiting the analysis that called into question the practice of rarefaction. </w:t>
      </w:r>
      <w:r w:rsidRPr="00C31D77">
        <w:rPr>
          <w:rFonts w:cs="Times New Roman"/>
          <w:i/>
          <w:iCs/>
        </w:rPr>
        <w:t>mSphere</w:t>
      </w:r>
      <w:r w:rsidRPr="00C31D77">
        <w:rPr>
          <w:rFonts w:cs="Times New Roman"/>
        </w:rPr>
        <w:t xml:space="preserve"> 2023;</w:t>
      </w:r>
      <w:r w:rsidRPr="00C31D77">
        <w:rPr>
          <w:rFonts w:cs="Times New Roman"/>
          <w:b/>
          <w:bCs/>
        </w:rPr>
        <w:t>9</w:t>
      </w:r>
      <w:r w:rsidRPr="00C31D77">
        <w:rPr>
          <w:rFonts w:cs="Times New Roman"/>
        </w:rPr>
        <w:t>:e00355-23. https://doi.org/10.1128/msphere.00355-23</w:t>
      </w:r>
    </w:p>
    <w:p w14:paraId="0A3401CC" w14:textId="77777777" w:rsidR="00C31D77" w:rsidRPr="00C31D77" w:rsidRDefault="00C31D77" w:rsidP="00C31D77">
      <w:pPr>
        <w:pStyle w:val="Bibliography"/>
        <w:rPr>
          <w:rFonts w:cs="Times New Roman"/>
        </w:rPr>
      </w:pPr>
      <w:r w:rsidRPr="00C31D77">
        <w:rPr>
          <w:rFonts w:cs="Times New Roman"/>
        </w:rPr>
        <w:t xml:space="preserve">17. </w:t>
      </w:r>
      <w:r w:rsidRPr="00C31D77">
        <w:rPr>
          <w:rFonts w:cs="Times New Roman"/>
        </w:rPr>
        <w:tab/>
        <w:t xml:space="preserve">Shapiro OH, Kushmaro A, Brenner A. Bacteriophage predation regulates microbial abundance and diversity in a full-scale bioreactor treating industrial wastewater. </w:t>
      </w:r>
      <w:r w:rsidRPr="00C31D77">
        <w:rPr>
          <w:rFonts w:cs="Times New Roman"/>
          <w:i/>
          <w:iCs/>
        </w:rPr>
        <w:t>The ISME Journal</w:t>
      </w:r>
      <w:r w:rsidRPr="00C31D77">
        <w:rPr>
          <w:rFonts w:cs="Times New Roman"/>
        </w:rPr>
        <w:t xml:space="preserve"> 2010;</w:t>
      </w:r>
      <w:r w:rsidRPr="00C31D77">
        <w:rPr>
          <w:rFonts w:cs="Times New Roman"/>
          <w:b/>
          <w:bCs/>
        </w:rPr>
        <w:t>4</w:t>
      </w:r>
      <w:r w:rsidRPr="00C31D77">
        <w:rPr>
          <w:rFonts w:cs="Times New Roman"/>
        </w:rPr>
        <w:t>:327–336. https://doi.org/10.1038/ismej.2009.118</w:t>
      </w:r>
    </w:p>
    <w:p w14:paraId="083599BF" w14:textId="77777777" w:rsidR="00C31D77" w:rsidRPr="00C31D77" w:rsidRDefault="00C31D77" w:rsidP="00C31D77">
      <w:pPr>
        <w:pStyle w:val="Bibliography"/>
        <w:rPr>
          <w:rFonts w:cs="Times New Roman"/>
        </w:rPr>
      </w:pPr>
      <w:r w:rsidRPr="00C31D77">
        <w:rPr>
          <w:rFonts w:cs="Times New Roman"/>
        </w:rPr>
        <w:t xml:space="preserve">18. </w:t>
      </w:r>
      <w:r w:rsidRPr="00C31D77">
        <w:rPr>
          <w:rFonts w:cs="Times New Roman"/>
        </w:rPr>
        <w:tab/>
        <w:t xml:space="preserve">Wagner S et al. Absolute abundance calculation enhances the significance of microbiome data in antibiotic treatment studies. </w:t>
      </w:r>
      <w:r w:rsidRPr="00C31D77">
        <w:rPr>
          <w:rFonts w:cs="Times New Roman"/>
          <w:i/>
          <w:iCs/>
        </w:rPr>
        <w:t>Front Microbiol</w:t>
      </w:r>
      <w:r w:rsidRPr="00C31D77">
        <w:rPr>
          <w:rFonts w:cs="Times New Roman"/>
        </w:rPr>
        <w:t xml:space="preserve"> 2025;</w:t>
      </w:r>
      <w:r w:rsidRPr="00C31D77">
        <w:rPr>
          <w:rFonts w:cs="Times New Roman"/>
          <w:b/>
          <w:bCs/>
        </w:rPr>
        <w:t>16</w:t>
      </w:r>
      <w:r w:rsidRPr="00C31D77">
        <w:rPr>
          <w:rFonts w:cs="Times New Roman"/>
        </w:rPr>
        <w:t>. https://doi.org/10.3389/fmicb.2025.1481197</w:t>
      </w:r>
    </w:p>
    <w:p w14:paraId="0B57F56E" w14:textId="77777777" w:rsidR="00C31D77" w:rsidRPr="00C31D77" w:rsidRDefault="00C31D77" w:rsidP="00C31D77">
      <w:pPr>
        <w:pStyle w:val="Bibliography"/>
        <w:rPr>
          <w:rFonts w:cs="Times New Roman"/>
        </w:rPr>
      </w:pPr>
      <w:r w:rsidRPr="00C31D77">
        <w:rPr>
          <w:rFonts w:cs="Times New Roman"/>
        </w:rPr>
        <w:t xml:space="preserve">19. </w:t>
      </w:r>
      <w:r w:rsidRPr="00C31D77">
        <w:rPr>
          <w:rFonts w:cs="Times New Roman"/>
        </w:rPr>
        <w:tab/>
        <w:t xml:space="preserve">Kers JG, Saccenti E. The Power of Microbiome Studies: Some Considerations on Which Alpha and Beta Metrics to Use and How to Report Results. </w:t>
      </w:r>
      <w:r w:rsidRPr="00C31D77">
        <w:rPr>
          <w:rFonts w:cs="Times New Roman"/>
          <w:i/>
          <w:iCs/>
        </w:rPr>
        <w:t>Front Microbiol</w:t>
      </w:r>
      <w:r w:rsidRPr="00C31D77">
        <w:rPr>
          <w:rFonts w:cs="Times New Roman"/>
        </w:rPr>
        <w:t xml:space="preserve"> 2022;</w:t>
      </w:r>
      <w:r w:rsidRPr="00C31D77">
        <w:rPr>
          <w:rFonts w:cs="Times New Roman"/>
          <w:b/>
          <w:bCs/>
        </w:rPr>
        <w:t>12</w:t>
      </w:r>
      <w:r w:rsidRPr="00C31D77">
        <w:rPr>
          <w:rFonts w:cs="Times New Roman"/>
        </w:rPr>
        <w:t>. https://doi.org/10.3389/fmicb.2021.796025</w:t>
      </w:r>
    </w:p>
    <w:p w14:paraId="1505FB22" w14:textId="486F238C" w:rsidR="00E67659" w:rsidRPr="0007048F" w:rsidRDefault="008D202E" w:rsidP="00C31D77">
      <w:pPr>
        <w:pStyle w:val="Bibliography"/>
      </w:pPr>
      <w:r>
        <w:fldChar w:fldCharType="end"/>
      </w:r>
    </w:p>
    <w:sectPr w:rsidR="00E67659" w:rsidRPr="0007048F" w:rsidSect="00AE18EA">
      <w:footerReference w:type="even" r:id="rId12"/>
      <w:footerReference w:type="default" r:id="rId1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2DDF1" w14:textId="77777777" w:rsidR="00D554C0" w:rsidRDefault="00D554C0" w:rsidP="00AE18EA">
      <w:pPr>
        <w:spacing w:after="0" w:line="240" w:lineRule="auto"/>
      </w:pPr>
      <w:r>
        <w:separator/>
      </w:r>
    </w:p>
  </w:endnote>
  <w:endnote w:type="continuationSeparator" w:id="0">
    <w:p w14:paraId="78746F88" w14:textId="77777777" w:rsidR="00D554C0" w:rsidRDefault="00D554C0"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585CCD" w14:textId="77777777" w:rsidR="00D554C0" w:rsidRDefault="00D554C0" w:rsidP="00AE18EA">
      <w:pPr>
        <w:spacing w:after="0" w:line="240" w:lineRule="auto"/>
      </w:pPr>
      <w:r>
        <w:separator/>
      </w:r>
    </w:p>
  </w:footnote>
  <w:footnote w:type="continuationSeparator" w:id="0">
    <w:p w14:paraId="208489B4" w14:textId="77777777" w:rsidR="00D554C0" w:rsidRDefault="00D554C0"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42DC3"/>
    <w:rsid w:val="0007048F"/>
    <w:rsid w:val="000E114E"/>
    <w:rsid w:val="000F0D90"/>
    <w:rsid w:val="00161013"/>
    <w:rsid w:val="001839A8"/>
    <w:rsid w:val="001B5344"/>
    <w:rsid w:val="002D2CA2"/>
    <w:rsid w:val="00300B7E"/>
    <w:rsid w:val="00327654"/>
    <w:rsid w:val="003641B9"/>
    <w:rsid w:val="003B0D07"/>
    <w:rsid w:val="003E5D44"/>
    <w:rsid w:val="004037DA"/>
    <w:rsid w:val="004414CC"/>
    <w:rsid w:val="0046418C"/>
    <w:rsid w:val="00496696"/>
    <w:rsid w:val="00533D53"/>
    <w:rsid w:val="00536AE4"/>
    <w:rsid w:val="00596044"/>
    <w:rsid w:val="005B11F1"/>
    <w:rsid w:val="00604558"/>
    <w:rsid w:val="00611B23"/>
    <w:rsid w:val="00686055"/>
    <w:rsid w:val="00693D9A"/>
    <w:rsid w:val="006B42C1"/>
    <w:rsid w:val="006B7ABE"/>
    <w:rsid w:val="006D2645"/>
    <w:rsid w:val="008202AF"/>
    <w:rsid w:val="008729F6"/>
    <w:rsid w:val="008830B0"/>
    <w:rsid w:val="008A0D17"/>
    <w:rsid w:val="008C2426"/>
    <w:rsid w:val="008D202E"/>
    <w:rsid w:val="009338FB"/>
    <w:rsid w:val="009C4CF7"/>
    <w:rsid w:val="00A47762"/>
    <w:rsid w:val="00A65FCE"/>
    <w:rsid w:val="00AA63C5"/>
    <w:rsid w:val="00AB216F"/>
    <w:rsid w:val="00AE18EA"/>
    <w:rsid w:val="00B172D4"/>
    <w:rsid w:val="00B54AFC"/>
    <w:rsid w:val="00B64A34"/>
    <w:rsid w:val="00B838FA"/>
    <w:rsid w:val="00BB3B64"/>
    <w:rsid w:val="00BB7799"/>
    <w:rsid w:val="00C31D77"/>
    <w:rsid w:val="00C35DC4"/>
    <w:rsid w:val="00C82EF0"/>
    <w:rsid w:val="00CB1466"/>
    <w:rsid w:val="00CC3C53"/>
    <w:rsid w:val="00CE2ACD"/>
    <w:rsid w:val="00D554C0"/>
    <w:rsid w:val="00D6699E"/>
    <w:rsid w:val="00D73FD0"/>
    <w:rsid w:val="00E13411"/>
    <w:rsid w:val="00E30A58"/>
    <w:rsid w:val="00E32F80"/>
    <w:rsid w:val="00E67659"/>
    <w:rsid w:val="00EF1BA1"/>
    <w:rsid w:val="00F106B6"/>
    <w:rsid w:val="00F81530"/>
    <w:rsid w:val="00F86279"/>
    <w:rsid w:val="00FA3797"/>
    <w:rsid w:val="00FA6FED"/>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D9A"/>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13</Pages>
  <Words>21259</Words>
  <Characters>121180</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Augustus Raymond Pendleton</cp:lastModifiedBy>
  <cp:revision>26</cp:revision>
  <dcterms:created xsi:type="dcterms:W3CDTF">2025-09-25T13:30:00Z</dcterms:created>
  <dcterms:modified xsi:type="dcterms:W3CDTF">2025-09-29T16:34:00Z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id="vq526kC4"/&gt;&lt;style id="http://www.zotero.org/styles/the-isme-journal" hasBibliography="1" bibliographyStyleHasBeenSet="1"/&gt;&lt;prefs&gt;&lt;pref name="fieldType" value="Field"/&gt;&lt;/prefs&gt;&lt;/data&gt;</vt:lpwstr>
  </property>
</Properties>
</file>