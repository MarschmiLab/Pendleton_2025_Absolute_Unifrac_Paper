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68B5D207" w:rsidR="0007048F" w:rsidRPr="000F0D90" w:rsidRDefault="0007048F">
      <w:pPr>
        <w:spacing w:line="240" w:lineRule="auto"/>
        <w:rPr>
          <w:b/>
          <w:bCs/>
          <w:rPrChange w:id="0" w:author="Augustus Raymond Pendleton" w:date="2025-09-29T12:04:00Z" w16du:dateUtc="2025-09-29T16:04:00Z">
            <w:rPr/>
          </w:rPrChange>
        </w:rPr>
        <w:pPrChange w:id="1" w:author="Augustus Raymond Pendleton" w:date="2025-10-29T10:51:00Z" w16du:dateUtc="2025-10-29T14:51:00Z">
          <w:pPr/>
        </w:pPrChange>
      </w:pPr>
      <w:bookmarkStart w:id="2" w:name="X61920d043a979f98ebd741c77f7cdf38bae6db9"/>
      <w:r w:rsidRPr="000F0D90">
        <w:rPr>
          <w:b/>
          <w:bCs/>
          <w:rPrChange w:id="3" w:author="Augustus Raymond Pendleton" w:date="2025-09-29T12:04:00Z" w16du:dateUtc="2025-09-29T16:04:00Z">
            <w:rPr/>
          </w:rPrChange>
        </w:rPr>
        <w:t>Interpreting UniFrac with Absolute Abundance: A Conceptual and Practical Guide</w:t>
      </w:r>
    </w:p>
    <w:p w14:paraId="2E7AB754" w14:textId="77777777" w:rsidR="0007048F" w:rsidRPr="0007048F" w:rsidRDefault="0007048F">
      <w:pPr>
        <w:spacing w:line="240" w:lineRule="auto"/>
        <w:pPrChange w:id="4" w:author="Augustus Raymond Pendleton" w:date="2025-10-29T10:51:00Z" w16du:dateUtc="2025-10-29T14:51:00Z">
          <w:pPr/>
        </w:pPrChange>
      </w:pPr>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pPr>
        <w:spacing w:line="240" w:lineRule="auto"/>
        <w:pPrChange w:id="5" w:author="Augustus Raymond Pendleton" w:date="2025-10-29T10:51:00Z" w16du:dateUtc="2025-10-29T14:51:00Z">
          <w:pPr/>
        </w:pPrChange>
      </w:pPr>
      <w:r w:rsidRPr="0007048F">
        <w:rPr>
          <w:vertAlign w:val="superscript"/>
        </w:rPr>
        <w:t>1</w:t>
      </w:r>
      <w:r w:rsidRPr="0007048F">
        <w:t>Department of Microbiology, Cornell University, 123 Wing Dr, Ithaca, NY 14850, USA</w:t>
      </w:r>
    </w:p>
    <w:p w14:paraId="5AA09167" w14:textId="3F44C2AE" w:rsidR="0007048F" w:rsidRPr="0007048F" w:rsidRDefault="0007048F">
      <w:pPr>
        <w:spacing w:line="240" w:lineRule="auto"/>
        <w:pPrChange w:id="6" w:author="Augustus Raymond Pendleton" w:date="2025-10-29T10:51:00Z" w16du:dateUtc="2025-10-29T14:51:00Z">
          <w:pPr/>
        </w:pPrChange>
      </w:pPr>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pPr>
        <w:spacing w:line="240" w:lineRule="auto"/>
        <w:pPrChange w:id="7" w:author="Augustus Raymond Pendleton" w:date="2025-10-29T10:51:00Z" w16du:dateUtc="2025-10-29T14:51:00Z">
          <w:pPr/>
        </w:pPrChange>
      </w:pPr>
      <w:r w:rsidRPr="0007048F">
        <w:rPr>
          <w:b/>
          <w:bCs/>
        </w:rPr>
        <w:t>Author Contribution Statement:</w:t>
      </w:r>
      <w:r w:rsidRPr="0007048F">
        <w:t xml:space="preserve"> Both authors contributed equally to the manuscript.</w:t>
      </w:r>
    </w:p>
    <w:p w14:paraId="09A29008" w14:textId="07F5361C" w:rsidR="0007048F" w:rsidRPr="00496696" w:rsidRDefault="0007048F">
      <w:pPr>
        <w:spacing w:line="240" w:lineRule="auto"/>
        <w:rPr>
          <w:rFonts w:cs="Times New Roman"/>
        </w:rPr>
        <w:pPrChange w:id="8" w:author="Augustus Raymond Pendleton" w:date="2025-10-29T10:51:00Z" w16du:dateUtc="2025-10-29T14:51:00Z">
          <w:pPr/>
        </w:pPrChange>
      </w:pPr>
      <w:r w:rsidRPr="0007048F">
        <w:rPr>
          <w:b/>
          <w:bCs/>
        </w:rPr>
        <w:t>Preprint servers:</w:t>
      </w:r>
      <w:r w:rsidRPr="0007048F">
        <w:t xml:space="preserve"> This article was submitted to </w:t>
      </w:r>
      <w:r w:rsidRPr="0007048F">
        <w:rPr>
          <w:i/>
          <w:iCs/>
        </w:rPr>
        <w:t>bioRxiv</w:t>
      </w:r>
      <w:r w:rsidRPr="0007048F">
        <w:t xml:space="preserve"> (doi</w:t>
      </w:r>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pPr>
        <w:spacing w:line="240" w:lineRule="auto"/>
        <w:pPrChange w:id="9" w:author="Augustus Raymond Pendleton" w:date="2025-10-29T10:51:00Z" w16du:dateUtc="2025-10-29T14:51:00Z">
          <w:pPr/>
        </w:pPrChange>
      </w:pPr>
      <w:r w:rsidRPr="0007048F">
        <w:rPr>
          <w:b/>
          <w:bCs/>
        </w:rPr>
        <w:t>Keywords:</w:t>
      </w:r>
      <w:r w:rsidRPr="0007048F">
        <w:t xml:space="preserve"> Microbial Ecology - Beta Diversity - Absolute Abundance - Bioinformatics - UniFrac</w:t>
      </w:r>
    </w:p>
    <w:p w14:paraId="04226092" w14:textId="38846CCA" w:rsidR="0007048F" w:rsidRPr="0007048F" w:rsidRDefault="0007048F">
      <w:pPr>
        <w:spacing w:line="240" w:lineRule="auto"/>
        <w:pPrChange w:id="10" w:author="Augustus Raymond Pendleton" w:date="2025-10-29T10:51:00Z" w16du:dateUtc="2025-10-29T14:51:00Z">
          <w:pPr/>
        </w:pPrChange>
      </w:pPr>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r w:rsidRPr="0007048F">
        <w:rPr>
          <w:rStyle w:val="VerbatimChar"/>
          <w:rFonts w:ascii="Times New Roman" w:hAnsi="Times New Roman" w:cs="Times New Roman"/>
          <w:sz w:val="24"/>
        </w:rPr>
        <w:t>renv</w:t>
      </w:r>
      <w:r w:rsidRPr="0007048F">
        <w:t xml:space="preserve"> environment. All packages used for analysis are listed in Table S1.</w:t>
      </w:r>
    </w:p>
    <w:p w14:paraId="35DF76EA" w14:textId="77777777" w:rsidR="0007048F" w:rsidRPr="0007048F" w:rsidRDefault="0007048F">
      <w:pPr>
        <w:spacing w:line="240" w:lineRule="auto"/>
        <w:pPrChange w:id="11" w:author="Augustus Raymond Pendleton" w:date="2025-10-29T10:51:00Z" w16du:dateUtc="2025-10-29T14:51:00Z">
          <w:pPr/>
        </w:pPrChange>
      </w:pPr>
      <w:r w:rsidRPr="0007048F">
        <w:br w:type="page"/>
      </w:r>
    </w:p>
    <w:p w14:paraId="58E1B97C" w14:textId="77777777" w:rsidR="0007048F" w:rsidRPr="00496696" w:rsidRDefault="0007048F">
      <w:pPr>
        <w:spacing w:line="240" w:lineRule="auto"/>
        <w:rPr>
          <w:b/>
          <w:bCs/>
        </w:rPr>
        <w:pPrChange w:id="12" w:author="Augustus Raymond Pendleton" w:date="2025-10-29T10:51:00Z" w16du:dateUtc="2025-10-29T14:51:00Z">
          <w:pPr/>
        </w:pPrChange>
      </w:pPr>
      <w:bookmarkStart w:id="13" w:name="abstract"/>
      <w:r w:rsidRPr="00496696">
        <w:rPr>
          <w:b/>
          <w:bCs/>
        </w:rPr>
        <w:lastRenderedPageBreak/>
        <w:t>Abstract</w:t>
      </w:r>
    </w:p>
    <w:p w14:paraId="6695B903" w14:textId="4074B257" w:rsidR="0007048F" w:rsidRPr="00533D53" w:rsidDel="001B3C95" w:rsidRDefault="0007048F">
      <w:pPr>
        <w:spacing w:line="240" w:lineRule="auto"/>
        <w:rPr>
          <w:del w:id="14" w:author="Augustus Raymond Pendleton" w:date="2025-10-28T10:08:00Z" w16du:dateUtc="2025-10-28T14:08:00Z"/>
        </w:rPr>
        <w:pPrChange w:id="15" w:author="Augustus Raymond Pendleton" w:date="2025-10-29T10:51:00Z" w16du:dateUtc="2025-10-29T14:51:00Z">
          <w:pPr/>
        </w:pPrChange>
      </w:pPr>
      <w:del w:id="16" w:author="Augustus Raymond Pendleton" w:date="2025-10-28T09:59:00Z" w16du:dateUtc="2025-10-28T13:59:00Z">
        <w:r w:rsidRPr="0007048F" w:rsidDel="001B3C95">
          <w:delText xml:space="preserve">Microbial ecologists routinely use </w:delText>
        </w:r>
      </w:del>
      <m:oMath>
        <m:r>
          <w:rPr>
            <w:rFonts w:ascii="Cambria Math" w:hAnsi="Cambria Math"/>
          </w:rPr>
          <m:t>β</m:t>
        </m:r>
      </m:oMath>
      <w:r w:rsidRPr="0007048F">
        <w:t>-diversity</w:t>
      </w:r>
      <w:ins w:id="17" w:author="Augustus Raymond Pendleton" w:date="2025-10-28T09:59:00Z" w16du:dateUtc="2025-10-28T13:59:00Z">
        <w:r w:rsidR="001B3C95">
          <w:t xml:space="preserve"> is central to microbial ecology, yet commonly used metrics over</w:t>
        </w:r>
      </w:ins>
      <w:ins w:id="18" w:author="Augustus Raymond Pendleton" w:date="2025-10-28T10:00:00Z" w16du:dateUtc="2025-10-28T14:00:00Z">
        <w:r w:rsidR="001B3C95">
          <w:t>look changes in microbial load, limiting their ability to detect ecologically meaningful shifts.</w:t>
        </w:r>
      </w:ins>
      <w:del w:id="19" w:author="Augustus Raymond Pendleton" w:date="2025-10-28T10:00:00Z" w16du:dateUtc="2025-10-28T14:00:00Z">
        <w:r w:rsidRPr="0007048F" w:rsidDel="001B3C95">
          <w:delText xml:space="preserve"> metrics to compare communities, yet these metrics vary in the ecological dimensions they capture.</w:delText>
        </w:r>
      </w:del>
      <w:r w:rsidRPr="0007048F">
        <w:t xml:space="preserve"> Popular for incorporating phylogenetic relationships, UniFrac distances </w:t>
      </w:r>
      <w:ins w:id="20" w:author="Augustus Raymond Pendleton" w:date="2025-10-28T10:00:00Z" w16du:dateUtc="2025-10-28T14:00:00Z">
        <w:r w:rsidR="001B3C95">
          <w:t xml:space="preserve">currently </w:t>
        </w:r>
      </w:ins>
      <w:r w:rsidRPr="0007048F">
        <w:t>default to relative abundance</w:t>
      </w:r>
      <w:ins w:id="21" w:author="Augustus Raymond Pendleton" w:date="2025-10-28T10:00:00Z" w16du:dateUtc="2025-10-28T14:00:00Z">
        <w:r w:rsidR="001B3C95">
          <w:t xml:space="preserve"> and therefore omit</w:t>
        </w:r>
      </w:ins>
      <w:del w:id="22" w:author="Augustus Raymond Pendleton" w:date="2025-10-28T10:00:00Z" w16du:dateUtc="2025-10-28T14:00:00Z">
        <w:r w:rsidRPr="0007048F" w:rsidDel="001B3C95">
          <w:delText>, omitting</w:delText>
        </w:r>
      </w:del>
      <w:r w:rsidRPr="0007048F">
        <w:t xml:space="preserve"> important variation in microbial </w:t>
      </w:r>
      <w:del w:id="23" w:author="Augustus Raymond Pendleton" w:date="2025-10-28T10:00:00Z" w16du:dateUtc="2025-10-28T14:00:00Z">
        <w:r w:rsidRPr="0007048F" w:rsidDel="001B3C95">
          <w:delText>load</w:delText>
        </w:r>
      </w:del>
      <w:ins w:id="24" w:author="Augustus Raymond Pendleton" w:date="2025-10-28T10:00:00Z" w16du:dateUtc="2025-10-28T14:00:00Z">
        <w:r w:rsidR="001B3C95">
          <w:t>abundances</w:t>
        </w:r>
      </w:ins>
      <w:r w:rsidRPr="0007048F">
        <w:t xml:space="preserve">. As </w:t>
      </w:r>
      <w:del w:id="25" w:author="Augustus Raymond Pendleton" w:date="2025-10-29T15:14:00Z" w16du:dateUtc="2025-10-29T19:14:00Z">
        <w:r w:rsidRPr="0007048F" w:rsidDel="00EE4F86">
          <w:delText xml:space="preserve">methods for </w:delText>
        </w:r>
      </w:del>
      <w:ins w:id="26" w:author="Augustus Raymond Pendleton" w:date="2025-10-28T10:00:00Z" w16du:dateUtc="2025-10-28T14:00:00Z">
        <w:r w:rsidR="001B3C95">
          <w:t>quantifyi</w:t>
        </w:r>
      </w:ins>
      <w:ins w:id="27" w:author="Augustus Raymond Pendleton" w:date="2025-10-28T10:01:00Z" w16du:dateUtc="2025-10-28T14:01:00Z">
        <w:r w:rsidR="001B3C95">
          <w:t>ng</w:t>
        </w:r>
      </w:ins>
      <w:del w:id="28" w:author="Augustus Raymond Pendleton" w:date="2025-10-28T10:01:00Z" w16du:dateUtc="2025-10-28T14:01:00Z">
        <w:r w:rsidRPr="0007048F" w:rsidDel="001B3C95">
          <w:delText>estimating</w:delText>
        </w:r>
      </w:del>
      <w:r w:rsidRPr="0007048F">
        <w:t xml:space="preserve"> absolute abundance</w:t>
      </w:r>
      <w:ins w:id="29" w:author="Augustus Raymond Pendleton" w:date="2025-10-28T10:01:00Z" w16du:dateUtc="2025-10-28T14:01:00Z">
        <w:r w:rsidR="001B3C95">
          <w:t xml:space="preserve"> become</w:t>
        </w:r>
      </w:ins>
      <w:ins w:id="30" w:author="Augustus Raymond Pendleton" w:date="2025-10-29T15:14:00Z" w16du:dateUtc="2025-10-29T19:14:00Z">
        <w:r w:rsidR="00EE4F86">
          <w:t>s</w:t>
        </w:r>
      </w:ins>
      <w:ins w:id="31" w:author="Augustus Raymond Pendleton" w:date="2025-10-28T10:01:00Z" w16du:dateUtc="2025-10-28T14:01:00Z">
        <w:r w:rsidR="001B3C95">
          <w:t xml:space="preserve"> more accessible, integrating</w:t>
        </w:r>
      </w:ins>
      <w:del w:id="32" w:author="Augustus Raymond Pendleton" w:date="2025-10-28T10:01:00Z" w16du:dateUtc="2025-10-28T14:01:00Z">
        <w:r w:rsidRPr="0007048F" w:rsidDel="001B3C95">
          <w:delText xml:space="preserve"> gain traction, incorporating</w:delText>
        </w:r>
      </w:del>
      <w:r w:rsidRPr="0007048F">
        <w:t xml:space="preserve"> this information into </w:t>
      </w:r>
      <m:oMath>
        <m:r>
          <w:rPr>
            <w:rFonts w:ascii="Cambria Math" w:hAnsi="Cambria Math"/>
          </w:rPr>
          <m:t>β</m:t>
        </m:r>
      </m:oMath>
      <w:r w:rsidRPr="0007048F">
        <w:t xml:space="preserve">-diversity analyses </w:t>
      </w:r>
      <w:ins w:id="33" w:author="Augustus Raymond Pendleton" w:date="2025-10-29T15:14:00Z" w16du:dateUtc="2025-10-29T19:14:00Z">
        <w:r w:rsidR="00EE4F86">
          <w:t>is</w:t>
        </w:r>
      </w:ins>
      <w:del w:id="34" w:author="Augustus Raymond Pendleton" w:date="2025-10-29T15:14:00Z" w16du:dateUtc="2025-10-29T19:14:00Z">
        <w:r w:rsidRPr="0007048F" w:rsidDel="00EE4F86">
          <w:delText>becomes</w:delText>
        </w:r>
      </w:del>
      <w:r w:rsidRPr="0007048F">
        <w:t xml:space="preserve"> essential. Here, we </w:t>
      </w:r>
      <w:ins w:id="35" w:author="Augustus Raymond Pendleton" w:date="2025-10-28T10:01:00Z" w16du:dateUtc="2025-10-28T14:01:00Z">
        <w:r w:rsidR="001B3C95">
          <w:t>introduce</w:t>
        </w:r>
      </w:ins>
      <w:del w:id="36" w:author="Augustus Raymond Pendleton" w:date="2025-10-28T10:01:00Z" w16du:dateUtc="2025-10-28T14:01:00Z">
        <w:r w:rsidRPr="0007048F" w:rsidDel="001B3C95">
          <w:delText>present</w:delText>
        </w:r>
      </w:del>
      <w:r w:rsidRPr="0007048F">
        <w:t xml:space="preserve"> </w:t>
      </w:r>
      <w:r w:rsidRPr="0007048F">
        <w:rPr>
          <w:i/>
          <w:iCs/>
        </w:rPr>
        <w:t>Absolute UniFrac</w:t>
      </w:r>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a variant of Weighted UniFrac that</w:t>
      </w:r>
      <w:ins w:id="37" w:author="Augustus Raymond Pendleton" w:date="2025-10-28T10:01:00Z" w16du:dateUtc="2025-10-28T14:01:00Z">
        <w:r w:rsidR="001B3C95">
          <w:t xml:space="preserve"> incorporates</w:t>
        </w:r>
      </w:ins>
      <w:del w:id="38" w:author="Augustus Raymond Pendleton" w:date="2025-10-28T10:01:00Z" w16du:dateUtc="2025-10-28T14:01:00Z">
        <w:r w:rsidRPr="0007048F" w:rsidDel="001B3C95">
          <w:delText xml:space="preserve"> uses</w:delText>
        </w:r>
      </w:del>
      <w:r w:rsidRPr="0007048F">
        <w:t xml:space="preserve"> absolute abundances. </w:t>
      </w:r>
      <w:ins w:id="39" w:author="Augustus Raymond Pendleton" w:date="2025-10-28T10:02:00Z" w16du:dateUtc="2025-10-28T14:02:00Z">
        <w:r w:rsidR="001B3C95">
          <w:t>Using</w:t>
        </w:r>
      </w:ins>
      <w:del w:id="40" w:author="Augustus Raymond Pendleton" w:date="2025-10-28T10:02:00Z" w16du:dateUtc="2025-10-28T14:02:00Z">
        <w:r w:rsidRPr="0007048F" w:rsidDel="001B3C95">
          <w:delText>Through</w:delText>
        </w:r>
      </w:del>
      <w:r w:rsidRPr="0007048F">
        <w:t xml:space="preserve"> simulations and a </w:t>
      </w:r>
      <w:ins w:id="41" w:author="Augustus Raymond Pendleton" w:date="2025-09-29T09:10:00Z" w16du:dateUtc="2025-09-29T13:10:00Z">
        <w:r w:rsidR="008A0D17">
          <w:t xml:space="preserve">reanalysis of four 16S </w:t>
        </w:r>
      </w:ins>
      <w:ins w:id="42" w:author="Augustus Raymond Pendleton" w:date="2025-10-28T10:01:00Z" w16du:dateUtc="2025-10-28T14:01:00Z">
        <w:r w:rsidR="001B3C95">
          <w:t>r</w:t>
        </w:r>
      </w:ins>
      <w:ins w:id="43" w:author="Augustus Raymond Pendleton" w:date="2025-10-28T10:02:00Z" w16du:dateUtc="2025-10-28T14:02:00Z">
        <w:r w:rsidR="001B3C95">
          <w:t>R</w:t>
        </w:r>
      </w:ins>
      <w:ins w:id="44" w:author="Augustus Raymond Pendleton" w:date="2025-10-28T10:01:00Z" w16du:dateUtc="2025-10-28T14:01:00Z">
        <w:r w:rsidR="001B3C95">
          <w:t xml:space="preserve">NA </w:t>
        </w:r>
      </w:ins>
      <w:ins w:id="45" w:author="Augustus Raymond Pendleton" w:date="2025-09-29T09:10:00Z" w16du:dateUtc="2025-09-29T13:10:00Z">
        <w:r w:rsidR="008A0D17">
          <w:t>metabarcoding datasets (from</w:t>
        </w:r>
      </w:ins>
      <w:ins w:id="46" w:author="Augustus Raymond Pendleton" w:date="2025-09-29T09:11:00Z" w16du:dateUtc="2025-09-29T13:11:00Z">
        <w:r w:rsidR="008A0D17">
          <w:t xml:space="preserve"> </w:t>
        </w:r>
      </w:ins>
      <w:ins w:id="47" w:author="Augustus Raymond Pendleton" w:date="2025-09-29T12:05:00Z" w16du:dateUtc="2025-09-29T16:05:00Z">
        <w:r w:rsidR="000F0D90">
          <w:t xml:space="preserve">a </w:t>
        </w:r>
      </w:ins>
      <w:ins w:id="48" w:author="Augustus Raymond Pendleton" w:date="2025-09-29T09:10:00Z" w16du:dateUtc="2025-09-29T13:10:00Z">
        <w:r w:rsidR="008A0D17">
          <w:t xml:space="preserve">nuclear reactor cooling </w:t>
        </w:r>
      </w:ins>
      <w:ins w:id="49" w:author="Augustus Raymond Pendleton" w:date="2025-09-29T09:11:00Z" w16du:dateUtc="2025-09-29T13:11:00Z">
        <w:r w:rsidR="008A0D17">
          <w:t>tank</w:t>
        </w:r>
      </w:ins>
      <w:ins w:id="50" w:author="Augustus Raymond Pendleton" w:date="2025-09-29T09:10:00Z" w16du:dateUtc="2025-09-29T13:10:00Z">
        <w:r w:rsidR="008A0D17">
          <w:t xml:space="preserve">, </w:t>
        </w:r>
      </w:ins>
      <w:ins w:id="51" w:author="Augustus Raymond Pendleton" w:date="2025-09-29T12:05:00Z" w16du:dateUtc="2025-09-29T16:05:00Z">
        <w:r w:rsidR="000F0D90">
          <w:t xml:space="preserve">the </w:t>
        </w:r>
      </w:ins>
      <w:ins w:id="52" w:author="Augustus Raymond Pendleton" w:date="2025-09-29T09:11:00Z" w16du:dateUtc="2025-09-29T13:11:00Z">
        <w:r w:rsidR="008A0D17">
          <w:t>mouse gut, a freshwater lake, and the peanut rhizospere),</w:t>
        </w:r>
      </w:ins>
      <w:del w:id="53" w:author="Augustus Raymond Pendleton" w:date="2025-09-29T09:11:00Z" w16du:dateUtc="2025-09-29T13:11:00Z">
        <w:r w:rsidRPr="0007048F" w:rsidDel="008A0D17">
          <w:delText>freshwater case study,</w:delText>
        </w:r>
      </w:del>
      <w:r w:rsidRPr="0007048F">
        <w:t xml:space="preserve"> we </w:t>
      </w:r>
      <w:ins w:id="54" w:author="Augustus Raymond Pendleton" w:date="2025-09-29T09:12:00Z" w16du:dateUtc="2025-09-29T13:12:00Z">
        <w:r w:rsidR="008A0D17">
          <w:t xml:space="preserve">demonstrate </w:t>
        </w:r>
      </w:ins>
      <w:ins w:id="55" w:author="Augustus Raymond Pendleton" w:date="2025-10-28T10:03:00Z" w16du:dateUtc="2025-10-28T14:03:00Z">
        <w:r w:rsidR="001B3C95">
          <w:t>that</w:t>
        </w:r>
      </w:ins>
      <w:ins w:id="56" w:author="Augustus Raymond Pendleton" w:date="2025-09-29T09:12:00Z" w16du:dateUtc="2025-09-29T13:12:00Z">
        <w:r w:rsidR="00533D53">
          <w:t xml:space="preserve"> </w:t>
        </w:r>
      </w:ins>
      <w:del w:id="57" w:author="Augustus Raymond Pendleton" w:date="2025-09-29T09:12:00Z" w16du:dateUtc="2025-09-29T13:12:00Z">
        <w:r w:rsidRPr="0007048F" w:rsidDel="00533D53">
          <w:delText xml:space="preserve">show that </w:delText>
        </w:r>
      </w:del>
      <w:r w:rsidRPr="0007048F">
        <w:t xml:space="preserve">Absolute UniFrac </w:t>
      </w:r>
      <w:ins w:id="58" w:author="Augustus Raymond Pendleton" w:date="2025-10-28T10:03:00Z" w16du:dateUtc="2025-10-28T14:03:00Z">
        <w:r w:rsidR="001B3C95">
          <w:t>captures</w:t>
        </w:r>
      </w:ins>
      <w:del w:id="59" w:author="Augustus Raymond Pendleton" w:date="2025-09-29T09:12:00Z" w16du:dateUtc="2025-09-29T13:12:00Z">
        <w:r w:rsidRPr="0007048F" w:rsidDel="00533D53">
          <w:delText>captur</w:delText>
        </w:r>
      </w:del>
      <w:del w:id="60" w:author="Augustus Raymond Pendleton" w:date="2025-10-28T10:03:00Z" w16du:dateUtc="2025-10-28T14:03:00Z">
        <w:r w:rsidRPr="0007048F" w:rsidDel="001B3C95">
          <w:delText>es</w:delText>
        </w:r>
      </w:del>
      <w:del w:id="61" w:author="Augustus Raymond Pendleton" w:date="2025-09-29T09:12:00Z" w16du:dateUtc="2025-09-29T13:12:00Z">
        <w:r w:rsidRPr="0007048F" w:rsidDel="00533D53">
          <w:delText xml:space="preserve"> both</w:delText>
        </w:r>
      </w:del>
      <w:r w:rsidRPr="0007048F">
        <w:t xml:space="preserve"> microbial load</w:t>
      </w:r>
      <w:ins w:id="62" w:author="Augustus Raymond Pendleton" w:date="2025-10-28T10:04:00Z" w16du:dateUtc="2025-10-28T14:04:00Z">
        <w:r w:rsidR="001B3C95">
          <w:t>, composition,</w:t>
        </w:r>
      </w:ins>
      <w:r w:rsidRPr="0007048F">
        <w:t xml:space="preserve"> and phylogenetic relationship</w:t>
      </w:r>
      <w:del w:id="63" w:author="Augustus Raymond Pendleton" w:date="2025-10-28T10:04:00Z" w16du:dateUtc="2025-10-28T14:04:00Z">
        <w:r w:rsidRPr="0007048F" w:rsidDel="001B3C95">
          <w:delText>s</w:delText>
        </w:r>
      </w:del>
      <w:ins w:id="64" w:author="Augustus Raymond Pendleton" w:date="2025-09-29T09:12:00Z" w16du:dateUtc="2025-09-29T13:12:00Z">
        <w:r w:rsidR="00533D53">
          <w:t>s. While this can</w:t>
        </w:r>
      </w:ins>
      <w:del w:id="65" w:author="Augustus Raymond Pendleton" w:date="2025-09-29T09:12:00Z" w16du:dateUtc="2025-09-29T13:12:00Z">
        <w:r w:rsidRPr="0007048F" w:rsidDel="00533D53">
          <w:delText>,</w:delText>
        </w:r>
      </w:del>
      <w:r w:rsidRPr="0007048F">
        <w:t xml:space="preserve"> improv</w:t>
      </w:r>
      <w:ins w:id="66" w:author="Augustus Raymond Pendleton" w:date="2025-09-29T09:13:00Z" w16du:dateUtc="2025-09-29T13:13:00Z">
        <w:r w:rsidR="00533D53">
          <w:t>e</w:t>
        </w:r>
      </w:ins>
      <w:del w:id="67" w:author="Augustus Raymond Pendleton" w:date="2025-09-29T09:13:00Z" w16du:dateUtc="2025-09-29T13:13:00Z">
        <w:r w:rsidRPr="0007048F" w:rsidDel="00533D53">
          <w:delText>ing</w:delText>
        </w:r>
      </w:del>
      <w:r w:rsidRPr="0007048F">
        <w:t xml:space="preserve"> statistical power to detect ecological shifts</w:t>
      </w:r>
      <w:ins w:id="68" w:author="Augustus Raymond Pendleton" w:date="2025-09-29T09:13:00Z" w16du:dateUtc="2025-09-29T13:13:00Z">
        <w:r w:rsidR="00533D53">
          <w:t xml:space="preserve">, we also find Absolute Unifrac </w:t>
        </w:r>
      </w:ins>
      <w:ins w:id="69" w:author="Augustus Raymond Pendleton" w:date="2025-09-29T09:14:00Z" w16du:dateUtc="2025-09-29T13:14:00Z">
        <w:r w:rsidR="00533D53">
          <w:t>can be</w:t>
        </w:r>
      </w:ins>
      <w:ins w:id="70" w:author="Augustus Raymond Pendleton" w:date="2025-09-29T09:13:00Z" w16du:dateUtc="2025-09-29T13:13:00Z">
        <w:r w:rsidR="00533D53">
          <w:t xml:space="preserve"> strongly correlated to differences in cell abundances alone</w:t>
        </w:r>
      </w:ins>
      <w:del w:id="71" w:author="Augustus Raymond Pendleton" w:date="2025-09-29T09:13:00Z" w16du:dateUtc="2025-09-29T13:13:00Z">
        <w:r w:rsidRPr="0007048F" w:rsidDel="00533D53">
          <w:delText>.</w:delText>
        </w:r>
      </w:del>
      <w:ins w:id="72" w:author="Augustus Raymond Pendleton" w:date="2025-09-29T09:14:00Z" w16du:dateUtc="2025-09-29T13:14:00Z">
        <w:r w:rsidR="00533D53">
          <w:t>.</w:t>
        </w:r>
      </w:ins>
      <w:ins w:id="73" w:author="Augustus Raymond Pendleton" w:date="2025-10-28T10:04:00Z" w16du:dateUtc="2025-10-28T14:04:00Z">
        <w:r w:rsidR="001B3C95">
          <w:t xml:space="preserve"> To balance these effects, we present</w:t>
        </w:r>
      </w:ins>
      <w:del w:id="74"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75" w:author="Augustus Raymond Pendleton" w:date="2025-10-28T10:04:00Z" w16du:dateUtc="2025-10-28T14:04:00Z">
        <w:r w:rsidRPr="0007048F" w:rsidDel="001B3C95">
          <w:delText>We therefore recommend a</w:delText>
        </w:r>
      </w:del>
      <w:ins w:id="76" w:author="Augustus Raymond Pendleton" w:date="2025-10-28T10:04:00Z" w16du:dateUtc="2025-10-28T14:04:00Z">
        <w:r w:rsidR="001B3C95">
          <w:t xml:space="preserve"> </w:t>
        </w:r>
      </w:ins>
      <w:ins w:id="77" w:author="Augustus Raymond Pendleton" w:date="2025-10-29T15:15:00Z" w16du:dateUtc="2025-10-29T19:15:00Z">
        <w:r w:rsidR="00EE4F86">
          <w:t>the</w:t>
        </w:r>
      </w:ins>
      <w:r w:rsidRPr="0007048F">
        <w:t xml:space="preserve"> generalized</w:t>
      </w:r>
      <w:ins w:id="78" w:author="Augustus Raymond Pendleton" w:date="2025-10-28T10:05:00Z" w16du:dateUtc="2025-10-28T14:05:00Z">
        <w:r w:rsidR="001B3C95">
          <w:t xml:space="preserve"> extension</w:t>
        </w:r>
      </w:ins>
      <w:del w:id="79" w:author="Augustus Raymond Pendleton" w:date="2025-10-28T10:05:00Z" w16du:dateUtc="2025-10-28T14:05:00Z">
        <w:r w:rsidRPr="0007048F" w:rsidDel="001B3C95">
          <w:delText xml:space="preserve"> form</w:delText>
        </w:r>
      </w:del>
      <w:r w:rsidRPr="0007048F">
        <w:t xml:space="preserv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to </w:t>
      </w:r>
      <w:del w:id="80" w:author="Augustus Raymond Pendleton" w:date="2025-10-28T10:05:00Z" w16du:dateUtc="2025-10-28T14:05:00Z">
        <w:r w:rsidRPr="0007048F" w:rsidDel="001B3C95">
          <w:delText>balance sensitivity and interpretability</w:delText>
        </w:r>
      </w:del>
      <w:ins w:id="81" w:author="Augustus Raymond Pendleton" w:date="2025-10-28T10:05:00Z" w16du:dateUtc="2025-10-28T14:05:00Z">
        <w:r w:rsidR="001B3C95">
          <w:t>adjust the influence of abundance and composition.</w:t>
        </w:r>
      </w:ins>
      <w:ins w:id="82" w:author="Augustus Raymond Pendleton" w:date="2025-09-29T09:16:00Z" w16du:dateUtc="2025-09-29T13:16:00Z">
        <w:r w:rsidR="00533D53">
          <w:t xml:space="preserve"> </w:t>
        </w:r>
      </w:ins>
      <w:del w:id="83" w:author="Augustus Raymond Pendleton" w:date="2025-10-29T15:15:00Z" w16du:dateUtc="2025-10-29T19:15:00Z">
        <w:r w:rsidRPr="0007048F" w:rsidDel="00EE4F86">
          <w:delText>.</w:delText>
        </w:r>
      </w:del>
      <w:ins w:id="84" w:author="Augustus Raymond Pendleton" w:date="2025-10-28T10:06:00Z" w16du:dateUtc="2025-10-28T14:06:00Z">
        <w:r w:rsidR="001B3C95">
          <w:t xml:space="preserve">Finally, we benchmark </w:t>
        </w:r>
      </w:ins>
      <w:ins w:id="85" w:author="Augustus Raymond Pendleton" w:date="2025-09-29T09:18:00Z" w16du:dateUtc="2025-09-29T13:18:00Z">
        <w:r w:rsidR="00533D53">
          <w:rPr>
            <w:i/>
            <w:iCs/>
          </w:rPr>
          <w:t>GU</w:t>
        </w:r>
        <w:r w:rsidR="00533D53">
          <w:rPr>
            <w:i/>
            <w:iCs/>
            <w:vertAlign w:val="superscript"/>
          </w:rPr>
          <w:t>A</w:t>
        </w:r>
      </w:ins>
      <w:ins w:id="86" w:author="Augustus Raymond Pendleton" w:date="2025-10-28T10:06:00Z" w16du:dateUtc="2025-10-28T14:06:00Z">
        <w:r w:rsidR="001B3C95">
          <w:t xml:space="preserve"> and show that although computationally slower than conventional alternatives, </w:t>
        </w:r>
      </w:ins>
      <w:ins w:id="87" w:author="Augustus Raymond Pendleton" w:date="2025-09-29T09:15:00Z" w16du:dateUtc="2025-09-29T13:15:00Z">
        <w:r w:rsidR="00533D53">
          <w:rPr>
            <w:i/>
            <w:iCs/>
          </w:rPr>
          <w:t>GU</w:t>
        </w:r>
        <w:r w:rsidR="00533D53">
          <w:rPr>
            <w:i/>
            <w:iCs/>
            <w:vertAlign w:val="superscript"/>
          </w:rPr>
          <w:t>A</w:t>
        </w:r>
      </w:ins>
      <w:ins w:id="88" w:author="Augustus Raymond Pendleton" w:date="2025-09-29T09:17:00Z" w16du:dateUtc="2025-09-29T13:17:00Z">
        <w:r w:rsidR="00533D53">
          <w:rPr>
            <w:i/>
            <w:iCs/>
            <w:vertAlign w:val="superscript"/>
          </w:rPr>
          <w:t xml:space="preserve"> </w:t>
        </w:r>
      </w:ins>
      <w:ins w:id="89" w:author="Augustus Raymond Pendleton" w:date="2025-10-28T10:07:00Z" w16du:dateUtc="2025-10-28T14:07:00Z">
        <w:r w:rsidR="001B3C95">
          <w:t>is comparably insensitive to realistic noise in load estimates compared to conventional alternatives lik</w:t>
        </w:r>
      </w:ins>
      <w:ins w:id="90" w:author="Augustus Raymond Pendleton" w:date="2025-10-28T10:12:00Z" w16du:dateUtc="2025-10-28T14:12:00Z">
        <w:r w:rsidR="00D12EEF">
          <w:t>e</w:t>
        </w:r>
      </w:ins>
      <w:ins w:id="91" w:author="Augustus Raymond Pendleton" w:date="2025-10-28T10:07:00Z" w16du:dateUtc="2025-10-28T14:07:00Z">
        <w:r w:rsidR="001B3C95">
          <w:t xml:space="preserve"> Bray-Curtis dissimilarities, particularly at l</w:t>
        </w:r>
      </w:ins>
      <w:ins w:id="92" w:author="Augustus Raymond Pendleton" w:date="2025-09-29T09:20:00Z" w16du:dateUtc="2025-09-29T13:20:00Z">
        <w:r w:rsidR="00533D53">
          <w:t xml:space="preserve">ower </w:t>
        </w:r>
      </w:ins>
      <m:oMath>
        <m:r>
          <w:ins w:id="93" w:author="Augustus Raymond Pendleton" w:date="2025-09-29T09:20:00Z" w16du:dateUtc="2025-09-29T13:20:00Z">
            <w:rPr>
              <w:rFonts w:ascii="Cambria Math" w:hAnsi="Cambria Math"/>
            </w:rPr>
            <m:t>α.</m:t>
          </w:ins>
        </m:r>
      </m:oMath>
      <w:ins w:id="94" w:author="Augustus Raymond Pendleton" w:date="2025-10-28T10:08:00Z" w16du:dateUtc="2025-10-28T14:08:00Z">
        <w:r w:rsidR="001B3C95">
          <w:t xml:space="preserve"> By coupling phylogeny</w:t>
        </w:r>
      </w:ins>
      <w:ins w:id="95" w:author="Augustus Raymond Pendleton" w:date="2025-10-28T10:13:00Z" w16du:dateUtc="2025-10-28T14:13:00Z">
        <w:r w:rsidR="00D12EEF">
          <w:t>, composition, and</w:t>
        </w:r>
      </w:ins>
      <w:ins w:id="96" w:author="Augustus Raymond Pendleton" w:date="2025-10-28T10:08:00Z" w16du:dateUtc="2025-10-28T14:08:00Z">
        <w:r w:rsidR="001B3C95">
          <w:t xml:space="preserve"> microbial load, Absolute Unifrac</w:t>
        </w:r>
      </w:ins>
      <w:ins w:id="97" w:author="Augustus Raymond Pendleton" w:date="2025-10-28T10:17:00Z" w16du:dateUtc="2025-10-28T14:17:00Z">
        <w:r w:rsidR="00D12EEF">
          <w:t xml:space="preserve"> </w:t>
        </w:r>
      </w:ins>
      <w:ins w:id="98" w:author="Augustus Raymond Pendleton" w:date="2025-10-28T10:48:00Z" w16du:dateUtc="2025-10-28T14:48:00Z">
        <w:r w:rsidR="0060654F">
          <w:t xml:space="preserve">integrates three dimensions of ecological change, better equipping microbial ecologists to quantitatively </w:t>
        </w:r>
      </w:ins>
      <w:ins w:id="99" w:author="Augustus Raymond Pendleton" w:date="2025-10-28T10:49:00Z" w16du:dateUtc="2025-10-28T14:49:00Z">
        <w:r w:rsidR="0060654F">
          <w:t>compare microbial communities.</w:t>
        </w:r>
      </w:ins>
    </w:p>
    <w:p w14:paraId="18E7A8AB" w14:textId="61446BFD" w:rsidR="0007048F" w:rsidRPr="0007048F" w:rsidRDefault="0007048F">
      <w:pPr>
        <w:spacing w:line="240" w:lineRule="auto"/>
        <w:pPrChange w:id="100" w:author="Augustus Raymond Pendleton" w:date="2025-10-29T10:51:00Z" w16du:dateUtc="2025-10-29T14:51:00Z">
          <w:pPr/>
        </w:pPrChange>
      </w:pPr>
      <w:r w:rsidRPr="0007048F">
        <w:br w:type="page"/>
      </w:r>
    </w:p>
    <w:p w14:paraId="0A3E7646" w14:textId="77777777" w:rsidR="0007048F" w:rsidRPr="00496696" w:rsidRDefault="0007048F">
      <w:pPr>
        <w:spacing w:line="240" w:lineRule="auto"/>
        <w:rPr>
          <w:b/>
          <w:bCs/>
        </w:rPr>
        <w:pPrChange w:id="101" w:author="Augustus Raymond Pendleton" w:date="2025-10-29T10:51:00Z" w16du:dateUtc="2025-10-29T14:51:00Z">
          <w:pPr/>
        </w:pPrChange>
      </w:pPr>
      <w:bookmarkStart w:id="102" w:name="main-text"/>
      <w:bookmarkEnd w:id="13"/>
      <w:r w:rsidRPr="00496696">
        <w:rPr>
          <w:b/>
          <w:bCs/>
        </w:rPr>
        <w:lastRenderedPageBreak/>
        <w:t>Main Text</w:t>
      </w:r>
    </w:p>
    <w:p w14:paraId="194C2037" w14:textId="3C808EFC" w:rsidR="0007048F" w:rsidRDefault="0007048F">
      <w:pPr>
        <w:spacing w:line="240" w:lineRule="auto"/>
        <w:ind w:firstLine="720"/>
        <w:rPr>
          <w:ins w:id="103" w:author="Augustus Raymond Pendleton" w:date="2025-10-28T10:54:00Z" w16du:dateUtc="2025-10-28T14:54:00Z"/>
        </w:rPr>
        <w:pPrChange w:id="104" w:author="Augustus Raymond Pendleton" w:date="2025-10-29T10:51:00Z" w16du:dateUtc="2025-10-29T14:51:00Z">
          <w:pPr>
            <w:ind w:firstLine="720"/>
          </w:pPr>
        </w:pPrChange>
      </w:pPr>
      <w:del w:id="105"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7D93E219" w14:textId="1F892E1C" w:rsidR="00444E42" w:rsidRDefault="00444E42">
      <w:pPr>
        <w:spacing w:line="240" w:lineRule="auto"/>
        <w:ind w:firstLine="720"/>
        <w:rPr>
          <w:ins w:id="106" w:author="Augustus Raymond Pendleton" w:date="2025-10-28T10:54:00Z" w16du:dateUtc="2025-10-28T14:54:00Z"/>
        </w:rPr>
        <w:pPrChange w:id="107" w:author="Augustus Raymond Pendleton" w:date="2025-10-29T10:51:00Z" w16du:dateUtc="2025-10-29T14:51:00Z">
          <w:pPr>
            <w:ind w:firstLine="720"/>
          </w:pPr>
        </w:pPrChange>
      </w:pPr>
      <w:ins w:id="108" w:author="Augustus Raymond Pendleton" w:date="2025-10-28T10:54:00Z" w16du:dateUtc="2025-10-28T14:54:00Z">
        <w:r>
          <w:t xml:space="preserve">Sequencing-based microbiome studies therefore rely on relative abundance even when the hypotheses of interest implicitly concern absolute changes in biomass. This creates a mismatch between ecological framing (growth, bloom magnitude, pathogen proliferation, disturbance recovery, or colonization pressure) and the information the </w:t>
        </w:r>
      </w:ins>
      <m:oMath>
        <m:r>
          <w:ins w:id="109" w:author="Augustus Raymond Pendleton" w:date="2025-10-28T10:54:00Z" w16du:dateUtc="2025-10-28T14:54:00Z">
            <w:rPr>
              <w:rFonts w:ascii="Cambria Math" w:hAnsi="Cambria Math"/>
            </w:rPr>
            <m:t>β</m:t>
          </w:ins>
        </m:r>
      </m:oMath>
      <w:ins w:id="110" w:author="Augustus Raymond Pendleton" w:date="2025-10-28T10:54:00Z" w16du:dateUtc="2025-10-28T14:54:00Z">
        <w:r w:rsidRPr="0007048F">
          <w:t>-</w:t>
        </w:r>
        <w:r>
          <w:t>diversity metric encodes</w:t>
        </w:r>
      </w:ins>
      <w:ins w:id="111" w:author="Augustus Raymond Pendleton" w:date="2025-10-29T15:19:00Z" w16du:dateUtc="2025-10-29T19:19:00Z">
        <w:r w:rsidR="00A20B2F">
          <w:t xml:space="preserve"> </w:t>
        </w:r>
      </w:ins>
      <w:r w:rsidR="00A20B2F">
        <w:fldChar w:fldCharType="begin"/>
      </w:r>
      <w:r w:rsidR="00A20B2F">
        <w:instrText xml:space="preserve"> ADDIN ZOTERO_ITEM CSL_CITATION {"citationID":"kNaiXzB6","properties":{"formattedCitation":"[4]","plainCitation":"[4]","noteIndex":0},"citationItems":[{"id":2062,"uris":["http://zotero.org/groups/5077571/items/WYESXR85"],"itemData":{"id":2062,"type":"article-journal","abstract":"High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A20B2F">
        <w:fldChar w:fldCharType="separate"/>
      </w:r>
      <w:r w:rsidR="00A20B2F">
        <w:rPr>
          <w:noProof/>
        </w:rPr>
        <w:t>[4]</w:t>
      </w:r>
      <w:r w:rsidR="00A20B2F">
        <w:fldChar w:fldCharType="end"/>
      </w:r>
      <w:del w:id="112" w:author="Augustus Raymond Pendleton" w:date="2025-10-29T15:17:00Z" w16du:dateUtc="2025-10-29T19:17:00Z">
        <w:r w:rsidR="00EE4F86" w:rsidDel="00EE4F86">
          <w:fldChar w:fldCharType="begin"/>
        </w:r>
        <w:r w:rsidR="00EE4F86" w:rsidDel="00EE4F86">
          <w:delInstrText xml:space="preserve"> ADDIN ZOTERO_TEMP </w:delInstrText>
        </w:r>
        <w:r w:rsidR="00EE4F86" w:rsidDel="00EE4F86">
          <w:fldChar w:fldCharType="separate"/>
        </w:r>
        <w:r w:rsidR="00EE4F86" w:rsidDel="00EE4F86">
          <w:rPr>
            <w:noProof/>
          </w:rPr>
          <w:delText>{Citation}</w:delText>
        </w:r>
        <w:r w:rsidR="00EE4F86" w:rsidDel="00EE4F86">
          <w:fldChar w:fldCharType="end"/>
        </w:r>
      </w:del>
      <w:ins w:id="113" w:author="Augustus Raymond Pendleton" w:date="2025-10-28T10:54:00Z" w16du:dateUtc="2025-10-28T14:54:00Z">
        <w:r>
          <w:t xml:space="preserve">. As a result, </w:t>
        </w:r>
      </w:ins>
      <m:oMath>
        <m:r>
          <w:ins w:id="114" w:author="Augustus Raymond Pendleton" w:date="2025-10-28T10:54:00Z" w16du:dateUtc="2025-10-28T14:54:00Z">
            <w:rPr>
              <w:rFonts w:ascii="Cambria Math" w:hAnsi="Cambria Math"/>
            </w:rPr>
            <m:t>β</m:t>
          </w:ins>
        </m:r>
      </m:oMath>
      <w:ins w:id="115" w:author="Augustus Raymond Pendleton" w:date="2025-10-28T10:54:00Z" w16du:dateUtc="2025-10-28T14:54:00Z">
        <w:r w:rsidRPr="0007048F">
          <w:t>-</w:t>
        </w:r>
        <w:r>
          <w:t>diversity is often treated as if it includes biomass, even when absolute abundance is either not measured at all or is measured but excluded from the calculation (as in conventional UniFrac). Many studies therefore test biomass-linked hypotheses using a metric that normalizes biomass away</w:t>
        </w:r>
      </w:ins>
      <w:ins w:id="116" w:author="Augustus Raymond Pendleton" w:date="2025-10-29T15:20:00Z" w16du:dateUtc="2025-10-29T19:20:00Z">
        <w:r w:rsidR="00A20B2F">
          <w:t xml:space="preserve"> </w:t>
        </w:r>
      </w:ins>
      <w:r w:rsidR="00A20B2F">
        <w:fldChar w:fldCharType="begin"/>
      </w:r>
      <w:r w:rsidR="00A20B2F">
        <w:instrText xml:space="preserve"> ADDIN ZOTERO_ITEM CSL_CITATION {"citationID":"gdWPZVe8","properties":{"formattedCitation":"[4]","plainCitation":"[4]","noteIndex":0},"citationItems":[{"id":2062,"uris":["http://zotero.org/groups/5077571/items/WYESXR85"],"itemData":{"id":2062,"type":"article-journal","abstract":"High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A20B2F">
        <w:fldChar w:fldCharType="separate"/>
      </w:r>
      <w:r w:rsidR="00A20B2F">
        <w:rPr>
          <w:noProof/>
        </w:rPr>
        <w:t>[4]</w:t>
      </w:r>
      <w:r w:rsidR="00A20B2F">
        <w:fldChar w:fldCharType="end"/>
      </w:r>
      <w:ins w:id="117" w:author="Augustus Raymond Pendleton" w:date="2025-10-28T10:54:00Z" w16du:dateUtc="2025-10-28T14:54:00Z">
        <w:r>
          <w:t xml:space="preserve">. A conceptual correction is needed in which </w:t>
        </w:r>
      </w:ins>
      <m:oMath>
        <m:r>
          <w:ins w:id="118" w:author="Augustus Raymond Pendleton" w:date="2025-10-28T10:54:00Z" w16du:dateUtc="2025-10-28T14:54:00Z">
            <w:rPr>
              <w:rFonts w:ascii="Cambria Math" w:hAnsi="Cambria Math"/>
            </w:rPr>
            <m:t>β</m:t>
          </w:ins>
        </m:r>
      </m:oMath>
      <w:ins w:id="119" w:author="Augustus Raymond Pendleton" w:date="2025-10-28T10:54:00Z" w16du:dateUtc="2025-10-28T14:54:00Z">
        <w:r w:rsidRPr="0007048F">
          <w:t>-diversity</w:t>
        </w:r>
        <w:r>
          <w:t xml:space="preserve"> is understood as variation along three axes: composition, phylogeny and </w:t>
        </w:r>
      </w:ins>
      <w:ins w:id="120" w:author="Augustus Raymond Pendleton" w:date="2025-10-28T10:55:00Z" w16du:dateUtc="2025-10-28T14:55:00Z">
        <w:r>
          <w:t>absolute abundance</w:t>
        </w:r>
      </w:ins>
      <w:ins w:id="121" w:author="Augustus Raymond Pendleton" w:date="2025-10-28T10:54:00Z" w16du:dateUtc="2025-10-28T14:54:00Z">
        <w:r>
          <w:t xml:space="preserve">. </w:t>
        </w:r>
      </w:ins>
    </w:p>
    <w:p w14:paraId="07F6B867" w14:textId="17DF4FB7" w:rsidR="00CF5AB8" w:rsidRPr="0007048F" w:rsidDel="00444E42" w:rsidRDefault="00444E42">
      <w:pPr>
        <w:spacing w:line="240" w:lineRule="auto"/>
        <w:ind w:firstLine="720"/>
        <w:rPr>
          <w:del w:id="122" w:author="Augustus Raymond Pendleton" w:date="2025-10-28T10:54:00Z" w16du:dateUtc="2025-10-28T14:54:00Z"/>
        </w:rPr>
        <w:pPrChange w:id="123" w:author="Augustus Raymond Pendleton" w:date="2025-10-29T10:51:00Z" w16du:dateUtc="2025-10-29T14:51:00Z">
          <w:pPr/>
        </w:pPrChange>
      </w:pPr>
      <w:ins w:id="124" w:author="Augustus Raymond Pendleton" w:date="2025-10-28T10:55:00Z" w16du:dateUtc="2025-10-28T14:55:00Z">
        <w:r>
          <w:t>Absolute microbial load measurements are now increasingly obtainable through</w:t>
        </w:r>
      </w:ins>
    </w:p>
    <w:p w14:paraId="187CAE15" w14:textId="7EBAFC5B" w:rsidR="0007048F" w:rsidRPr="0007048F" w:rsidDel="00BE0623" w:rsidRDefault="0007048F">
      <w:pPr>
        <w:spacing w:line="240" w:lineRule="auto"/>
        <w:ind w:firstLine="720"/>
        <w:rPr>
          <w:del w:id="125" w:author="Augustus Raymond Pendleton" w:date="2025-10-28T11:01:00Z" w16du:dateUtc="2025-10-28T15:01:00Z"/>
        </w:rPr>
        <w:pPrChange w:id="126" w:author="Augustus Raymond Pendleton" w:date="2025-10-29T10:51:00Z" w16du:dateUtc="2025-10-29T14:51:00Z">
          <w:pPr/>
        </w:pPrChange>
      </w:pPr>
      <w:del w:id="127" w:author="Augustus Raymond Pendleton" w:date="2025-09-29T11:37:00Z" w16du:dateUtc="2025-09-29T15:37:00Z">
        <w:r w:rsidRPr="0007048F" w:rsidDel="00FF313F">
          <w:delText>    </w:delText>
        </w:r>
      </w:del>
      <w:del w:id="128" w:author="Augustus Raymond Pendleton" w:date="2025-10-28T10:55:00Z" w16du:dateUtc="2025-10-28T14:55:00Z">
        <w:r w:rsidRPr="0007048F" w:rsidDel="00444E42">
          <w:delText>To overcome compositional constraints, researchers increasingly use</w:delText>
        </w:r>
      </w:del>
      <w:r w:rsidRPr="0007048F">
        <w:t xml:space="preserve"> flow cytometry, qPCR, and genomic spike-ins</w:t>
      </w:r>
      <w:ins w:id="129" w:author="Augustus Raymond Pendleton" w:date="2025-10-28T10:56:00Z" w16du:dateUtc="2025-10-28T14:56:00Z">
        <w:r w:rsidR="00BE0623">
          <w:t>, allowing biomass to be quanti</w:t>
        </w:r>
      </w:ins>
      <w:ins w:id="130" w:author="Augustus Raymond Pendleton" w:date="2025-10-29T15:19:00Z" w16du:dateUtc="2025-10-29T19:19:00Z">
        <w:r w:rsidR="00A20B2F">
          <w:t>fi</w:t>
        </w:r>
      </w:ins>
      <w:ins w:id="131" w:author="Augustus Raymond Pendleton" w:date="2025-10-28T10:56:00Z" w16du:dateUtc="2025-10-28T14:56:00Z">
        <w:r w:rsidR="00BE0623">
          <w:t xml:space="preserve">ed alongside taxonomic composition </w:t>
        </w:r>
      </w:ins>
      <w:del w:id="132" w:author="Augustus Raymond Pendleton" w:date="2025-10-28T10:56:00Z" w16du:dateUtc="2025-10-28T14:56:00Z">
        <w:r w:rsidRPr="0007048F" w:rsidDel="00BE0623">
          <w:delText xml:space="preserve"> to quantify microbial load</w:delText>
        </w:r>
        <w:r w:rsidR="00496696" w:rsidDel="00BE0623">
          <w:delText xml:space="preserve"> </w:delText>
        </w:r>
      </w:del>
      <w:r w:rsidR="00496696">
        <w:fldChar w:fldCharType="begin"/>
      </w:r>
      <w:r w:rsidR="00496696">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496696">
        <w:fldChar w:fldCharType="separate"/>
      </w:r>
      <w:r w:rsidR="00496696">
        <w:rPr>
          <w:noProof/>
        </w:rPr>
        <w:t>[4, 5]</w:t>
      </w:r>
      <w:r w:rsidR="00496696">
        <w:fldChar w:fldCharType="end"/>
      </w:r>
      <w:r w:rsidRPr="0007048F">
        <w:t xml:space="preserve">. These </w:t>
      </w:r>
      <w:ins w:id="133" w:author="Augustus Raymond Pendleton" w:date="2025-10-28T10:56:00Z" w16du:dateUtc="2025-10-28T14:56:00Z">
        <w:r w:rsidR="00BE0623">
          <w:t>approaches</w:t>
        </w:r>
      </w:ins>
      <w:del w:id="134" w:author="Augustus Raymond Pendleton" w:date="2025-10-28T10:56:00Z" w16du:dateUtc="2025-10-28T14:56:00Z">
        <w:r w:rsidRPr="0007048F" w:rsidDel="00BE0623">
          <w:delText>tools</w:delText>
        </w:r>
      </w:del>
      <w:r w:rsidRPr="0007048F">
        <w:t xml:space="preserve"> improve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Pr="0007048F">
        <w:t xml:space="preserve">. Most studies </w:t>
      </w:r>
      <w:ins w:id="135" w:author="Augustus Raymond Pendleton" w:date="2025-10-28T10:58:00Z" w16du:dateUtc="2025-10-28T14:58:00Z">
        <w:r w:rsidR="00BE0623">
          <w:t>that incorporate</w:t>
        </w:r>
      </w:ins>
      <w:del w:id="136" w:author="Augustus Raymond Pendleton" w:date="2025-10-28T10:58:00Z" w16du:dateUtc="2025-10-28T14:58:00Z">
        <w:r w:rsidRPr="0007048F" w:rsidDel="00BE0623">
          <w:delText xml:space="preserve">using </w:delText>
        </w:r>
      </w:del>
      <w:ins w:id="137" w:author="Augustus Raymond Pendleton" w:date="2025-10-28T10:58:00Z" w16du:dateUtc="2025-10-28T14:58:00Z">
        <w:r w:rsidR="00BE0623">
          <w:t xml:space="preserve"> </w:t>
        </w:r>
      </w:ins>
      <w:r w:rsidRPr="0007048F">
        <w:t xml:space="preserve">absolute </w:t>
      </w:r>
      <w:ins w:id="138" w:author="Augustus Raymond Pendleton" w:date="2025-10-28T10:58:00Z" w16du:dateUtc="2025-10-28T14:58:00Z">
        <w:r w:rsidR="00BE0623">
          <w:t xml:space="preserve">abundance counts currently rely </w:t>
        </w:r>
      </w:ins>
      <w:del w:id="139" w:author="Augustus Raymond Pendleton" w:date="2025-10-28T10:58:00Z" w16du:dateUtc="2025-10-28T14:58:00Z">
        <w:r w:rsidRPr="0007048F" w:rsidDel="00BE0623">
          <w:delText>dat</w:delText>
        </w:r>
      </w:del>
      <w:ins w:id="140" w:author="Augustus Raymond Pendleton" w:date="2025-10-28T10:58:00Z" w16du:dateUtc="2025-10-28T14:58:00Z">
        <w:r w:rsidR="00BE0623">
          <w:t>on</w:t>
        </w:r>
      </w:ins>
      <w:del w:id="141" w:author="Augustus Raymond Pendleton" w:date="2025-10-28T10:58:00Z" w16du:dateUtc="2025-10-28T14:58:00Z">
        <w:r w:rsidRPr="0007048F" w:rsidDel="00BE0623">
          <w:delText>a have used</w:delText>
        </w:r>
      </w:del>
      <w:r w:rsidRPr="0007048F">
        <w:t xml:space="preserve"> Bray-Curtis dissimilarity, which </w:t>
      </w:r>
      <w:del w:id="142" w:author="Augustus Raymond Pendleton" w:date="2025-10-28T10:59:00Z" w16du:dateUtc="2025-10-28T14:59:00Z">
        <w:r w:rsidRPr="0007048F" w:rsidDel="00BE0623">
          <w:delText>does not necessarily expect normalization to proportions</w:delText>
        </w:r>
        <w:r w:rsidR="00327654" w:rsidDel="00BE0623">
          <w:delText xml:space="preserve"> </w:delText>
        </w:r>
      </w:del>
      <w:ins w:id="143" w:author="Augustus Raymond Pendleton" w:date="2025-10-28T10:59:00Z" w16du:dateUtc="2025-10-28T14:59:00Z">
        <w:r w:rsidR="00BE0623">
          <w:t>can capture load but does not consider phylogenetic similarit</w:t>
        </w:r>
      </w:ins>
      <w:ins w:id="144" w:author="Augustus Raymond Pendleton" w:date="2025-10-29T15:26:00Z" w16du:dateUtc="2025-10-29T19:26:00Z">
        <w:r w:rsidR="00A20B2F">
          <w:t xml:space="preserve">y </w:t>
        </w:r>
      </w:ins>
      <w:r w:rsidR="00327654">
        <w:fldChar w:fldCharType="begin"/>
      </w:r>
      <w:r w:rsidR="00A20B2F">
        <w:instrText xml:space="preserve"> ADDIN ZOTERO_ITEM CSL_CITATION {"citationID":"IGDIhePP","properties":{"formattedCitation":"[5\\uc0\\u8211{}7]","plainCitation":"[5–7]","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id":2102,"uris":["http://zotero.org/groups/5077571/items/2RB7Y8HA"],"itemData":{"id":2102,"type":"article-journal","container-title":"Ecological Monographs","DOI":"10.2307/1942268","ISSN":"0012-9615","issue":"4","note":"publisher: Ecological Society of America","page":"326-349","source":"JSTOR","title":"An Ordination of the Upland Forest Communities of Southern Wisconsin","volume":"27","author":[{"family":"Bray","given":"J. Roger"},{"family":"Curtis","given":"J. T."}],"issued":{"date-parts":[["1957"]]},"citation-key":"brayOrdinationUplandForest1957"}}],"schema":"https://github.com/citation-style-language/schema/raw/master/csl-citation.json"} </w:instrText>
      </w:r>
      <w:r w:rsidR="00327654">
        <w:fldChar w:fldCharType="separate"/>
      </w:r>
      <w:r w:rsidR="00A20B2F" w:rsidRPr="00A20B2F">
        <w:rPr>
          <w:rFonts w:cs="Times New Roman"/>
          <w:kern w:val="0"/>
        </w:rPr>
        <w:t>[5–7]</w:t>
      </w:r>
      <w:r w:rsidR="00327654">
        <w:fldChar w:fldCharType="end"/>
      </w:r>
      <w:r w:rsidRPr="0007048F">
        <w:t xml:space="preserve">. </w:t>
      </w:r>
      <w:ins w:id="145" w:author="Augustus Raymond Pendleton" w:date="2025-10-28T10:59:00Z" w16du:dateUtc="2025-10-28T14:59:00Z">
        <w:r w:rsidR="00BE0623">
          <w:t>Unifrac distances provide the opposite strength, incorporating phylogeny but discarding absolute abundance, as they are restricted to relative abundance d</w:t>
        </w:r>
      </w:ins>
      <w:ins w:id="146" w:author="Augustus Raymond Pendleton" w:date="2025-10-28T11:00:00Z" w16du:dateUtc="2025-10-28T15:00:00Z">
        <w:r w:rsidR="00BE0623">
          <w:t>ata by construction</w:t>
        </w:r>
      </w:ins>
      <w:ins w:id="147" w:author="Augustus Raymond Pendleton" w:date="2025-10-29T15:26:00Z" w16du:dateUtc="2025-10-29T19:26:00Z">
        <w:r w:rsidR="00A20B2F">
          <w:t xml:space="preserve"> </w:t>
        </w:r>
      </w:ins>
      <w:r w:rsidR="00A20B2F">
        <w:fldChar w:fldCharType="begin"/>
      </w:r>
      <w:r w:rsidR="00A20B2F">
        <w:instrText xml:space="preserve"> ADDIN ZOTERO_ITEM CSL_CITATION {"citationID":"kVO5ozRq","properties":{"formattedCitation":"[8]","plainCitation":"[8]","noteIndex":0},"citationItems":[{"id":2061,"uris":["http://zotero.org/groups/5077571/items/BA3Y8GL7"],"itemData":{"id":2061,"type":"article-journal","abstract":"The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A20B2F">
        <w:fldChar w:fldCharType="separate"/>
      </w:r>
      <w:r w:rsidR="00A20B2F">
        <w:rPr>
          <w:noProof/>
        </w:rPr>
        <w:t>[8]</w:t>
      </w:r>
      <w:r w:rsidR="00A20B2F">
        <w:fldChar w:fldCharType="end"/>
      </w:r>
      <w:ins w:id="148" w:author="Augustus Raymond Pendleton" w:date="2025-10-28T11:00:00Z" w16du:dateUtc="2025-10-28T15:00:00Z">
        <w:r w:rsidR="00BE0623">
          <w:t xml:space="preserve">. This leaves no phylogenetically informed </w:t>
        </w:r>
        <w:r w:rsidR="00BE0623" w:rsidRPr="00BE0623">
          <w:rPr>
            <w:i/>
            <w:iCs/>
            <w:rPrChange w:id="149" w:author="Augustus Raymond Pendleton" w:date="2025-10-28T11:00:00Z" w16du:dateUtc="2025-10-28T15:00:00Z">
              <w:rPr/>
            </w:rPrChange>
          </w:rPr>
          <w:t>β</w:t>
        </w:r>
        <w:r w:rsidR="00BE0623">
          <w:t>-diversity metric that operates on absolute counts, despite the fact that biomass is central to many ecological hypotheses.</w:t>
        </w:r>
      </w:ins>
      <w:del w:id="150" w:author="Augustus Raymond Pendleton" w:date="2025-10-28T11:00:00Z" w16du:dateUtc="2025-10-28T15:00:00Z">
        <w:r w:rsidRPr="0007048F" w:rsidDel="00BE0623">
          <w:delText xml:space="preserve">But in the field of microbial ecology, UniFrac distances remain popular when working with relative abundance data. Here, we present </w:delText>
        </w:r>
        <w:r w:rsidRPr="0007048F" w:rsidDel="00BE0623">
          <w:rPr>
            <w:i/>
            <w:iCs/>
          </w:rPr>
          <w:delText>Absolute UniFrac</w:delText>
        </w:r>
        <w:r w:rsidRPr="0007048F" w:rsidDel="00BE0623">
          <w:delText>, a direct extension of Weighted UniFrac that incorporates total abundance, and evaluate its impact across simulated and real-world datasets.</w:delText>
        </w:r>
      </w:del>
    </w:p>
    <w:p w14:paraId="52C89511" w14:textId="77777777" w:rsidR="00BE0623" w:rsidRDefault="00BE0623">
      <w:pPr>
        <w:spacing w:line="240" w:lineRule="auto"/>
        <w:ind w:firstLine="720"/>
        <w:rPr>
          <w:ins w:id="151" w:author="Augustus Raymond Pendleton" w:date="2025-10-28T11:01:00Z" w16du:dateUtc="2025-10-28T15:01:00Z"/>
        </w:rPr>
        <w:pPrChange w:id="152" w:author="Augustus Raymond Pendleton" w:date="2025-10-29T10:51:00Z" w16du:dateUtc="2025-10-29T14:51:00Z">
          <w:pPr>
            <w:ind w:firstLine="720"/>
          </w:pPr>
        </w:pPrChange>
      </w:pPr>
    </w:p>
    <w:p w14:paraId="3752C22E" w14:textId="11569508" w:rsidR="00BE0623" w:rsidRDefault="00BE0623">
      <w:pPr>
        <w:spacing w:line="240" w:lineRule="auto"/>
        <w:ind w:firstLine="720"/>
        <w:rPr>
          <w:ins w:id="153" w:author="Augustus Raymond Pendleton" w:date="2025-10-28T11:03:00Z" w16du:dateUtc="2025-10-28T15:03:00Z"/>
        </w:rPr>
        <w:pPrChange w:id="154" w:author="Augustus Raymond Pendleton" w:date="2025-10-29T10:51:00Z" w16du:dateUtc="2025-10-29T14:51:00Z">
          <w:pPr>
            <w:ind w:firstLine="720"/>
          </w:pPr>
        </w:pPrChange>
      </w:pPr>
      <w:ins w:id="155" w:author="Augustus Raymond Pendleton" w:date="2025-10-28T11:01:00Z" w16du:dateUtc="2025-10-28T15:01:00Z">
        <w:r>
          <w:t xml:space="preserve">To evaluate the implications of incorporating absolute abundance into phylogenetic </w:t>
        </w:r>
      </w:ins>
      <m:oMath>
        <m:r>
          <w:ins w:id="156" w:author="Augustus Raymond Pendleton" w:date="2025-10-28T11:01:00Z" w16du:dateUtc="2025-10-28T15:01:00Z">
            <w:rPr>
              <w:rFonts w:ascii="Cambria Math" w:hAnsi="Cambria Math"/>
            </w:rPr>
            <m:t>β</m:t>
          </w:ins>
        </m:r>
      </m:oMath>
      <w:ins w:id="157" w:author="Augustus Raymond Pendleton" w:date="2025-10-28T11:01:00Z" w16du:dateUtc="2025-10-28T15:01:00Z">
        <w:r w:rsidRPr="0007048F">
          <w:t>-</w:t>
        </w:r>
        <w:r>
          <w:t xml:space="preserve">diversity, we use both simulations and reanalysis of four 16S rRNA amplicon datasets. The simulations use a simple four-taxon community with controlled abundance shifts to directly compare both Bray-Curtis and UniFrac in their relative and absolute forms, illustrating how each metric responds when abundance, composition, or evolutionary relatedness differ. We then reanalyze four real-world datasets spanning nuclear reactor cooling water </w:t>
        </w:r>
        <w:r>
          <w:fldChar w:fldCharType="begin"/>
        </w:r>
      </w:ins>
      <w:r w:rsidR="00A20B2F">
        <w:instrText xml:space="preserve"> ADDIN ZOTERO_ITEM CSL_CITATION {"citationID":"YXhePQcW","properties":{"formattedCitation":"[5]","plainCitation":"[5]","noteIndex":0},"citationItems":[{"id":1451,"uris":["http://zotero.org/groups/5077571/items/JAZBIWBQ"],"itemData":{"id":1451,"type":"article-journal","abstract":"High-throughput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ins w:id="158" w:author="Augustus Raymond Pendleton" w:date="2025-10-28T11:01:00Z" w16du:dateUtc="2025-10-28T15:01:00Z">
        <w:r>
          <w:fldChar w:fldCharType="separate"/>
        </w:r>
      </w:ins>
      <w:r w:rsidR="00A20B2F">
        <w:rPr>
          <w:noProof/>
        </w:rPr>
        <w:t>[5]</w:t>
      </w:r>
      <w:ins w:id="159" w:author="Augustus Raymond Pendleton" w:date="2025-10-28T11:01:00Z" w16du:dateUtc="2025-10-28T15:01:00Z">
        <w:r>
          <w:fldChar w:fldCharType="end"/>
        </w:r>
        <w:r>
          <w:t xml:space="preserve">, the mouse gut </w:t>
        </w:r>
        <w:r>
          <w:fldChar w:fldCharType="begin"/>
        </w:r>
        <w:r>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fldChar w:fldCharType="separate"/>
        </w:r>
        <w:r>
          <w:rPr>
            <w:noProof/>
          </w:rPr>
          <w:t>[3]</w:t>
        </w:r>
        <w:r>
          <w:fldChar w:fldCharType="end"/>
        </w:r>
        <w:r>
          <w:t xml:space="preserve">, a freshwater lake </w:t>
        </w:r>
        <w:r>
          <w:fldChar w:fldCharType="begin"/>
        </w:r>
      </w:ins>
      <w:r w:rsidR="00A20B2F">
        <w:instrText xml:space="preserve"> ADDIN ZOTERO_ITEM CSL_CITATION {"citationID":"Ar3tFVi0","properties":{"formattedCitation":"[9]","plainCitation":"[9]","noteIndex":0},"citationItems":[{"id":2063,"uris":["http://zotero.org/groups/5077571/items/XECMGR9Y"],"itemData":{"id":2063,"type":"article","abstract":"The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A20B2F">
        <w:rPr>
          <w:rFonts w:ascii="Cambria Math" w:hAnsi="Cambria Math" w:cs="Cambria Math"/>
        </w:rPr>
        <w:instrText>∼</w:instrText>
      </w:r>
      <w:r w:rsidR="00A20B2F">
        <w:instrText xml:space="preserve">60 km day ¹. Given the </w:instrText>
      </w:r>
      <w:r w:rsidR="00A20B2F">
        <w:rPr>
          <w:rFonts w:ascii="Cambria Math" w:hAnsi="Cambria Math" w:cs="Cambria Math"/>
        </w:rPr>
        <w:instrText>∼</w:instrText>
      </w:r>
      <w:r w:rsidR="00A20B2F">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ins w:id="160" w:author="Augustus Raymond Pendleton" w:date="2025-10-28T11:01:00Z" w16du:dateUtc="2025-10-28T15:01:00Z">
        <w:r>
          <w:fldChar w:fldCharType="separate"/>
        </w:r>
      </w:ins>
      <w:r w:rsidR="00A20B2F">
        <w:rPr>
          <w:noProof/>
        </w:rPr>
        <w:t>[9]</w:t>
      </w:r>
      <w:ins w:id="161" w:author="Augustus Raymond Pendleton" w:date="2025-10-28T11:01:00Z" w16du:dateUtc="2025-10-28T15:01:00Z">
        <w:r>
          <w:fldChar w:fldCharType="end"/>
        </w:r>
        <w:r>
          <w:t xml:space="preserve">, and rhizosphere soil </w:t>
        </w:r>
        <w:r>
          <w:fldChar w:fldCharType="begin"/>
        </w:r>
      </w:ins>
      <w:r w:rsidR="00A20B2F">
        <w:instrText xml:space="preserve"> ADDIN ZOTERO_ITEM CSL_CITATION {"citationID":"q9iaTt58","properties":{"formattedCitation":"[10]","plainCitation":"[10]","noteIndex":0},"citationItems":[{"id":2082,"uris":["http://zotero.org/groups/5077571/items/7DSKNWDW"],"itemData":{"id":2082,"type":"article-journal","abstract":"High-throughput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ins w:id="162" w:author="Augustus Raymond Pendleton" w:date="2025-10-28T11:01:00Z" w16du:dateUtc="2025-10-28T15:01:00Z">
        <w:r>
          <w:fldChar w:fldCharType="separate"/>
        </w:r>
      </w:ins>
      <w:r w:rsidR="00A20B2F">
        <w:rPr>
          <w:noProof/>
        </w:rPr>
        <w:t>[10]</w:t>
      </w:r>
      <w:ins w:id="163" w:author="Augustus Raymond Pendleton" w:date="2025-10-28T11:01:00Z" w16du:dateUtc="2025-10-28T15:01:00Z">
        <w:r>
          <w:fldChar w:fldCharType="end"/>
        </w:r>
        <w:r>
          <w:t xml:space="preserve">. These differ widely in richness, biomass range, and ecological context, allowing us to test when absolute abundance changes align with or diverge from phylogenetic turnover. Together, these simulations and reanalyses provide the empirical foundation for interpreting Absolute UniFrac relative to existing </w:t>
        </w:r>
      </w:ins>
      <m:oMath>
        <m:r>
          <w:ins w:id="164" w:author="Augustus Raymond Pendleton" w:date="2025-10-28T11:01:00Z" w16du:dateUtc="2025-10-28T15:01:00Z">
            <w:rPr>
              <w:rFonts w:ascii="Cambria Math" w:hAnsi="Cambria Math"/>
            </w:rPr>
            <m:t>β</m:t>
          </w:ins>
        </m:r>
      </m:oMath>
      <w:ins w:id="165" w:author="Augustus Raymond Pendleton" w:date="2025-10-28T11:01:00Z" w16du:dateUtc="2025-10-28T15:01:00Z">
        <w:r w:rsidRPr="0007048F">
          <w:t>-</w:t>
        </w:r>
        <w:r>
          <w:t>diversity measures across the three axes of ecological difference: abundance, composition, and phylogeny.</w:t>
        </w:r>
        <w:r w:rsidRPr="0007048F">
          <w:t xml:space="preserve"> </w:t>
        </w:r>
      </w:ins>
    </w:p>
    <w:p w14:paraId="1DB89F03" w14:textId="5041D0B5" w:rsidR="00BE0623" w:rsidRDefault="00BE0623">
      <w:pPr>
        <w:spacing w:line="240" w:lineRule="auto"/>
        <w:ind w:firstLine="720"/>
        <w:rPr>
          <w:ins w:id="166" w:author="Augustus Raymond Pendleton" w:date="2025-10-28T11:01:00Z" w16du:dateUtc="2025-10-28T15:01:00Z"/>
        </w:rPr>
        <w:pPrChange w:id="167" w:author="Augustus Raymond Pendleton" w:date="2025-10-29T10:51:00Z" w16du:dateUtc="2025-10-29T14:51:00Z">
          <w:pPr/>
        </w:pPrChange>
      </w:pPr>
      <w:ins w:id="168" w:author="Augustus Raymond Pendleton" w:date="2025-10-28T11:03:00Z" w16du:dateUtc="2025-10-28T15:03:00Z">
        <w:r>
          <w:t xml:space="preserve">We also extend </w:t>
        </w:r>
      </w:ins>
      <w:ins w:id="169" w:author="Augustus Raymond Pendleton" w:date="2025-10-28T11:01:00Z" w16du:dateUtc="2025-10-28T15:01:00Z">
        <w:r w:rsidRPr="001061A5">
          <w:t>Absolute UniFrac</w:t>
        </w:r>
        <w:r>
          <w:t xml:space="preserve"> </w:t>
        </w:r>
      </w:ins>
      <w:ins w:id="170" w:author="Augustus Raymond Pendleton" w:date="2025-10-28T11:04:00Z" w16du:dateUtc="2025-10-28T15:04:00Z">
        <w:r>
          <w:t xml:space="preserve">as was proposed by </w:t>
        </w:r>
      </w:ins>
      <w:r w:rsidR="00C45617">
        <w:fldChar w:fldCharType="begin"/>
      </w:r>
      <w:r w:rsidR="00A20B2F">
        <w:instrText xml:space="preserve"> ADDIN ZOTERO_ITEM CSL_CITATION {"citationID":"V2qHmKL1","properties":{"formattedCitation":"[11]","plainCitation":"[11]","noteIndex":0},"citationItems":[{"id":2017,"uris":["http://zotero.org/groups/5077571/items/W4RRRQEL"],"itemData":{"id":2017,"type":"article-journal","abstract":"Motivation: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C45617">
        <w:fldChar w:fldCharType="separate"/>
      </w:r>
      <w:r w:rsidR="00A20B2F">
        <w:rPr>
          <w:noProof/>
        </w:rPr>
        <w:t>[11]</w:t>
      </w:r>
      <w:r w:rsidR="00C45617">
        <w:fldChar w:fldCharType="end"/>
      </w:r>
      <w:ins w:id="171" w:author="Augustus Raymond Pendleton" w:date="2025-10-28T11:04:00Z" w16du:dateUtc="2025-10-28T15:04:00Z">
        <w:r>
          <w:t xml:space="preserve"> </w:t>
        </w:r>
        <w:r w:rsidR="00C45617">
          <w:t xml:space="preserve">to </w:t>
        </w:r>
      </w:ins>
      <w:ins w:id="172" w:author="Augustus Raymond Pendleton" w:date="2025-10-28T11:01:00Z" w16du:dateUtc="2025-10-28T15:01:00Z">
        <w:r>
          <w:t xml:space="preserve">Generalized </w:t>
        </w:r>
      </w:ins>
      <w:ins w:id="173" w:author="Augustus Raymond Pendleton" w:date="2025-10-28T11:04:00Z" w16du:dateUtc="2025-10-28T15:04:00Z">
        <w:r w:rsidR="00C45617">
          <w:t>A</w:t>
        </w:r>
      </w:ins>
      <w:ins w:id="174" w:author="Augustus Raymond Pendleton" w:date="2025-10-28T11:05:00Z" w16du:dateUtc="2025-10-28T15:05:00Z">
        <w:r w:rsidR="00C45617">
          <w:t>bsolute</w:t>
        </w:r>
      </w:ins>
      <w:ins w:id="175" w:author="Augustus Raymond Pendleton" w:date="2025-10-28T11:01:00Z" w16du:dateUtc="2025-10-28T15:01:00Z">
        <w:r w:rsidRPr="0007048F">
          <w:t xml:space="preserve"> UniFrac that incorporates </w:t>
        </w:r>
        <w:r>
          <w:t xml:space="preserve">a tunable ecological dimension, </w:t>
        </w:r>
      </w:ins>
      <m:oMath>
        <m:r>
          <w:ins w:id="176" w:author="Augustus Raymond Pendleton" w:date="2025-10-28T11:01:00Z" w16du:dateUtc="2025-10-28T15:01:00Z">
            <w:rPr>
              <w:rFonts w:ascii="Cambria Math" w:hAnsi="Cambria Math"/>
            </w:rPr>
            <m:t xml:space="preserve">α, </m:t>
          </w:ins>
        </m:r>
      </m:oMath>
      <w:ins w:id="177" w:author="Augustus Raymond Pendleton" w:date="2025-10-28T11:01:00Z" w16du:dateUtc="2025-10-28T15:01:00Z">
        <w:r w:rsidRPr="0007048F">
          <w:t>and evaluate its impact across simulated and real-world datasets.</w:t>
        </w:r>
        <w:r>
          <w:t xml:space="preserve"> </w:t>
        </w:r>
        <w:r>
          <w:rPr>
            <w:rFonts w:eastAsiaTheme="minorEastAsia"/>
          </w:rPr>
          <w:t xml:space="preserve">As </w:t>
        </w:r>
      </w:ins>
      <m:oMath>
        <m:r>
          <w:ins w:id="178" w:author="Augustus Raymond Pendleton" w:date="2025-10-28T11:01:00Z" w16du:dateUtc="2025-10-28T15:01:00Z">
            <w:rPr>
              <w:rFonts w:ascii="Cambria Math" w:hAnsi="Cambria Math"/>
            </w:rPr>
            <m:t>α</m:t>
          </w:ins>
        </m:r>
      </m:oMath>
      <w:ins w:id="179" w:author="Augustus Raymond Pendleton" w:date="2025-10-28T11:01:00Z" w16du:dateUtc="2025-10-28T15:01:00Z">
        <w:r>
          <w:rPr>
            <w:rFonts w:eastAsiaTheme="minorEastAsia"/>
          </w:rPr>
          <w:t xml:space="preserve"> increases, </w:t>
        </w:r>
      </w:ins>
      <m:oMath>
        <m:r>
          <w:ins w:id="180" w:author="Augustus Raymond Pendleton" w:date="2025-10-28T11:06:00Z" w16du:dateUtc="2025-10-28T15:06:00Z">
            <w:rPr>
              <w:rFonts w:ascii="Cambria Math" w:hAnsi="Cambria Math"/>
            </w:rPr>
            <m:t>β</m:t>
          </w:ins>
        </m:r>
      </m:oMath>
      <w:ins w:id="181" w:author="Augustus Raymond Pendleton" w:date="2025-10-28T11:06:00Z" w16du:dateUtc="2025-10-28T15:06:00Z">
        <w:r w:rsidR="00C45617" w:rsidRPr="0007048F">
          <w:t>-</w:t>
        </w:r>
        <w:r w:rsidR="00C45617">
          <w:t>diversity is increasingly correlated with differ</w:t>
        </w:r>
      </w:ins>
      <w:ins w:id="182" w:author="Augustus Raymond Pendleton" w:date="2025-10-29T15:28:00Z" w16du:dateUtc="2025-10-29T19:28:00Z">
        <w:r w:rsidR="00A20B2F">
          <w:t>e</w:t>
        </w:r>
      </w:ins>
      <w:ins w:id="183" w:author="Augustus Raymond Pendleton" w:date="2025-10-28T11:06:00Z" w16du:dateUtc="2025-10-28T15:06:00Z">
        <w:r w:rsidR="00C45617">
          <w:t>nces in absolute abundance, allowing researcher</w:t>
        </w:r>
      </w:ins>
      <w:ins w:id="184" w:author="Augustus Raymond Pendleton" w:date="2025-10-29T15:28:00Z" w16du:dateUtc="2025-10-29T19:28:00Z">
        <w:r w:rsidR="00A20B2F">
          <w:t>s</w:t>
        </w:r>
      </w:ins>
      <w:ins w:id="185" w:author="Augustus Raymond Pendleton" w:date="2025-10-28T11:06:00Z" w16du:dateUtc="2025-10-28T15:06:00Z">
        <w:r w:rsidR="00C45617">
          <w:t xml:space="preserve"> to fine tune the relative weight their analyses place on microbial load versus composition.</w:t>
        </w:r>
      </w:ins>
      <w:ins w:id="186" w:author="Augustus Raymond Pendleton" w:date="2025-10-28T11:01:00Z" w16du:dateUtc="2025-10-28T15:01:00Z">
        <w:r>
          <w:t xml:space="preserve"> </w:t>
        </w:r>
      </w:ins>
    </w:p>
    <w:p w14:paraId="4EB8F135" w14:textId="77777777" w:rsidR="00BE0623" w:rsidRPr="001061A5" w:rsidRDefault="00BE0623">
      <w:pPr>
        <w:spacing w:line="240" w:lineRule="auto"/>
        <w:rPr>
          <w:ins w:id="187" w:author="Augustus Raymond Pendleton" w:date="2025-10-28T11:01:00Z" w16du:dateUtc="2025-10-28T15:01:00Z"/>
          <w:b/>
          <w:bCs/>
          <w:u w:val="single"/>
        </w:rPr>
        <w:pPrChange w:id="188" w:author="Augustus Raymond Pendleton" w:date="2025-10-29T10:51:00Z" w16du:dateUtc="2025-10-29T14:51:00Z">
          <w:pPr/>
        </w:pPrChange>
      </w:pPr>
      <w:ins w:id="189" w:author="Augustus Raymond Pendleton" w:date="2025-10-28T11:01:00Z" w16du:dateUtc="2025-10-28T15:01:00Z">
        <w:r w:rsidRPr="00565101">
          <w:rPr>
            <w:b/>
            <w:bCs/>
            <w:u w:val="single"/>
          </w:rPr>
          <w:lastRenderedPageBreak/>
          <w:t>Defining</w:t>
        </w:r>
        <w:r w:rsidRPr="001061A5">
          <w:rPr>
            <w:b/>
            <w:bCs/>
            <w:u w:val="single"/>
          </w:rPr>
          <w:t xml:space="preserve"> Absolute UniFrac</w:t>
        </w:r>
      </w:ins>
    </w:p>
    <w:p w14:paraId="022F15C7" w14:textId="6CE6E4A7" w:rsidR="0007048F" w:rsidRPr="0007048F" w:rsidRDefault="0007048F">
      <w:pPr>
        <w:spacing w:line="240" w:lineRule="auto"/>
        <w:ind w:firstLine="720"/>
        <w:pPrChange w:id="190" w:author="Augustus Raymond Pendleton" w:date="2025-10-29T10:51:00Z" w16du:dateUtc="2025-10-29T14:51:00Z">
          <w:pPr/>
        </w:pPrChange>
      </w:pPr>
      <w:del w:id="191" w:author="Augustus Raymond Pendleton" w:date="2025-09-29T11:37:00Z" w16du:dateUtc="2025-09-29T15:37:00Z">
        <w:r w:rsidRPr="0007048F" w:rsidDel="00FF313F">
          <w:delText>    </w:delText>
        </w:r>
      </w:del>
      <w:r w:rsidRPr="0007048F">
        <w:t xml:space="preserve">The UniFrac distance was first introduced by Lozupone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A20B2F">
        <w:instrText xml:space="preserve"> ADDIN ZOTERO_ITEM CSL_CITATION {"citationID":"nc4wb8dQ","properties":{"formattedCitation":"[12]","plainCitation":"[12]","noteIndex":0},"citationItems":[{"id":2053,"uris":["http://zotero.org/groups/5077571/items/VYUIMKS7"],"itemData":{"id":2053,"type":"article-journal","abstract":"We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A20B2F">
        <w:rPr>
          <w:noProof/>
        </w:rPr>
        <w:t>[12]</w:t>
      </w:r>
      <w:r w:rsidR="00327654">
        <w:fldChar w:fldCharType="end"/>
      </w:r>
      <w:r w:rsidRPr="0007048F">
        <w:t>. A benefit of the UniFrac distance is that i</w:t>
      </w:r>
      <w:ins w:id="192" w:author="Augustus Raymond Pendleton" w:date="2025-10-29T15:28:00Z" w16du:dateUtc="2025-10-29T19:28:00Z">
        <w:r w:rsidR="00A20B2F">
          <w:t>t</w:t>
        </w:r>
      </w:ins>
      <w:del w:id="193" w:author="Augustus Raymond Pendleton" w:date="2025-10-29T15:28:00Z" w16du:dateUtc="2025-10-29T19:28:00Z">
        <w:r w:rsidRPr="0007048F" w:rsidDel="00A20B2F">
          <w:delText>s</w:delText>
        </w:r>
      </w:del>
      <w:r w:rsidRPr="0007048F">
        <w:t xml:space="preserve"> considers phylogenetic information when estimating the distance between two communities. After first generating a phylogenetic tree representing species (or amplicon sequence variants, “ASVs”) from all samples, the UniFrac distance computes the fraction of branch-lengths which is </w:t>
      </w:r>
      <w:r w:rsidRPr="0007048F">
        <w:rPr>
          <w:i/>
          <w:iCs/>
        </w:rPr>
        <w:t>shared</w:t>
      </w:r>
      <w:r w:rsidRPr="0007048F">
        <w:t xml:space="preserve"> between communities, relative to the total branch length represented in the tree. UniFrac can be both unweighted, in which only the incidence of species is considered, or weighted, wherein a branch’s contribution is weighted by the proportional abundance of taxa on that branch</w:t>
      </w:r>
      <w:r w:rsidR="00327654">
        <w:t xml:space="preserve"> </w:t>
      </w:r>
      <w:r w:rsidR="00327654">
        <w:fldChar w:fldCharType="begin"/>
      </w:r>
      <w:r w:rsidR="00A20B2F">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A20B2F">
        <w:rPr>
          <w:noProof/>
        </w:rPr>
        <w:t>[8]</w:t>
      </w:r>
      <w:r w:rsidR="00327654">
        <w:fldChar w:fldCharType="end"/>
      </w:r>
      <w:r w:rsidRPr="0007048F">
        <w:t xml:space="preserve">. The </w:t>
      </w:r>
      <w:r w:rsidR="00327654">
        <w:t>W</w:t>
      </w:r>
      <w:r w:rsidRPr="0007048F">
        <w:t>eighted UniFrac is derived:</w:t>
      </w:r>
    </w:p>
    <w:p w14:paraId="636324F8" w14:textId="77777777" w:rsidR="0007048F" w:rsidRPr="0007048F" w:rsidRDefault="00000000">
      <w:pPr>
        <w:spacing w:line="240" w:lineRule="auto"/>
        <w:pPrChange w:id="194" w:author="Augustus Raymond Pendleton" w:date="2025-10-29T10:51:00Z" w16du:dateUtc="2025-10-29T14:51:00Z">
          <w:pPr/>
        </w:pPrChange>
      </w:pPr>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5B77CA8C" w:rsidR="0007048F" w:rsidRPr="0007048F" w:rsidRDefault="0007048F">
      <w:pPr>
        <w:spacing w:line="240" w:lineRule="auto"/>
        <w:pPrChange w:id="195" w:author="Augustus Raymond Pendleton" w:date="2025-10-29T10:51:00Z" w16du:dateUtc="2025-10-29T14:51:00Z">
          <w:pPr/>
        </w:pPrChange>
      </w:pPr>
      <w:r w:rsidRPr="0007048F">
        <w:t xml:space="preserve">where </w:t>
      </w:r>
      <w:ins w:id="196" w:author="Augustus Raymond Pendleton" w:date="2025-10-29T15:29:00Z" w16du:dateUtc="2025-10-29T19:29:00Z">
        <w:r w:rsidR="00A20B2F">
          <w:t>the contribution</w:t>
        </w:r>
      </w:ins>
      <w:del w:id="197" w:author="Augustus Raymond Pendleton" w:date="2025-10-29T15:29:00Z" w16du:dateUtc="2025-10-29T19:29:00Z">
        <w:r w:rsidRPr="0007048F" w:rsidDel="00A20B2F">
          <w:delText>we weight the length</w:delText>
        </w:r>
      </w:del>
      <w:r w:rsidRPr="0007048F">
        <w:t xml:space="preserve"> of each branch</w:t>
      </w:r>
      <w:ins w:id="198" w:author="Augustus Raymond Pendleton" w:date="2025-10-29T15:29:00Z" w16du:dateUtc="2025-10-29T19:29:00Z">
        <w:r w:rsidR="005C02A0">
          <w:t xml:space="preserve"> length</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w:t>
      </w:r>
      <w:ins w:id="199" w:author="Augustus Raymond Pendleton" w:date="2025-10-29T15:29:00Z" w16du:dateUtc="2025-10-29T19:29:00Z">
        <w:r w:rsidR="005C02A0">
          <w:t xml:space="preserve"> is weighted</w:t>
        </w:r>
      </w:ins>
      <w:r w:rsidRPr="0007048F">
        <w:t xml:space="preserve">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for “Relative Uni</w:t>
      </w:r>
      <w:ins w:id="200" w:author="Augustus Raymond Pendleton" w:date="2025-10-28T11:11:00Z" w16du:dateUtc="2025-10-28T15:11:00Z">
        <w:r w:rsidR="00B431C1">
          <w:t>F</w:t>
        </w:r>
      </w:ins>
      <w:del w:id="201" w:author="Augustus Raymond Pendleton" w:date="2025-10-28T11:11:00Z" w16du:dateUtc="2025-10-28T15:11:00Z">
        <w:r w:rsidRPr="0007048F" w:rsidDel="00B431C1">
          <w:delText>f</w:delText>
        </w:r>
      </w:del>
      <w:r w:rsidRPr="0007048F">
        <w:t>rac”. Popular packages which calculate weighted Unifrac</w:t>
      </w:r>
      <w:r w:rsidR="00327654">
        <w:t>—</w:t>
      </w:r>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r w:rsidRPr="0007048F">
        <w:rPr>
          <w:rStyle w:val="VerbatimChar"/>
          <w:rFonts w:ascii="Times New Roman" w:hAnsi="Times New Roman" w:cs="Times New Roman"/>
          <w:sz w:val="24"/>
        </w:rPr>
        <w:t>phyloseq</w:t>
      </w:r>
      <w:r w:rsidRPr="0007048F">
        <w:t xml:space="preserve"> and </w:t>
      </w:r>
      <w:r w:rsidRPr="0007048F">
        <w:rPr>
          <w:rStyle w:val="VerbatimChar"/>
          <w:rFonts w:ascii="Times New Roman" w:hAnsi="Times New Roman" w:cs="Times New Roman"/>
          <w:sz w:val="24"/>
        </w:rPr>
        <w:t>GUniFrac</w:t>
      </w:r>
      <w:r w:rsidR="00327654">
        <w:t>—</w:t>
      </w:r>
      <w:r w:rsidRPr="0007048F">
        <w:t>run this normalization by default</w:t>
      </w:r>
      <w:ins w:id="202" w:author="Augustus Raymond Pendleton" w:date="2025-10-28T11:07:00Z" w16du:dateUtc="2025-10-28T15:07:00Z">
        <w:r w:rsidR="00C45617">
          <w:t xml:space="preserve"> </w:t>
        </w:r>
      </w:ins>
      <w:r w:rsidR="00C45617">
        <w:fldChar w:fldCharType="begin"/>
      </w:r>
      <w:r w:rsidR="00A20B2F">
        <w:instrText xml:space="preserve"> ADDIN ZOTERO_ITEM CSL_CITATION {"citationID":"CZx9BWCH","properties":{"formattedCitation":"[11, 13, 14]","plainCitation":"[11, 13, 14]","noteIndex":0},"citationItems":[{"id":2017,"uris":["http://zotero.org/groups/5077571/items/W4RRRQEL"],"itemData":{"id":2017,"type":"article-journal","abstract":"Motivation: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J."},{"family":"Holmes","given":"Susan"}],"issued":{"date-parts":[["2013"]]},"citation-key":"mcmurdiePhyloseqPackageReproducible2013"}},{"id":2101,"uris":["http://zotero.org/groups/5077571/items/IVMF5P83"],"itemData":{"id":2101,"type":"article-journal","container-title":"Nature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Gregory"}],"issued":{"date-parts":[["2019",8]]},"citation-key":"bolyenReproducibleInteractiveScalable2019"}}],"schema":"https://github.com/citation-style-language/schema/raw/master/csl-citation.json"} </w:instrText>
      </w:r>
      <w:r w:rsidR="00C45617">
        <w:fldChar w:fldCharType="separate"/>
      </w:r>
      <w:r w:rsidR="00A20B2F">
        <w:rPr>
          <w:noProof/>
        </w:rPr>
        <w:t>[11, 13, 14]</w:t>
      </w:r>
      <w:r w:rsidR="00C45617">
        <w:fldChar w:fldCharType="end"/>
      </w:r>
      <w:r w:rsidRPr="0007048F">
        <w:t>.</w:t>
      </w:r>
    </w:p>
    <w:p w14:paraId="01AE982E" w14:textId="3B06A2FB" w:rsidR="0007048F" w:rsidRPr="0007048F" w:rsidRDefault="00B431C1">
      <w:pPr>
        <w:spacing w:line="240" w:lineRule="auto"/>
        <w:ind w:firstLine="720"/>
        <w:pPrChange w:id="203" w:author="Augustus Raymond Pendleton" w:date="2025-10-29T10:51:00Z" w16du:dateUtc="2025-10-29T14:51:00Z">
          <w:pPr/>
        </w:pPrChange>
      </w:pPr>
      <w:ins w:id="204" w:author="Augustus Raymond Pendleton" w:date="2025-10-28T11:11:00Z" w16du:dateUtc="2025-10-28T15:11:00Z">
        <w:r>
          <w:t>Importantly,</w:t>
        </w:r>
      </w:ins>
      <w:del w:id="205" w:author="Augustus Raymond Pendleton" w:date="2025-09-29T11:37:00Z" w16du:dateUtc="2025-09-29T15:37:00Z">
        <w:r w:rsidR="0007048F" w:rsidRPr="0007048F" w:rsidDel="00FF313F">
          <w:delText>    </w:delText>
        </w:r>
      </w:del>
      <w:del w:id="206" w:author="Augustus Raymond Pendleton" w:date="2025-10-28T11:11:00Z" w16du:dateUtc="2025-10-28T15:11:00Z">
        <w:r w:rsidR="0007048F" w:rsidRPr="0007048F" w:rsidDel="00B431C1">
          <w:delText>Because</w:delText>
        </w:r>
      </w:del>
      <w:r w:rsidR="0007048F"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 </w:t>
      </w:r>
      <w:ins w:id="207" w:author="Augustus Raymond Pendleton" w:date="2025-10-28T11:11:00Z" w16du:dateUtc="2025-10-28T15:11:00Z">
        <w:r>
          <w:t>which</w:t>
        </w:r>
      </w:ins>
      <w:del w:id="208" w:author="Augustus Raymond Pendleton" w:date="2025-10-28T11:11:00Z" w16du:dateUtc="2025-10-28T15:11:00Z">
        <w:r w:rsidR="0007048F" w:rsidRPr="0007048F" w:rsidDel="00B431C1">
          <w:delText>it</w:delText>
        </w:r>
      </w:del>
      <w:r w:rsidR="0007048F" w:rsidRPr="0007048F">
        <w:t xml:space="preserve"> can sometimes obscure compositional differences driven by rare to moderately-abundant taxa</w:t>
      </w:r>
      <w:r w:rsidR="00327654">
        <w:t xml:space="preserve"> </w:t>
      </w:r>
      <w:r w:rsidR="00327654">
        <w:fldChar w:fldCharType="begin"/>
      </w:r>
      <w:r w:rsidR="00A20B2F">
        <w:instrText xml:space="preserve"> ADDIN ZOTERO_ITEM CSL_CITATION {"citationID":"A3Hhn8QB","properties":{"formattedCitation":"[11]","plainCitation":"[11]","noteIndex":0},"citationItems":[{"id":2017,"uris":["http://zotero.org/groups/5077571/items/W4RRRQEL"],"itemData":{"id":2017,"type":"article-journal","abstract":"Motivation: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A20B2F">
        <w:rPr>
          <w:noProof/>
        </w:rPr>
        <w:t>[11]</w:t>
      </w:r>
      <w:r w:rsidR="00327654">
        <w:fldChar w:fldCharType="end"/>
      </w:r>
      <w:r w:rsidR="00327654">
        <w:t>.</w:t>
      </w:r>
      <w:r w:rsidR="0007048F" w:rsidRPr="0007048F">
        <w:t xml:space="preserve"> To address this weakness, Chen et al. (2012) introduced the generalized UniFrac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pPr>
        <w:spacing w:line="240" w:lineRule="auto"/>
        <w:pPrChange w:id="209" w:author="Augustus Raymond Pendleton" w:date="2025-10-29T10:51:00Z" w16du:dateUtc="2025-10-29T14:51:00Z">
          <w:pPr/>
        </w:pPrChange>
      </w:pPr>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pPr>
        <w:spacing w:line="240" w:lineRule="auto"/>
        <w:pPrChange w:id="210" w:author="Augustus Raymond Pendleton" w:date="2025-10-29T10:51:00Z" w16du:dateUtc="2025-10-29T14:51:00Z">
          <w:pPr/>
        </w:pPrChange>
      </w:pPr>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UniFrac)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pPr>
        <w:spacing w:line="240" w:lineRule="auto"/>
        <w:pPrChange w:id="211" w:author="Augustus Raymond Pendleton" w:date="2025-10-29T10:51:00Z" w16du:dateUtc="2025-10-29T14:51:00Z">
          <w:pPr/>
        </w:pPrChange>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717E760C" w:rsidR="0007048F" w:rsidRDefault="0007048F">
      <w:pPr>
        <w:spacing w:line="240" w:lineRule="auto"/>
        <w:rPr>
          <w:ins w:id="212" w:author="Augustus Raymond Pendleton" w:date="2025-10-28T11:15:00Z" w16du:dateUtc="2025-10-28T15:15:00Z"/>
        </w:rPr>
        <w:pPrChange w:id="213" w:author="Augustus Raymond Pendleton" w:date="2025-10-29T10:51:00Z" w16du:dateUtc="2025-10-29T14:51:00Z">
          <w:pPr/>
        </w:pPrChange>
      </w:pPr>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w:t>
      </w:r>
      <w:ins w:id="214" w:author="Augustus Raymond Pendleton" w:date="2025-10-28T11:12:00Z" w16du:dateUtc="2025-10-28T15:12:00Z">
        <w:r w:rsidR="00B431C1">
          <w:t>denote</w:t>
        </w:r>
      </w:ins>
      <w:del w:id="215" w:author="Augustus Raymond Pendleton" w:date="2025-10-28T11:12:00Z" w16du:dateUtc="2025-10-28T15:12:00Z">
        <w:r w:rsidRPr="0007048F" w:rsidDel="00B431C1">
          <w:delText>stands</w:delText>
        </w:r>
      </w:del>
      <w:r w:rsidRPr="0007048F">
        <w:t xml:space="preserve"> for the absolute counts of species descend</w:t>
      </w:r>
      <w:ins w:id="216" w:author="Augustus Raymond Pendleton" w:date="2025-10-28T11:12:00Z" w16du:dateUtc="2025-10-28T15:12:00Z">
        <w:r w:rsidR="00B431C1">
          <w:t>ing</w:t>
        </w:r>
      </w:ins>
      <w:del w:id="217" w:author="Augustus Raymond Pendleton" w:date="2025-10-28T11:12:00Z" w16du:dateUtc="2025-10-28T15:12:00Z">
        <w:r w:rsidRPr="0007048F" w:rsidDel="00B431C1">
          <w:delText>ed</w:delText>
        </w:r>
      </w:del>
      <w:r w:rsidRPr="0007048F">
        <w:t xml:space="preserve">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w:t>
      </w:r>
      <w:ins w:id="218" w:author="Augustus Raymond Pendleton" w:date="2025-10-28T11:12:00Z" w16du:dateUtc="2025-10-28T15:12:00Z">
        <w:r w:rsidR="00B431C1">
          <w:t>ies</w:t>
        </w:r>
      </w:ins>
      <w:del w:id="219" w:author="Augustus Raymond Pendleton" w:date="2025-10-28T11:12:00Z" w16du:dateUtc="2025-10-28T15:12:00Z">
        <w:r w:rsidRPr="0007048F" w:rsidDel="00B431C1">
          <w:delText>y</w:delText>
        </w:r>
      </w:del>
      <w:r w:rsidRPr="0007048F">
        <w:t xml:space="preserve">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Absolute Uni</w:t>
      </w:r>
      <w:ins w:id="220" w:author="Augustus Raymond Pendleton" w:date="2025-10-28T11:12:00Z" w16du:dateUtc="2025-10-28T15:12:00Z">
        <w:r w:rsidR="00B431C1">
          <w:rPr>
            <w:i/>
            <w:iCs/>
          </w:rPr>
          <w:t>F</w:t>
        </w:r>
      </w:ins>
      <w:del w:id="221" w:author="Augustus Raymond Pendleton" w:date="2025-10-28T11:12:00Z" w16du:dateUtc="2025-10-28T15:12:00Z">
        <w:r w:rsidRPr="0007048F" w:rsidDel="00B431C1">
          <w:rPr>
            <w:i/>
            <w:iCs/>
          </w:rPr>
          <w:delText>f</w:delText>
        </w:r>
      </w:del>
      <w:r w:rsidRPr="0007048F">
        <w:rPr>
          <w:i/>
          <w:iCs/>
        </w:rPr>
        <w:t>rac</w:t>
      </w:r>
      <w:ins w:id="222" w:author="Augustus Raymond Pendleton" w:date="2025-10-28T11:12:00Z" w16du:dateUtc="2025-10-28T15:12:00Z">
        <w:r w:rsidR="00B431C1">
          <w:rPr>
            <w:i/>
            <w:iCs/>
          </w:rPr>
          <w:t xml:space="preserve"> </w:t>
        </w:r>
        <w:r w:rsidR="00B431C1">
          <w:t>(</w:t>
        </w:r>
      </w:ins>
      <m:oMath>
        <m:sSup>
          <m:sSupPr>
            <m:ctrlPr>
              <w:ins w:id="223" w:author="Augustus Raymond Pendleton" w:date="2025-10-28T11:13:00Z" w16du:dateUtc="2025-10-28T15:13:00Z">
                <w:rPr>
                  <w:rFonts w:ascii="Cambria Math" w:hAnsi="Cambria Math"/>
                </w:rPr>
              </w:ins>
            </m:ctrlPr>
          </m:sSupPr>
          <m:e>
            <m:r>
              <w:ins w:id="224" w:author="Augustus Raymond Pendleton" w:date="2025-10-28T11:13:00Z" w16du:dateUtc="2025-10-28T15:13:00Z">
                <w:rPr>
                  <w:rFonts w:ascii="Cambria Math" w:hAnsi="Cambria Math"/>
                </w:rPr>
                <m:t>U</m:t>
              </w:ins>
            </m:r>
          </m:e>
          <m:sup>
            <m:r>
              <w:ins w:id="225" w:author="Augustus Raymond Pendleton" w:date="2025-10-28T11:13:00Z" w16du:dateUtc="2025-10-28T15:13:00Z">
                <w:rPr>
                  <w:rFonts w:ascii="Cambria Math" w:hAnsi="Cambria Math"/>
                </w:rPr>
                <m:t>A</m:t>
              </w:ins>
            </m:r>
          </m:sup>
        </m:sSup>
      </m:oMath>
      <w:del w:id="226" w:author="Augustus Raymond Pendleton" w:date="2025-10-28T11:13:00Z" w16du:dateUtc="2025-10-28T15:13:00Z">
        <w:r w:rsidRPr="0007048F" w:rsidDel="00B431C1">
          <w:delText xml:space="preserve"> </w:delText>
        </w:r>
      </w:del>
      <w:ins w:id="227" w:author="Augustus Raymond Pendleton" w:date="2025-10-28T11:13:00Z" w16du:dateUtc="2025-10-28T15:13:00Z">
        <w:r w:rsidR="00B431C1">
          <w:t>)</w:t>
        </w:r>
      </w:ins>
      <w:r w:rsidRPr="0007048F">
        <w:t xml:space="preserve">and </w:t>
      </w:r>
      <w:r w:rsidRPr="0007048F">
        <w:rPr>
          <w:i/>
          <w:iCs/>
        </w:rPr>
        <w:t>Generalized Absolute Unifrac</w:t>
      </w:r>
      <w:r w:rsidRPr="0007048F">
        <w:t xml:space="preserve"> (</w:t>
      </w:r>
      <m:oMath>
        <m:sSup>
          <m:sSupPr>
            <m:ctrlPr>
              <w:del w:id="228" w:author="Augustus Raymond Pendleton" w:date="2025-10-28T11:13:00Z" w16du:dateUtc="2025-10-28T15:13:00Z">
                <w:rPr>
                  <w:rFonts w:ascii="Cambria Math" w:hAnsi="Cambria Math"/>
                </w:rPr>
              </w:del>
            </m:ctrlPr>
          </m:sSupPr>
          <m:e>
            <m:r>
              <w:del w:id="229" w:author="Augustus Raymond Pendleton" w:date="2025-10-28T11:13:00Z" w16du:dateUtc="2025-10-28T15:13:00Z">
                <w:rPr>
                  <w:rFonts w:ascii="Cambria Math" w:hAnsi="Cambria Math"/>
                </w:rPr>
                <m:t>U</m:t>
              </w:del>
            </m:r>
          </m:e>
          <m:sup>
            <m:r>
              <w:del w:id="230" w:author="Augustus Raymond Pendleton" w:date="2025-10-28T11:13:00Z" w16du:dateUtc="2025-10-28T15:13:00Z">
                <w:rPr>
                  <w:rFonts w:ascii="Cambria Math" w:hAnsi="Cambria Math"/>
                </w:rPr>
                <m:t>A</m:t>
              </w:del>
            </m:r>
          </m:sup>
        </m:sSup>
      </m:oMath>
      <w:del w:id="231" w:author="Augustus Raymond Pendleton" w:date="2025-10-28T11:13:00Z" w16du:dateUtc="2025-10-28T15:13:00Z">
        <w:r w:rsidRPr="0007048F" w:rsidDel="00B431C1">
          <w:delText xml:space="preserve"> and </w:delText>
        </w:r>
      </w:del>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w:t>
      </w:r>
      <w:ins w:id="232" w:author="Augustus Raymond Pendleton" w:date="2025-09-25T13:53:00Z" w16du:dateUtc="2025-09-25T17:53:00Z">
        <w:r w:rsidR="00686055">
          <w:t xml:space="preserve"> </w:t>
        </w:r>
      </w:ins>
      <w:ins w:id="233" w:author="Augustus Raymond Pendleton" w:date="2025-10-28T11:13:00Z" w16du:dateUtc="2025-10-28T15:13:00Z">
        <w:r w:rsidR="00B431C1">
          <w:t>Although substituting absolute for relative abundances is mathematically straightforward, we found no prior</w:t>
        </w:r>
      </w:ins>
      <w:ins w:id="234" w:author="Augustus Raymond Pendleton" w:date="2025-10-28T11:14:00Z" w16du:dateUtc="2025-10-28T15:14:00Z">
        <w:r w:rsidR="00B431C1">
          <w:t xml:space="preserve"> work that examines UniFrac in the context of absolute abundance, either conceptually or in application. Incorporating absolut</w:t>
        </w:r>
      </w:ins>
      <w:ins w:id="235" w:author="Augustus Raymond Pendleton" w:date="2025-10-29T15:30:00Z" w16du:dateUtc="2025-10-29T19:30:00Z">
        <w:r w:rsidR="005C02A0">
          <w:t>e</w:t>
        </w:r>
      </w:ins>
      <w:ins w:id="236" w:author="Augustus Raymond Pendleton" w:date="2025-10-28T11:14:00Z" w16du:dateUtc="2025-10-28T15:14:00Z">
        <w:r w:rsidR="00B431C1">
          <w:t xml:space="preserve"> abundances introduces a third axis of ecological variation: beyond differences in composition and phylogenetic similarity, </w:t>
        </w:r>
      </w:ins>
      <m:oMath>
        <m:sSup>
          <m:sSupPr>
            <m:ctrlPr>
              <w:ins w:id="237" w:author="Augustus Raymond Pendleton" w:date="2025-10-28T11:14:00Z" w16du:dateUtc="2025-10-28T15:14:00Z">
                <w:rPr>
                  <w:rFonts w:ascii="Cambria Math" w:hAnsi="Cambria Math"/>
                </w:rPr>
              </w:ins>
            </m:ctrlPr>
          </m:sSupPr>
          <m:e>
            <m:r>
              <w:ins w:id="238" w:author="Augustus Raymond Pendleton" w:date="2025-10-28T11:14:00Z" w16du:dateUtc="2025-10-28T15:14:00Z">
                <w:rPr>
                  <w:rFonts w:ascii="Cambria Math" w:hAnsi="Cambria Math"/>
                </w:rPr>
                <m:t>U</m:t>
              </w:ins>
            </m:r>
          </m:e>
          <m:sup>
            <m:r>
              <w:ins w:id="239" w:author="Augustus Raymond Pendleton" w:date="2025-10-28T11:14:00Z" w16du:dateUtc="2025-10-28T15:14:00Z">
                <w:rPr>
                  <w:rFonts w:ascii="Cambria Math" w:hAnsi="Cambria Math"/>
                </w:rPr>
                <m:t>A</m:t>
              </w:ins>
            </m:r>
          </m:sup>
        </m:sSup>
      </m:oMath>
      <w:ins w:id="240" w:author="Augustus Raymond Pendleton" w:date="2025-10-28T11:14:00Z" w16du:dateUtc="2025-10-28T15:14:00Z">
        <w:r w:rsidR="00B431C1">
          <w:rPr>
            <w:rFonts w:eastAsiaTheme="minorEastAsia"/>
          </w:rPr>
          <w:t xml:space="preserve"> </w:t>
        </w:r>
        <w:r w:rsidR="00475C3E">
          <w:rPr>
            <w:rFonts w:eastAsiaTheme="minorEastAsia"/>
          </w:rPr>
          <w:t>also captures dive</w:t>
        </w:r>
      </w:ins>
      <w:ins w:id="241" w:author="Augustus Raymond Pendleton" w:date="2025-10-28T11:15:00Z" w16du:dateUtc="2025-10-28T15:15:00Z">
        <w:r w:rsidR="00475C3E">
          <w:rPr>
            <w:rFonts w:eastAsiaTheme="minorEastAsia"/>
          </w:rPr>
          <w:t xml:space="preserve">rgence in microbial load. This makes interpretation of </w:t>
        </w:r>
      </w:ins>
      <m:oMath>
        <m:sSup>
          <m:sSupPr>
            <m:ctrlPr>
              <w:ins w:id="242" w:author="Augustus Raymond Pendleton" w:date="2025-10-28T11:15:00Z" w16du:dateUtc="2025-10-28T15:15:00Z">
                <w:rPr>
                  <w:rFonts w:ascii="Cambria Math" w:hAnsi="Cambria Math"/>
                </w:rPr>
              </w:ins>
            </m:ctrlPr>
          </m:sSupPr>
          <m:e>
            <m:r>
              <w:ins w:id="243" w:author="Augustus Raymond Pendleton" w:date="2025-10-28T11:15:00Z" w16du:dateUtc="2025-10-28T15:15:00Z">
                <w:rPr>
                  <w:rFonts w:ascii="Cambria Math" w:hAnsi="Cambria Math"/>
                </w:rPr>
                <m:t>U</m:t>
              </w:ins>
            </m:r>
          </m:e>
          <m:sup>
            <m:r>
              <w:ins w:id="244" w:author="Augustus Raymond Pendleton" w:date="2025-10-28T11:15:00Z" w16du:dateUtc="2025-10-28T15:15:00Z">
                <w:rPr>
                  <w:rFonts w:ascii="Cambria Math" w:hAnsi="Cambria Math"/>
                </w:rPr>
                <m:t>A</m:t>
              </w:ins>
            </m:r>
          </m:sup>
        </m:sSup>
        <m:r>
          <w:ins w:id="245" w:author="Augustus Raymond Pendleton" w:date="2025-10-28T11:15:00Z" w16du:dateUtc="2025-10-28T15:15:00Z">
            <w:rPr>
              <w:rFonts w:ascii="Cambria Math" w:hAnsi="Cambria Math"/>
            </w:rPr>
            <m:t xml:space="preserve"> </m:t>
          </w:ins>
        </m:r>
      </m:oMath>
      <w:ins w:id="246" w:author="Augustus Raymond Pendleton" w:date="2025-10-28T11:15:00Z" w16du:dateUtc="2025-10-28T15:15:00Z">
        <w:r w:rsidR="00475C3E">
          <w:rPr>
            <w:rFonts w:eastAsiaTheme="minorEastAsia"/>
          </w:rPr>
          <w:t>nontrivial, particularly in complex microbiomes.</w:t>
        </w:r>
      </w:ins>
      <w:ins w:id="247" w:author="Augustus Raymond Pendleton" w:date="2025-09-25T13:58:00Z" w16du:dateUtc="2025-09-25T17:58:00Z">
        <w:r w:rsidR="00686055">
          <w:t xml:space="preserve"> </w:t>
        </w:r>
      </w:ins>
    </w:p>
    <w:p w14:paraId="2835298F" w14:textId="016672FD" w:rsidR="00475C3E" w:rsidRPr="00475C3E" w:rsidRDefault="00475C3E">
      <w:pPr>
        <w:spacing w:line="240" w:lineRule="auto"/>
        <w:rPr>
          <w:b/>
          <w:bCs/>
          <w:rPrChange w:id="248" w:author="Augustus Raymond Pendleton" w:date="2025-10-28T11:15:00Z" w16du:dateUtc="2025-10-28T15:15:00Z">
            <w:rPr/>
          </w:rPrChange>
        </w:rPr>
        <w:pPrChange w:id="249" w:author="Augustus Raymond Pendleton" w:date="2025-10-29T10:51:00Z" w16du:dateUtc="2025-10-29T14:51:00Z">
          <w:pPr/>
        </w:pPrChange>
      </w:pPr>
      <w:ins w:id="250" w:author="Augustus Raymond Pendleton" w:date="2025-10-28T11:15:00Z" w16du:dateUtc="2025-10-28T15:15:00Z">
        <w:r>
          <w:rPr>
            <w:b/>
            <w:bCs/>
          </w:rPr>
          <w:t xml:space="preserve">Demonstrating </w:t>
        </w:r>
      </w:ins>
      <m:oMath>
        <m:r>
          <w:ins w:id="251" w:author="Augustus Raymond Pendleton" w:date="2025-10-28T11:15:00Z" w16du:dateUtc="2025-10-28T15:15:00Z">
            <m:rPr>
              <m:sty m:val="bi"/>
            </m:rPr>
            <w:rPr>
              <w:rFonts w:ascii="Cambria Math" w:hAnsi="Cambria Math"/>
            </w:rPr>
            <m:t>β</m:t>
          </w:ins>
        </m:r>
      </m:oMath>
      <w:ins w:id="252" w:author="Augustus Raymond Pendleton" w:date="2025-10-28T11:15:00Z" w16du:dateUtc="2025-10-28T15:15:00Z">
        <w:r w:rsidRPr="001061A5">
          <w:rPr>
            <w:b/>
            <w:bCs/>
          </w:rPr>
          <w:t>-diversity</w:t>
        </w:r>
        <w:r>
          <w:rPr>
            <w:b/>
            <w:bCs/>
          </w:rPr>
          <w:t xml:space="preserve"> metrics’ behavior with a simple s</w:t>
        </w:r>
        <w:r w:rsidRPr="001061A5">
          <w:rPr>
            <w:b/>
            <w:bCs/>
            <w:u w:val="single"/>
          </w:rPr>
          <w:t>imulation</w:t>
        </w:r>
      </w:ins>
    </w:p>
    <w:p w14:paraId="11242920" w14:textId="71F8BB4D" w:rsidR="0007048F" w:rsidRPr="0007048F" w:rsidRDefault="00475C3E">
      <w:pPr>
        <w:spacing w:line="240" w:lineRule="auto"/>
        <w:ind w:firstLine="720"/>
        <w:pPrChange w:id="253" w:author="Augustus Raymond Pendleton" w:date="2025-10-29T10:51:00Z" w16du:dateUtc="2025-10-29T14:51:00Z">
          <w:pPr/>
        </w:pPrChange>
      </w:pPr>
      <w:ins w:id="254" w:author="Augustus Raymond Pendleton" w:date="2025-10-28T11:16:00Z" w16du:dateUtc="2025-10-28T15:16:00Z">
        <w:r w:rsidRPr="0007048F">
          <w:lastRenderedPageBreak/>
          <w:t xml:space="preserve">To </w:t>
        </w:r>
        <w:r>
          <w:t xml:space="preserve">clarify </w:t>
        </w:r>
        <w:r w:rsidRPr="0007048F">
          <w:t xml:space="preserve">how </w:t>
        </w:r>
      </w:ins>
      <m:oMath>
        <m:sSup>
          <m:sSupPr>
            <m:ctrlPr>
              <w:ins w:id="255" w:author="Augustus Raymond Pendleton" w:date="2025-10-28T11:16:00Z" w16du:dateUtc="2025-10-28T15:16:00Z">
                <w:rPr>
                  <w:rFonts w:ascii="Cambria Math" w:hAnsi="Cambria Math"/>
                </w:rPr>
              </w:ins>
            </m:ctrlPr>
          </m:sSupPr>
          <m:e>
            <m:r>
              <w:ins w:id="256" w:author="Augustus Raymond Pendleton" w:date="2025-10-28T11:16:00Z" w16du:dateUtc="2025-10-28T15:16:00Z">
                <w:rPr>
                  <w:rFonts w:ascii="Cambria Math" w:hAnsi="Cambria Math"/>
                </w:rPr>
                <m:t>U</m:t>
              </w:ins>
            </m:r>
          </m:e>
          <m:sup>
            <m:r>
              <w:ins w:id="257" w:author="Augustus Raymond Pendleton" w:date="2025-10-28T11:16:00Z" w16du:dateUtc="2025-10-28T15:16:00Z">
                <w:rPr>
                  <w:rFonts w:ascii="Cambria Math" w:hAnsi="Cambria Math"/>
                </w:rPr>
                <m:t>A</m:t>
              </w:ins>
            </m:r>
          </m:sup>
        </m:sSup>
      </m:oMath>
      <w:ins w:id="258" w:author="Augustus Raymond Pendleton" w:date="2025-10-28T11:16:00Z" w16du:dateUtc="2025-10-28T15:16:00Z">
        <w:r w:rsidRPr="0007048F">
          <w:t xml:space="preserve"> </w:t>
        </w:r>
        <w:r>
          <w:t xml:space="preserve">behaves relative to existing </w:t>
        </w:r>
      </w:ins>
      <m:oMath>
        <m:r>
          <w:ins w:id="259" w:author="Augustus Raymond Pendleton" w:date="2025-10-28T11:16:00Z" w16du:dateUtc="2025-10-28T15:16:00Z">
            <w:rPr>
              <w:rFonts w:ascii="Cambria Math" w:hAnsi="Cambria Math"/>
            </w:rPr>
            <m:t>β</m:t>
          </w:ins>
        </m:r>
      </m:oMath>
      <w:ins w:id="260" w:author="Augustus Raymond Pendleton" w:date="2025-10-28T11:16:00Z" w16du:dateUtc="2025-10-28T15:16:00Z">
        <w:r w:rsidRPr="0007048F">
          <w:t>-diversity</w:t>
        </w:r>
        <w:r>
          <w:t xml:space="preserve"> metrics</w:t>
        </w:r>
        <w:r w:rsidRPr="0007048F">
          <w:t xml:space="preserve">, we </w:t>
        </w:r>
        <w:r>
          <w:t xml:space="preserve">first </w:t>
        </w:r>
        <w:r w:rsidRPr="0007048F">
          <w:t xml:space="preserve">constructed a </w:t>
        </w:r>
        <w:r>
          <w:t xml:space="preserve">simple four-taxon </w:t>
        </w:r>
        <w:r w:rsidRPr="0007048F">
          <w:t xml:space="preserve">simulated community arranged in a </w:t>
        </w:r>
        <w:r>
          <w:t>small</w:t>
        </w:r>
        <w:r w:rsidRPr="0007048F">
          <w:t xml:space="preserve"> phylogeny (Fig. 1A).</w:t>
        </w:r>
        <w:r>
          <w:t xml:space="preserve"> </w:t>
        </w:r>
      </w:ins>
      <w:del w:id="261" w:author="Augustus Raymond Pendleton" w:date="2025-09-29T11:37:00Z" w16du:dateUtc="2025-09-29T15:37:00Z">
        <w:r w:rsidR="0007048F" w:rsidRPr="0007048F" w:rsidDel="00FF313F">
          <w:delText>    </w:delText>
        </w:r>
      </w:del>
      <w:del w:id="262" w:author="Augustus Raymond Pendleton" w:date="2025-10-28T11:16:00Z" w16du:dateUtc="2025-10-28T15:16:00Z">
        <w:r w:rsidR="0007048F" w:rsidRPr="0007048F" w:rsidDel="00475C3E">
          <w:delText xml:space="preserve">To </w:delText>
        </w:r>
      </w:del>
      <w:del w:id="263" w:author="Augustus Raymond Pendleton" w:date="2025-09-29T12:09:00Z" w16du:dateUtc="2025-09-29T16:09:00Z">
        <w:r w:rsidR="0007048F" w:rsidRPr="0007048F" w:rsidDel="000F0D90">
          <w:delText xml:space="preserve">illustrate </w:delText>
        </w:r>
      </w:del>
      <w:del w:id="264" w:author="Augustus Raymond Pendleton" w:date="2025-10-28T11:16:00Z" w16du:dateUtc="2025-10-28T15:16:00Z">
        <w:r w:rsidR="0007048F" w:rsidRPr="0007048F" w:rsidDel="00475C3E">
          <w:delText xml:space="preserve">how </w:delText>
        </w:r>
      </w:del>
      <m:oMath>
        <m:sSup>
          <m:sSupPr>
            <m:ctrlPr>
              <w:del w:id="265" w:author="Augustus Raymond Pendleton" w:date="2025-10-28T11:16:00Z" w16du:dateUtc="2025-10-28T15:16:00Z">
                <w:rPr>
                  <w:rFonts w:ascii="Cambria Math" w:hAnsi="Cambria Math"/>
                </w:rPr>
              </w:del>
            </m:ctrlPr>
          </m:sSupPr>
          <m:e>
            <m:r>
              <w:del w:id="266" w:author="Augustus Raymond Pendleton" w:date="2025-10-28T11:16:00Z" w16du:dateUtc="2025-10-28T15:16:00Z">
                <w:rPr>
                  <w:rFonts w:ascii="Cambria Math" w:hAnsi="Cambria Math"/>
                </w:rPr>
                <m:t>U</m:t>
              </w:del>
            </m:r>
          </m:e>
          <m:sup>
            <m:r>
              <w:del w:id="267" w:author="Augustus Raymond Pendleton" w:date="2025-10-28T11:16:00Z" w16du:dateUtc="2025-10-28T15:16:00Z">
                <w:rPr>
                  <w:rFonts w:ascii="Cambria Math" w:hAnsi="Cambria Math"/>
                </w:rPr>
                <m:t>A</m:t>
              </w:del>
            </m:r>
          </m:sup>
        </m:sSup>
      </m:oMath>
      <w:del w:id="268" w:author="Augustus Raymond Pendleton" w:date="2025-10-28T11:16:00Z" w16du:dateUtc="2025-10-28T15:16:00Z">
        <w:r w:rsidR="0007048F" w:rsidRPr="0007048F" w:rsidDel="00475C3E">
          <w:delText xml:space="preserve"> </w:delText>
        </w:r>
      </w:del>
      <w:del w:id="269" w:author="Augustus Raymond Pendleton" w:date="2025-09-29T12:09:00Z" w16du:dateUtc="2025-09-29T16:09:00Z">
        <w:r w:rsidR="0007048F" w:rsidRPr="0007048F" w:rsidDel="000F0D90">
          <w:delText>behaves</w:delText>
        </w:r>
      </w:del>
      <w:del w:id="270" w:author="Augustus Raymond Pendleton" w:date="2025-10-28T11:16:00Z" w16du:dateUtc="2025-10-28T15:16:00Z">
        <w:r w:rsidR="0007048F" w:rsidRPr="0007048F" w:rsidDel="00475C3E">
          <w:delText xml:space="preserve">, we constructed a simulated community of four ASVs arranged in a simple phylogeny (Fig. 1A). </w:delText>
        </w:r>
      </w:del>
      <w:r w:rsidR="0007048F" w:rsidRPr="0007048F">
        <w:t>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ins w:id="271" w:author="Augustus Raymond Pendleton" w:date="2025-10-28T11:18:00Z" w16du:dateUtc="2025-10-28T15:18:00Z">
        <w:r>
          <w:t xml:space="preserve"> These comparisons help to illustrate how each axis of ecological difference</w:t>
        </w:r>
      </w:ins>
      <w:ins w:id="272" w:author="Augustus Raymond Pendleton" w:date="2025-10-28T11:19:00Z" w16du:dateUtc="2025-10-28T15:19:00Z">
        <w:r>
          <w:t>—abundance, composition, and phylogeny—is expressed by the different metrics.</w:t>
        </w:r>
      </w:ins>
    </w:p>
    <w:p w14:paraId="334A70D7" w14:textId="5AA8D511" w:rsidR="0007048F" w:rsidRPr="0007048F" w:rsidRDefault="0007048F">
      <w:pPr>
        <w:spacing w:line="240" w:lineRule="auto"/>
        <w:ind w:firstLine="720"/>
        <w:pPrChange w:id="273" w:author="Augustus Raymond Pendleton" w:date="2025-10-29T10:51:00Z" w16du:dateUtc="2025-10-29T14:51:00Z">
          <w:pPr/>
        </w:pPrChange>
      </w:pPr>
      <w:del w:id="274"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w:t>
      </w:r>
      <w:ins w:id="275" w:author="Augustus Raymond Pendleton" w:date="2025-10-29T15:31:00Z" w16du:dateUtc="2025-10-29T19:31:00Z">
        <w:r w:rsidR="005C02A0">
          <w:t xml:space="preserve"> compared to other metrics,</w:t>
        </w:r>
      </w:ins>
      <w:r w:rsidRPr="0007048F">
        <w:t xml:space="preserve">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These comparisons emphasize that</w:t>
      </w:r>
      <w:ins w:id="276" w:author="Augustus Raymond Pendleton" w:date="2025-10-28T11:19:00Z" w16du:dateUtc="2025-10-28T15:19:00Z">
        <w:r w:rsidR="00475C3E">
          <w:t xml:space="preserve"> once branch length</w:t>
        </w:r>
      </w:ins>
      <w:ins w:id="277" w:author="Augustus Raymond Pendleton" w:date="2025-10-29T15:31:00Z" w16du:dateUtc="2025-10-29T19:31:00Z">
        <w:r w:rsidR="005C02A0">
          <w:t>s</w:t>
        </w:r>
      </w:ins>
      <w:ins w:id="278" w:author="Augustus Raymond Pendleton" w:date="2025-10-28T11:19:00Z" w16du:dateUtc="2025-10-28T15:19:00Z">
        <w:r w:rsidR="00475C3E">
          <w:t xml:space="preserve"> differ,</w:t>
        </w:r>
      </w:ins>
      <w:r w:rsidRPr="0007048F">
        <w:t xml:space="preserve"> incorporating phylogeny and absolute abundance</w:t>
      </w:r>
      <w:ins w:id="279" w:author="Augustus Raymond Pendleton" w:date="2025-10-28T11:20:00Z" w16du:dateUtc="2025-10-28T15:20:00Z">
        <w:r w:rsidR="00475C3E">
          <w:t xml:space="preserve"> alters the structure of the distance space. The direction and magnitude of that change depend on which branches carry the abundance shifts.</w:t>
        </w:r>
      </w:ins>
      <w:ins w:id="280" w:author="Augustus Raymond Pendleton" w:date="2025-10-29T15:34:00Z" w16du:dateUtc="2025-10-29T19:34:00Z">
        <w:r w:rsidR="005C02A0">
          <w:t xml:space="preserve"> </w:t>
        </w:r>
      </w:ins>
      <m:oMath>
        <m:sSup>
          <m:sSupPr>
            <m:ctrlPr>
              <w:ins w:id="281" w:author="Augustus Raymond Pendleton" w:date="2025-10-29T15:34:00Z" w16du:dateUtc="2025-10-29T19:34:00Z">
                <w:rPr>
                  <w:rFonts w:ascii="Cambria Math" w:hAnsi="Cambria Math"/>
                </w:rPr>
              </w:ins>
            </m:ctrlPr>
          </m:sSupPr>
          <m:e>
            <m:r>
              <w:ins w:id="282" w:author="Augustus Raymond Pendleton" w:date="2025-10-29T15:34:00Z" w16du:dateUtc="2025-10-29T19:34:00Z">
                <w:rPr>
                  <w:rFonts w:ascii="Cambria Math" w:hAnsi="Cambria Math"/>
                </w:rPr>
                <m:t>U</m:t>
              </w:ins>
            </m:r>
          </m:e>
          <m:sup>
            <m:r>
              <w:ins w:id="283" w:author="Augustus Raymond Pendleton" w:date="2025-10-29T15:34:00Z" w16du:dateUtc="2025-10-29T19:34:00Z">
                <w:rPr>
                  <w:rFonts w:ascii="Cambria Math" w:hAnsi="Cambria Math"/>
                </w:rPr>
                <m:t>A</m:t>
              </w:ins>
            </m:r>
          </m:sup>
        </m:sSup>
      </m:oMath>
      <w:ins w:id="284" w:author="Augustus Raymond Pendleton" w:date="2025-10-29T15:34:00Z" w16du:dateUtc="2025-10-29T19:34:00Z">
        <w:r w:rsidR="005C02A0" w:rsidRPr="0007048F">
          <w:t xml:space="preserve"> is </w:t>
        </w:r>
        <w:r w:rsidR="005C02A0">
          <w:t xml:space="preserve">also </w:t>
        </w:r>
        <w:r w:rsidR="005C02A0" w:rsidRPr="0007048F">
          <w:t xml:space="preserve">usually smaller than </w:t>
        </w:r>
        <w:r w:rsidR="005C02A0">
          <w:rPr>
            <w:i/>
            <w:iCs/>
          </w:rPr>
          <w:t>BC</w:t>
        </w:r>
        <w:r w:rsidR="005C02A0">
          <w:rPr>
            <w:i/>
            <w:iCs/>
            <w:vertAlign w:val="superscript"/>
          </w:rPr>
          <w:t>A</w:t>
        </w:r>
        <w:r w:rsidR="005C02A0">
          <w:rPr>
            <w:i/>
            <w:iCs/>
          </w:rPr>
          <w:t xml:space="preserve"> </w:t>
        </w:r>
        <w:r w:rsidR="005C02A0" w:rsidRPr="0007048F">
          <w:t xml:space="preserve">and </w:t>
        </w:r>
        <w:r w:rsidR="005C02A0">
          <w:t xml:space="preserve">is more </w:t>
        </w:r>
        <w:r w:rsidR="005C02A0" w:rsidRPr="0007048F">
          <w:t xml:space="preserve">strongly correlated with </w:t>
        </w:r>
      </w:ins>
      <m:oMath>
        <m:r>
          <w:ins w:id="285" w:author="Augustus Raymond Pendleton" w:date="2025-10-29T15:34:00Z" w16du:dateUtc="2025-10-29T19:34:00Z">
            <w:rPr>
              <w:rFonts w:ascii="Cambria Math" w:hAnsi="Cambria Math"/>
            </w:rPr>
            <m:t>B</m:t>
          </w:ins>
        </m:r>
        <m:sSup>
          <m:sSupPr>
            <m:ctrlPr>
              <w:ins w:id="286" w:author="Augustus Raymond Pendleton" w:date="2025-10-29T15:34:00Z" w16du:dateUtc="2025-10-29T19:34:00Z">
                <w:rPr>
                  <w:rFonts w:ascii="Cambria Math" w:hAnsi="Cambria Math"/>
                </w:rPr>
              </w:ins>
            </m:ctrlPr>
          </m:sSupPr>
          <m:e>
            <m:r>
              <w:ins w:id="287" w:author="Augustus Raymond Pendleton" w:date="2025-10-29T15:34:00Z" w16du:dateUtc="2025-10-29T19:34:00Z">
                <w:rPr>
                  <w:rFonts w:ascii="Cambria Math" w:hAnsi="Cambria Math"/>
                </w:rPr>
                <m:t>C</m:t>
              </w:ins>
            </m:r>
          </m:e>
          <m:sup>
            <m:r>
              <w:ins w:id="288" w:author="Augustus Raymond Pendleton" w:date="2025-10-29T15:34:00Z" w16du:dateUtc="2025-10-29T19:34:00Z">
                <w:rPr>
                  <w:rFonts w:ascii="Cambria Math" w:hAnsi="Cambria Math"/>
                </w:rPr>
                <m:t>A</m:t>
              </w:ins>
            </m:r>
          </m:sup>
        </m:sSup>
      </m:oMath>
      <w:ins w:id="289" w:author="Augustus Raymond Pendleton" w:date="2025-10-29T15:34:00Z" w16du:dateUtc="2025-10-29T19:34:00Z">
        <w:r w:rsidR="005C02A0" w:rsidRPr="0007048F">
          <w:t xml:space="preserve"> (Pearsons </w:t>
        </w:r>
      </w:ins>
      <m:oMath>
        <m:r>
          <w:ins w:id="290" w:author="Augustus Raymond Pendleton" w:date="2025-10-29T15:34:00Z" w16du:dateUtc="2025-10-29T19:34:00Z">
            <w:rPr>
              <w:rFonts w:ascii="Cambria Math" w:hAnsi="Cambria Math"/>
            </w:rPr>
            <m:t>r</m:t>
          </w:ins>
        </m:r>
      </m:oMath>
      <w:ins w:id="291" w:author="Augustus Raymond Pendleton" w:date="2025-10-29T15:34:00Z" w16du:dateUtc="2025-10-29T19:34:00Z">
        <w:r w:rsidR="005C02A0" w:rsidRPr="0007048F">
          <w:t xml:space="preserve"> = 0.82, </w:t>
        </w:r>
      </w:ins>
      <m:oMath>
        <m:r>
          <w:ins w:id="292" w:author="Augustus Raymond Pendleton" w:date="2025-10-29T15:34:00Z" w16du:dateUtc="2025-10-29T19:34:00Z">
            <w:rPr>
              <w:rFonts w:ascii="Cambria Math" w:hAnsi="Cambria Math"/>
            </w:rPr>
            <m:t>p</m:t>
          </w:ins>
        </m:r>
      </m:oMath>
      <w:ins w:id="293" w:author="Augustus Raymond Pendleton" w:date="2025-10-29T15:34:00Z" w16du:dateUtc="2025-10-29T19:34:00Z">
        <w:r w:rsidR="005C02A0" w:rsidRPr="0007048F">
          <w:t xml:space="preserve"> &lt; 0.0001) than with </w:t>
        </w:r>
      </w:ins>
      <m:oMath>
        <m:r>
          <w:ins w:id="294" w:author="Augustus Raymond Pendleton" w:date="2025-10-29T15:34:00Z" w16du:dateUtc="2025-10-29T19:34:00Z">
            <w:rPr>
              <w:rFonts w:ascii="Cambria Math" w:hAnsi="Cambria Math"/>
            </w:rPr>
            <m:t>B</m:t>
          </w:ins>
        </m:r>
        <m:sSup>
          <m:sSupPr>
            <m:ctrlPr>
              <w:ins w:id="295" w:author="Augustus Raymond Pendleton" w:date="2025-10-29T15:34:00Z" w16du:dateUtc="2025-10-29T19:34:00Z">
                <w:rPr>
                  <w:rFonts w:ascii="Cambria Math" w:hAnsi="Cambria Math"/>
                </w:rPr>
              </w:ins>
            </m:ctrlPr>
          </m:sSupPr>
          <m:e>
            <m:r>
              <w:ins w:id="296" w:author="Augustus Raymond Pendleton" w:date="2025-10-29T15:34:00Z" w16du:dateUtc="2025-10-29T19:34:00Z">
                <w:rPr>
                  <w:rFonts w:ascii="Cambria Math" w:hAnsi="Cambria Math"/>
                </w:rPr>
                <m:t>C</m:t>
              </w:ins>
            </m:r>
          </m:e>
          <m:sup>
            <m:r>
              <w:ins w:id="297" w:author="Augustus Raymond Pendleton" w:date="2025-10-29T15:34:00Z" w16du:dateUtc="2025-10-29T19:34:00Z">
                <w:rPr>
                  <w:rFonts w:ascii="Cambria Math" w:hAnsi="Cambria Math"/>
                </w:rPr>
                <m:t>R</m:t>
              </w:ins>
            </m:r>
          </m:sup>
        </m:sSup>
      </m:oMath>
      <w:ins w:id="298" w:author="Augustus Raymond Pendleton" w:date="2025-10-29T15:34:00Z" w16du:dateUtc="2025-10-29T19:34:00Z">
        <w:r w:rsidR="005C02A0" w:rsidRPr="0007048F">
          <w:t xml:space="preserve"> (</w:t>
        </w:r>
      </w:ins>
      <m:oMath>
        <m:r>
          <w:ins w:id="299" w:author="Augustus Raymond Pendleton" w:date="2025-10-29T15:34:00Z" w16du:dateUtc="2025-10-29T19:34:00Z">
            <w:rPr>
              <w:rFonts w:ascii="Cambria Math" w:hAnsi="Cambria Math"/>
            </w:rPr>
            <m:t>r</m:t>
          </w:ins>
        </m:r>
      </m:oMath>
      <w:ins w:id="300" w:author="Augustus Raymond Pendleton" w:date="2025-10-29T15:34:00Z" w16du:dateUtc="2025-10-29T19:34:00Z">
        <w:r w:rsidR="005C02A0" w:rsidRPr="0007048F">
          <w:t xml:space="preserve"> = 0.41) and </w:t>
        </w:r>
      </w:ins>
      <m:oMath>
        <m:sSup>
          <m:sSupPr>
            <m:ctrlPr>
              <w:ins w:id="301" w:author="Augustus Raymond Pendleton" w:date="2025-10-29T15:34:00Z" w16du:dateUtc="2025-10-29T19:34:00Z">
                <w:rPr>
                  <w:rFonts w:ascii="Cambria Math" w:hAnsi="Cambria Math"/>
                </w:rPr>
              </w:ins>
            </m:ctrlPr>
          </m:sSupPr>
          <m:e>
            <m:r>
              <w:ins w:id="302" w:author="Augustus Raymond Pendleton" w:date="2025-10-29T15:34:00Z" w16du:dateUtc="2025-10-29T19:34:00Z">
                <w:rPr>
                  <w:rFonts w:ascii="Cambria Math" w:hAnsi="Cambria Math"/>
                </w:rPr>
                <m:t>U</m:t>
              </w:ins>
            </m:r>
          </m:e>
          <m:sup>
            <m:r>
              <w:ins w:id="303" w:author="Augustus Raymond Pendleton" w:date="2025-10-29T15:34:00Z" w16du:dateUtc="2025-10-29T19:34:00Z">
                <w:rPr>
                  <w:rFonts w:ascii="Cambria Math" w:hAnsi="Cambria Math"/>
                </w:rPr>
                <m:t>R</m:t>
              </w:ins>
            </m:r>
          </m:sup>
        </m:sSup>
      </m:oMath>
      <w:ins w:id="304" w:author="Augustus Raymond Pendleton" w:date="2025-10-29T15:34:00Z" w16du:dateUtc="2025-10-29T19:34:00Z">
        <w:r w:rsidR="005C02A0" w:rsidRPr="0007048F">
          <w:t xml:space="preserve"> (</w:t>
        </w:r>
      </w:ins>
      <m:oMath>
        <m:r>
          <w:ins w:id="305" w:author="Augustus Raymond Pendleton" w:date="2025-10-29T15:34:00Z" w16du:dateUtc="2025-10-29T19:34:00Z">
            <w:rPr>
              <w:rFonts w:ascii="Cambria Math" w:hAnsi="Cambria Math"/>
            </w:rPr>
            <m:t>r</m:t>
          </w:ins>
        </m:r>
      </m:oMath>
      <w:ins w:id="306" w:author="Augustus Raymond Pendleton" w:date="2025-10-29T15:34:00Z" w16du:dateUtc="2025-10-29T19:34:00Z">
        <w:r w:rsidR="005C02A0" w:rsidRPr="0007048F">
          <w:t xml:space="preserve"> = 0.55)</w:t>
        </w:r>
        <w:r w:rsidR="005C02A0">
          <w:t>.</w:t>
        </w:r>
      </w:ins>
      <w:del w:id="307" w:author="Augustus Raymond Pendleton" w:date="2025-10-28T11:20:00Z" w16du:dateUtc="2025-10-28T15:20:00Z">
        <w:r w:rsidRPr="0007048F" w:rsidDel="00475C3E">
          <w:delText xml:space="preserve"> reshapes distance estimates in nontrivial ways.</w:delText>
        </w:r>
      </w:del>
    </w:p>
    <w:p w14:paraId="582144C2" w14:textId="78E6D237" w:rsidR="005C02A0" w:rsidRDefault="0007048F" w:rsidP="005C02A0">
      <w:pPr>
        <w:spacing w:line="240" w:lineRule="auto"/>
        <w:ind w:firstLine="720"/>
        <w:rPr>
          <w:ins w:id="308" w:author="Augustus Raymond Pendleton" w:date="2025-10-29T15:35:00Z" w16du:dateUtc="2025-10-29T19:35:00Z"/>
        </w:rPr>
      </w:pPr>
      <w:del w:id="309"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UniFrac: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ins w:id="310" w:author="Augustus Raymond Pendleton" w:date="2025-10-28T11:21:00Z" w16du:dateUtc="2025-10-28T15:21:00Z">
        <w:r w:rsidR="00475C3E">
          <w:t>abundance, even though their proportions differ</w:t>
        </w:r>
      </w:ins>
      <w:del w:id="311" w:author="Augustus Raymond Pendleton" w:date="2025-10-28T11:21:00Z" w16du:dateUtc="2025-10-28T15:21:00Z">
        <w:r w:rsidRPr="0007048F" w:rsidDel="00475C3E">
          <w:delText>terms, despite proportional differences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ins w:id="312" w:author="Augustus Raymond Pendleton" w:date="2025-10-28T11:21:00Z" w16du:dateUtc="2025-10-28T15:21:00Z">
        <w:r w:rsidR="00475C3E">
          <w:t xml:space="preserve">exceed </w:t>
        </w:r>
      </w:ins>
      <w:del w:id="313" w:author="Augustus Raymond Pendleton" w:date="2025-10-28T11:21:00Z" w16du:dateUtc="2025-10-28T15:21:00Z">
        <w:r w:rsidRPr="0007048F" w:rsidDel="00475C3E">
          <w:delText xml:space="preserve">increase dissimilarity relative to </w:delText>
        </w:r>
      </w:del>
      <w:ins w:id="314" w:author="Augustus Raymond Pendleton" w:date="2025-10-28T11:21:00Z" w16du:dateUtc="2025-10-28T15:21:00Z">
        <w:r w:rsidR="00475C3E">
          <w:t xml:space="preserve"> </w:t>
        </w:r>
      </w:ins>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amplifying phylogenetic dissimilarity.</w:t>
      </w:r>
      <w:r w:rsidR="00AE18EA">
        <w:t xml:space="preserve"> </w:t>
      </w:r>
    </w:p>
    <w:p w14:paraId="49D7B522" w14:textId="0F73BD5D" w:rsidR="0007048F" w:rsidDel="005C02A0" w:rsidRDefault="0007048F">
      <w:pPr>
        <w:spacing w:line="240" w:lineRule="auto"/>
        <w:ind w:firstLine="720"/>
        <w:rPr>
          <w:del w:id="315" w:author="Augustus Raymond Pendleton" w:date="2025-09-29T09:20:00Z" w16du:dateUtc="2025-09-29T13:20:00Z"/>
        </w:rPr>
      </w:pPr>
    </w:p>
    <w:p w14:paraId="30848F7D" w14:textId="3F44D099" w:rsidR="005C02A0" w:rsidRDefault="005C02A0" w:rsidP="005C02A0">
      <w:pPr>
        <w:spacing w:line="240" w:lineRule="auto"/>
        <w:ind w:firstLine="720"/>
        <w:rPr>
          <w:ins w:id="316" w:author="Augustus Raymond Pendleton" w:date="2025-10-29T15:35:00Z" w16du:dateUtc="2025-10-29T19:35:00Z"/>
        </w:rPr>
      </w:pPr>
      <w:ins w:id="317" w:author="Augustus Raymond Pendleton" w:date="2025-10-29T15:33:00Z" w16du:dateUtc="2025-10-29T19:33:00Z">
        <w:r w:rsidRPr="0007048F">
          <w:t xml:space="preserve">These scenarios demonstrate that </w:t>
        </w:r>
      </w:ins>
      <m:oMath>
        <m:sSup>
          <m:sSupPr>
            <m:ctrlPr>
              <w:ins w:id="318" w:author="Augustus Raymond Pendleton" w:date="2025-10-29T15:33:00Z" w16du:dateUtc="2025-10-29T19:33:00Z">
                <w:rPr>
                  <w:rFonts w:ascii="Cambria Math" w:hAnsi="Cambria Math"/>
                </w:rPr>
              </w:ins>
            </m:ctrlPr>
          </m:sSupPr>
          <m:e>
            <m:r>
              <w:ins w:id="319" w:author="Augustus Raymond Pendleton" w:date="2025-10-29T15:33:00Z" w16du:dateUtc="2025-10-29T19:33:00Z">
                <w:rPr>
                  <w:rFonts w:ascii="Cambria Math" w:hAnsi="Cambria Math"/>
                </w:rPr>
                <m:t>U</m:t>
              </w:ins>
            </m:r>
          </m:e>
          <m:sup>
            <m:r>
              <w:ins w:id="320" w:author="Augustus Raymond Pendleton" w:date="2025-10-29T15:33:00Z" w16du:dateUtc="2025-10-29T19:33:00Z">
                <w:rPr>
                  <w:rFonts w:ascii="Cambria Math" w:hAnsi="Cambria Math"/>
                </w:rPr>
                <m:t>A</m:t>
              </w:ins>
            </m:r>
          </m:sup>
        </m:sSup>
      </m:oMath>
      <w:ins w:id="321" w:author="Augustus Raymond Pendleton" w:date="2025-10-29T15:33:00Z" w16du:dateUtc="2025-10-29T19:33:00Z">
        <w:r w:rsidRPr="0007048F">
          <w:t xml:space="preserve"> </w:t>
        </w:r>
        <w:r>
          <w:t xml:space="preserve">integrates variation along three ecologically relevant axes: composition, phylogenetic similarity, and microbial load, rather than isolating any single dimension. Because a given </w:t>
        </w:r>
      </w:ins>
      <m:oMath>
        <m:sSup>
          <m:sSupPr>
            <m:ctrlPr>
              <w:ins w:id="322" w:author="Augustus Raymond Pendleton" w:date="2025-10-29T15:33:00Z" w16du:dateUtc="2025-10-29T19:33:00Z">
                <w:rPr>
                  <w:rFonts w:ascii="Cambria Math" w:hAnsi="Cambria Math"/>
                </w:rPr>
              </w:ins>
            </m:ctrlPr>
          </m:sSupPr>
          <m:e>
            <m:r>
              <w:ins w:id="323" w:author="Augustus Raymond Pendleton" w:date="2025-10-29T15:33:00Z" w16du:dateUtc="2025-10-29T19:33:00Z">
                <w:rPr>
                  <w:rFonts w:ascii="Cambria Math" w:hAnsi="Cambria Math"/>
                </w:rPr>
                <m:t>U</m:t>
              </w:ins>
            </m:r>
          </m:e>
          <m:sup>
            <m:r>
              <w:ins w:id="324" w:author="Augustus Raymond Pendleton" w:date="2025-10-29T15:33:00Z" w16du:dateUtc="2025-10-29T19:33:00Z">
                <w:rPr>
                  <w:rFonts w:ascii="Cambria Math" w:hAnsi="Cambria Math"/>
                </w:rPr>
                <m:t>A</m:t>
              </w:ins>
            </m:r>
          </m:sup>
        </m:sSup>
      </m:oMath>
      <w:ins w:id="325" w:author="Augustus Raymond Pendleton" w:date="2025-10-29T15:33:00Z" w16du:dateUtc="2025-10-29T19:33:00Z">
        <w:r>
          <w:t xml:space="preserve"> value can reflect multiple drivers of community change, interpreting it requires downstream analyses to disentangle the relative contributions of these three axes. To evaluate how this plays out in real systems we next reanalyzed four previously published datasets spanning diverse microbial environments. </w:t>
        </w:r>
      </w:ins>
    </w:p>
    <w:p w14:paraId="660C8EA0" w14:textId="66B0146F" w:rsidR="005C02A0" w:rsidRDefault="005C02A0" w:rsidP="005C02A0">
      <w:pPr>
        <w:spacing w:line="240" w:lineRule="auto"/>
        <w:rPr>
          <w:ins w:id="326" w:author="Augustus Raymond Pendleton" w:date="2025-10-29T15:33:00Z" w16du:dateUtc="2025-10-29T19:33:00Z"/>
        </w:rPr>
        <w:pPrChange w:id="327" w:author="Augustus Raymond Pendleton" w:date="2025-10-29T15:35:00Z" w16du:dateUtc="2025-10-29T19:35:00Z">
          <w:pPr>
            <w:spacing w:line="240" w:lineRule="auto"/>
            <w:ind w:firstLine="720"/>
          </w:pPr>
        </w:pPrChange>
      </w:pPr>
    </w:p>
    <w:p w14:paraId="4192CDC4" w14:textId="4A609174" w:rsidR="005C02A0" w:rsidRDefault="005C02A0">
      <w:pPr>
        <w:spacing w:line="240" w:lineRule="auto"/>
        <w:ind w:firstLine="720"/>
        <w:rPr>
          <w:ins w:id="328" w:author="Augustus Raymond Pendleton" w:date="2025-10-29T15:33:00Z" w16du:dateUtc="2025-10-29T19:33:00Z"/>
        </w:rPr>
        <w:pPrChange w:id="329" w:author="Augustus Raymond Pendleton" w:date="2025-10-29T10:51:00Z" w16du:dateUtc="2025-10-29T14:51:00Z">
          <w:pPr/>
        </w:pPrChange>
      </w:pPr>
    </w:p>
    <w:p w14:paraId="42D7F41D" w14:textId="5C36C62A" w:rsidR="00AE18EA" w:rsidDel="00EF1BA1" w:rsidRDefault="00AE18EA">
      <w:pPr>
        <w:spacing w:line="240" w:lineRule="auto"/>
        <w:ind w:firstLine="720"/>
        <w:rPr>
          <w:del w:id="330" w:author="Augustus Raymond Pendleton" w:date="2025-09-29T09:20:00Z" w16du:dateUtc="2025-09-29T13:20:00Z"/>
        </w:rPr>
        <w:pPrChange w:id="331" w:author="Augustus Raymond Pendleton" w:date="2025-10-29T10:51:00Z" w16du:dateUtc="2025-10-29T14:51:00Z">
          <w:pPr/>
        </w:pPrChange>
      </w:pPr>
    </w:p>
    <w:p w14:paraId="36028C7A" w14:textId="77777777" w:rsidR="00AE18EA" w:rsidRDefault="00AE18EA">
      <w:pPr>
        <w:spacing w:line="240" w:lineRule="auto"/>
        <w:ind w:firstLine="720"/>
        <w:pPrChange w:id="332" w:author="Augustus Raymond Pendleton" w:date="2025-10-29T10:51:00Z" w16du:dateUtc="2025-10-29T14:51:00Z">
          <w:pPr/>
        </w:pPrChange>
      </w:pPr>
    </w:p>
    <w:p w14:paraId="26A4AD24" w14:textId="4A1B8569" w:rsidR="00AE18EA" w:rsidRPr="00AE18EA" w:rsidRDefault="005C02A0">
      <w:pPr>
        <w:spacing w:line="240" w:lineRule="auto"/>
        <w:rPr>
          <w:sz w:val="20"/>
          <w:szCs w:val="20"/>
        </w:rPr>
        <w:pPrChange w:id="333" w:author="Augustus Raymond Pendleton" w:date="2025-10-29T10:51:00Z" w16du:dateUtc="2025-10-29T14:51:00Z">
          <w:pPr/>
        </w:pPrChange>
      </w:pPr>
      <w:r>
        <w:rPr>
          <w:noProof/>
        </w:rPr>
        <w:lastRenderedPageBreak/>
        <w:drawing>
          <wp:anchor distT="0" distB="0" distL="114300" distR="114300" simplePos="0" relativeHeight="251658240" behindDoc="0" locked="0" layoutInCell="1" allowOverlap="1" wp14:anchorId="746AB1CC" wp14:editId="00D5446C">
            <wp:simplePos x="0" y="0"/>
            <wp:positionH relativeFrom="column">
              <wp:posOffset>-152400</wp:posOffset>
            </wp:positionH>
            <wp:positionV relativeFrom="paragraph">
              <wp:posOffset>0</wp:posOffset>
            </wp:positionV>
            <wp:extent cx="6111240" cy="3355340"/>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1240" cy="3355340"/>
                    </a:xfrm>
                    <a:prstGeom prst="rect">
                      <a:avLst/>
                    </a:prstGeom>
                  </pic:spPr>
                </pic:pic>
              </a:graphicData>
            </a:graphic>
            <wp14:sizeRelH relativeFrom="page">
              <wp14:pctWidth>0</wp14:pctWidth>
            </wp14:sizeRelH>
            <wp14:sizeRelV relativeFrom="page">
              <wp14:pctHeight>0</wp14:pctHeight>
            </wp14:sizeRelV>
          </wp:anchor>
        </w:drawing>
      </w:r>
      <w:r w:rsidR="00AE18EA" w:rsidRPr="00AE18EA">
        <w:rPr>
          <w:i/>
          <w:iCs/>
          <w:sz w:val="20"/>
          <w:szCs w:val="20"/>
        </w:rPr>
        <w:t>Figure 1. Simulated communities reveal how absolute abundance affects phylogenetic and non-phylogenetic β-diversity measures.</w:t>
      </w:r>
      <w:r w:rsidR="00AE18EA"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UniFrac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00AE18EA"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00AE18EA"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00AE18EA"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00AE18EA" w:rsidRPr="00AE18EA">
        <w:rPr>
          <w:sz w:val="20"/>
          <w:szCs w:val="20"/>
        </w:rPr>
        <w:t xml:space="preserve">). (C) </w:t>
      </w:r>
      <w:ins w:id="334" w:author="Augustus Raymond Pendleton" w:date="2025-10-28T11:22:00Z" w16du:dateUtc="2025-10-28T15:22:00Z">
        <w:r w:rsidR="00475C3E">
          <w:rPr>
            <w:sz w:val="20"/>
            <w:szCs w:val="20"/>
          </w:rPr>
          <w:t>I</w:t>
        </w:r>
      </w:ins>
      <w:del w:id="335" w:author="Augustus Raymond Pendleton" w:date="2025-10-28T11:22:00Z" w16du:dateUtc="2025-10-28T15:22:00Z">
        <w:r w:rsidR="00AE18EA" w:rsidRPr="00AE18EA" w:rsidDel="00475C3E">
          <w:rPr>
            <w:sz w:val="20"/>
            <w:szCs w:val="20"/>
          </w:rPr>
          <w:delText>Exampl</w:delText>
        </w:r>
      </w:del>
      <w:del w:id="336" w:author="Augustus Raymond Pendleton" w:date="2025-09-25T14:14:00Z" w16du:dateUtc="2025-09-25T18:14:00Z">
        <w:r w:rsidR="00AE18EA" w:rsidRPr="00AE18EA" w:rsidDel="003E5D44">
          <w:rPr>
            <w:sz w:val="20"/>
            <w:szCs w:val="20"/>
          </w:rPr>
          <w:delText>e comparisons</w:delText>
        </w:r>
      </w:del>
      <w:del w:id="337" w:author="Augustus Raymond Pendleton" w:date="2025-10-28T11:22:00Z" w16du:dateUtc="2025-10-28T15:22:00Z">
        <w:r w:rsidR="00AE18EA" w:rsidRPr="00AE18EA" w:rsidDel="00475C3E">
          <w:rPr>
            <w:sz w:val="20"/>
            <w:szCs w:val="20"/>
          </w:rPr>
          <w:delText xml:space="preserve"> i</w:delText>
        </w:r>
      </w:del>
      <w:r w:rsidR="00AE18EA" w:rsidRPr="00AE18EA">
        <w:rPr>
          <w:sz w:val="20"/>
          <w:szCs w:val="20"/>
        </w:rPr>
        <w:t>llustrati</w:t>
      </w:r>
      <w:ins w:id="338" w:author="Augustus Raymond Pendleton" w:date="2025-09-25T14:15:00Z" w16du:dateUtc="2025-09-25T18:15:00Z">
        <w:r w:rsidR="003E5D44">
          <w:rPr>
            <w:sz w:val="20"/>
            <w:szCs w:val="20"/>
          </w:rPr>
          <w:t>ve</w:t>
        </w:r>
      </w:ins>
      <w:ins w:id="339" w:author="Augustus Raymond Pendleton" w:date="2025-10-28T11:22:00Z" w16du:dateUtc="2025-10-28T15:22:00Z">
        <w:r w:rsidR="00475C3E">
          <w:rPr>
            <w:sz w:val="20"/>
            <w:szCs w:val="20"/>
          </w:rPr>
          <w:t xml:space="preserve"> sample pairs demonstrate how absolute abundances and phylogenetic structure interact to increase or decrease dissimilarity across metrics. </w:t>
        </w:r>
      </w:ins>
      <w:del w:id="340" w:author="Augustus Raymond Pendleton" w:date="2025-09-25T14:15:00Z" w16du:dateUtc="2025-09-25T18:15:00Z">
        <w:r w:rsidR="00AE18EA" w:rsidRPr="00AE18EA" w:rsidDel="003E5D44">
          <w:rPr>
            <w:sz w:val="20"/>
            <w:szCs w:val="20"/>
          </w:rPr>
          <w:delText>ng</w:delText>
        </w:r>
      </w:del>
      <w:del w:id="341" w:author="Augustus Raymond Pendleton" w:date="2025-09-25T14:13:00Z" w16du:dateUtc="2025-09-25T18:13:00Z">
        <w:r w:rsidR="00AE18EA" w:rsidRPr="00AE18EA" w:rsidDel="003E5D44">
          <w:rPr>
            <w:sz w:val="20"/>
            <w:szCs w:val="20"/>
          </w:rPr>
          <w:delText xml:space="preserve"> specific</w:delText>
        </w:r>
      </w:del>
      <w:del w:id="342" w:author="Augustus Raymond Pendleton" w:date="2025-10-28T11:22:00Z" w16du:dateUtc="2025-10-28T15:22:00Z">
        <w:r w:rsidR="00AE18EA" w:rsidRPr="00AE18EA" w:rsidDel="00475C3E">
          <w:rPr>
            <w:sz w:val="20"/>
            <w:szCs w:val="20"/>
          </w:rPr>
          <w:delText xml:space="preserve"> </w:delText>
        </w:r>
      </w:del>
      <w:del w:id="343" w:author="Augustus Raymond Pendleton" w:date="2025-09-25T14:15:00Z" w16du:dateUtc="2025-09-25T18:15:00Z">
        <w:r w:rsidR="00AE18EA" w:rsidRPr="00AE18EA" w:rsidDel="003E5D44">
          <w:rPr>
            <w:sz w:val="20"/>
            <w:szCs w:val="20"/>
          </w:rPr>
          <w:delText xml:space="preserve">scenarios </w:delText>
        </w:r>
      </w:del>
      <w:del w:id="344" w:author="Augustus Raymond Pendleton" w:date="2025-09-25T14:16:00Z" w16du:dateUtc="2025-09-25T18:16:00Z">
        <w:r w:rsidR="00AE18EA" w:rsidRPr="00AE18EA" w:rsidDel="003E5D44">
          <w:rPr>
            <w:sz w:val="20"/>
            <w:szCs w:val="20"/>
          </w:rPr>
          <w:delText xml:space="preserve">where </w:delText>
        </w:r>
      </w:del>
      <m:oMath>
        <m:sSup>
          <m:sSupPr>
            <m:ctrlPr>
              <w:del w:id="345" w:author="Augustus Raymond Pendleton" w:date="2025-09-25T14:16:00Z" w16du:dateUtc="2025-09-25T18:16:00Z">
                <w:rPr>
                  <w:rFonts w:ascii="Cambria Math" w:hAnsi="Cambria Math"/>
                  <w:sz w:val="20"/>
                  <w:szCs w:val="20"/>
                </w:rPr>
              </w:del>
            </m:ctrlPr>
          </m:sSupPr>
          <m:e>
            <m:r>
              <w:del w:id="346" w:author="Augustus Raymond Pendleton" w:date="2025-09-25T14:16:00Z" w16du:dateUtc="2025-09-25T18:16:00Z">
                <w:rPr>
                  <w:rFonts w:ascii="Cambria Math" w:hAnsi="Cambria Math"/>
                  <w:sz w:val="20"/>
                  <w:szCs w:val="20"/>
                </w:rPr>
                <m:t>U</m:t>
              </w:del>
            </m:r>
          </m:e>
          <m:sup>
            <m:r>
              <w:del w:id="347" w:author="Augustus Raymond Pendleton" w:date="2025-09-25T14:16:00Z" w16du:dateUtc="2025-09-25T18:16:00Z">
                <w:rPr>
                  <w:rFonts w:ascii="Cambria Math" w:hAnsi="Cambria Math"/>
                  <w:sz w:val="20"/>
                  <w:szCs w:val="20"/>
                </w:rPr>
                <m:t>A</m:t>
              </w:del>
            </m:r>
          </m:sup>
        </m:sSup>
      </m:oMath>
      <w:del w:id="348" w:author="Augustus Raymond Pendleton" w:date="2025-09-25T14:16:00Z" w16du:dateUtc="2025-09-25T18:16:00Z">
        <w:r w:rsidR="00AE18EA" w:rsidRPr="00AE18EA" w:rsidDel="003E5D44">
          <w:rPr>
            <w:sz w:val="20"/>
            <w:szCs w:val="20"/>
          </w:rPr>
          <w:delText xml:space="preserve"> yields greater or smaller dissimilarity than other metrics</w:delText>
        </w:r>
      </w:del>
      <w:del w:id="349" w:author="Augustus Raymond Pendleton" w:date="2025-10-28T11:22:00Z" w16du:dateUtc="2025-10-28T15:22:00Z">
        <w:r w:rsidR="00AE18EA" w:rsidRPr="00AE18EA" w:rsidDel="00475C3E">
          <w:rPr>
            <w:sz w:val="20"/>
            <w:szCs w:val="20"/>
          </w:rPr>
          <w:delText xml:space="preserve">. </w:delText>
        </w:r>
      </w:del>
      <w:ins w:id="350" w:author="Augustus Raymond Pendleton" w:date="2025-10-28T11:22:00Z" w16du:dateUtc="2025-10-28T15:22:00Z">
        <w:r w:rsidR="00475C3E">
          <w:rPr>
            <w:sz w:val="20"/>
            <w:szCs w:val="20"/>
          </w:rPr>
          <w:t>S</w:t>
        </w:r>
      </w:ins>
      <w:del w:id="351" w:author="Augustus Raymond Pendleton" w:date="2025-10-28T11:22:00Z" w16du:dateUtc="2025-10-28T15:22:00Z">
        <w:r w:rsidR="00AE18EA" w:rsidRPr="00AE18EA" w:rsidDel="00475C3E">
          <w:rPr>
            <w:sz w:val="20"/>
            <w:szCs w:val="20"/>
          </w:rPr>
          <w:delText>Colored s</w:delText>
        </w:r>
      </w:del>
      <w:r w:rsidR="00AE18EA" w:rsidRPr="00AE18EA">
        <w:rPr>
          <w:sz w:val="20"/>
          <w:szCs w:val="20"/>
        </w:rPr>
        <w:t>tars indicate where each scenario falls within the distributions shown in panel B. Actual values for each metric are displayed beneath each scenario.</w:t>
      </w:r>
    </w:p>
    <w:p w14:paraId="05CE7710" w14:textId="20668483" w:rsidR="006237CB" w:rsidRPr="006237CB" w:rsidRDefault="0007048F">
      <w:pPr>
        <w:spacing w:line="240" w:lineRule="auto"/>
        <w:rPr>
          <w:ins w:id="352" w:author="Augustus Raymond Pendleton" w:date="2025-10-28T11:35:00Z" w16du:dateUtc="2025-10-28T15:35:00Z"/>
          <w:b/>
          <w:bCs/>
          <w:rPrChange w:id="353" w:author="Augustus Raymond Pendleton" w:date="2025-10-28T11:35:00Z" w16du:dateUtc="2025-10-28T15:35:00Z">
            <w:rPr>
              <w:ins w:id="354" w:author="Augustus Raymond Pendleton" w:date="2025-10-28T11:35:00Z" w16du:dateUtc="2025-10-28T15:35:00Z"/>
            </w:rPr>
          </w:rPrChange>
        </w:rPr>
        <w:pPrChange w:id="355" w:author="Augustus Raymond Pendleton" w:date="2025-10-29T10:51:00Z" w16du:dateUtc="2025-10-29T14:51:00Z">
          <w:pPr>
            <w:ind w:firstLine="720"/>
          </w:pPr>
        </w:pPrChange>
      </w:pPr>
      <w:del w:id="356" w:author="Augustus Raymond Pendleton" w:date="2025-09-29T11:36:00Z" w16du:dateUtc="2025-09-29T15:36:00Z">
        <w:r w:rsidRPr="0007048F" w:rsidDel="00FF313F">
          <w:delText>    </w:delText>
        </w:r>
      </w:del>
      <w:del w:id="357" w:author="Augustus Raymond Pendleton" w:date="2025-10-29T15:33:00Z" w16du:dateUtc="2025-10-29T19:33:00Z">
        <w:r w:rsidRPr="0007048F" w:rsidDel="005C02A0">
          <w:delText xml:space="preserve">Across all 3,240 pairwise comparisons, </w:delText>
        </w:r>
      </w:del>
      <m:oMath>
        <m:sSup>
          <m:sSupPr>
            <m:ctrlPr>
              <w:del w:id="358" w:author="Augustus Raymond Pendleton" w:date="2025-10-29T15:33:00Z" w16du:dateUtc="2025-10-29T19:33:00Z">
                <w:rPr>
                  <w:rFonts w:ascii="Cambria Math" w:hAnsi="Cambria Math"/>
                </w:rPr>
              </w:del>
            </m:ctrlPr>
          </m:sSupPr>
          <m:e>
            <m:r>
              <w:del w:id="359" w:author="Augustus Raymond Pendleton" w:date="2025-10-29T15:33:00Z" w16du:dateUtc="2025-10-29T19:33:00Z">
                <w:rPr>
                  <w:rFonts w:ascii="Cambria Math" w:hAnsi="Cambria Math"/>
                </w:rPr>
                <m:t>U</m:t>
              </w:del>
            </m:r>
          </m:e>
          <m:sup>
            <m:r>
              <w:del w:id="360" w:author="Augustus Raymond Pendleton" w:date="2025-10-29T15:33:00Z" w16du:dateUtc="2025-10-29T19:33:00Z">
                <w:rPr>
                  <w:rFonts w:ascii="Cambria Math" w:hAnsi="Cambria Math"/>
                </w:rPr>
                <m:t>A</m:t>
              </w:del>
            </m:r>
          </m:sup>
        </m:sSup>
      </m:oMath>
      <w:del w:id="361" w:author="Augustus Raymond Pendleton" w:date="2025-10-29T15:33:00Z" w16du:dateUtc="2025-10-29T19:33:00Z">
        <w:r w:rsidRPr="0007048F" w:rsidDel="005C02A0">
          <w:delText xml:space="preserve"> is usually smaller than and strongly correlated with </w:delText>
        </w:r>
      </w:del>
      <m:oMath>
        <m:r>
          <w:del w:id="362" w:author="Augustus Raymond Pendleton" w:date="2025-10-29T15:33:00Z" w16du:dateUtc="2025-10-29T19:33:00Z">
            <w:rPr>
              <w:rFonts w:ascii="Cambria Math" w:hAnsi="Cambria Math"/>
            </w:rPr>
            <m:t>B</m:t>
          </w:del>
        </m:r>
        <m:sSup>
          <m:sSupPr>
            <m:ctrlPr>
              <w:del w:id="363" w:author="Augustus Raymond Pendleton" w:date="2025-10-29T15:33:00Z" w16du:dateUtc="2025-10-29T19:33:00Z">
                <w:rPr>
                  <w:rFonts w:ascii="Cambria Math" w:hAnsi="Cambria Math"/>
                </w:rPr>
              </w:del>
            </m:ctrlPr>
          </m:sSupPr>
          <m:e>
            <m:r>
              <w:del w:id="364" w:author="Augustus Raymond Pendleton" w:date="2025-10-29T15:33:00Z" w16du:dateUtc="2025-10-29T19:33:00Z">
                <w:rPr>
                  <w:rFonts w:ascii="Cambria Math" w:hAnsi="Cambria Math"/>
                </w:rPr>
                <m:t>C</m:t>
              </w:del>
            </m:r>
          </m:e>
          <m:sup>
            <m:r>
              <w:del w:id="365" w:author="Augustus Raymond Pendleton" w:date="2025-10-29T15:33:00Z" w16du:dateUtc="2025-10-29T19:33:00Z">
                <w:rPr>
                  <w:rFonts w:ascii="Cambria Math" w:hAnsi="Cambria Math"/>
                </w:rPr>
                <m:t>A</m:t>
              </w:del>
            </m:r>
          </m:sup>
        </m:sSup>
      </m:oMath>
      <w:del w:id="366" w:author="Augustus Raymond Pendleton" w:date="2025-10-29T15:33:00Z" w16du:dateUtc="2025-10-29T19:33:00Z">
        <w:r w:rsidRPr="0007048F" w:rsidDel="005C02A0">
          <w:delText xml:space="preserve"> (Pearsons </w:delText>
        </w:r>
      </w:del>
      <m:oMath>
        <m:r>
          <w:del w:id="367" w:author="Augustus Raymond Pendleton" w:date="2025-10-29T15:33:00Z" w16du:dateUtc="2025-10-29T19:33:00Z">
            <w:rPr>
              <w:rFonts w:ascii="Cambria Math" w:hAnsi="Cambria Math"/>
            </w:rPr>
            <m:t>r</m:t>
          </w:del>
        </m:r>
      </m:oMath>
      <w:del w:id="368" w:author="Augustus Raymond Pendleton" w:date="2025-10-29T15:33:00Z" w16du:dateUtc="2025-10-29T19:33:00Z">
        <w:r w:rsidRPr="0007048F" w:rsidDel="005C02A0">
          <w:delText xml:space="preserve"> = 0.82, </w:delText>
        </w:r>
      </w:del>
      <m:oMath>
        <m:r>
          <w:del w:id="369" w:author="Augustus Raymond Pendleton" w:date="2025-10-29T15:33:00Z" w16du:dateUtc="2025-10-29T19:33:00Z">
            <w:rPr>
              <w:rFonts w:ascii="Cambria Math" w:hAnsi="Cambria Math"/>
            </w:rPr>
            <m:t>p</m:t>
          </w:del>
        </m:r>
      </m:oMath>
      <w:del w:id="370" w:author="Augustus Raymond Pendleton" w:date="2025-10-29T15:33:00Z" w16du:dateUtc="2025-10-29T19:33:00Z">
        <w:r w:rsidRPr="0007048F" w:rsidDel="005C02A0">
          <w:delText xml:space="preserve"> &lt; 0.0001) than with </w:delText>
        </w:r>
      </w:del>
      <m:oMath>
        <m:r>
          <w:del w:id="371" w:author="Augustus Raymond Pendleton" w:date="2025-10-29T15:33:00Z" w16du:dateUtc="2025-10-29T19:33:00Z">
            <w:rPr>
              <w:rFonts w:ascii="Cambria Math" w:hAnsi="Cambria Math"/>
            </w:rPr>
            <m:t>B</m:t>
          </w:del>
        </m:r>
        <m:sSup>
          <m:sSupPr>
            <m:ctrlPr>
              <w:del w:id="372" w:author="Augustus Raymond Pendleton" w:date="2025-10-29T15:33:00Z" w16du:dateUtc="2025-10-29T19:33:00Z">
                <w:rPr>
                  <w:rFonts w:ascii="Cambria Math" w:hAnsi="Cambria Math"/>
                </w:rPr>
              </w:del>
            </m:ctrlPr>
          </m:sSupPr>
          <m:e>
            <m:r>
              <w:del w:id="373" w:author="Augustus Raymond Pendleton" w:date="2025-10-29T15:33:00Z" w16du:dateUtc="2025-10-29T19:33:00Z">
                <w:rPr>
                  <w:rFonts w:ascii="Cambria Math" w:hAnsi="Cambria Math"/>
                </w:rPr>
                <m:t>C</m:t>
              </w:del>
            </m:r>
          </m:e>
          <m:sup>
            <m:r>
              <w:del w:id="374" w:author="Augustus Raymond Pendleton" w:date="2025-10-29T15:33:00Z" w16du:dateUtc="2025-10-29T19:33:00Z">
                <w:rPr>
                  <w:rFonts w:ascii="Cambria Math" w:hAnsi="Cambria Math"/>
                </w:rPr>
                <m:t>R</m:t>
              </w:del>
            </m:r>
          </m:sup>
        </m:sSup>
      </m:oMath>
      <w:del w:id="375" w:author="Augustus Raymond Pendleton" w:date="2025-10-29T15:33:00Z" w16du:dateUtc="2025-10-29T19:33:00Z">
        <w:r w:rsidRPr="0007048F" w:rsidDel="005C02A0">
          <w:delText xml:space="preserve"> (</w:delText>
        </w:r>
      </w:del>
      <m:oMath>
        <m:r>
          <w:del w:id="376" w:author="Augustus Raymond Pendleton" w:date="2025-10-29T15:33:00Z" w16du:dateUtc="2025-10-29T19:33:00Z">
            <w:rPr>
              <w:rFonts w:ascii="Cambria Math" w:hAnsi="Cambria Math"/>
            </w:rPr>
            <m:t>r</m:t>
          </w:del>
        </m:r>
      </m:oMath>
      <w:del w:id="377" w:author="Augustus Raymond Pendleton" w:date="2025-10-29T15:33:00Z" w16du:dateUtc="2025-10-29T19:33:00Z">
        <w:r w:rsidRPr="0007048F" w:rsidDel="005C02A0">
          <w:delText xml:space="preserve"> = 0.41) and </w:delText>
        </w:r>
      </w:del>
      <m:oMath>
        <m:sSup>
          <m:sSupPr>
            <m:ctrlPr>
              <w:del w:id="378" w:author="Augustus Raymond Pendleton" w:date="2025-10-29T15:33:00Z" w16du:dateUtc="2025-10-29T19:33:00Z">
                <w:rPr>
                  <w:rFonts w:ascii="Cambria Math" w:hAnsi="Cambria Math"/>
                </w:rPr>
              </w:del>
            </m:ctrlPr>
          </m:sSupPr>
          <m:e>
            <m:r>
              <w:del w:id="379" w:author="Augustus Raymond Pendleton" w:date="2025-10-29T15:33:00Z" w16du:dateUtc="2025-10-29T19:33:00Z">
                <w:rPr>
                  <w:rFonts w:ascii="Cambria Math" w:hAnsi="Cambria Math"/>
                </w:rPr>
                <m:t>U</m:t>
              </w:del>
            </m:r>
          </m:e>
          <m:sup>
            <m:r>
              <w:del w:id="380" w:author="Augustus Raymond Pendleton" w:date="2025-10-29T15:33:00Z" w16du:dateUtc="2025-10-29T19:33:00Z">
                <w:rPr>
                  <w:rFonts w:ascii="Cambria Math" w:hAnsi="Cambria Math"/>
                </w:rPr>
                <m:t>R</m:t>
              </w:del>
            </m:r>
          </m:sup>
        </m:sSup>
      </m:oMath>
      <w:del w:id="381" w:author="Augustus Raymond Pendleton" w:date="2025-10-29T15:33:00Z" w16du:dateUtc="2025-10-29T19:33:00Z">
        <w:r w:rsidRPr="0007048F" w:rsidDel="005C02A0">
          <w:delText xml:space="preserve"> (</w:delText>
        </w:r>
      </w:del>
      <m:oMath>
        <m:r>
          <w:del w:id="382" w:author="Augustus Raymond Pendleton" w:date="2025-10-29T15:33:00Z" w16du:dateUtc="2025-10-29T19:33:00Z">
            <w:rPr>
              <w:rFonts w:ascii="Cambria Math" w:hAnsi="Cambria Math"/>
            </w:rPr>
            <m:t>r</m:t>
          </w:del>
        </m:r>
      </m:oMath>
      <w:del w:id="383" w:author="Augustus Raymond Pendleton" w:date="2025-10-29T15:33:00Z" w16du:dateUtc="2025-10-29T19:33:00Z">
        <w:r w:rsidRPr="0007048F" w:rsidDel="005C02A0">
          <w:delText xml:space="preserve"> = 0.55), reflecting the effect illustrated in Scenario 1. However, exceptions like Scenario 4 show that </w:delText>
        </w:r>
      </w:del>
      <m:oMath>
        <m:sSup>
          <m:sSupPr>
            <m:ctrlPr>
              <w:del w:id="384" w:author="Augustus Raymond Pendleton" w:date="2025-10-29T15:33:00Z" w16du:dateUtc="2025-10-29T19:33:00Z">
                <w:rPr>
                  <w:rFonts w:ascii="Cambria Math" w:hAnsi="Cambria Math"/>
                </w:rPr>
              </w:del>
            </m:ctrlPr>
          </m:sSupPr>
          <m:e>
            <m:r>
              <w:del w:id="385" w:author="Augustus Raymond Pendleton" w:date="2025-10-29T15:33:00Z" w16du:dateUtc="2025-10-29T19:33:00Z">
                <w:rPr>
                  <w:rFonts w:ascii="Cambria Math" w:hAnsi="Cambria Math"/>
                </w:rPr>
                <m:t>U</m:t>
              </w:del>
            </m:r>
          </m:e>
          <m:sup>
            <m:r>
              <w:del w:id="386" w:author="Augustus Raymond Pendleton" w:date="2025-10-29T15:33:00Z" w16du:dateUtc="2025-10-29T19:33:00Z">
                <w:rPr>
                  <w:rFonts w:ascii="Cambria Math" w:hAnsi="Cambria Math"/>
                </w:rPr>
                <m:t>A</m:t>
              </w:del>
            </m:r>
          </m:sup>
        </m:sSup>
      </m:oMath>
      <w:del w:id="387" w:author="Augustus Raymond Pendleton" w:date="2025-10-29T15:33:00Z" w16du:dateUtc="2025-10-29T19:33:00Z">
        <w:r w:rsidRPr="0007048F" w:rsidDel="005C02A0">
          <w:delText xml:space="preserve"> can also </w:delText>
        </w:r>
      </w:del>
      <w:del w:id="388" w:author="Augustus Raymond Pendleton" w:date="2025-10-28T11:24:00Z" w16du:dateUtc="2025-10-28T15:24:00Z">
        <w:r w:rsidRPr="0007048F" w:rsidDel="00475C3E">
          <w:delText>yield larger distances than</w:delText>
        </w:r>
      </w:del>
      <w:del w:id="389" w:author="Augustus Raymond Pendleton" w:date="2025-10-29T15:33:00Z" w16du:dateUtc="2025-10-29T19:33:00Z">
        <w:r w:rsidRPr="0007048F" w:rsidDel="005C02A0">
          <w:delText xml:space="preserve"> </w:delText>
        </w:r>
      </w:del>
      <m:oMath>
        <m:r>
          <w:del w:id="390" w:author="Augustus Raymond Pendleton" w:date="2025-10-29T15:33:00Z" w16du:dateUtc="2025-10-29T19:33:00Z">
            <w:rPr>
              <w:rFonts w:ascii="Cambria Math" w:hAnsi="Cambria Math"/>
            </w:rPr>
            <m:t>B</m:t>
          </w:del>
        </m:r>
        <m:sSup>
          <m:sSupPr>
            <m:ctrlPr>
              <w:del w:id="391" w:author="Augustus Raymond Pendleton" w:date="2025-10-29T15:33:00Z" w16du:dateUtc="2025-10-29T19:33:00Z">
                <w:rPr>
                  <w:rFonts w:ascii="Cambria Math" w:hAnsi="Cambria Math"/>
                </w:rPr>
              </w:del>
            </m:ctrlPr>
          </m:sSupPr>
          <m:e>
            <m:r>
              <w:del w:id="392" w:author="Augustus Raymond Pendleton" w:date="2025-10-29T15:33:00Z" w16du:dateUtc="2025-10-29T19:33:00Z">
                <w:rPr>
                  <w:rFonts w:ascii="Cambria Math" w:hAnsi="Cambria Math"/>
                </w:rPr>
                <m:t>C</m:t>
              </w:del>
            </m:r>
          </m:e>
          <m:sup>
            <m:r>
              <w:del w:id="393" w:author="Augustus Raymond Pendleton" w:date="2025-10-29T15:33:00Z" w16du:dateUtc="2025-10-29T19:33:00Z">
                <w:rPr>
                  <w:rFonts w:ascii="Cambria Math" w:hAnsi="Cambria Math"/>
                </w:rPr>
                <m:t>A</m:t>
              </w:del>
            </m:r>
          </m:sup>
        </m:sSup>
      </m:oMath>
      <w:del w:id="394" w:author="Augustus Raymond Pendleton" w:date="2025-10-29T15:33:00Z" w16du:dateUtc="2025-10-29T19:33:00Z">
        <w:r w:rsidRPr="0007048F" w:rsidDel="005C02A0">
          <w:delText xml:space="preserve"> when abundance differences occur on long branches. These scenarios demonstrate that </w:delText>
        </w:r>
      </w:del>
      <m:oMath>
        <m:sSup>
          <m:sSupPr>
            <m:ctrlPr>
              <w:del w:id="395" w:author="Augustus Raymond Pendleton" w:date="2025-10-29T15:33:00Z" w16du:dateUtc="2025-10-29T19:33:00Z">
                <w:rPr>
                  <w:rFonts w:ascii="Cambria Math" w:hAnsi="Cambria Math"/>
                </w:rPr>
              </w:del>
            </m:ctrlPr>
          </m:sSupPr>
          <m:e>
            <m:r>
              <w:del w:id="396" w:author="Augustus Raymond Pendleton" w:date="2025-10-29T15:33:00Z" w16du:dateUtc="2025-10-29T19:33:00Z">
                <w:rPr>
                  <w:rFonts w:ascii="Cambria Math" w:hAnsi="Cambria Math"/>
                </w:rPr>
                <m:t>U</m:t>
              </w:del>
            </m:r>
          </m:e>
          <m:sup>
            <m:r>
              <w:del w:id="397" w:author="Augustus Raymond Pendleton" w:date="2025-10-29T15:33:00Z" w16du:dateUtc="2025-10-29T19:33:00Z">
                <w:rPr>
                  <w:rFonts w:ascii="Cambria Math" w:hAnsi="Cambria Math"/>
                </w:rPr>
                <m:t>A</m:t>
              </w:del>
            </m:r>
          </m:sup>
        </m:sSup>
      </m:oMath>
      <w:del w:id="398" w:author="Augustus Raymond Pendleton" w:date="2025-10-29T15:33:00Z" w16du:dateUtc="2025-10-29T19:33:00Z">
        <w:r w:rsidRPr="0007048F" w:rsidDel="005C02A0">
          <w:delText xml:space="preserve"> </w:delText>
        </w:r>
      </w:del>
      <w:ins w:id="399" w:author="Augustus Raymond Pendleton" w:date="2025-10-28T11:35:00Z" w16du:dateUtc="2025-10-28T15:35:00Z">
        <w:r w:rsidR="006237CB">
          <w:rPr>
            <w:b/>
            <w:bCs/>
          </w:rPr>
          <w:t>Application of Absolute UniFrac to Four Real-World Microbiome Datasets</w:t>
        </w:r>
      </w:ins>
    </w:p>
    <w:p w14:paraId="7A0417CA" w14:textId="39FB208D" w:rsidR="00CA4E44" w:rsidRDefault="00CC3C53">
      <w:pPr>
        <w:spacing w:line="240" w:lineRule="auto"/>
        <w:ind w:firstLine="720"/>
        <w:rPr>
          <w:ins w:id="400" w:author="Augustus Raymond Pendleton" w:date="2025-10-29T15:36:00Z" w16du:dateUtc="2025-10-29T19:36:00Z"/>
        </w:rPr>
      </w:pPr>
      <w:ins w:id="401" w:author="Augustus Raymond Pendleton" w:date="2025-09-26T09:31:00Z" w16du:dateUtc="2025-09-26T13:31:00Z">
        <w:r>
          <w:t>To</w:t>
        </w:r>
      </w:ins>
      <w:ins w:id="402" w:author="Augustus Raymond Pendleton" w:date="2025-09-26T09:32:00Z" w16du:dateUtc="2025-09-26T13:32:00Z">
        <w:r>
          <w:t xml:space="preserve"> illustrate the sensitivity of </w:t>
        </w:r>
      </w:ins>
      <m:oMath>
        <m:sSup>
          <m:sSupPr>
            <m:ctrlPr>
              <w:ins w:id="403" w:author="Augustus Raymond Pendleton" w:date="2025-09-26T09:33:00Z" w16du:dateUtc="2025-09-26T13:33:00Z">
                <w:rPr>
                  <w:rFonts w:ascii="Cambria Math" w:hAnsi="Cambria Math"/>
                </w:rPr>
              </w:ins>
            </m:ctrlPr>
          </m:sSupPr>
          <m:e>
            <m:r>
              <w:ins w:id="404" w:author="Augustus Raymond Pendleton" w:date="2025-09-26T09:33:00Z" w16du:dateUtc="2025-09-26T13:33:00Z">
                <w:rPr>
                  <w:rFonts w:ascii="Cambria Math" w:hAnsi="Cambria Math"/>
                </w:rPr>
                <m:t>U</m:t>
              </w:ins>
            </m:r>
          </m:e>
          <m:sup>
            <m:r>
              <w:ins w:id="405" w:author="Augustus Raymond Pendleton" w:date="2025-09-26T09:33:00Z" w16du:dateUtc="2025-09-26T13:33:00Z">
                <w:rPr>
                  <w:rFonts w:ascii="Cambria Math" w:hAnsi="Cambria Math"/>
                </w:rPr>
                <m:t>A</m:t>
              </w:ins>
            </m:r>
          </m:sup>
        </m:sSup>
        <m:r>
          <w:ins w:id="406" w:author="Augustus Raymond Pendleton" w:date="2025-09-26T09:34:00Z" w16du:dateUtc="2025-09-26T13:34:00Z">
            <w:rPr>
              <w:rFonts w:ascii="Cambria Math" w:hAnsi="Cambria Math"/>
            </w:rPr>
            <m:t xml:space="preserve"> </m:t>
          </w:ins>
        </m:r>
      </m:oMath>
      <w:ins w:id="407" w:author="Augustus Raymond Pendleton" w:date="2025-09-26T09:32:00Z" w16du:dateUtc="2025-09-26T13:32:00Z">
        <w:r>
          <w:t xml:space="preserve">to </w:t>
        </w:r>
      </w:ins>
      <w:ins w:id="408" w:author="Augustus Raymond Pendleton" w:date="2025-10-28T11:34:00Z" w16du:dateUtc="2025-10-28T15:34:00Z">
        <w:r w:rsidR="006237CB">
          <w:t xml:space="preserve">both </w:t>
        </w:r>
      </w:ins>
      <w:ins w:id="409" w:author="Augustus Raymond Pendleton" w:date="2025-09-26T09:32:00Z" w16du:dateUtc="2025-09-26T13:32:00Z">
        <w:r>
          <w:t xml:space="preserve">variation in composition and absolute abundance, we </w:t>
        </w:r>
      </w:ins>
      <w:ins w:id="410" w:author="Augustus Raymond Pendleton" w:date="2025-09-26T09:33:00Z" w16du:dateUtc="2025-09-26T13:33:00Z">
        <w:r>
          <w:t>re-analy</w:t>
        </w:r>
      </w:ins>
      <w:ins w:id="411" w:author="Augustus Raymond Pendleton" w:date="2025-09-29T09:22:00Z" w16du:dateUtc="2025-09-29T13:22:00Z">
        <w:r w:rsidR="008729F6">
          <w:t>z</w:t>
        </w:r>
      </w:ins>
      <w:ins w:id="412" w:author="Augustus Raymond Pendleton" w:date="2025-09-26T09:33:00Z" w16du:dateUtc="2025-09-26T13:33:00Z">
        <w:r>
          <w:t>ed four previously published datasets from diverse microbial systems.</w:t>
        </w:r>
      </w:ins>
      <w:ins w:id="413" w:author="Augustus Raymond Pendleton" w:date="2025-09-26T09:30:00Z" w16du:dateUtc="2025-09-26T13:30:00Z">
        <w:r>
          <w:t xml:space="preserve"> </w:t>
        </w:r>
      </w:ins>
      <w:ins w:id="414" w:author="Augustus Raymond Pendleton" w:date="2025-09-29T09:23:00Z" w16du:dateUtc="2025-09-29T13:23:00Z">
        <w:r w:rsidR="008729F6">
          <w:t xml:space="preserve">These datasets included: </w:t>
        </w:r>
      </w:ins>
      <w:ins w:id="415" w:author="Augustus Raymond Pendleton" w:date="2025-10-28T11:35:00Z" w16du:dateUtc="2025-10-28T15:35:00Z">
        <w:r w:rsidR="006237CB">
          <w:t xml:space="preserve">(i) </w:t>
        </w:r>
      </w:ins>
      <w:ins w:id="416" w:author="Augustus Raymond Pendleton" w:date="2025-09-29T09:23:00Z" w16du:dateUtc="2025-09-29T13:23:00Z">
        <w:r w:rsidR="008729F6">
          <w:t xml:space="preserve">nuclear reactor cooling water </w:t>
        </w:r>
      </w:ins>
      <w:ins w:id="417" w:author="Augustus Raymond Pendleton" w:date="2025-10-28T11:35:00Z" w16du:dateUtc="2025-10-28T15:35:00Z">
        <w:r w:rsidR="006237CB">
          <w:t xml:space="preserve">sampled </w:t>
        </w:r>
      </w:ins>
      <w:ins w:id="418" w:author="Augustus Raymond Pendleton" w:date="2025-09-29T09:23:00Z" w16du:dateUtc="2025-09-29T13:23:00Z">
        <w:r w:rsidR="008729F6">
          <w:t>across three reactor cycle phases</w:t>
        </w:r>
      </w:ins>
      <w:ins w:id="419" w:author="Augustus Raymond Pendleton" w:date="2025-09-29T09:28:00Z" w16du:dateUtc="2025-09-29T13:28:00Z">
        <w:r w:rsidR="008729F6">
          <w:t xml:space="preserve"> </w:t>
        </w:r>
      </w:ins>
      <w:r w:rsidR="008729F6">
        <w:fldChar w:fldCharType="begin"/>
      </w:r>
      <w:r w:rsidR="00A20B2F">
        <w:instrText xml:space="preserve"> ADDIN ZOTERO_ITEM CSL_CITATION {"citationID":"cjTz9RrO","properties":{"formattedCitation":"[5]","plainCitation":"[5]","noteIndex":0},"citationItems":[{"id":1451,"uris":["http://zotero.org/groups/5077571/items/JAZBIWBQ"],"itemData":{"id":1451,"type":"article-journal","abstract":"High-throughput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A20B2F">
        <w:rPr>
          <w:noProof/>
        </w:rPr>
        <w:t>[5]</w:t>
      </w:r>
      <w:r w:rsidR="008729F6">
        <w:fldChar w:fldCharType="end"/>
      </w:r>
      <w:ins w:id="420" w:author="Augustus Raymond Pendleton" w:date="2025-09-29T09:24:00Z" w16du:dateUtc="2025-09-29T13:24:00Z">
        <w:r w:rsidR="008729F6">
          <w:t xml:space="preserve">; </w:t>
        </w:r>
      </w:ins>
      <w:ins w:id="421" w:author="Augustus Raymond Pendleton" w:date="2025-10-28T11:35:00Z" w16du:dateUtc="2025-10-28T15:35:00Z">
        <w:r w:rsidR="006237CB">
          <w:t xml:space="preserve">(ii) the </w:t>
        </w:r>
      </w:ins>
      <w:ins w:id="422" w:author="Augustus Raymond Pendleton" w:date="2025-09-29T09:24:00Z" w16du:dateUtc="2025-09-29T13:24:00Z">
        <w:r w:rsidR="008729F6">
          <w:t>mouse gut sample</w:t>
        </w:r>
      </w:ins>
      <w:ins w:id="423" w:author="Augustus Raymond Pendleton" w:date="2025-10-28T11:36:00Z" w16du:dateUtc="2025-10-28T15:36:00Z">
        <w:r w:rsidR="003973E9">
          <w:t>d</w:t>
        </w:r>
      </w:ins>
      <w:ins w:id="424" w:author="Augustus Raymond Pendleton" w:date="2025-09-29T09:24:00Z" w16du:dateUtc="2025-09-29T13:24:00Z">
        <w:r w:rsidR="008729F6">
          <w:t xml:space="preserve"> across multiple </w:t>
        </w:r>
      </w:ins>
      <w:ins w:id="425" w:author="Augustus Raymond Pendleton" w:date="2025-10-28T11:36:00Z" w16du:dateUtc="2025-10-28T15:36:00Z">
        <w:r w:rsidR="003973E9">
          <w:t>regions</w:t>
        </w:r>
      </w:ins>
      <w:ins w:id="426" w:author="Augustus Raymond Pendleton" w:date="2025-09-29T12:13:00Z" w16du:dateUtc="2025-09-29T16:13:00Z">
        <w:r w:rsidR="00BB7799">
          <w:t xml:space="preserve"> and</w:t>
        </w:r>
      </w:ins>
      <w:ins w:id="427" w:author="Augustus Raymond Pendleton" w:date="2025-09-29T09:24:00Z" w16du:dateUtc="2025-09-29T13:24:00Z">
        <w:r w:rsidR="008729F6">
          <w:t xml:space="preserve"> between two diets</w:t>
        </w:r>
      </w:ins>
      <w:ins w:id="428" w:author="Augustus Raymond Pendleton" w:date="2025-09-29T09:28:00Z" w16du:dateUtc="2025-09-29T13:28:00Z">
        <w:r w:rsidR="008729F6">
          <w:t xml:space="preserve"> </w:t>
        </w:r>
      </w:ins>
      <w:r w:rsidR="008729F6">
        <w:fldChar w:fldCharType="begin"/>
      </w:r>
      <w:r w:rsidR="00C45617">
        <w:instrText xml:space="preserve"> ADDIN ZOTERO_ITEM CSL_CITATION {"citationID":"TYVMoQJy","properties":{"formattedCitation":"[3]","plainCitation":"[3]","noteIndex":0},"citationItems":[{"id":2078,"uris":["http://zotero.org/groups/5077571/items/9FC6PKRB"],"itemData":{"id":2078,"type":"article-journal","abstract":"A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429" w:author="Augustus Raymond Pendleton" w:date="2025-09-29T09:25:00Z" w16du:dateUtc="2025-09-29T13:25:00Z">
        <w:r w:rsidR="008729F6">
          <w:t xml:space="preserve">; </w:t>
        </w:r>
      </w:ins>
      <w:ins w:id="430" w:author="Augustus Raymond Pendleton" w:date="2025-10-28T11:36:00Z" w16du:dateUtc="2025-10-28T15:36:00Z">
        <w:r w:rsidR="003973E9">
          <w:t>(iii) depth-stratified freshwater communities sampled across two months</w:t>
        </w:r>
      </w:ins>
      <w:ins w:id="431" w:author="Augustus Raymond Pendleton" w:date="2025-09-29T09:29:00Z" w16du:dateUtc="2025-09-29T13:29:00Z">
        <w:r w:rsidR="008729F6">
          <w:t xml:space="preserve"> </w:t>
        </w:r>
      </w:ins>
      <w:r w:rsidR="008729F6">
        <w:fldChar w:fldCharType="begin"/>
      </w:r>
      <w:r w:rsidR="00A20B2F">
        <w:instrText xml:space="preserve"> ADDIN ZOTERO_ITEM CSL_CITATION {"citationID":"oYw3GPst","properties":{"formattedCitation":"[9]","plainCitation":"[9]","noteIndex":0},"citationItems":[{"id":2063,"uris":["http://zotero.org/groups/5077571/items/XECMGR9Y"],"itemData":{"id":2063,"type":"article","abstract":"The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A20B2F">
        <w:rPr>
          <w:rFonts w:ascii="Cambria Math" w:hAnsi="Cambria Math" w:cs="Cambria Math"/>
        </w:rPr>
        <w:instrText>∼</w:instrText>
      </w:r>
      <w:r w:rsidR="00A20B2F">
        <w:instrText xml:space="preserve">60 km day ¹. Given the </w:instrText>
      </w:r>
      <w:r w:rsidR="00A20B2F">
        <w:rPr>
          <w:rFonts w:ascii="Cambria Math" w:hAnsi="Cambria Math" w:cs="Cambria Math"/>
        </w:rPr>
        <w:instrText>∼</w:instrText>
      </w:r>
      <w:r w:rsidR="00A20B2F">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A20B2F">
        <w:rPr>
          <w:noProof/>
        </w:rPr>
        <w:t>[9]</w:t>
      </w:r>
      <w:r w:rsidR="008729F6">
        <w:fldChar w:fldCharType="end"/>
      </w:r>
      <w:ins w:id="432" w:author="Augustus Raymond Pendleton" w:date="2025-09-29T09:25:00Z" w16du:dateUtc="2025-09-29T13:25:00Z">
        <w:r w:rsidR="008729F6">
          <w:t>; and</w:t>
        </w:r>
      </w:ins>
      <w:ins w:id="433" w:author="Augustus Raymond Pendleton" w:date="2025-10-28T11:37:00Z" w16du:dateUtc="2025-10-28T15:37:00Z">
        <w:r w:rsidR="003973E9">
          <w:t xml:space="preserve"> (iv)</w:t>
        </w:r>
      </w:ins>
      <w:ins w:id="434" w:author="Augustus Raymond Pendleton" w:date="2025-09-29T09:25:00Z" w16du:dateUtc="2025-09-29T13:25:00Z">
        <w:r w:rsidR="008729F6">
          <w:t xml:space="preserve"> peanut rhizo</w:t>
        </w:r>
      </w:ins>
      <w:ins w:id="435" w:author="Augustus Raymond Pendleton" w:date="2025-10-28T11:37:00Z" w16du:dateUtc="2025-10-28T15:37:00Z">
        <w:r w:rsidR="003973E9">
          <w:t>s</w:t>
        </w:r>
      </w:ins>
      <w:ins w:id="436" w:author="Augustus Raymond Pendleton" w:date="2025-09-29T09:25:00Z" w16du:dateUtc="2025-09-29T13:25:00Z">
        <w:r w:rsidR="008729F6">
          <w:t>pher</w:t>
        </w:r>
      </w:ins>
      <w:ins w:id="437" w:author="Augustus Raymond Pendleton" w:date="2025-10-28T11:37:00Z" w16du:dateUtc="2025-10-28T15:37:00Z">
        <w:r w:rsidR="003973E9">
          <w:t>es under tw</w:t>
        </w:r>
      </w:ins>
      <w:ins w:id="438" w:author="Augustus Raymond Pendleton" w:date="2025-09-29T09:26:00Z" w16du:dateUtc="2025-09-29T13:26:00Z">
        <w:r w:rsidR="008729F6">
          <w:t xml:space="preserve">o crop </w:t>
        </w:r>
      </w:ins>
      <w:ins w:id="439" w:author="Augustus Raymond Pendleton" w:date="2025-09-29T09:28:00Z" w16du:dateUtc="2025-09-29T13:28:00Z">
        <w:r w:rsidR="008729F6">
          <w:t>rotation schemes (conventional rotation (CR) vs. sod-based rotation (SBR)</w:t>
        </w:r>
      </w:ins>
      <w:ins w:id="440" w:author="Augustus Raymond Pendleton" w:date="2025-10-28T11:37:00Z" w16du:dateUtc="2025-10-28T15:37:00Z">
        <w:r w:rsidR="003973E9">
          <w:t>)</w:t>
        </w:r>
      </w:ins>
      <w:ins w:id="441" w:author="Augustus Raymond Pendleton" w:date="2025-09-29T12:13:00Z" w16du:dateUtc="2025-09-29T16:13:00Z">
        <w:r w:rsidR="00BB7799">
          <w:t xml:space="preserve">, plant maturities, and irrigation </w:t>
        </w:r>
      </w:ins>
      <w:ins w:id="442" w:author="Augustus Raymond Pendleton" w:date="2025-10-28T11:37:00Z" w16du:dateUtc="2025-10-28T15:37:00Z">
        <w:r w:rsidR="003973E9">
          <w:t>treatments</w:t>
        </w:r>
      </w:ins>
      <w:ins w:id="443" w:author="Augustus Raymond Pendleton" w:date="2025-09-29T09:29:00Z" w16du:dateUtc="2025-09-29T13:29:00Z">
        <w:r w:rsidR="008729F6">
          <w:t xml:space="preserve"> </w:t>
        </w:r>
      </w:ins>
      <w:r w:rsidR="008729F6">
        <w:fldChar w:fldCharType="begin"/>
      </w:r>
      <w:r w:rsidR="00A20B2F">
        <w:instrText xml:space="preserve"> ADDIN ZOTERO_ITEM CSL_CITATION {"citationID":"YA20tb0p","properties":{"formattedCitation":"[10]","plainCitation":"[10]","noteIndex":0},"citationItems":[{"id":2082,"uris":["http://zotero.org/groups/5077571/items/7DSKNWDW"],"itemData":{"id":2082,"type":"article-journal","abstract":"High-throughput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A20B2F">
        <w:rPr>
          <w:noProof/>
        </w:rPr>
        <w:t>[10]</w:t>
      </w:r>
      <w:r w:rsidR="008729F6">
        <w:fldChar w:fldCharType="end"/>
      </w:r>
      <w:ins w:id="444" w:author="Augustus Raymond Pendleton" w:date="2025-09-29T09:28:00Z" w16du:dateUtc="2025-09-29T13:28:00Z">
        <w:r w:rsidR="008729F6">
          <w:t xml:space="preserve">. </w:t>
        </w:r>
      </w:ins>
      <w:ins w:id="445" w:author="Augustus Raymond Pendleton" w:date="2025-10-29T10:07:00Z" w16du:dateUtc="2025-10-29T14:07:00Z">
        <w:r w:rsidR="00CA4E44">
          <w:t>Absolute abundance was quantified by flow cytometry for the cooling water and freshwater datasets, droplet digital PCR for the mouse gut, and by qPCR for the rhizosphere dataset. Together these span a wide range of richness–from 215 ASVs in the cooling water to 24,000 ASVs in the soil–and microbial load–from as low as 4x10</w:t>
        </w:r>
        <w:r w:rsidR="00CA4E44" w:rsidRPr="001061A5">
          <w:rPr>
            <w:vertAlign w:val="superscript"/>
          </w:rPr>
          <w:t>5</w:t>
        </w:r>
        <w:r w:rsidR="00CA4E44">
          <w:t xml:space="preserve"> cells/ml (cooling water) up to 2x10</w:t>
        </w:r>
        <w:r w:rsidR="00CA4E44">
          <w:rPr>
            <w:vertAlign w:val="superscript"/>
          </w:rPr>
          <w:t>12</w:t>
        </w:r>
        <w:r w:rsidR="00CA4E44">
          <w:t xml:space="preserve"> 16S rRNA copies/gram (mouse gut). Additional </w:t>
        </w:r>
        <w:r w:rsidR="00CA4E44">
          <w:lastRenderedPageBreak/>
          <w:t xml:space="preserve">details of the re-analysis workflow, including ASV generation and phylogenetic inference, are </w:t>
        </w:r>
      </w:ins>
      <w:ins w:id="446" w:author="Augustus Raymond Pendleton" w:date="2025-09-28T21:28:00Z" w16du:dateUtc="2025-09-29T01:28:00Z">
        <w:r w:rsidR="005C02A0" w:rsidRPr="003641B9">
          <w:rPr>
            <w:noProof/>
            <w:sz w:val="20"/>
            <w:szCs w:val="20"/>
            <w:rPrChange w:id="447"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1238A30">
              <wp:simplePos x="0" y="0"/>
              <wp:positionH relativeFrom="margin">
                <wp:posOffset>-23929</wp:posOffset>
              </wp:positionH>
              <wp:positionV relativeFrom="margin">
                <wp:posOffset>436880</wp:posOffset>
              </wp:positionV>
              <wp:extent cx="5942965" cy="5723255"/>
              <wp:effectExtent l="0" t="0" r="635" b="4445"/>
              <wp:wrapSquare wrapText="bothSides"/>
              <wp:docPr id="190665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965" cy="5723255"/>
                      </a:xfrm>
                      <a:prstGeom prst="rect">
                        <a:avLst/>
                      </a:prstGeom>
                    </pic:spPr>
                  </pic:pic>
                </a:graphicData>
              </a:graphic>
              <wp14:sizeRelH relativeFrom="page">
                <wp14:pctWidth>0</wp14:pctWidth>
              </wp14:sizeRelH>
              <wp14:sizeRelV relativeFrom="page">
                <wp14:pctHeight>0</wp14:pctHeight>
              </wp14:sizeRelV>
            </wp:anchor>
          </w:drawing>
        </w:r>
      </w:ins>
      <w:ins w:id="448" w:author="Augustus Raymond Pendleton" w:date="2025-10-29T10:07:00Z" w16du:dateUtc="2025-10-29T14:07:00Z">
        <w:r w:rsidR="00CA4E44">
          <w:t>provided in the Supporting Methods.</w:t>
        </w:r>
      </w:ins>
    </w:p>
    <w:p w14:paraId="32468638" w14:textId="6A305754" w:rsidR="005C02A0" w:rsidRPr="005C02A0" w:rsidRDefault="005C02A0" w:rsidP="005C02A0">
      <w:pPr>
        <w:spacing w:line="240" w:lineRule="auto"/>
        <w:rPr>
          <w:ins w:id="449" w:author="Augustus Raymond Pendleton" w:date="2025-10-29T10:07:00Z" w16du:dateUtc="2025-10-29T14:07:00Z"/>
          <w:sz w:val="20"/>
          <w:szCs w:val="20"/>
          <w:rPrChange w:id="450" w:author="Augustus Raymond Pendleton" w:date="2025-10-29T15:37:00Z" w16du:dateUtc="2025-10-29T19:37:00Z">
            <w:rPr>
              <w:ins w:id="451" w:author="Augustus Raymond Pendleton" w:date="2025-10-29T10:07:00Z" w16du:dateUtc="2025-10-29T14:07:00Z"/>
            </w:rPr>
          </w:rPrChange>
        </w:rPr>
        <w:pPrChange w:id="452" w:author="Augustus Raymond Pendleton" w:date="2025-10-29T15:37:00Z" w16du:dateUtc="2025-10-29T19:37:00Z">
          <w:pPr>
            <w:ind w:firstLine="720"/>
          </w:pPr>
        </w:pPrChange>
      </w:pPr>
      <w:ins w:id="453" w:author="Augustus Raymond Pendleton" w:date="2025-10-29T15:36:00Z" w16du:dateUtc="2025-10-29T19:36:00Z">
        <w:r w:rsidRPr="001061A5">
          <w:rPr>
            <w:i/>
            <w:iCs/>
            <w:sz w:val="20"/>
            <w:szCs w:val="20"/>
          </w:rPr>
          <w:t xml:space="preserve">Figure 2. </w:t>
        </w:r>
        <w:r>
          <w:rPr>
            <w:i/>
            <w:iCs/>
            <w:sz w:val="20"/>
            <w:szCs w:val="20"/>
          </w:rPr>
          <w:t>Absolute UniFrac</w:t>
        </w:r>
        <w:r w:rsidRPr="001061A5">
          <w:rPr>
            <w:i/>
            <w:iCs/>
            <w:sz w:val="20"/>
            <w:szCs w:val="20"/>
          </w:rPr>
          <w:t xml:space="preserve"> </w:t>
        </w:r>
        <w:r>
          <w:rPr>
            <w:i/>
            <w:iCs/>
            <w:sz w:val="20"/>
            <w:szCs w:val="20"/>
          </w:rPr>
          <w:t>(</w:t>
        </w:r>
        <w:r w:rsidRPr="001061A5">
          <w:rPr>
            <w:i/>
            <w:iCs/>
            <w:sz w:val="20"/>
            <w:szCs w:val="20"/>
          </w:rPr>
          <w:t>U</w:t>
        </w:r>
        <w:r w:rsidRPr="001061A5">
          <w:rPr>
            <w:i/>
            <w:iCs/>
            <w:sz w:val="20"/>
            <w:szCs w:val="20"/>
            <w:vertAlign w:val="superscript"/>
          </w:rPr>
          <w:t>A</w:t>
        </w:r>
        <w:r>
          <w:rPr>
            <w:i/>
            <w:iCs/>
            <w:sz w:val="20"/>
            <w:szCs w:val="20"/>
          </w:rPr>
          <w:t xml:space="preserve">) compared with </w:t>
        </w:r>
        <w:r w:rsidRPr="001061A5">
          <w:rPr>
            <w:i/>
            <w:iCs/>
            <w:sz w:val="20"/>
            <w:szCs w:val="20"/>
          </w:rPr>
          <w:t xml:space="preserve">other </w:t>
        </w:r>
        <w:r>
          <w:rPr>
            <w:i/>
            <w:iCs/>
            <w:sz w:val="20"/>
            <w:szCs w:val="20"/>
          </w:rPr>
          <w:sym w:font="Symbol" w:char="F062"/>
        </w:r>
        <w:r>
          <w:rPr>
            <w:i/>
            <w:iCs/>
            <w:sz w:val="20"/>
            <w:szCs w:val="20"/>
          </w:rPr>
          <w:t xml:space="preserve">-diversity </w:t>
        </w:r>
        <w:r w:rsidRPr="001061A5">
          <w:rPr>
            <w:i/>
            <w:iCs/>
            <w:sz w:val="20"/>
            <w:szCs w:val="20"/>
          </w:rPr>
          <w:t xml:space="preserve">metrics across </w:t>
        </w:r>
        <w:r>
          <w:rPr>
            <w:i/>
            <w:iCs/>
            <w:sz w:val="20"/>
            <w:szCs w:val="20"/>
          </w:rPr>
          <w:t xml:space="preserve">four </w:t>
        </w:r>
        <w:r w:rsidRPr="001061A5">
          <w:rPr>
            <w:i/>
            <w:iCs/>
            <w:sz w:val="20"/>
            <w:szCs w:val="20"/>
          </w:rPr>
          <w:t xml:space="preserve">real microbial </w:t>
        </w:r>
        <w:r>
          <w:rPr>
            <w:i/>
            <w:iCs/>
            <w:sz w:val="20"/>
            <w:szCs w:val="20"/>
          </w:rPr>
          <w:t>datasets</w:t>
        </w:r>
        <w:r w:rsidRPr="001061A5">
          <w:rPr>
            <w:i/>
            <w:iCs/>
            <w:sz w:val="20"/>
            <w:szCs w:val="20"/>
          </w:rPr>
          <w:t xml:space="preserve">. </w:t>
        </w:r>
        <w:r>
          <w:rPr>
            <w:sz w:val="20"/>
            <w:szCs w:val="20"/>
          </w:rPr>
          <w:t xml:space="preserve">Each panel shows pairwise sample distances for </w:t>
        </w:r>
        <w:r w:rsidRPr="001061A5">
          <w:rPr>
            <w:i/>
            <w:iCs/>
            <w:sz w:val="20"/>
            <w:szCs w:val="20"/>
          </w:rPr>
          <w:t>U</w:t>
        </w:r>
        <w:r w:rsidRPr="001061A5">
          <w:rPr>
            <w:i/>
            <w:iCs/>
            <w:sz w:val="20"/>
            <w:szCs w:val="20"/>
            <w:vertAlign w:val="superscript"/>
          </w:rPr>
          <w:t>A</w:t>
        </w:r>
        <w:r w:rsidRPr="001061A5">
          <w:rPr>
            <w:sz w:val="20"/>
            <w:szCs w:val="20"/>
          </w:rPr>
          <w:t xml:space="preserve"> </w:t>
        </w:r>
        <w:r>
          <w:rPr>
            <w:sz w:val="20"/>
            <w:szCs w:val="20"/>
          </w:rPr>
          <w:t xml:space="preserve">(x-axis) against </w:t>
        </w:r>
        <w:r w:rsidRPr="001061A5">
          <w:rPr>
            <w:sz w:val="20"/>
            <w:szCs w:val="20"/>
          </w:rPr>
          <w:t xml:space="preserve">another metric </w:t>
        </w:r>
        <w:r>
          <w:rPr>
            <w:sz w:val="20"/>
            <w:szCs w:val="20"/>
          </w:rPr>
          <w:t>(</w:t>
        </w:r>
        <w:r w:rsidRPr="001061A5">
          <w:rPr>
            <w:sz w:val="20"/>
            <w:szCs w:val="20"/>
          </w:rPr>
          <w:t>y-axis</w:t>
        </w:r>
        <w:r>
          <w:rPr>
            <w:sz w:val="20"/>
            <w:szCs w:val="20"/>
          </w:rPr>
          <w:t>)</w:t>
        </w:r>
        <w:r w:rsidRPr="001061A5">
          <w:rPr>
            <w:sz w:val="20"/>
            <w:szCs w:val="20"/>
          </w:rPr>
          <w:t xml:space="preserve">: </w:t>
        </w:r>
        <w:r>
          <w:rPr>
            <w:sz w:val="20"/>
            <w:szCs w:val="20"/>
          </w:rPr>
          <w:t>Bray-Curtis using relative abundance (</w:t>
        </w:r>
        <w:r w:rsidRPr="001061A5">
          <w:rPr>
            <w:i/>
            <w:iCs/>
            <w:sz w:val="20"/>
            <w:szCs w:val="20"/>
          </w:rPr>
          <w:t>BC</w:t>
        </w:r>
        <w:r w:rsidRPr="001061A5">
          <w:rPr>
            <w:i/>
            <w:iCs/>
            <w:sz w:val="20"/>
            <w:szCs w:val="20"/>
            <w:vertAlign w:val="superscript"/>
          </w:rPr>
          <w:t>R</w:t>
        </w:r>
        <w:r>
          <w:rPr>
            <w:sz w:val="20"/>
            <w:szCs w:val="20"/>
          </w:rPr>
          <w:t xml:space="preserve">, </w:t>
        </w:r>
        <w:r w:rsidRPr="001061A5">
          <w:rPr>
            <w:sz w:val="20"/>
            <w:szCs w:val="20"/>
          </w:rPr>
          <w:t>first column</w:t>
        </w:r>
        <w:r>
          <w:rPr>
            <w:sz w:val="20"/>
            <w:szCs w:val="20"/>
          </w:rPr>
          <w:t>)</w:t>
        </w:r>
        <w:r w:rsidRPr="001061A5">
          <w:rPr>
            <w:sz w:val="20"/>
            <w:szCs w:val="20"/>
          </w:rPr>
          <w:t>,</w:t>
        </w:r>
        <w:r>
          <w:rPr>
            <w:sz w:val="20"/>
            <w:szCs w:val="20"/>
          </w:rPr>
          <w:t xml:space="preserve"> weighted UniFrac using relative abundances (</w:t>
        </w:r>
        <w:r w:rsidRPr="001061A5">
          <w:rPr>
            <w:i/>
            <w:iCs/>
            <w:sz w:val="20"/>
            <w:szCs w:val="20"/>
          </w:rPr>
          <w:t>U</w:t>
        </w:r>
        <w:r w:rsidRPr="001061A5">
          <w:rPr>
            <w:i/>
            <w:iCs/>
            <w:sz w:val="20"/>
            <w:szCs w:val="20"/>
            <w:vertAlign w:val="superscript"/>
          </w:rPr>
          <w:t>R</w:t>
        </w:r>
        <w:r>
          <w:rPr>
            <w:sz w:val="20"/>
            <w:szCs w:val="20"/>
          </w:rPr>
          <w:t xml:space="preserve">, </w:t>
        </w:r>
        <w:r w:rsidRPr="001061A5">
          <w:rPr>
            <w:sz w:val="20"/>
            <w:szCs w:val="20"/>
          </w:rPr>
          <w:t>second</w:t>
        </w:r>
        <w:r>
          <w:rPr>
            <w:sz w:val="20"/>
            <w:szCs w:val="20"/>
          </w:rPr>
          <w:t xml:space="preserve"> column)</w:t>
        </w:r>
        <w:r w:rsidRPr="001061A5">
          <w:rPr>
            <w:sz w:val="20"/>
            <w:szCs w:val="20"/>
          </w:rPr>
          <w:t>, and</w:t>
        </w:r>
        <w:r>
          <w:rPr>
            <w:sz w:val="20"/>
            <w:szCs w:val="20"/>
          </w:rPr>
          <w:t xml:space="preserve"> Bray-curtis using absolute abundances (</w:t>
        </w:r>
        <w:r w:rsidRPr="001061A5">
          <w:rPr>
            <w:i/>
            <w:iCs/>
            <w:sz w:val="20"/>
            <w:szCs w:val="20"/>
          </w:rPr>
          <w:t>BC</w:t>
        </w:r>
        <w:r w:rsidRPr="001061A5">
          <w:rPr>
            <w:i/>
            <w:iCs/>
            <w:sz w:val="20"/>
            <w:szCs w:val="20"/>
            <w:vertAlign w:val="superscript"/>
          </w:rPr>
          <w:t>A</w:t>
        </w:r>
        <w:r>
          <w:rPr>
            <w:sz w:val="20"/>
            <w:szCs w:val="20"/>
          </w:rPr>
          <w:t xml:space="preserve">, </w:t>
        </w:r>
        <w:r w:rsidRPr="001061A5">
          <w:rPr>
            <w:sz w:val="20"/>
            <w:szCs w:val="20"/>
          </w:rPr>
          <w:t>third</w:t>
        </w:r>
        <w:r>
          <w:rPr>
            <w:sz w:val="20"/>
            <w:szCs w:val="20"/>
          </w:rPr>
          <w:t xml:space="preserve"> column)</w:t>
        </w:r>
        <w:r w:rsidRPr="001061A5">
          <w:rPr>
            <w:sz w:val="20"/>
            <w:szCs w:val="20"/>
          </w:rPr>
          <w:t>. Contours in</w:t>
        </w:r>
        <w:r>
          <w:rPr>
            <w:sz w:val="20"/>
            <w:szCs w:val="20"/>
          </w:rPr>
          <w:t xml:space="preserve">dicate </w:t>
        </w:r>
        <w:r w:rsidRPr="001061A5">
          <w:rPr>
            <w:sz w:val="20"/>
            <w:szCs w:val="20"/>
          </w:rPr>
          <w:t xml:space="preserve">the </w:t>
        </w:r>
        <w:r>
          <w:rPr>
            <w:sz w:val="20"/>
            <w:szCs w:val="20"/>
          </w:rPr>
          <w:t xml:space="preserve">relative </w:t>
        </w:r>
        <w:r w:rsidRPr="001061A5">
          <w:rPr>
            <w:sz w:val="20"/>
            <w:szCs w:val="20"/>
          </w:rPr>
          <w:t xml:space="preserve">density of </w:t>
        </w:r>
        <w:r>
          <w:rPr>
            <w:sz w:val="20"/>
            <w:szCs w:val="20"/>
          </w:rPr>
          <w:t>pairwise comparisons (</w:t>
        </w:r>
        <w:r w:rsidRPr="001061A5">
          <w:rPr>
            <w:sz w:val="20"/>
            <w:szCs w:val="20"/>
          </w:rPr>
          <w:t xml:space="preserve">n </w:t>
        </w:r>
        <w:r>
          <w:rPr>
            <w:sz w:val="20"/>
            <w:szCs w:val="20"/>
          </w:rPr>
          <w:t xml:space="preserve">shown for </w:t>
        </w:r>
        <w:r w:rsidRPr="001061A5">
          <w:rPr>
            <w:sz w:val="20"/>
            <w:szCs w:val="20"/>
          </w:rPr>
          <w:t>each dataset</w:t>
        </w:r>
        <w:r>
          <w:rPr>
            <w:sz w:val="20"/>
            <w:szCs w:val="20"/>
          </w:rPr>
          <w:t>, left</w:t>
        </w:r>
        <w:r w:rsidRPr="001061A5">
          <w:rPr>
            <w:sz w:val="20"/>
            <w:szCs w:val="20"/>
          </w:rPr>
          <w:t xml:space="preserve">), with darker </w:t>
        </w:r>
        <w:r>
          <w:rPr>
            <w:sz w:val="20"/>
            <w:szCs w:val="20"/>
          </w:rPr>
          <w:t>shading</w:t>
        </w:r>
        <w:r w:rsidRPr="001061A5">
          <w:rPr>
            <w:sz w:val="20"/>
            <w:szCs w:val="20"/>
          </w:rPr>
          <w:t xml:space="preserve"> corresponding to more observations. The</w:t>
        </w:r>
        <w:r>
          <w:rPr>
            <w:sz w:val="20"/>
            <w:szCs w:val="20"/>
          </w:rPr>
          <w:t xml:space="preserve"> dashed line marks the </w:t>
        </w:r>
        <w:r w:rsidRPr="001061A5">
          <w:rPr>
            <w:sz w:val="20"/>
            <w:szCs w:val="20"/>
          </w:rPr>
          <w:t xml:space="preserve">1:1 </w:t>
        </w:r>
        <w:r>
          <w:rPr>
            <w:sz w:val="20"/>
            <w:szCs w:val="20"/>
          </w:rPr>
          <w:t xml:space="preserve">relationship. Points </w:t>
        </w:r>
        <w:r w:rsidRPr="001061A5">
          <w:rPr>
            <w:sz w:val="20"/>
            <w:szCs w:val="20"/>
          </w:rPr>
          <w:t>above the line</w:t>
        </w:r>
        <w:r>
          <w:rPr>
            <w:sz w:val="20"/>
            <w:szCs w:val="20"/>
          </w:rPr>
          <w:t xml:space="preserve"> indicate cases where</w:t>
        </w:r>
        <w:r w:rsidRPr="001061A5">
          <w:rPr>
            <w:sz w:val="20"/>
            <w:szCs w:val="20"/>
          </w:rPr>
          <w:t xml:space="preserve"> </w:t>
        </w:r>
        <w:r w:rsidRPr="001061A5">
          <w:rPr>
            <w:i/>
            <w:iCs/>
            <w:sz w:val="20"/>
            <w:szCs w:val="20"/>
          </w:rPr>
          <w:t>U</w:t>
        </w:r>
        <w:r w:rsidRPr="001061A5">
          <w:rPr>
            <w:i/>
            <w:iCs/>
            <w:sz w:val="20"/>
            <w:szCs w:val="20"/>
            <w:vertAlign w:val="superscript"/>
          </w:rPr>
          <w:t>A</w:t>
        </w:r>
        <w:r w:rsidRPr="001061A5">
          <w:rPr>
            <w:sz w:val="20"/>
            <w:szCs w:val="20"/>
          </w:rPr>
          <w:t xml:space="preserve"> </w:t>
        </w:r>
        <w:r>
          <w:rPr>
            <w:sz w:val="20"/>
            <w:szCs w:val="20"/>
          </w:rPr>
          <w:t xml:space="preserve">is smaller than the comparator metric, while points below the line indicate cases where </w:t>
        </w:r>
        <w:r w:rsidRPr="00B926F8">
          <w:rPr>
            <w:i/>
            <w:iCs/>
            <w:sz w:val="20"/>
            <w:szCs w:val="20"/>
          </w:rPr>
          <w:t>U</w:t>
        </w:r>
        <w:r w:rsidRPr="00B926F8">
          <w:rPr>
            <w:i/>
            <w:iCs/>
            <w:sz w:val="20"/>
            <w:szCs w:val="20"/>
            <w:vertAlign w:val="superscript"/>
          </w:rPr>
          <w:t>A</w:t>
        </w:r>
        <w:r w:rsidRPr="00B926F8">
          <w:rPr>
            <w:sz w:val="20"/>
            <w:szCs w:val="20"/>
          </w:rPr>
          <w:t xml:space="preserve"> </w:t>
        </w:r>
        <w:r>
          <w:rPr>
            <w:sz w:val="20"/>
            <w:szCs w:val="20"/>
          </w:rPr>
          <w:t>is larger.</w:t>
        </w:r>
      </w:ins>
    </w:p>
    <w:p w14:paraId="0A11A17D" w14:textId="532E8CE9" w:rsidR="00CA4E44" w:rsidRDefault="00CA4E44">
      <w:pPr>
        <w:spacing w:line="240" w:lineRule="auto"/>
        <w:ind w:firstLine="720"/>
        <w:rPr>
          <w:ins w:id="454" w:author="Augustus Raymond Pendleton" w:date="2025-10-29T10:07:00Z" w16du:dateUtc="2025-10-29T14:07:00Z"/>
        </w:rPr>
        <w:pPrChange w:id="455" w:author="Augustus Raymond Pendleton" w:date="2025-10-29T10:51:00Z" w16du:dateUtc="2025-10-29T14:51:00Z">
          <w:pPr>
            <w:ind w:firstLine="720"/>
          </w:pPr>
        </w:pPrChange>
      </w:pPr>
      <w:ins w:id="456" w:author="Augustus Raymond Pendleton" w:date="2025-10-29T10:07:00Z" w16du:dateUtc="2025-10-29T14:07:00Z">
        <w:r>
          <w:t>We first calculated four</w:t>
        </w:r>
        <w:r w:rsidRPr="001061A5">
          <w:t xml:space="preserve"> β-diversity</w:t>
        </w:r>
        <w:r>
          <w:t xml:space="preserve"> metrics for all sample pairs in each dataset and compared them to </w:t>
        </w:r>
        <w:r>
          <w:rPr>
            <w:i/>
            <w:iCs/>
          </w:rPr>
          <w:t>U</w:t>
        </w:r>
        <w:r>
          <w:rPr>
            <w:i/>
            <w:iCs/>
            <w:vertAlign w:val="superscript"/>
          </w:rPr>
          <w:t>A</w:t>
        </w:r>
        <w:r>
          <w:t xml:space="preserve"> (Fig. 2). The degree of concordance </w:t>
        </w:r>
        <w:r w:rsidRPr="006B42C1">
          <w:t xml:space="preserve">between </w:t>
        </w:r>
        <w:r>
          <w:rPr>
            <w:i/>
            <w:iCs/>
          </w:rPr>
          <w:t>U</w:t>
        </w:r>
        <w:r>
          <w:rPr>
            <w:i/>
            <w:iCs/>
            <w:vertAlign w:val="superscript"/>
          </w:rPr>
          <w:t>A</w:t>
        </w:r>
        <w:r>
          <w:t xml:space="preserve"> and other metrics was</w:t>
        </w:r>
        <w:r w:rsidRPr="006B42C1">
          <w:t xml:space="preserve"> highly context dependent</w:t>
        </w:r>
        <w:r w:rsidRPr="001061A5">
          <w:rPr>
            <w:i/>
            <w:iCs/>
          </w:rPr>
          <w:t xml:space="preserve">. </w:t>
        </w:r>
        <w:r>
          <w:t xml:space="preserve">In the cooling water dataset, </w:t>
        </w:r>
        <w:r>
          <w:rPr>
            <w:i/>
            <w:iCs/>
          </w:rPr>
          <w:t>U</w:t>
        </w:r>
        <w:r>
          <w:rPr>
            <w:i/>
            <w:iCs/>
            <w:vertAlign w:val="superscript"/>
          </w:rPr>
          <w:t>A</w:t>
        </w:r>
        <w:r>
          <w:rPr>
            <w:i/>
            <w:iCs/>
          </w:rPr>
          <w:t xml:space="preserve"> </w:t>
        </w:r>
        <w:r>
          <w:t xml:space="preserve">closely tracked all three alternatives, whereas in the remaining systems it diverged substantially. </w:t>
        </w:r>
        <w:r>
          <w:rPr>
            <w:i/>
            <w:iCs/>
          </w:rPr>
          <w:t>U</w:t>
        </w:r>
        <w:r>
          <w:rPr>
            <w:i/>
            <w:iCs/>
            <w:vertAlign w:val="superscript"/>
          </w:rPr>
          <w:t>A</w:t>
        </w:r>
        <w:r>
          <w:t xml:space="preserve"> also spanned a similar or wider </w:t>
        </w:r>
        <w:r>
          <w:lastRenderedPageBreak/>
          <w:t xml:space="preserve">range of distances than the other metrics. For example, in the soil dataset </w:t>
        </w:r>
        <w:r>
          <w:rPr>
            <w:i/>
            <w:iCs/>
          </w:rPr>
          <w:t>BC</w:t>
        </w:r>
        <w:r>
          <w:rPr>
            <w:i/>
            <w:iCs/>
            <w:vertAlign w:val="superscript"/>
          </w:rPr>
          <w:t>R</w:t>
        </w:r>
        <w:r>
          <w:rPr>
            <w:i/>
            <w:iCs/>
          </w:rPr>
          <w:t xml:space="preserve"> </w:t>
        </w:r>
        <w:r>
          <w:t xml:space="preserve">and </w:t>
        </w:r>
        <w:r>
          <w:rPr>
            <w:i/>
            <w:iCs/>
          </w:rPr>
          <w:t>U</w:t>
        </w:r>
        <w:r>
          <w:rPr>
            <w:i/>
            <w:iCs/>
            <w:vertAlign w:val="superscript"/>
          </w:rPr>
          <w:t>R</w:t>
        </w:r>
        <w:r>
          <w:t xml:space="preserve"> occupied a narrow range relative to the broad separation observed under </w:t>
        </w:r>
        <w:r>
          <w:rPr>
            <w:i/>
            <w:iCs/>
          </w:rPr>
          <w:t>U</w:t>
        </w:r>
        <w:r>
          <w:rPr>
            <w:i/>
            <w:iCs/>
            <w:vertAlign w:val="superscript"/>
          </w:rPr>
          <w:t>A</w:t>
        </w:r>
        <w:r>
          <w:rPr>
            <w:i/>
            <w:iCs/>
          </w:rPr>
          <w:t>.</w:t>
        </w:r>
      </w:ins>
    </w:p>
    <w:p w14:paraId="6CC29618" w14:textId="77777777" w:rsidR="00CA4E44" w:rsidRDefault="00CA4E44">
      <w:pPr>
        <w:spacing w:line="240" w:lineRule="auto"/>
        <w:ind w:firstLine="720"/>
        <w:rPr>
          <w:ins w:id="457" w:author="Augustus Raymond Pendleton" w:date="2025-10-29T10:08:00Z" w16du:dateUtc="2025-10-29T14:08:00Z"/>
        </w:rPr>
        <w:pPrChange w:id="458" w:author="Augustus Raymond Pendleton" w:date="2025-10-29T10:51:00Z" w16du:dateUtc="2025-10-29T14:51:00Z">
          <w:pPr>
            <w:ind w:firstLine="720"/>
          </w:pPr>
        </w:pPrChange>
      </w:pPr>
      <w:ins w:id="459" w:author="Augustus Raymond Pendleton" w:date="2025-10-29T10:08:00Z" w16du:dateUtc="2025-10-29T14:08:00Z">
        <w:r>
          <w:rPr>
            <w:i/>
            <w:iCs/>
          </w:rPr>
          <w:t>U</w:t>
        </w:r>
        <w:r>
          <w:rPr>
            <w:i/>
            <w:iCs/>
            <w:vertAlign w:val="superscript"/>
          </w:rPr>
          <w:t>A</w:t>
        </w:r>
        <w:r>
          <w:rPr>
            <w:i/>
            <w:iCs/>
          </w:rPr>
          <w:t xml:space="preserve"> </w:t>
        </w:r>
        <w:r>
          <w:t xml:space="preserve">generally reported distances that were similar to or greater than </w:t>
        </w:r>
        <w:r>
          <w:rPr>
            <w:i/>
            <w:iCs/>
          </w:rPr>
          <w:t>U</w:t>
        </w:r>
        <w:r>
          <w:rPr>
            <w:i/>
            <w:iCs/>
            <w:vertAlign w:val="superscript"/>
          </w:rPr>
          <w:t>R</w:t>
        </w:r>
        <w:r>
          <w:rPr>
            <w:i/>
            <w:iCs/>
          </w:rPr>
          <w:t xml:space="preserve">, </w:t>
        </w:r>
        <w:r>
          <w:t xml:space="preserve">consistent with the simulations shown in Fig. 1B. This reflects the ability of </w:t>
        </w:r>
        <w:r>
          <w:rPr>
            <w:i/>
            <w:iCs/>
          </w:rPr>
          <w:t>U</w:t>
        </w:r>
        <w:r>
          <w:rPr>
            <w:i/>
            <w:iCs/>
            <w:vertAlign w:val="superscript"/>
          </w:rPr>
          <w:t>A</w:t>
        </w:r>
        <w:r>
          <w:rPr>
            <w:i/>
            <w:iCs/>
          </w:rPr>
          <w:t xml:space="preserve"> </w:t>
        </w:r>
        <w:r>
          <w:t xml:space="preserve">to discern dissimilarity due to differences in microbial load, even when community composition is conserved. In contrast, </w:t>
        </w:r>
        <w:r>
          <w:rPr>
            <w:i/>
            <w:iCs/>
          </w:rPr>
          <w:t>U</w:t>
        </w:r>
        <w:r>
          <w:rPr>
            <w:i/>
            <w:iCs/>
            <w:vertAlign w:val="superscript"/>
          </w:rPr>
          <w:t>A</w:t>
        </w:r>
        <w:r>
          <w:rPr>
            <w:i/>
            <w:iCs/>
          </w:rPr>
          <w:t xml:space="preserve"> </w:t>
        </w:r>
        <w:r>
          <w:t xml:space="preserve">yielded distances that were similar to or lower than </w:t>
        </w:r>
        <w:r>
          <w:rPr>
            <w:i/>
            <w:iCs/>
          </w:rPr>
          <w:t>BC</w:t>
        </w:r>
        <w:r>
          <w:rPr>
            <w:i/>
            <w:iCs/>
            <w:vertAlign w:val="superscript"/>
          </w:rPr>
          <w:t>A</w:t>
        </w:r>
        <w:r>
          <w:rPr>
            <w:i/>
            <w:iCs/>
          </w:rPr>
          <w:t xml:space="preserve">, </w:t>
        </w:r>
        <w:r>
          <w:t xml:space="preserve">again matching the simulated behavior in Fig 1B. In these cases, phylogenetic proximity between abundant, closely-related ASVs leads </w:t>
        </w:r>
        <w:r>
          <w:rPr>
            <w:i/>
            <w:iCs/>
          </w:rPr>
          <w:t>U</w:t>
        </w:r>
        <w:r>
          <w:rPr>
            <w:i/>
            <w:iCs/>
            <w:vertAlign w:val="superscript"/>
          </w:rPr>
          <w:t>A</w:t>
        </w:r>
        <w:r>
          <w:t xml:space="preserve"> to register greater similarity than </w:t>
        </w:r>
        <w:r>
          <w:rPr>
            <w:i/>
            <w:iCs/>
          </w:rPr>
          <w:t>BC</w:t>
        </w:r>
        <w:r>
          <w:rPr>
            <w:i/>
            <w:iCs/>
            <w:vertAlign w:val="superscript"/>
          </w:rPr>
          <w:t>A</w:t>
        </w:r>
        <w:r>
          <w:rPr>
            <w:i/>
            <w:iCs/>
          </w:rPr>
          <w:t>.</w:t>
        </w:r>
      </w:ins>
    </w:p>
    <w:p w14:paraId="0004FF8C" w14:textId="7505EE4E" w:rsidR="00CA4E44" w:rsidRDefault="00CA4E44">
      <w:pPr>
        <w:spacing w:line="240" w:lineRule="auto"/>
        <w:ind w:firstLine="720"/>
        <w:rPr>
          <w:ins w:id="460" w:author="Augustus Raymond Pendleton" w:date="2025-10-29T10:08:00Z" w16du:dateUtc="2025-10-29T14:08:00Z"/>
          <w:rFonts w:eastAsiaTheme="minorEastAsia"/>
        </w:rPr>
        <w:pPrChange w:id="461" w:author="Augustus Raymond Pendleton" w:date="2025-10-29T10:51:00Z" w16du:dateUtc="2025-10-29T14:51:00Z">
          <w:pPr>
            <w:ind w:firstLine="720"/>
          </w:pPr>
        </w:pPrChange>
      </w:pPr>
      <w:ins w:id="462" w:author="Augustus Raymond Pendleton" w:date="2025-10-29T10:08:00Z" w16du:dateUtc="2025-10-29T14:08:00Z">
        <w:r>
          <w:t>Given these differences, we next quantified how well each metric discriminates among categorical sample groups. For each dataset, we ran PERMANOVAs to measure the proportion of variance (</w:t>
        </w:r>
        <w:r w:rsidRPr="001061A5">
          <w:rPr>
            <w:i/>
            <w:iCs/>
          </w:rPr>
          <w:t>R</w:t>
        </w:r>
        <w:r w:rsidRPr="001061A5">
          <w:rPr>
            <w:i/>
            <w:iCs/>
            <w:vertAlign w:val="superscript"/>
          </w:rPr>
          <w:t>2</w:t>
        </w:r>
        <w:r>
          <w:t>) and statistical power (</w:t>
        </w:r>
        <w:r w:rsidRPr="001061A5">
          <w:rPr>
            <w:i/>
            <w:iCs/>
          </w:rPr>
          <w:t>pseudo-F</w:t>
        </w:r>
        <w:r>
          <w:rPr>
            <w:i/>
            <w:iCs/>
          </w:rPr>
          <w:t>, p-</w:t>
        </w:r>
        <w:r w:rsidRPr="001061A5">
          <w:t>value</w:t>
        </w:r>
        <w:r>
          <w:t xml:space="preserve">) attributable to group structure, using groupings that were determined to be significant in the original publications. To evaluate how strongly absolute abundance contributed to this discrimination, we also calculated </w:t>
        </w:r>
        <w:r>
          <w:rPr>
            <w:i/>
            <w:iCs/>
          </w:rPr>
          <w:t>GU</w:t>
        </w:r>
        <w:r>
          <w:rPr>
            <w:i/>
            <w:iCs/>
            <w:vertAlign w:val="superscript"/>
          </w:rPr>
          <w:t>A</w:t>
        </w:r>
        <w:r>
          <w:rPr>
            <w:i/>
            <w:iCs/>
          </w:rPr>
          <w:t xml:space="preserve"> </w:t>
        </w:r>
        <w:r>
          <w:t xml:space="preserve">across a range of </w:t>
        </w:r>
      </w:ins>
      <m:oMath>
        <m:r>
          <w:ins w:id="463" w:author="Augustus Raymond Pendleton" w:date="2025-10-29T10:08:00Z" w16du:dateUtc="2025-10-29T14:08:00Z">
            <w:rPr>
              <w:rFonts w:ascii="Cambria Math" w:hAnsi="Cambria Math"/>
            </w:rPr>
            <m:t>α</m:t>
          </w:ins>
        </m:r>
      </m:oMath>
      <w:ins w:id="464" w:author="Augustus Raymond Pendleton" w:date="2025-10-29T10:08:00Z" w16du:dateUtc="2025-10-29T14:08:00Z">
        <w:r>
          <w:rPr>
            <w:rFonts w:eastAsiaTheme="minorEastAsia"/>
          </w:rPr>
          <w:t xml:space="preserve"> values. The resulting </w:t>
        </w:r>
        <w:r>
          <w:rPr>
            <w:rFonts w:eastAsiaTheme="minorEastAsia"/>
            <w:i/>
            <w:iCs/>
          </w:rPr>
          <w:t>R</w:t>
        </w:r>
        <w:r>
          <w:rPr>
            <w:rFonts w:eastAsiaTheme="minorEastAsia"/>
            <w:i/>
            <w:iCs/>
            <w:vertAlign w:val="superscript"/>
          </w:rPr>
          <w:t>2</w:t>
        </w:r>
        <w:r>
          <w:rPr>
            <w:rFonts w:eastAsiaTheme="minorEastAsia"/>
          </w:rPr>
          <w:t xml:space="preserve"> values are displayed in Fig. 3A, with the corresponding </w:t>
        </w:r>
        <w:r>
          <w:rPr>
            <w:rFonts w:eastAsiaTheme="minorEastAsia"/>
            <w:i/>
            <w:iCs/>
          </w:rPr>
          <w:t xml:space="preserve">pseudo-F </w:t>
        </w:r>
        <w:r>
          <w:rPr>
            <w:rFonts w:eastAsiaTheme="minorEastAsia"/>
          </w:rPr>
          <w:t xml:space="preserve">statistics and </w:t>
        </w:r>
        <w:r>
          <w:rPr>
            <w:rFonts w:eastAsiaTheme="minorEastAsia"/>
            <w:i/>
            <w:iCs/>
          </w:rPr>
          <w:t>p</w:t>
        </w:r>
        <w:r>
          <w:rPr>
            <w:rFonts w:eastAsiaTheme="minorEastAsia"/>
          </w:rPr>
          <w:t xml:space="preserve">-values provided in Fig. S2. </w:t>
        </w:r>
      </w:ins>
    </w:p>
    <w:p w14:paraId="5EF0C294" w14:textId="417A5232" w:rsidR="0007048F" w:rsidDel="00CA4E44" w:rsidRDefault="00CA4E44">
      <w:pPr>
        <w:spacing w:line="240" w:lineRule="auto"/>
        <w:ind w:firstLine="720"/>
        <w:rPr>
          <w:del w:id="465" w:author="Augustus Raymond Pendleton" w:date="2025-09-26T09:33:00Z" w16du:dateUtc="2025-09-26T13:33:00Z"/>
          <w:rFonts w:eastAsiaTheme="minorEastAsia"/>
        </w:rPr>
        <w:pPrChange w:id="466" w:author="Augustus Raymond Pendleton" w:date="2025-10-29T10:51:00Z" w16du:dateUtc="2025-10-29T14:51:00Z">
          <w:pPr>
            <w:ind w:firstLine="720"/>
          </w:pPr>
        </w:pPrChange>
      </w:pPr>
      <w:ins w:id="467" w:author="Augustus Raymond Pendleton" w:date="2025-10-29T10:08:00Z" w16du:dateUtc="2025-10-29T14:08:00Z">
        <w:r>
          <w:rPr>
            <w:rFonts w:eastAsiaTheme="minorEastAsia"/>
          </w:rPr>
          <w:t>As in Fig. 2, the performance of each metric was strongly context dependent (Fig. 3A). In the mouse gut and freshwater datasets, absolute-abundance-aware metrics (</w:t>
        </w:r>
        <w:r>
          <w:rPr>
            <w:rFonts w:eastAsiaTheme="minorEastAsia"/>
            <w:i/>
            <w:iCs/>
          </w:rPr>
          <w:t>BC</w:t>
        </w:r>
        <w:r>
          <w:rPr>
            <w:rFonts w:eastAsiaTheme="minorEastAsia"/>
            <w:i/>
            <w:iCs/>
            <w:vertAlign w:val="superscript"/>
          </w:rPr>
          <w:t>A</w:t>
        </w:r>
        <w:r>
          <w:rPr>
            <w:rFonts w:eastAsiaTheme="minorEastAsia"/>
            <w:i/>
            <w:iCs/>
          </w:rPr>
          <w:t xml:space="preserve"> </w:t>
        </w:r>
        <w:r>
          <w:rPr>
            <w:rFonts w:eastAsiaTheme="minorEastAsia"/>
          </w:rPr>
          <w:t>and</w:t>
        </w:r>
        <w:r>
          <w:rPr>
            <w:rFonts w:eastAsiaTheme="minorEastAsia"/>
            <w:i/>
            <w:iCs/>
          </w:rPr>
          <w:t xml:space="preserve"> GU</w:t>
        </w:r>
        <w:r>
          <w:rPr>
            <w:rFonts w:eastAsiaTheme="minorEastAsia"/>
            <w:i/>
            <w:iCs/>
            <w:vertAlign w:val="superscript"/>
          </w:rPr>
          <w:t>A</w:t>
        </w:r>
        <w:r>
          <w:rPr>
            <w:rFonts w:eastAsiaTheme="minorEastAsia"/>
          </w:rPr>
          <w:t>) explained the greatest proportion of variance (</w:t>
        </w:r>
        <w:r>
          <w:rPr>
            <w:rFonts w:eastAsiaTheme="minorEastAsia"/>
            <w:i/>
            <w:iCs/>
          </w:rPr>
          <w:t>R</w:t>
        </w:r>
        <w:r>
          <w:rPr>
            <w:rFonts w:eastAsiaTheme="minorEastAsia"/>
            <w:i/>
            <w:iCs/>
            <w:vertAlign w:val="superscript"/>
          </w:rPr>
          <w:t>2</w:t>
        </w:r>
        <w:r>
          <w:rPr>
            <w:rFonts w:eastAsiaTheme="minorEastAsia"/>
            <w:iCs/>
          </w:rPr>
          <w:t xml:space="preserve">), and </w:t>
        </w:r>
        <w:r>
          <w:rPr>
            <w:rFonts w:eastAsiaTheme="minorEastAsia"/>
            <w:i/>
            <w:iCs/>
          </w:rPr>
          <w:t>R</w:t>
        </w:r>
        <w:r>
          <w:rPr>
            <w:rFonts w:eastAsiaTheme="minorEastAsia"/>
            <w:i/>
            <w:iCs/>
            <w:vertAlign w:val="superscript"/>
          </w:rPr>
          <w:t xml:space="preserve">2 </w:t>
        </w:r>
        <w:r>
          <w:rPr>
            <w:rFonts w:eastAsiaTheme="minorEastAsia"/>
          </w:rPr>
          <w:t xml:space="preserve">generally increasing as </w:t>
        </w:r>
      </w:ins>
      <m:oMath>
        <m:r>
          <w:ins w:id="468" w:author="Augustus Raymond Pendleton" w:date="2025-10-29T10:08:00Z" w16du:dateUtc="2025-10-29T14:08:00Z">
            <w:rPr>
              <w:rFonts w:ascii="Cambria Math" w:hAnsi="Cambria Math"/>
            </w:rPr>
            <m:t>α</m:t>
          </w:ins>
        </m:r>
      </m:oMath>
      <w:ins w:id="469" w:author="Augustus Raymond Pendleton" w:date="2025-10-29T10:08:00Z" w16du:dateUtc="2025-10-29T14:08:00Z">
        <w:r>
          <w:rPr>
            <w:rFonts w:eastAsiaTheme="minorEastAsia"/>
          </w:rPr>
          <w:t xml:space="preserve"> increased. In contrast, relative metrics captured more variation in the cooling water dataset (again at higher </w:t>
        </w:r>
      </w:ins>
      <m:oMath>
        <m:r>
          <w:ins w:id="470" w:author="Augustus Raymond Pendleton" w:date="2025-10-29T10:08:00Z" w16du:dateUtc="2025-10-29T14:08:00Z">
            <w:rPr>
              <w:rFonts w:ascii="Cambria Math" w:hAnsi="Cambria Math"/>
            </w:rPr>
            <m:t>α)</m:t>
          </w:ins>
        </m:r>
      </m:oMath>
      <w:ins w:id="471" w:author="Augustus Raymond Pendleton" w:date="2025-10-29T10:08:00Z" w16du:dateUtc="2025-10-29T14:08:00Z">
        <w:r>
          <w:rPr>
            <w:rFonts w:eastAsiaTheme="minorEastAsia"/>
          </w:rPr>
          <w:t xml:space="preserve">, and all metrics explained comparably little variance in the soil dataset. Taken at face value, these trends might suggest that higher </w:t>
        </w:r>
      </w:ins>
      <m:oMath>
        <m:r>
          <w:ins w:id="472" w:author="Augustus Raymond Pendleton" w:date="2025-10-29T10:08:00Z" w16du:dateUtc="2025-10-29T14:08:00Z">
            <w:rPr>
              <w:rFonts w:ascii="Cambria Math" w:hAnsi="Cambria Math"/>
            </w:rPr>
            <m:t>α</m:t>
          </w:ins>
        </m:r>
      </m:oMath>
      <w:ins w:id="473" w:author="Augustus Raymond Pendleton" w:date="2025-10-29T10:08:00Z" w16du:dateUtc="2025-10-29T14:08:00Z">
        <w:r>
          <w:rPr>
            <w:rFonts w:eastAsiaTheme="minorEastAsia"/>
          </w:rPr>
          <w:t xml:space="preserve"> values typically improve group differentiation. </w:t>
        </w:r>
      </w:ins>
      <w:del w:id="474" w:author="Augustus Raymond Pendleton" w:date="2025-09-26T09:33:00Z" w16du:dateUtc="2025-09-26T13:33:00Z">
        <w:r w:rsidR="0007048F" w:rsidRPr="0007048F" w:rsidDel="00CC3C53">
          <w:delText>integrates ecological realism by capturing differences in both lineage identity and total biomass.</w:delText>
        </w:r>
      </w:del>
    </w:p>
    <w:p w14:paraId="772E1E7B" w14:textId="77777777" w:rsidR="00CA4E44" w:rsidRDefault="00CA4E44">
      <w:pPr>
        <w:spacing w:line="240" w:lineRule="auto"/>
        <w:rPr>
          <w:ins w:id="475" w:author="Augustus Raymond Pendleton" w:date="2025-10-29T10:10:00Z" w16du:dateUtc="2025-10-29T14:10:00Z"/>
          <w:rFonts w:eastAsiaTheme="minorEastAsia"/>
        </w:rPr>
        <w:pPrChange w:id="476" w:author="Augustus Raymond Pendleton" w:date="2025-10-29T10:51:00Z" w16du:dateUtc="2025-10-29T14:51:00Z">
          <w:pPr/>
        </w:pPrChange>
      </w:pPr>
    </w:p>
    <w:p w14:paraId="56080E16" w14:textId="72A24911" w:rsidR="00CA4E44" w:rsidRDefault="00CA4E44">
      <w:pPr>
        <w:spacing w:line="240" w:lineRule="auto"/>
        <w:ind w:firstLine="720"/>
        <w:rPr>
          <w:ins w:id="477" w:author="Augustus Raymond Pendleton" w:date="2025-10-29T10:10:00Z" w16du:dateUtc="2025-10-29T14:10:00Z"/>
        </w:rPr>
        <w:pPrChange w:id="478" w:author="Augustus Raymond Pendleton" w:date="2025-10-29T10:51:00Z" w16du:dateUtc="2025-10-29T14:51:00Z">
          <w:pPr>
            <w:ind w:firstLine="720"/>
          </w:pPr>
        </w:pPrChange>
      </w:pPr>
      <w:ins w:id="479" w:author="Augustus Raymond Pendleton" w:date="2025-10-29T10:10:00Z" w16du:dateUtc="2025-10-29T14:10:00Z">
        <w:r>
          <w:rPr>
            <w:rFonts w:eastAsiaTheme="minorEastAsia"/>
          </w:rPr>
          <w:t xml:space="preserve">However, this comes with a major caveat: </w:t>
        </w:r>
        <w:r w:rsidRPr="0007048F">
          <w:t xml:space="preserve">at high </w:t>
        </w:r>
      </w:ins>
      <m:oMath>
        <m:r>
          <w:ins w:id="480" w:author="Augustus Raymond Pendleton" w:date="2025-10-29T10:10:00Z" w16du:dateUtc="2025-10-29T14:10:00Z">
            <w:rPr>
              <w:rFonts w:ascii="Cambria Math" w:hAnsi="Cambria Math"/>
            </w:rPr>
            <m:t>α</m:t>
          </w:ins>
        </m:r>
      </m:oMath>
      <w:ins w:id="481" w:author="Augustus Raymond Pendleton" w:date="2025-10-29T10:10:00Z" w16du:dateUtc="2025-10-29T14:10:00Z">
        <w:r w:rsidRPr="0007048F">
          <w:t xml:space="preserve"> values, </w:t>
        </w:r>
      </w:ins>
      <m:oMath>
        <m:r>
          <w:ins w:id="482" w:author="Augustus Raymond Pendleton" w:date="2025-10-29T10:10:00Z" w16du:dateUtc="2025-10-29T14:10:00Z">
            <w:rPr>
              <w:rFonts w:ascii="Cambria Math" w:hAnsi="Cambria Math"/>
            </w:rPr>
            <m:t>G</m:t>
          </w:ins>
        </m:r>
        <m:sSup>
          <m:sSupPr>
            <m:ctrlPr>
              <w:ins w:id="483" w:author="Augustus Raymond Pendleton" w:date="2025-10-29T10:10:00Z" w16du:dateUtc="2025-10-29T14:10:00Z">
                <w:rPr>
                  <w:rFonts w:ascii="Cambria Math" w:hAnsi="Cambria Math"/>
                </w:rPr>
              </w:ins>
            </m:ctrlPr>
          </m:sSupPr>
          <m:e>
            <m:r>
              <w:ins w:id="484" w:author="Augustus Raymond Pendleton" w:date="2025-10-29T10:10:00Z" w16du:dateUtc="2025-10-29T14:10:00Z">
                <w:rPr>
                  <w:rFonts w:ascii="Cambria Math" w:hAnsi="Cambria Math"/>
                </w:rPr>
                <m:t>U</m:t>
              </w:ins>
            </m:r>
          </m:e>
          <m:sup>
            <m:r>
              <w:ins w:id="485" w:author="Augustus Raymond Pendleton" w:date="2025-10-29T10:10:00Z" w16du:dateUtc="2025-10-29T14:10:00Z">
                <w:rPr>
                  <w:rFonts w:ascii="Cambria Math" w:hAnsi="Cambria Math"/>
                </w:rPr>
                <m:t>A</m:t>
              </w:ins>
            </m:r>
          </m:sup>
        </m:sSup>
      </m:oMath>
      <w:ins w:id="486" w:author="Augustus Raymond Pendleton" w:date="2025-10-29T10:10:00Z" w16du:dateUtc="2025-10-29T14:10:00Z">
        <w:r w:rsidRPr="0007048F">
          <w:t xml:space="preserve"> bec</w:t>
        </w:r>
        <w:r>
          <w:t>o</w:t>
        </w:r>
        <w:r w:rsidRPr="0007048F">
          <w:t>me</w:t>
        </w:r>
        <w:r>
          <w:t>s</w:t>
        </w:r>
        <w:r w:rsidRPr="0007048F">
          <w:t xml:space="preserve"> strongly correlated with total cell count alone (Fig. </w:t>
        </w:r>
        <w:r>
          <w:t>3B</w:t>
        </w:r>
        <w:r w:rsidRPr="0007048F">
          <w:t xml:space="preserve">). Mantel tests </w:t>
        </w:r>
        <w:r>
          <w:t>confirmed</w:t>
        </w:r>
        <w:r w:rsidRPr="0007048F">
          <w:t xml:space="preserve"> that absolute</w:t>
        </w:r>
        <w:r>
          <w:t xml:space="preserve">-abundance </w:t>
        </w:r>
        <w:r w:rsidRPr="0007048F">
          <w:t xml:space="preserve">metrics are </w:t>
        </w:r>
        <w:r>
          <w:t>far</w:t>
        </w:r>
        <w:r w:rsidRPr="0007048F">
          <w:t xml:space="preserve"> more sensitive to differences in </w:t>
        </w:r>
        <w:r>
          <w:t>microbial load</w:t>
        </w:r>
        <w:r w:rsidRPr="0007048F">
          <w:t xml:space="preserve"> than their relative counterparts. This </w:t>
        </w:r>
        <w:r>
          <w:t xml:space="preserve">behavior </w:t>
        </w:r>
        <w:r w:rsidRPr="0007048F">
          <w:t xml:space="preserve">is intuitive, and to </w:t>
        </w:r>
        <w:r>
          <w:t>some extent desirable,</w:t>
        </w:r>
        <w:r w:rsidRPr="0007048F">
          <w:t xml:space="preserve"> </w:t>
        </w:r>
        <w:r>
          <w:t xml:space="preserve">because </w:t>
        </w:r>
        <w:r w:rsidRPr="0007048F">
          <w:t xml:space="preserve">these metrics </w:t>
        </w:r>
        <w:r>
          <w:t>are designed</w:t>
        </w:r>
        <w:r w:rsidRPr="0007048F">
          <w:t xml:space="preserve"> to detect changes in </w:t>
        </w:r>
        <w:r>
          <w:t>microbial load</w:t>
        </w:r>
        <w:r w:rsidRPr="0007048F">
          <w:t xml:space="preserve"> even when composition remains constant. Yet at </w:t>
        </w:r>
      </w:ins>
      <m:oMath>
        <m:r>
          <w:ins w:id="487" w:author="Augustus Raymond Pendleton" w:date="2025-10-29T10:10:00Z" w16du:dateUtc="2025-10-29T14:10:00Z">
            <w:rPr>
              <w:rFonts w:ascii="Cambria Math" w:hAnsi="Cambria Math"/>
            </w:rPr>
            <m:t>α</m:t>
          </w:ins>
        </m:r>
      </m:oMath>
      <w:ins w:id="488" w:author="Augustus Raymond Pendleton" w:date="2025-10-29T10:10:00Z" w16du:dateUtc="2025-10-29T14:10:00Z">
        <w:r w:rsidRPr="0007048F">
          <w:t xml:space="preserve"> = 1, </w:t>
        </w:r>
      </w:ins>
      <m:oMath>
        <m:sSup>
          <m:sSupPr>
            <m:ctrlPr>
              <w:ins w:id="489" w:author="Augustus Raymond Pendleton" w:date="2025-10-29T10:10:00Z" w16du:dateUtc="2025-10-29T14:10:00Z">
                <w:rPr>
                  <w:rFonts w:ascii="Cambria Math" w:hAnsi="Cambria Math"/>
                </w:rPr>
              </w:ins>
            </m:ctrlPr>
          </m:sSupPr>
          <m:e>
            <m:r>
              <w:ins w:id="490" w:author="Augustus Raymond Pendleton" w:date="2025-10-29T10:10:00Z" w16du:dateUtc="2025-10-29T14:10:00Z">
                <w:rPr>
                  <w:rFonts w:ascii="Cambria Math" w:hAnsi="Cambria Math"/>
                </w:rPr>
                <m:t>U</m:t>
              </w:ins>
            </m:r>
          </m:e>
          <m:sup>
            <m:r>
              <w:ins w:id="491" w:author="Augustus Raymond Pendleton" w:date="2025-10-29T10:10:00Z" w16du:dateUtc="2025-10-29T14:10:00Z">
                <w:rPr>
                  <w:rFonts w:ascii="Cambria Math" w:hAnsi="Cambria Math"/>
                </w:rPr>
                <m:t>A</m:t>
              </w:ins>
            </m:r>
          </m:sup>
        </m:sSup>
      </m:oMath>
      <w:ins w:id="492" w:author="Augustus Raymond Pendleton" w:date="2025-10-29T10:10:00Z" w16du:dateUtc="2025-10-29T14:10:00Z">
        <w:r w:rsidRPr="0007048F">
          <w:t xml:space="preserve"> </w:t>
        </w:r>
        <w:r>
          <w:t>approaches</w:t>
        </w:r>
        <w:r w:rsidRPr="0007048F">
          <w:t xml:space="preserve"> a proxy for sample </w:t>
        </w:r>
        <w:r>
          <w:t>absolute abundance itself</w:t>
        </w:r>
        <w:r w:rsidRPr="0007048F">
          <w:t>. In ordination space</w:t>
        </w:r>
        <w:r>
          <w:t xml:space="preserve"> (Fig. S3)</w:t>
        </w:r>
        <w:r w:rsidRPr="0007048F">
          <w:t xml:space="preserve">, this </w:t>
        </w:r>
        <w:r>
          <w:t>can cause</w:t>
        </w:r>
        <w:r w:rsidRPr="0007048F">
          <w:t xml:space="preserve"> Axis 1 </w:t>
        </w:r>
        <w:r>
          <w:t>to</w:t>
        </w:r>
        <w:r w:rsidRPr="0007048F">
          <w:t xml:space="preserve"> correlate with absolute abundance</w:t>
        </w:r>
        <w:r>
          <w:t xml:space="preserve"> and in some cases (freshwater and soil) produces strong horseshoe effects </w:t>
        </w:r>
        <w:r>
          <w:fldChar w:fldCharType="begin"/>
        </w:r>
      </w:ins>
      <w:r w:rsidR="00A20B2F">
        <w:instrText xml:space="preserve"> ADDIN ZOTERO_ITEM CSL_CITATION {"citationID":"aJLkmMWk","properties":{"formattedCitation":"[15]","plainCitation":"[15]","noteIndex":0},"citationItems":[{"id":2064,"uris":["http://zotero.org/groups/5077571/items/93267LKJ"],"itemData":{"id":2064,"type":"article-journal","abstract":"The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ins w:id="493" w:author="Augustus Raymond Pendleton" w:date="2025-10-29T10:10:00Z" w16du:dateUtc="2025-10-29T14:10:00Z">
        <w:r>
          <w:fldChar w:fldCharType="separate"/>
        </w:r>
      </w:ins>
      <w:r w:rsidR="00A20B2F">
        <w:rPr>
          <w:noProof/>
        </w:rPr>
        <w:t>[15]</w:t>
      </w:r>
      <w:ins w:id="494" w:author="Augustus Raymond Pendleton" w:date="2025-10-29T10:10:00Z" w16du:dateUtc="2025-10-29T14:10:00Z">
        <w:r>
          <w:fldChar w:fldCharType="end"/>
        </w:r>
        <w:r>
          <w:t xml:space="preserve">, </w:t>
        </w:r>
        <w:r w:rsidRPr="0007048F">
          <w:t>potentially distorting ecological interpretation</w:t>
        </w:r>
        <w:r>
          <w:rPr>
            <w:rFonts w:eastAsiaTheme="minorEastAsia"/>
          </w:rPr>
          <w:t>.</w:t>
        </w:r>
      </w:ins>
    </w:p>
    <w:p w14:paraId="3252272C" w14:textId="48E059F2" w:rsidR="0007048F" w:rsidDel="00CE2ACD" w:rsidRDefault="0007048F">
      <w:pPr>
        <w:spacing w:line="240" w:lineRule="auto"/>
        <w:rPr>
          <w:del w:id="495" w:author="Augustus Raymond Pendleton" w:date="2025-09-29T09:30:00Z" w16du:dateUtc="2025-09-29T13:30:00Z"/>
        </w:rPr>
        <w:pPrChange w:id="496" w:author="Augustus Raymond Pendleton" w:date="2025-10-29T10:51:00Z" w16du:dateUtc="2025-10-29T14:51:00Z">
          <w:pPr>
            <w:ind w:firstLine="720"/>
          </w:pPr>
        </w:pPrChange>
      </w:pPr>
      <w:del w:id="497" w:author="Augustus Raymond Pendleton" w:date="2025-09-26T09:33:00Z" w16du:dateUtc="2025-09-26T13:33:00Z">
        <w:r w:rsidRPr="0007048F" w:rsidDel="00CC3C53">
          <w:delText xml:space="preserve">    We next evaluated how </w:delText>
        </w:r>
      </w:del>
      <m:oMath>
        <m:sSup>
          <m:sSupPr>
            <m:ctrlPr>
              <w:del w:id="498" w:author="Augustus Raymond Pendleton" w:date="2025-09-26T09:33:00Z" w16du:dateUtc="2025-09-26T13:33:00Z">
                <w:rPr>
                  <w:rFonts w:ascii="Cambria Math" w:hAnsi="Cambria Math"/>
                </w:rPr>
              </w:del>
            </m:ctrlPr>
          </m:sSupPr>
          <m:e>
            <m:r>
              <w:del w:id="499" w:author="Augustus Raymond Pendleton" w:date="2025-09-26T09:33:00Z" w16du:dateUtc="2025-09-26T13:33:00Z">
                <w:rPr>
                  <w:rFonts w:ascii="Cambria Math" w:hAnsi="Cambria Math"/>
                </w:rPr>
                <m:t>U</m:t>
              </w:del>
            </m:r>
          </m:e>
          <m:sup>
            <m:r>
              <w:del w:id="500" w:author="Augustus Raymond Pendleton" w:date="2025-09-26T09:33:00Z" w16du:dateUtc="2025-09-26T13:33:00Z">
                <w:rPr>
                  <w:rFonts w:ascii="Cambria Math" w:hAnsi="Cambria Math"/>
                </w:rPr>
                <m:t>A</m:t>
              </w:del>
            </m:r>
          </m:sup>
        </m:sSup>
      </m:oMath>
      <w:del w:id="501" w:author="Augustus Raymond Pendleton" w:date="2025-09-26T09:33:00Z" w16du:dateUtc="2025-09-26T13:33:00Z">
        <w:r w:rsidRPr="0007048F" w:rsidDel="00CC3C53">
          <w:delText xml:space="preserve"> influences group separation in a real-world dataset. </w:delText>
        </w:r>
      </w:del>
      <w:del w:id="502" w:author="Augustus Raymond Pendleton" w:date="2025-09-29T09:22:00Z" w16du:dateUtc="2025-09-29T13:22:00Z">
        <w:r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Pr="0007048F" w:rsidDel="008729F6">
          <w:delText xml:space="preserve">). </w:delText>
        </w:r>
      </w:del>
      <w:del w:id="503" w:author="Augustus Raymond Pendleton" w:date="2025-09-29T09:25:00Z" w16du:dateUtc="2025-09-29T13:25:00Z">
        <w:r w:rsidRPr="0007048F" w:rsidDel="008729F6">
          <w:delText xml:space="preserve">Our </w:delText>
        </w:r>
      </w:del>
      <w:del w:id="504" w:author="Augustus Raymond Pendleton" w:date="2025-09-29T09:30:00Z" w16du:dateUtc="2025-09-29T13:30:00Z">
        <w:r w:rsidRPr="0007048F" w:rsidDel="008729F6">
          <w:delText>goal was to determine whether weighting phylogenetic distances by absolute abundance enhances interpretability and statistical power to distinguish sample groups.</w:delText>
        </w:r>
      </w:del>
    </w:p>
    <w:p w14:paraId="34B3119A" w14:textId="34D2E388" w:rsidR="00F86279" w:rsidRPr="0007048F" w:rsidDel="00F86279" w:rsidRDefault="00F86279">
      <w:pPr>
        <w:spacing w:line="240" w:lineRule="auto"/>
        <w:ind w:firstLine="720"/>
        <w:rPr>
          <w:del w:id="505" w:author="Augustus Raymond Pendleton" w:date="2025-09-29T10:19:00Z" w16du:dateUtc="2025-09-29T14:19:00Z"/>
          <w:moveTo w:id="506" w:author="Augustus Raymond Pendleton" w:date="2025-09-29T10:18:00Z" w16du:dateUtc="2025-09-29T14:18:00Z"/>
        </w:rPr>
        <w:pPrChange w:id="507" w:author="Augustus Raymond Pendleton" w:date="2025-10-29T10:51:00Z" w16du:dateUtc="2025-10-29T14:51:00Z">
          <w:pPr/>
        </w:pPrChange>
      </w:pPr>
      <w:moveToRangeStart w:id="508" w:author="Augustus Raymond Pendleton" w:date="2025-09-29T10:18:00Z" w:name="move210033553"/>
      <w:moveTo w:id="509" w:author="Augustus Raymond Pendleton" w:date="2025-09-29T10:18:00Z" w16du:dateUtc="2025-09-29T14:18:00Z">
        <w:del w:id="510" w:author="Augustus Raymond Pendleton" w:date="2025-10-29T10:10:00Z" w16du:dateUtc="2025-10-29T14:10:00Z">
          <w:r w:rsidRPr="0007048F" w:rsidDel="00CA4E44">
            <w:delText xml:space="preserve">at high </w:delText>
          </w:r>
        </w:del>
        <m:oMath>
          <m:r>
            <w:del w:id="511" w:author="Augustus Raymond Pendleton" w:date="2025-10-29T10:10:00Z" w16du:dateUtc="2025-10-29T14:10:00Z">
              <w:rPr>
                <w:rFonts w:ascii="Cambria Math" w:hAnsi="Cambria Math"/>
              </w:rPr>
              <m:t>α</m:t>
            </w:del>
          </m:r>
        </m:oMath>
        <w:moveTo w:id="512" w:author="Augustus Raymond Pendleton" w:date="2025-09-29T10:18:00Z" w16du:dateUtc="2025-09-29T14:18:00Z">
          <w:del w:id="513" w:author="Augustus Raymond Pendleton" w:date="2025-10-29T10:10:00Z" w16du:dateUtc="2025-10-29T14:10:00Z">
            <w:r w:rsidRPr="0007048F" w:rsidDel="00CA4E44">
              <w:delText xml:space="preserve"> values, </w:delText>
            </w:r>
          </w:del>
          <m:oMath>
            <m:r>
              <w:del w:id="514" w:author="Augustus Raymond Pendleton" w:date="2025-10-29T10:10:00Z" w16du:dateUtc="2025-10-29T14:10:00Z">
                <w:rPr>
                  <w:rFonts w:ascii="Cambria Math" w:hAnsi="Cambria Math"/>
                </w:rPr>
                <m:t>G</m:t>
              </w:del>
            </m:r>
            <m:sSup>
              <m:sSupPr>
                <m:ctrlPr>
                  <w:del w:id="515" w:author="Augustus Raymond Pendleton" w:date="2025-10-29T10:10:00Z" w16du:dateUtc="2025-10-29T14:10:00Z">
                    <w:rPr>
                      <w:rFonts w:ascii="Cambria Math" w:hAnsi="Cambria Math"/>
                    </w:rPr>
                  </w:del>
                </m:ctrlPr>
              </m:sSupPr>
              <m:e>
                <m:r>
                  <w:del w:id="516" w:author="Augustus Raymond Pendleton" w:date="2025-10-29T10:10:00Z" w16du:dateUtc="2025-10-29T14:10:00Z">
                    <w:rPr>
                      <w:rFonts w:ascii="Cambria Math" w:hAnsi="Cambria Math"/>
                    </w:rPr>
                    <m:t>U</m:t>
                  </w:del>
                </m:r>
              </m:e>
              <m:sup>
                <m:r>
                  <w:del w:id="517" w:author="Augustus Raymond Pendleton" w:date="2025-10-29T10:10:00Z" w16du:dateUtc="2025-10-29T14:10:00Z">
                    <w:rPr>
                      <w:rFonts w:ascii="Cambria Math" w:hAnsi="Cambria Math"/>
                    </w:rPr>
                    <m:t>A</m:t>
                  </w:del>
                </m:r>
              </m:sup>
            </m:sSup>
          </m:oMath>
          <w:moveTo w:id="518" w:author="Augustus Raymond Pendleton" w:date="2025-09-29T10:18:00Z" w16du:dateUtc="2025-09-29T14:18:00Z">
            <w:del w:id="519" w:author="Augustus Raymond Pendleton" w:date="2025-10-29T10:10:00Z" w16du:dateUtc="2025-10-29T14:10:00Z">
              <w:r w:rsidRPr="0007048F" w:rsidDel="00CA4E44">
                <w:delText xml:space="preserve"> became strongly correlated with total cell count alone (Fig. 2</w:delText>
              </w:r>
            </w:del>
            <w:del w:id="520" w:author="Augustus Raymond Pendleton" w:date="2025-09-29T10:19:00Z" w16du:dateUtc="2025-09-29T14:19:00Z">
              <w:r w:rsidRPr="0007048F" w:rsidDel="00F86279">
                <w:delText>D</w:delText>
              </w:r>
            </w:del>
            <w:del w:id="521" w:author="Augustus Raymond Pendleton" w:date="2025-10-29T10:10:00Z" w16du:dateUtc="2025-10-29T14:10:00Z">
              <w:r w:rsidRPr="0007048F" w:rsidDel="00CA4E44">
                <w:delText xml:space="preserve">). Mantel tests showed that absolute distance metrics are much more sensitive to differences in cell counts than their relative </w:delText>
              </w:r>
            </w:del>
            <w:del w:id="522" w:author="Augustus Raymond Pendleton" w:date="2025-10-29T10:11:00Z" w16du:dateUtc="2025-10-29T14:11:00Z">
              <w:r w:rsidRPr="0007048F" w:rsidDel="00CA4E44">
                <w:delText xml:space="preserve">counterparts. This is intuitive, and to a degree, intentional: these metrics aim to detect changes in biomass even when composition remains constant. Yet at </w:delText>
              </w:r>
            </w:del>
            <m:oMath>
              <m:r>
                <w:del w:id="523" w:author="Augustus Raymond Pendleton" w:date="2025-10-29T10:11:00Z" w16du:dateUtc="2025-10-29T14:11:00Z">
                  <w:rPr>
                    <w:rFonts w:ascii="Cambria Math" w:hAnsi="Cambria Math"/>
                  </w:rPr>
                  <m:t>α</m:t>
                </w:del>
              </m:r>
            </m:oMath>
            <w:moveTo w:id="524" w:author="Augustus Raymond Pendleton" w:date="2025-09-29T10:18:00Z" w16du:dateUtc="2025-09-29T14:18:00Z">
              <w:del w:id="525" w:author="Augustus Raymond Pendleton" w:date="2025-10-29T10:11:00Z" w16du:dateUtc="2025-10-29T14:11:00Z">
                <w:r w:rsidRPr="0007048F" w:rsidDel="00CA4E44">
                  <w:delText xml:space="preserve"> = 1, </w:delText>
                </w:r>
              </w:del>
              <m:oMath>
                <m:sSup>
                  <m:sSupPr>
                    <m:ctrlPr>
                      <w:del w:id="526" w:author="Augustus Raymond Pendleton" w:date="2025-10-29T10:11:00Z" w16du:dateUtc="2025-10-29T14:11:00Z">
                        <w:rPr>
                          <w:rFonts w:ascii="Cambria Math" w:hAnsi="Cambria Math"/>
                        </w:rPr>
                      </w:del>
                    </m:ctrlPr>
                  </m:sSupPr>
                  <m:e>
                    <m:r>
                      <w:del w:id="527" w:author="Augustus Raymond Pendleton" w:date="2025-10-29T10:11:00Z" w16du:dateUtc="2025-10-29T14:11:00Z">
                        <w:rPr>
                          <w:rFonts w:ascii="Cambria Math" w:hAnsi="Cambria Math"/>
                        </w:rPr>
                        <m:t>U</m:t>
                      </w:del>
                    </m:r>
                  </m:e>
                  <m:sup>
                    <m:r>
                      <w:del w:id="528" w:author="Augustus Raymond Pendleton" w:date="2025-10-29T10:11:00Z" w16du:dateUtc="2025-10-29T14:11:00Z">
                        <w:rPr>
                          <w:rFonts w:ascii="Cambria Math" w:hAnsi="Cambria Math"/>
                        </w:rPr>
                        <m:t>A</m:t>
                      </w:del>
                    </m:r>
                  </m:sup>
                </m:sSup>
              </m:oMath>
              <w:moveTo w:id="529" w:author="Augustus Raymond Pendleton" w:date="2025-09-29T10:18:00Z" w16du:dateUtc="2025-09-29T14:18:00Z">
                <w:del w:id="530" w:author="Augustus Raymond Pendleton" w:date="2025-10-29T10:11:00Z" w16du:dateUtc="2025-10-29T14:11:00Z">
                  <w:r w:rsidRPr="0007048F" w:rsidDel="00CA4E44">
                    <w:delText xml:space="preserve"> is nearly a proxy for sample biomass. In ordination space, this manifest</w:delText>
                  </w:r>
                </w:del>
                <w:del w:id="531" w:author="Augustus Raymond Pendleton" w:date="2025-09-29T10:19:00Z" w16du:dateUtc="2025-09-29T14:19:00Z">
                  <w:r w:rsidRPr="0007048F" w:rsidDel="00F86279">
                    <w:delText>s</w:delText>
                  </w:r>
                </w:del>
                <w:del w:id="532" w:author="Augustus Raymond Pendleton" w:date="2025-10-29T10:11:00Z" w16du:dateUtc="2025-10-29T14:11:00Z">
                  <w:r w:rsidRPr="0007048F" w:rsidDel="00CA4E44">
                    <w:delText xml:space="preserve"> as Axis 1 </w:delText>
                  </w:r>
                </w:del>
                <w:del w:id="533" w:author="Augustus Raymond Pendleton" w:date="2025-09-29T10:20:00Z" w16du:dateUtc="2025-09-29T14:20:00Z">
                  <w:r w:rsidRPr="0007048F" w:rsidDel="00F86279">
                    <w:delText>being almost perfectly</w:delText>
                  </w:r>
                </w:del>
                <w:del w:id="534" w:author="Augustus Raymond Pendleton" w:date="2025-10-29T10:11:00Z" w16du:dateUtc="2025-10-29T14:11:00Z">
                  <w:r w:rsidRPr="0007048F" w:rsidDel="00CA4E44">
                    <w:delText xml:space="preserve"> correlated with absolute abundance</w:delText>
                  </w:r>
                </w:del>
                <w:del w:id="535" w:author="Augustus Raymond Pendleton" w:date="2025-09-29T10:21:00Z" w16du:dateUtc="2025-09-29T14:21:00Z">
                  <w:r w:rsidRPr="0007048F" w:rsidDel="00F86279">
                    <w:delText xml:space="preserve"> (Spearman’s </w:delText>
                  </w:r>
                </w:del>
                <m:oMath>
                  <m:r>
                    <w:del w:id="536" w:author="Augustus Raymond Pendleton" w:date="2025-09-29T10:21:00Z" w16du:dateUtc="2025-09-29T14:21:00Z">
                      <w:rPr>
                        <w:rFonts w:ascii="Cambria Math" w:hAnsi="Cambria Math"/>
                      </w:rPr>
                      <m:t>ρ</m:t>
                    </w:del>
                  </m:r>
                </m:oMath>
                <w:moveTo w:id="537" w:author="Augustus Raymond Pendleton" w:date="2025-09-29T10:18:00Z" w16du:dateUtc="2025-09-29T14:18:00Z">
                  <w:del w:id="538" w:author="Augustus Raymond Pendleton" w:date="2025-09-29T10:21:00Z" w16du:dateUtc="2025-09-29T14:21:00Z">
                    <w:r w:rsidRPr="0007048F" w:rsidDel="00F86279">
                      <w:delText xml:space="preserve"> = -1.0), whereas at </w:delText>
                    </w:r>
                  </w:del>
                  <m:oMath>
                    <m:r>
                      <w:del w:id="539" w:author="Augustus Raymond Pendleton" w:date="2025-09-29T10:21:00Z" w16du:dateUtc="2025-09-29T14:21:00Z">
                        <w:rPr>
                          <w:rFonts w:ascii="Cambria Math" w:hAnsi="Cambria Math"/>
                        </w:rPr>
                        <m:t>α</m:t>
                      </w:del>
                    </m:r>
                  </m:oMath>
                  <w:moveTo w:id="540" w:author="Augustus Raymond Pendleton" w:date="2025-09-29T10:18:00Z" w16du:dateUtc="2025-09-29T14:18:00Z">
                    <w:del w:id="541" w:author="Augustus Raymond Pendleton" w:date="2025-09-29T10:21:00Z" w16du:dateUtc="2025-09-29T14:21:00Z">
                      <w:r w:rsidRPr="0007048F" w:rsidDel="00F86279">
                        <w:delText xml:space="preserve"> = 0.0, the correlation is moderate (</w:delText>
                      </w:r>
                    </w:del>
                    <m:oMath>
                      <m:r>
                        <w:del w:id="542" w:author="Augustus Raymond Pendleton" w:date="2025-09-29T10:21:00Z" w16du:dateUtc="2025-09-29T14:21:00Z">
                          <w:rPr>
                            <w:rFonts w:ascii="Cambria Math" w:hAnsi="Cambria Math"/>
                          </w:rPr>
                          <m:t>ρ</m:t>
                        </w:del>
                      </m:r>
                    </m:oMath>
                    <w:moveTo w:id="543" w:author="Augustus Raymond Pendleton" w:date="2025-09-29T10:18:00Z" w16du:dateUtc="2025-09-29T14:18:00Z">
                      <w:del w:id="544" w:author="Augustus Raymond Pendleton" w:date="2025-09-29T10:21:00Z" w16du:dateUtc="2025-09-29T14:21:00Z">
                        <w:r w:rsidRPr="0007048F" w:rsidDel="00F86279">
                          <w:delText xml:space="preserve"> = 0.58). The structure observed in Fig. 2A at </w:delText>
                        </w:r>
                      </w:del>
                      <m:oMath>
                        <m:r>
                          <w:del w:id="545" w:author="Augustus Raymond Pendleton" w:date="2025-09-29T10:21:00Z" w16du:dateUtc="2025-09-29T14:21:00Z">
                            <w:rPr>
                              <w:rFonts w:ascii="Cambria Math" w:hAnsi="Cambria Math"/>
                            </w:rPr>
                            <m:t>α</m:t>
                          </w:del>
                        </m:r>
                      </m:oMath>
                      <w:moveTo w:id="546" w:author="Augustus Raymond Pendleton" w:date="2025-09-29T10:18:00Z" w16du:dateUtc="2025-09-29T14:18:00Z">
                        <w:del w:id="547" w:author="Augustus Raymond Pendleton" w:date="2025-09-29T10:21:00Z" w16du:dateUtc="2025-09-29T14:21:00Z">
                          <w:r w:rsidRPr="0007048F" w:rsidDel="00F86279">
                            <w:delText xml:space="preserve"> = 1 may largely reflect a horseshoe effect</w:delText>
                          </w:r>
                          <w:r w:rsidDel="00F86279">
                            <w:delText xml:space="preserve"> </w:delText>
                          </w:r>
                        </w:del>
                        <w:del w:id="548" w:author="Augustus Raymond Pendleton" w:date="2025-10-29T10:11:00Z" w16du:dateUtc="2025-10-29T14:11:00Z">
                          <w:r w:rsidDel="00CA4E44">
                            <w:fldChar w:fldCharType="begin"/>
                          </w:r>
                        </w:del>
                      </w:moveTo>
                      <w:del w:id="549" w:author="Augustus Raymond Pendleton" w:date="2025-10-29T10:11:00Z" w16du:dateUtc="2025-10-29T14:11:00Z">
                        <w:r w:rsidR="00B431C1" w:rsidDel="00CA4E44">
                          <w:delInstrText xml:space="preserve"> ADDIN ZOTERO_ITEM CSL_CITATION {"citationID":"tSFyirQ6","properties":{"formattedCitation":"[14]","plainCitation":"[14]","noteIndex":0},"citationItems":[{"id":2064,"uris":["http://zotero.org/groups/5077571/items/93267LKJ"],"itemData":{"id":2064,"type":"article-journal","abstract":"The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delInstrText>
                        </w:r>
                      </w:del>
                      <w:moveTo w:id="550" w:author="Augustus Raymond Pendleton" w:date="2025-09-29T10:18:00Z" w16du:dateUtc="2025-09-29T14:18:00Z">
                        <w:del w:id="551" w:author="Augustus Raymond Pendleton" w:date="2025-10-29T10:11:00Z" w16du:dateUtc="2025-10-29T14:11:00Z">
                          <w:r w:rsidDel="00CA4E44">
                            <w:fldChar w:fldCharType="separate"/>
                          </w:r>
                        </w:del>
                      </w:moveTo>
                      <w:del w:id="552" w:author="Augustus Raymond Pendleton" w:date="2025-10-29T10:11:00Z" w16du:dateUtc="2025-10-29T14:11:00Z">
                        <w:r w:rsidR="00B431C1" w:rsidDel="00CA4E44">
                          <w:rPr>
                            <w:noProof/>
                          </w:rPr>
                          <w:delText>[14]</w:delText>
                        </w:r>
                      </w:del>
                      <w:moveTo w:id="553" w:author="Augustus Raymond Pendleton" w:date="2025-09-29T10:18:00Z" w16du:dateUtc="2025-09-29T14:18:00Z">
                        <w:del w:id="554" w:author="Augustus Raymond Pendleton" w:date="2025-10-29T10:11:00Z" w16du:dateUtc="2025-10-29T14:11:00Z">
                          <w:r w:rsidDel="00CA4E44">
                            <w:fldChar w:fldCharType="end"/>
                          </w:r>
                        </w:del>
                        <w:del w:id="555" w:author="Augustus Raymond Pendleton" w:date="2025-09-29T10:21:00Z" w16du:dateUtc="2025-09-29T14:21:00Z">
                          <w:r w:rsidRPr="0007048F" w:rsidDel="00F86279">
                            <w:delText xml:space="preserve">, where a strong gradient (here, cell counts) becomes curved in ordination space, </w:delText>
                          </w:r>
                        </w:del>
                        <w:del w:id="556" w:author="Augustus Raymond Pendleton" w:date="2025-10-29T10:11:00Z" w16du:dateUtc="2025-10-29T14:11:00Z">
                          <w:r w:rsidRPr="0007048F" w:rsidDel="00CA4E44">
                            <w:delText>potentially distorting ecological interpretation</w:delText>
                          </w:r>
                        </w:del>
                        <w:del w:id="557" w:author="Augustus Raymond Pendleton" w:date="2025-09-29T10:19:00Z" w16du:dateUtc="2025-09-29T14:19:00Z">
                          <w:r w:rsidRPr="0007048F" w:rsidDel="00F86279">
                            <w:delText>.</w:delText>
                          </w:r>
                        </w:del>
                      </w:moveTo>
                    </w:moveTo>
                  </w:moveTo>
                </w:moveTo>
              </w:moveTo>
            </w:moveTo>
          </w:moveTo>
        </w:moveTo>
      </w:moveTo>
    </w:p>
    <w:moveToRangeEnd w:id="508"/>
    <w:p w14:paraId="14B5890C" w14:textId="240E02E5" w:rsidR="0007048F" w:rsidRDefault="0007048F">
      <w:pPr>
        <w:spacing w:line="240" w:lineRule="auto"/>
        <w:ind w:firstLine="720"/>
        <w:rPr>
          <w:ins w:id="558" w:author="Augustus Raymond Pendleton" w:date="2025-09-28T21:43:00Z" w16du:dateUtc="2025-09-29T01:43:00Z"/>
        </w:rPr>
        <w:pPrChange w:id="559" w:author="Augustus Raymond Pendleton" w:date="2025-10-29T10:51:00Z" w16du:dateUtc="2025-10-29T14:51:00Z">
          <w:pPr/>
        </w:pPrChange>
      </w:pPr>
      <w:del w:id="560" w:author="Augustus Raymond Pendleton" w:date="2025-09-29T09:30:00Z" w16du:dateUtc="2025-09-29T13:30:00Z">
        <w:r w:rsidRPr="0007048F" w:rsidDel="008729F6">
          <w:delText> </w:delText>
        </w:r>
      </w:del>
      <w:del w:id="561" w:author="Augustus Raymond Pendleton" w:date="2025-09-29T10:21:00Z" w16du:dateUtc="2025-09-29T14:21:00Z">
        <w:r w:rsidRPr="0007048F" w:rsidDel="00F86279">
          <w:delText> </w:delText>
        </w:r>
      </w:del>
      <w:del w:id="562" w:author="Augustus Raymond Pendleton" w:date="2025-09-29T09:57:00Z" w16du:dateUtc="2025-09-29T13:57:00Z">
        <w:r w:rsidRPr="0007048F" w:rsidDel="00B54AFC">
          <w:delText>  W</w:delText>
        </w:r>
      </w:del>
      <w:del w:id="563" w:author="Augustus Raymond Pendleton" w:date="2025-09-29T09:56:00Z" w16du:dateUtc="2025-09-29T13:56:00Z">
        <w:r w:rsidRPr="0007048F" w:rsidDel="00B54AFC">
          <w:delText>e calculated generalized absolute UniFrac (</w:delText>
        </w:r>
      </w:del>
      <m:oMath>
        <m:r>
          <w:del w:id="564" w:author="Augustus Raymond Pendleton" w:date="2025-09-29T09:56:00Z" w16du:dateUtc="2025-09-29T13:56:00Z">
            <w:rPr>
              <w:rFonts w:ascii="Cambria Math" w:hAnsi="Cambria Math"/>
            </w:rPr>
            <m:t>G</m:t>
          </w:del>
        </m:r>
        <m:sSup>
          <m:sSupPr>
            <m:ctrlPr>
              <w:del w:id="565" w:author="Augustus Raymond Pendleton" w:date="2025-09-29T09:56:00Z" w16du:dateUtc="2025-09-29T13:56:00Z">
                <w:rPr>
                  <w:rFonts w:ascii="Cambria Math" w:hAnsi="Cambria Math"/>
                </w:rPr>
              </w:del>
            </m:ctrlPr>
          </m:sSupPr>
          <m:e>
            <m:r>
              <w:del w:id="566" w:author="Augustus Raymond Pendleton" w:date="2025-09-29T09:56:00Z" w16du:dateUtc="2025-09-29T13:56:00Z">
                <w:rPr>
                  <w:rFonts w:ascii="Cambria Math" w:hAnsi="Cambria Math"/>
                </w:rPr>
                <m:t>U</m:t>
              </w:del>
            </m:r>
          </m:e>
          <m:sup>
            <m:r>
              <w:del w:id="567" w:author="Augustus Raymond Pendleton" w:date="2025-09-29T09:56:00Z" w16du:dateUtc="2025-09-29T13:56:00Z">
                <w:rPr>
                  <w:rFonts w:ascii="Cambria Math" w:hAnsi="Cambria Math"/>
                </w:rPr>
                <m:t>A</m:t>
              </w:del>
            </m:r>
          </m:sup>
        </m:sSup>
      </m:oMath>
      <w:del w:id="568" w:author="Augustus Raymond Pendleton" w:date="2025-09-29T09:56:00Z" w16du:dateUtc="2025-09-29T13:56:00Z">
        <w:r w:rsidRPr="0007048F" w:rsidDel="00B54AFC">
          <w:delText xml:space="preserve">) across three levels of </w:delText>
        </w:r>
      </w:del>
      <m:oMath>
        <m:r>
          <w:del w:id="569" w:author="Augustus Raymond Pendleton" w:date="2025-09-29T09:56:00Z" w16du:dateUtc="2025-09-29T13:56:00Z">
            <w:rPr>
              <w:rFonts w:ascii="Cambria Math" w:hAnsi="Cambria Math"/>
            </w:rPr>
            <m:t>α</m:t>
          </w:del>
        </m:r>
      </m:oMath>
      <w:del w:id="570" w:author="Augustus Raymond Pendleton" w:date="2025-09-29T09:56:00Z" w16du:dateUtc="2025-09-29T13:56:00Z">
        <w:r w:rsidRPr="0007048F" w:rsidDel="00B54AFC">
          <w:delText xml:space="preserve">: 0.0 (approximating unweighted UniFrac), 0.5, and 1.0 (equivalent to </w:delText>
        </w:r>
      </w:del>
      <m:oMath>
        <m:sSup>
          <m:sSupPr>
            <m:ctrlPr>
              <w:del w:id="571" w:author="Augustus Raymond Pendleton" w:date="2025-09-29T09:56:00Z" w16du:dateUtc="2025-09-29T13:56:00Z">
                <w:rPr>
                  <w:rFonts w:ascii="Cambria Math" w:hAnsi="Cambria Math"/>
                </w:rPr>
              </w:del>
            </m:ctrlPr>
          </m:sSupPr>
          <m:e>
            <m:r>
              <w:del w:id="572" w:author="Augustus Raymond Pendleton" w:date="2025-09-29T09:56:00Z" w16du:dateUtc="2025-09-29T13:56:00Z">
                <w:rPr>
                  <w:rFonts w:ascii="Cambria Math" w:hAnsi="Cambria Math"/>
                </w:rPr>
                <m:t>U</m:t>
              </w:del>
            </m:r>
          </m:e>
          <m:sup>
            <m:r>
              <w:del w:id="573" w:author="Augustus Raymond Pendleton" w:date="2025-09-29T09:56:00Z" w16du:dateUtc="2025-09-29T13:56:00Z">
                <w:rPr>
                  <w:rFonts w:ascii="Cambria Math" w:hAnsi="Cambria Math"/>
                </w:rPr>
                <m:t>A</m:t>
              </w:del>
            </m:r>
          </m:sup>
        </m:sSup>
      </m:oMath>
      <w:del w:id="574" w:author="Augustus Raymond Pendleton" w:date="2025-09-29T09:56:00Z" w16du:dateUtc="2025-09-29T13:56:00Z">
        <w:r w:rsidRPr="0007048F" w:rsidDel="00B54AFC">
          <w:delText xml:space="preserve">). As </w:delText>
        </w:r>
      </w:del>
      <m:oMath>
        <m:r>
          <w:del w:id="575" w:author="Augustus Raymond Pendleton" w:date="2025-09-29T09:56:00Z" w16du:dateUtc="2025-09-29T13:56:00Z">
            <w:rPr>
              <w:rFonts w:ascii="Cambria Math" w:hAnsi="Cambria Math"/>
            </w:rPr>
            <m:t>α</m:t>
          </w:del>
        </m:r>
      </m:oMath>
      <w:del w:id="576"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577" w:author="Augustus Raymond Pendleton" w:date="2025-09-29T09:56:00Z" w16du:dateUtc="2025-09-29T13:56:00Z">
            <w:rPr>
              <w:rFonts w:ascii="Cambria Math" w:hAnsi="Cambria Math"/>
            </w:rPr>
            <m:t>α</m:t>
          </w:del>
        </m:r>
      </m:oMath>
      <w:del w:id="578" w:author="Augustus Raymond Pendleton" w:date="2025-09-29T09:56:00Z" w16du:dateUtc="2025-09-29T13:56:00Z">
        <w:r w:rsidRPr="0007048F" w:rsidDel="00B54AFC">
          <w:delText xml:space="preserve">, going from 18.3% at </w:delText>
        </w:r>
      </w:del>
      <m:oMath>
        <m:r>
          <w:del w:id="579" w:author="Augustus Raymond Pendleton" w:date="2025-09-29T09:56:00Z" w16du:dateUtc="2025-09-29T13:56:00Z">
            <w:rPr>
              <w:rFonts w:ascii="Cambria Math" w:hAnsi="Cambria Math"/>
            </w:rPr>
            <m:t>α</m:t>
          </w:del>
        </m:r>
        <m:r>
          <w:del w:id="580" w:author="Augustus Raymond Pendleton" w:date="2025-09-29T09:56:00Z" w16du:dateUtc="2025-09-29T13:56:00Z">
            <m:rPr>
              <m:sty m:val="p"/>
            </m:rPr>
            <w:rPr>
              <w:rFonts w:ascii="Cambria Math" w:hAnsi="Cambria Math"/>
            </w:rPr>
            <m:t>=</m:t>
          </w:del>
        </m:r>
        <m:r>
          <w:del w:id="581" w:author="Augustus Raymond Pendleton" w:date="2025-09-29T09:56:00Z" w16du:dateUtc="2025-09-29T13:56:00Z">
            <w:rPr>
              <w:rFonts w:ascii="Cambria Math" w:hAnsi="Cambria Math"/>
            </w:rPr>
            <m:t>0</m:t>
          </w:del>
        </m:r>
      </m:oMath>
      <w:del w:id="582" w:author="Augustus Raymond Pendleton" w:date="2025-09-29T09:56:00Z" w16du:dateUtc="2025-09-29T13:56:00Z">
        <w:r w:rsidRPr="0007048F" w:rsidDel="00B54AFC">
          <w:delText xml:space="preserve"> up to 76.7% </w:delText>
        </w:r>
      </w:del>
      <m:oMath>
        <m:r>
          <w:del w:id="583" w:author="Augustus Raymond Pendleton" w:date="2025-09-29T09:56:00Z" w16du:dateUtc="2025-09-29T13:56:00Z">
            <w:rPr>
              <w:rFonts w:ascii="Cambria Math" w:hAnsi="Cambria Math"/>
            </w:rPr>
            <m:t>α</m:t>
          </w:del>
        </m:r>
        <m:r>
          <w:del w:id="584" w:author="Augustus Raymond Pendleton" w:date="2025-09-29T09:56:00Z" w16du:dateUtc="2025-09-29T13:56:00Z">
            <m:rPr>
              <m:sty m:val="p"/>
            </m:rPr>
            <w:rPr>
              <w:rFonts w:ascii="Cambria Math" w:hAnsi="Cambria Math"/>
            </w:rPr>
            <m:t>=</m:t>
          </w:del>
        </m:r>
        <m:r>
          <w:del w:id="585" w:author="Augustus Raymond Pendleton" w:date="2025-09-29T09:56:00Z" w16du:dateUtc="2025-09-29T13:56:00Z">
            <w:rPr>
              <w:rFonts w:ascii="Cambria Math" w:hAnsi="Cambria Math"/>
            </w:rPr>
            <m:t>1</m:t>
          </w:del>
        </m:r>
      </m:oMath>
      <w:del w:id="586" w:author="Augustus Raymond Pendleton" w:date="2025-09-29T09:56:00Z" w16du:dateUtc="2025-09-29T13:56:00Z">
        <w:r w:rsidRPr="0007048F" w:rsidDel="00B54AFC">
          <w:delText xml:space="preserve">. This trend was also true for </w:delText>
        </w:r>
      </w:del>
      <m:oMath>
        <m:sSup>
          <m:sSupPr>
            <m:ctrlPr>
              <w:del w:id="587" w:author="Augustus Raymond Pendleton" w:date="2025-09-29T09:56:00Z" w16du:dateUtc="2025-09-29T13:56:00Z">
                <w:rPr>
                  <w:rFonts w:ascii="Cambria Math" w:hAnsi="Cambria Math"/>
                </w:rPr>
              </w:del>
            </m:ctrlPr>
          </m:sSupPr>
          <m:e>
            <m:r>
              <w:del w:id="588" w:author="Augustus Raymond Pendleton" w:date="2025-09-29T09:56:00Z" w16du:dateUtc="2025-09-29T13:56:00Z">
                <w:rPr>
                  <w:rFonts w:ascii="Cambria Math" w:hAnsi="Cambria Math"/>
                </w:rPr>
                <m:t>U</m:t>
              </w:del>
            </m:r>
          </m:e>
          <m:sup>
            <m:r>
              <w:del w:id="589" w:author="Augustus Raymond Pendleton" w:date="2025-09-29T09:56:00Z" w16du:dateUtc="2025-09-29T13:56:00Z">
                <w:rPr>
                  <w:rFonts w:ascii="Cambria Math" w:hAnsi="Cambria Math"/>
                </w:rPr>
                <m:t>R</m:t>
              </w:del>
            </m:r>
          </m:sup>
        </m:sSup>
      </m:oMath>
      <w:del w:id="590" w:author="Augustus Raymond Pendleton" w:date="2025-09-29T09:56:00Z" w16du:dateUtc="2025-09-29T13:56:00Z">
        <w:r w:rsidRPr="0007048F" w:rsidDel="00B54AFC">
          <w:delText xml:space="preserve"> across multiple </w:delText>
        </w:r>
      </w:del>
      <m:oMath>
        <m:r>
          <w:del w:id="591" w:author="Augustus Raymond Pendleton" w:date="2025-09-29T09:56:00Z" w16du:dateUtc="2025-09-29T13:56:00Z">
            <w:rPr>
              <w:rFonts w:ascii="Cambria Math" w:hAnsi="Cambria Math"/>
            </w:rPr>
            <m:t>α</m:t>
          </w:del>
        </m:r>
      </m:oMath>
      <w:del w:id="592" w:author="Augustus Raymond Pendleton" w:date="2025-09-29T09:56:00Z" w16du:dateUtc="2025-09-29T13:56:00Z">
        <w:r w:rsidRPr="0007048F" w:rsidDel="00B54AFC">
          <w:delText>, but to a much weaker degree (Fig. S3).</w:delText>
        </w:r>
      </w:del>
    </w:p>
    <w:p w14:paraId="3C53FBEF" w14:textId="624AD6DF" w:rsidR="00CB1466" w:rsidRPr="00604558" w:rsidDel="00F86279" w:rsidRDefault="0099506B">
      <w:pPr>
        <w:spacing w:line="240" w:lineRule="auto"/>
        <w:rPr>
          <w:del w:id="593" w:author="Augustus Raymond Pendleton" w:date="2025-09-29T10:22:00Z" w16du:dateUtc="2025-09-29T14:22:00Z"/>
          <w:sz w:val="20"/>
          <w:szCs w:val="20"/>
          <w:rPrChange w:id="594" w:author="Augustus Raymond Pendleton" w:date="2025-09-29T08:44:00Z" w16du:dateUtc="2025-09-29T12:44:00Z">
            <w:rPr>
              <w:del w:id="595" w:author="Augustus Raymond Pendleton" w:date="2025-09-29T10:22:00Z" w16du:dateUtc="2025-09-29T14:22:00Z"/>
            </w:rPr>
          </w:rPrChange>
        </w:rPr>
        <w:pPrChange w:id="596" w:author="Augustus Raymond Pendleton" w:date="2025-10-29T10:51:00Z" w16du:dateUtc="2025-10-29T14:51:00Z">
          <w:pPr/>
        </w:pPrChange>
      </w:pPr>
      <w:ins w:id="597" w:author="Augustus Raymond Pendleton" w:date="2025-09-28T21:44:00Z" w16du:dateUtc="2025-09-29T01:44:00Z">
        <w:r>
          <w:rPr>
            <w:noProof/>
          </w:rPr>
          <w:lastRenderedPageBreak/>
          <w:drawing>
            <wp:anchor distT="0" distB="0" distL="114300" distR="114300" simplePos="0" relativeHeight="251660288" behindDoc="0" locked="0" layoutInCell="1" allowOverlap="1" wp14:anchorId="0079D173" wp14:editId="69909BC3">
              <wp:simplePos x="0" y="0"/>
              <wp:positionH relativeFrom="column">
                <wp:posOffset>-88900</wp:posOffset>
              </wp:positionH>
              <wp:positionV relativeFrom="paragraph">
                <wp:posOffset>101600</wp:posOffset>
              </wp:positionV>
              <wp:extent cx="5942330" cy="2492375"/>
              <wp:effectExtent l="0" t="0" r="127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330" cy="2492375"/>
                      </a:xfrm>
                      <a:prstGeom prst="rect">
                        <a:avLst/>
                      </a:prstGeom>
                    </pic:spPr>
                  </pic:pic>
                </a:graphicData>
              </a:graphic>
              <wp14:sizeRelH relativeFrom="page">
                <wp14:pctWidth>0</wp14:pctWidth>
              </wp14:sizeRelH>
              <wp14:sizeRelV relativeFrom="page">
                <wp14:pctHeight>0</wp14:pctHeight>
              </wp14:sizeRelV>
            </wp:anchor>
          </w:drawing>
        </w:r>
      </w:ins>
      <w:ins w:id="598" w:author="Augustus Raymond Pendleton" w:date="2025-09-29T08:30:00Z" w16du:dateUtc="2025-09-29T12:30:00Z">
        <w:r w:rsidR="00E32F80" w:rsidRPr="00604558">
          <w:rPr>
            <w:i/>
            <w:iCs/>
            <w:sz w:val="20"/>
            <w:szCs w:val="20"/>
            <w:rPrChange w:id="599" w:author="Augustus Raymond Pendleton" w:date="2025-09-29T08:44:00Z" w16du:dateUtc="2025-09-29T12:44:00Z">
              <w:rPr>
                <w:i/>
                <w:iCs/>
              </w:rPr>
            </w:rPrChange>
          </w:rPr>
          <w:t xml:space="preserve">Figure 3. </w:t>
        </w:r>
      </w:ins>
      <w:ins w:id="600" w:author="Augustus Raymond Pendleton" w:date="2025-10-29T10:13:00Z" w16du:dateUtc="2025-10-29T14:13:00Z">
        <w:r w:rsidR="00CA4E44">
          <w:rPr>
            <w:i/>
            <w:iCs/>
            <w:sz w:val="20"/>
            <w:szCs w:val="20"/>
          </w:rPr>
          <w:t>D</w:t>
        </w:r>
        <w:r w:rsidR="00CA4E44" w:rsidRPr="001061A5">
          <w:rPr>
            <w:i/>
            <w:iCs/>
            <w:sz w:val="20"/>
            <w:szCs w:val="20"/>
          </w:rPr>
          <w:t>iscriminat</w:t>
        </w:r>
        <w:r w:rsidR="00CA4E44">
          <w:rPr>
            <w:i/>
            <w:iCs/>
            <w:sz w:val="20"/>
            <w:szCs w:val="20"/>
          </w:rPr>
          <w:t>ory performance of U</w:t>
        </w:r>
        <w:r w:rsidR="00CA4E44" w:rsidRPr="001061A5">
          <w:rPr>
            <w:i/>
            <w:iCs/>
            <w:sz w:val="20"/>
            <w:szCs w:val="20"/>
            <w:vertAlign w:val="superscript"/>
          </w:rPr>
          <w:t>A</w:t>
        </w:r>
        <w:r w:rsidR="00CA4E44">
          <w:rPr>
            <w:i/>
            <w:iCs/>
            <w:sz w:val="20"/>
            <w:szCs w:val="20"/>
          </w:rPr>
          <w:t xml:space="preserve"> and related metrics across four microbial systems</w:t>
        </w:r>
        <w:r w:rsidR="00CA4E44" w:rsidRPr="001061A5">
          <w:rPr>
            <w:i/>
            <w:iCs/>
            <w:sz w:val="20"/>
            <w:szCs w:val="20"/>
          </w:rPr>
          <w:t xml:space="preserve">. </w:t>
        </w:r>
        <w:r w:rsidR="00CA4E44" w:rsidRPr="001061A5">
          <w:rPr>
            <w:sz w:val="20"/>
            <w:szCs w:val="20"/>
          </w:rPr>
          <w:t xml:space="preserve">(A) PERMANOVAs were </w:t>
        </w:r>
        <w:r w:rsidR="00CA4E44">
          <w:rPr>
            <w:sz w:val="20"/>
            <w:szCs w:val="20"/>
          </w:rPr>
          <w:t>used to quantify the percent variance (</w:t>
        </w:r>
        <w:r w:rsidR="00CA4E44" w:rsidRPr="001061A5">
          <w:rPr>
            <w:i/>
            <w:iCs/>
            <w:sz w:val="20"/>
            <w:szCs w:val="20"/>
          </w:rPr>
          <w:t>R</w:t>
        </w:r>
        <w:r w:rsidR="00CA4E44" w:rsidRPr="001061A5">
          <w:rPr>
            <w:i/>
            <w:iCs/>
            <w:sz w:val="20"/>
            <w:szCs w:val="20"/>
            <w:vertAlign w:val="superscript"/>
          </w:rPr>
          <w:t>2</w:t>
        </w:r>
        <w:r w:rsidR="00CA4E44">
          <w:rPr>
            <w:sz w:val="20"/>
            <w:szCs w:val="20"/>
          </w:rPr>
          <w:t xml:space="preserve">) explained by predefined </w:t>
        </w:r>
        <w:r w:rsidR="00CA4E44" w:rsidRPr="001061A5">
          <w:rPr>
            <w:sz w:val="20"/>
            <w:szCs w:val="20"/>
          </w:rPr>
          <w:t>categor</w:t>
        </w:r>
        <w:r w:rsidR="00CA4E44">
          <w:rPr>
            <w:sz w:val="20"/>
            <w:szCs w:val="20"/>
          </w:rPr>
          <w:t>ical</w:t>
        </w:r>
        <w:r w:rsidR="00CA4E44" w:rsidRPr="001061A5">
          <w:rPr>
            <w:sz w:val="20"/>
            <w:szCs w:val="20"/>
          </w:rPr>
          <w:t xml:space="preserve"> groups </w:t>
        </w:r>
        <w:r w:rsidR="00CA4E44">
          <w:rPr>
            <w:sz w:val="20"/>
            <w:szCs w:val="20"/>
          </w:rPr>
          <w:t>(shown in italics beneath each dataset name),</w:t>
        </w:r>
        <w:r w:rsidR="00CA4E44" w:rsidRPr="001061A5">
          <w:rPr>
            <w:sz w:val="20"/>
            <w:szCs w:val="20"/>
          </w:rPr>
          <w:t xml:space="preserve"> with 1,000 </w:t>
        </w:r>
        <w:r w:rsidR="00CA4E44">
          <w:rPr>
            <w:sz w:val="20"/>
            <w:szCs w:val="20"/>
          </w:rPr>
          <w:t>permutations</w:t>
        </w:r>
        <w:r w:rsidR="00CA4E44" w:rsidRPr="001061A5">
          <w:rPr>
            <w:sz w:val="20"/>
            <w:szCs w:val="20"/>
          </w:rPr>
          <w:t xml:space="preserve">. </w:t>
        </w:r>
        <w:r w:rsidR="00CA4E44">
          <w:rPr>
            <w:sz w:val="20"/>
            <w:szCs w:val="20"/>
          </w:rPr>
          <w:t>M</w:t>
        </w:r>
        <w:r w:rsidR="00CA4E44" w:rsidRPr="001061A5">
          <w:rPr>
            <w:sz w:val="20"/>
            <w:szCs w:val="20"/>
          </w:rPr>
          <w:t>etrics</w:t>
        </w:r>
        <w:r w:rsidR="00CA4E44">
          <w:rPr>
            <w:sz w:val="20"/>
            <w:szCs w:val="20"/>
          </w:rPr>
          <w:t xml:space="preserve"> were evaluated</w:t>
        </w:r>
        <w:r w:rsidR="00CA4E44" w:rsidRPr="001061A5">
          <w:rPr>
            <w:sz w:val="20"/>
            <w:szCs w:val="20"/>
          </w:rPr>
          <w:t xml:space="preserve"> across five metrics and, where applicable, across eleven </w:t>
        </w:r>
      </w:ins>
      <m:oMath>
        <m:r>
          <w:ins w:id="601" w:author="Augustus Raymond Pendleton" w:date="2025-10-29T10:13:00Z" w16du:dateUtc="2025-10-29T14:13:00Z">
            <w:rPr>
              <w:rFonts w:ascii="Cambria Math" w:hAnsi="Cambria Math"/>
              <w:sz w:val="20"/>
              <w:szCs w:val="20"/>
            </w:rPr>
            <m:t>α</m:t>
          </w:ins>
        </m:r>
      </m:oMath>
      <w:ins w:id="602" w:author="Augustus Raymond Pendleton" w:date="2025-10-29T10:13:00Z" w16du:dateUtc="2025-10-29T14:13:00Z">
        <w:r w:rsidR="00CA4E44" w:rsidRPr="001061A5">
          <w:rPr>
            <w:rFonts w:eastAsiaTheme="minorEastAsia"/>
            <w:sz w:val="20"/>
            <w:szCs w:val="20"/>
          </w:rPr>
          <w:t xml:space="preserve"> values (0</w:t>
        </w:r>
        <w:r w:rsidR="00CA4E44">
          <w:rPr>
            <w:rFonts w:eastAsiaTheme="minorEastAsia"/>
            <w:sz w:val="20"/>
            <w:szCs w:val="20"/>
          </w:rPr>
          <w:t>-</w:t>
        </w:r>
        <w:r w:rsidR="00CA4E44" w:rsidRPr="001061A5">
          <w:rPr>
            <w:rFonts w:eastAsiaTheme="minorEastAsia"/>
            <w:sz w:val="20"/>
            <w:szCs w:val="20"/>
          </w:rPr>
          <w:t xml:space="preserve">1 in 0.1 </w:t>
        </w:r>
        <w:r w:rsidR="00CA4E44">
          <w:rPr>
            <w:rFonts w:eastAsiaTheme="minorEastAsia"/>
            <w:sz w:val="20"/>
            <w:szCs w:val="20"/>
          </w:rPr>
          <w:t>increments</w:t>
        </w:r>
        <w:r w:rsidR="00CA4E44" w:rsidRPr="001061A5">
          <w:rPr>
            <w:rFonts w:eastAsiaTheme="minorEastAsia"/>
            <w:sz w:val="20"/>
            <w:szCs w:val="20"/>
          </w:rPr>
          <w:t>).</w:t>
        </w:r>
        <w:r w:rsidR="00CA4E44">
          <w:rPr>
            <w:rFonts w:eastAsiaTheme="minorEastAsia"/>
            <w:sz w:val="20"/>
            <w:szCs w:val="20"/>
          </w:rPr>
          <w:t xml:space="preserve"> For consistency with the original studies, only samples from Reactor cycle 1 were used for the cooling-water dataset, only stool samples for the mouse gut dataset, and only mature rhizosphere samples for the dataset.</w:t>
        </w:r>
        <w:r w:rsidR="00CA4E44" w:rsidRPr="001061A5">
          <w:rPr>
            <w:rFonts w:eastAsiaTheme="minorEastAsia"/>
            <w:sz w:val="20"/>
            <w:szCs w:val="20"/>
          </w:rPr>
          <w:t xml:space="preserve"> (B) </w:t>
        </w:r>
        <w:r w:rsidR="00CA4E44">
          <w:rPr>
            <w:rFonts w:eastAsiaTheme="minorEastAsia"/>
            <w:sz w:val="20"/>
            <w:szCs w:val="20"/>
          </w:rPr>
          <w:t>Mantel c</w:t>
        </w:r>
        <w:r w:rsidR="00CA4E44" w:rsidRPr="001061A5">
          <w:rPr>
            <w:rFonts w:eastAsiaTheme="minorEastAsia"/>
            <w:sz w:val="20"/>
            <w:szCs w:val="20"/>
          </w:rPr>
          <w:t xml:space="preserve">orrelation </w:t>
        </w:r>
        <w:r w:rsidR="00CA4E44">
          <w:rPr>
            <w:rFonts w:eastAsiaTheme="minorEastAsia"/>
            <w:sz w:val="20"/>
            <w:szCs w:val="20"/>
          </w:rPr>
          <w:t xml:space="preserve">(R) </w:t>
        </w:r>
        <w:r w:rsidR="00CA4E44" w:rsidRPr="001061A5">
          <w:rPr>
            <w:rFonts w:eastAsiaTheme="minorEastAsia"/>
            <w:sz w:val="20"/>
            <w:szCs w:val="20"/>
          </w:rPr>
          <w:t xml:space="preserve">between each distance metric and the </w:t>
        </w:r>
        <w:r w:rsidR="00CA4E44">
          <w:rPr>
            <w:rFonts w:eastAsiaTheme="minorEastAsia"/>
            <w:sz w:val="20"/>
            <w:szCs w:val="20"/>
          </w:rPr>
          <w:t xml:space="preserve">pairwise differences in </w:t>
        </w:r>
        <w:r w:rsidR="00CA4E44" w:rsidRPr="001061A5">
          <w:rPr>
            <w:rFonts w:eastAsiaTheme="minorEastAsia"/>
            <w:sz w:val="20"/>
            <w:szCs w:val="20"/>
          </w:rPr>
          <w:t xml:space="preserve">absolute </w:t>
        </w:r>
        <w:r w:rsidR="00CA4E44">
          <w:rPr>
            <w:rFonts w:eastAsiaTheme="minorEastAsia"/>
            <w:sz w:val="20"/>
            <w:szCs w:val="20"/>
          </w:rPr>
          <w:t>abundance (</w:t>
        </w:r>
        <w:r w:rsidR="00CA4E44" w:rsidRPr="001061A5">
          <w:rPr>
            <w:rFonts w:eastAsiaTheme="minorEastAsia"/>
            <w:sz w:val="20"/>
            <w:szCs w:val="20"/>
          </w:rPr>
          <w:t>cell counts or 16S copy number</w:t>
        </w:r>
        <w:r w:rsidR="00CA4E44">
          <w:rPr>
            <w:rFonts w:eastAsiaTheme="minorEastAsia"/>
            <w:sz w:val="20"/>
            <w:szCs w:val="20"/>
          </w:rPr>
          <w:t>), illustrating the degree to which each metric is driven by biomass differences</w:t>
        </w:r>
        <w:r w:rsidR="00CA4E44" w:rsidRPr="001061A5">
          <w:rPr>
            <w:rFonts w:eastAsiaTheme="minorEastAsia"/>
            <w:sz w:val="20"/>
            <w:szCs w:val="20"/>
          </w:rPr>
          <w:t>.</w:t>
        </w:r>
      </w:ins>
    </w:p>
    <w:p w14:paraId="13573E78" w14:textId="3BF6704D" w:rsidR="0007048F" w:rsidRPr="0007048F" w:rsidDel="00F86279" w:rsidRDefault="0007048F">
      <w:pPr>
        <w:spacing w:line="240" w:lineRule="auto"/>
        <w:rPr>
          <w:del w:id="603" w:author="Augustus Raymond Pendleton" w:date="2025-09-29T10:22:00Z" w16du:dateUtc="2025-09-29T14:22:00Z"/>
        </w:rPr>
        <w:pPrChange w:id="604" w:author="Augustus Raymond Pendleton" w:date="2025-10-29T10:51:00Z" w16du:dateUtc="2025-10-29T14:51:00Z">
          <w:pPr/>
        </w:pPrChange>
      </w:pPr>
      <w:del w:id="605"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606" w:author="Augustus Raymond Pendleton" w:date="2025-09-29T10:22:00Z" w16du:dateUtc="2025-09-29T14:22:00Z">
            <w:rPr>
              <w:rFonts w:ascii="Cambria Math" w:hAnsi="Cambria Math"/>
            </w:rPr>
            <m:t>G</m:t>
          </w:del>
        </m:r>
        <m:sSup>
          <m:sSupPr>
            <m:ctrlPr>
              <w:del w:id="607" w:author="Augustus Raymond Pendleton" w:date="2025-09-29T10:22:00Z" w16du:dateUtc="2025-09-29T14:22:00Z">
                <w:rPr>
                  <w:rFonts w:ascii="Cambria Math" w:hAnsi="Cambria Math"/>
                </w:rPr>
              </w:del>
            </m:ctrlPr>
          </m:sSupPr>
          <m:e>
            <m:r>
              <w:del w:id="608" w:author="Augustus Raymond Pendleton" w:date="2025-09-29T10:22:00Z" w16du:dateUtc="2025-09-29T14:22:00Z">
                <w:rPr>
                  <w:rFonts w:ascii="Cambria Math" w:hAnsi="Cambria Math"/>
                </w:rPr>
                <m:t>U</m:t>
              </w:del>
            </m:r>
          </m:e>
          <m:sup>
            <m:r>
              <w:del w:id="609" w:author="Augustus Raymond Pendleton" w:date="2025-09-29T10:22:00Z" w16du:dateUtc="2025-09-29T14:22:00Z">
                <w:rPr>
                  <w:rFonts w:ascii="Cambria Math" w:hAnsi="Cambria Math"/>
                </w:rPr>
                <m:t>R</m:t>
              </w:del>
            </m:r>
          </m:sup>
        </m:sSup>
      </m:oMath>
      <w:del w:id="610" w:author="Augustus Raymond Pendleton" w:date="2025-09-29T10:22:00Z" w16du:dateUtc="2025-09-29T14:22:00Z">
        <w:r w:rsidRPr="0007048F" w:rsidDel="00F86279">
          <w:delText xml:space="preserve">, </w:delText>
        </w:r>
      </w:del>
      <m:oMath>
        <m:r>
          <w:del w:id="611" w:author="Augustus Raymond Pendleton" w:date="2025-09-29T10:22:00Z" w16du:dateUtc="2025-09-29T14:22:00Z">
            <w:rPr>
              <w:rFonts w:ascii="Cambria Math" w:hAnsi="Cambria Math"/>
            </w:rPr>
            <m:t>G</m:t>
          </w:del>
        </m:r>
        <m:sSup>
          <m:sSupPr>
            <m:ctrlPr>
              <w:del w:id="612" w:author="Augustus Raymond Pendleton" w:date="2025-09-29T10:22:00Z" w16du:dateUtc="2025-09-29T14:22:00Z">
                <w:rPr>
                  <w:rFonts w:ascii="Cambria Math" w:hAnsi="Cambria Math"/>
                </w:rPr>
              </w:del>
            </m:ctrlPr>
          </m:sSupPr>
          <m:e>
            <m:r>
              <w:del w:id="613" w:author="Augustus Raymond Pendleton" w:date="2025-09-29T10:22:00Z" w16du:dateUtc="2025-09-29T14:22:00Z">
                <w:rPr>
                  <w:rFonts w:ascii="Cambria Math" w:hAnsi="Cambria Math"/>
                </w:rPr>
                <m:t>U</m:t>
              </w:del>
            </m:r>
          </m:e>
          <m:sup>
            <m:r>
              <w:del w:id="614" w:author="Augustus Raymond Pendleton" w:date="2025-09-29T10:22:00Z" w16du:dateUtc="2025-09-29T14:22:00Z">
                <w:rPr>
                  <w:rFonts w:ascii="Cambria Math" w:hAnsi="Cambria Math"/>
                </w:rPr>
                <m:t>A</m:t>
              </w:del>
            </m:r>
          </m:sup>
        </m:sSup>
      </m:oMath>
      <w:del w:id="615" w:author="Augustus Raymond Pendleton" w:date="2025-09-29T10:22:00Z" w16du:dateUtc="2025-09-29T14:22:00Z">
        <w:r w:rsidRPr="0007048F" w:rsidDel="00F86279">
          <w:delText xml:space="preserve">, </w:delText>
        </w:r>
      </w:del>
      <m:oMath>
        <m:r>
          <w:del w:id="616" w:author="Augustus Raymond Pendleton" w:date="2025-09-29T10:22:00Z" w16du:dateUtc="2025-09-29T14:22:00Z">
            <w:rPr>
              <w:rFonts w:ascii="Cambria Math" w:hAnsi="Cambria Math"/>
            </w:rPr>
            <m:t>B</m:t>
          </w:del>
        </m:r>
        <m:sSup>
          <m:sSupPr>
            <m:ctrlPr>
              <w:del w:id="617" w:author="Augustus Raymond Pendleton" w:date="2025-09-29T10:22:00Z" w16du:dateUtc="2025-09-29T14:22:00Z">
                <w:rPr>
                  <w:rFonts w:ascii="Cambria Math" w:hAnsi="Cambria Math"/>
                </w:rPr>
              </w:del>
            </m:ctrlPr>
          </m:sSupPr>
          <m:e>
            <m:r>
              <w:del w:id="618" w:author="Augustus Raymond Pendleton" w:date="2025-09-29T10:22:00Z" w16du:dateUtc="2025-09-29T14:22:00Z">
                <w:rPr>
                  <w:rFonts w:ascii="Cambria Math" w:hAnsi="Cambria Math"/>
                </w:rPr>
                <m:t>C</m:t>
              </w:del>
            </m:r>
          </m:e>
          <m:sup>
            <m:r>
              <w:del w:id="619" w:author="Augustus Raymond Pendleton" w:date="2025-09-29T10:22:00Z" w16du:dateUtc="2025-09-29T14:22:00Z">
                <w:rPr>
                  <w:rFonts w:ascii="Cambria Math" w:hAnsi="Cambria Math"/>
                </w:rPr>
                <m:t>R</m:t>
              </w:del>
            </m:r>
          </m:sup>
        </m:sSup>
      </m:oMath>
      <w:del w:id="620" w:author="Augustus Raymond Pendleton" w:date="2025-09-29T10:22:00Z" w16du:dateUtc="2025-09-29T14:22:00Z">
        <w:r w:rsidRPr="0007048F" w:rsidDel="00F86279">
          <w:delText xml:space="preserve">, and </w:delText>
        </w:r>
      </w:del>
      <m:oMath>
        <m:r>
          <w:del w:id="621" w:author="Augustus Raymond Pendleton" w:date="2025-09-29T10:22:00Z" w16du:dateUtc="2025-09-29T14:22:00Z">
            <w:rPr>
              <w:rFonts w:ascii="Cambria Math" w:hAnsi="Cambria Math"/>
            </w:rPr>
            <m:t>B</m:t>
          </w:del>
        </m:r>
        <m:sSup>
          <m:sSupPr>
            <m:ctrlPr>
              <w:del w:id="622" w:author="Augustus Raymond Pendleton" w:date="2025-09-29T10:22:00Z" w16du:dateUtc="2025-09-29T14:22:00Z">
                <w:rPr>
                  <w:rFonts w:ascii="Cambria Math" w:hAnsi="Cambria Math"/>
                </w:rPr>
              </w:del>
            </m:ctrlPr>
          </m:sSupPr>
          <m:e>
            <m:r>
              <w:del w:id="623" w:author="Augustus Raymond Pendleton" w:date="2025-09-29T10:22:00Z" w16du:dateUtc="2025-09-29T14:22:00Z">
                <w:rPr>
                  <w:rFonts w:ascii="Cambria Math" w:hAnsi="Cambria Math"/>
                </w:rPr>
                <m:t>C</m:t>
              </w:del>
            </m:r>
          </m:e>
          <m:sup>
            <m:r>
              <w:del w:id="624" w:author="Augustus Raymond Pendleton" w:date="2025-09-29T10:22:00Z" w16du:dateUtc="2025-09-29T14:22:00Z">
                <w:rPr>
                  <w:rFonts w:ascii="Cambria Math" w:hAnsi="Cambria Math"/>
                </w:rPr>
                <m:t>A</m:t>
              </w:del>
            </m:r>
          </m:sup>
        </m:sSup>
      </m:oMath>
      <w:del w:id="625" w:author="Augustus Raymond Pendleton" w:date="2025-09-29T10:22:00Z" w16du:dateUtc="2025-09-29T14:22:00Z">
        <w:r w:rsidRPr="0007048F" w:rsidDel="00F86279">
          <w:delText xml:space="preserve"> at varying </w:delText>
        </w:r>
      </w:del>
      <m:oMath>
        <m:r>
          <w:del w:id="626" w:author="Augustus Raymond Pendleton" w:date="2025-09-29T10:22:00Z" w16du:dateUtc="2025-09-29T14:22:00Z">
            <w:rPr>
              <w:rFonts w:ascii="Cambria Math" w:hAnsi="Cambria Math"/>
            </w:rPr>
            <m:t>α</m:t>
          </w:del>
        </m:r>
      </m:oMath>
      <w:del w:id="627"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628" w:author="Augustus Raymond Pendleton" w:date="2025-09-29T10:22:00Z" w16du:dateUtc="2025-09-29T14:22:00Z">
                <w:rPr>
                  <w:rFonts w:ascii="Cambria Math" w:hAnsi="Cambria Math"/>
                </w:rPr>
              </w:del>
            </m:ctrlPr>
          </m:sSupPr>
          <m:e>
            <m:r>
              <w:del w:id="629" w:author="Augustus Raymond Pendleton" w:date="2025-09-29T10:22:00Z" w16du:dateUtc="2025-09-29T14:22:00Z">
                <w:rPr>
                  <w:rFonts w:ascii="Cambria Math" w:hAnsi="Cambria Math"/>
                </w:rPr>
                <m:t>R</m:t>
              </w:del>
            </m:r>
          </m:e>
          <m:sup>
            <m:r>
              <w:del w:id="630" w:author="Augustus Raymond Pendleton" w:date="2025-09-29T10:22:00Z" w16du:dateUtc="2025-09-29T14:22:00Z">
                <w:rPr>
                  <w:rFonts w:ascii="Cambria Math" w:hAnsi="Cambria Math"/>
                </w:rPr>
                <m:t>2</m:t>
              </w:del>
            </m:r>
          </m:sup>
        </m:sSup>
      </m:oMath>
      <w:del w:id="631" w:author="Augustus Raymond Pendleton" w:date="2025-09-29T10:22:00Z" w16du:dateUtc="2025-09-29T14:22:00Z">
        <w:r w:rsidRPr="0007048F" w:rsidDel="00F86279">
          <w:delText xml:space="preserve">) and the </w:delText>
        </w:r>
      </w:del>
      <m:oMath>
        <m:r>
          <w:del w:id="632" w:author="Augustus Raymond Pendleton" w:date="2025-09-29T10:22:00Z" w16du:dateUtc="2025-09-29T14:22:00Z">
            <w:rPr>
              <w:rFonts w:ascii="Cambria Math" w:hAnsi="Cambria Math"/>
            </w:rPr>
            <m:t>pseudo</m:t>
          </w:del>
        </m:r>
        <m:r>
          <w:del w:id="633" w:author="Augustus Raymond Pendleton" w:date="2025-09-29T10:22:00Z" w16du:dateUtc="2025-09-29T14:22:00Z">
            <m:rPr>
              <m:sty m:val="p"/>
            </m:rPr>
            <w:rPr>
              <w:rFonts w:ascii="Cambria Math" w:hAnsi="Cambria Math"/>
            </w:rPr>
            <m:t>-</m:t>
          </w:del>
        </m:r>
        <m:r>
          <w:del w:id="634" w:author="Augustus Raymond Pendleton" w:date="2025-09-29T10:22:00Z" w16du:dateUtc="2025-09-29T14:22:00Z">
            <w:rPr>
              <w:rFonts w:ascii="Cambria Math" w:hAnsi="Cambria Math"/>
            </w:rPr>
            <m:t>F</m:t>
          </w:del>
        </m:r>
      </m:oMath>
      <w:del w:id="635" w:author="Augustus Raymond Pendleton" w:date="2025-09-29T10:22:00Z" w16du:dateUtc="2025-09-29T14:22:00Z">
        <w:r w:rsidRPr="0007048F" w:rsidDel="00F86279">
          <w:delText xml:space="preserve">-statistic. </w:delText>
        </w:r>
      </w:del>
      <m:oMath>
        <m:r>
          <w:del w:id="636" w:author="Augustus Raymond Pendleton" w:date="2025-09-29T10:22:00Z" w16du:dateUtc="2025-09-29T14:22:00Z">
            <w:rPr>
              <w:rFonts w:ascii="Cambria Math" w:hAnsi="Cambria Math"/>
            </w:rPr>
            <m:t>G</m:t>
          </w:del>
        </m:r>
        <m:sSup>
          <m:sSupPr>
            <m:ctrlPr>
              <w:del w:id="637" w:author="Augustus Raymond Pendleton" w:date="2025-09-29T10:22:00Z" w16du:dateUtc="2025-09-29T14:22:00Z">
                <w:rPr>
                  <w:rFonts w:ascii="Cambria Math" w:hAnsi="Cambria Math"/>
                </w:rPr>
              </w:del>
            </m:ctrlPr>
          </m:sSupPr>
          <m:e>
            <m:r>
              <w:del w:id="638" w:author="Augustus Raymond Pendleton" w:date="2025-09-29T10:22:00Z" w16du:dateUtc="2025-09-29T14:22:00Z">
                <w:rPr>
                  <w:rFonts w:ascii="Cambria Math" w:hAnsi="Cambria Math"/>
                </w:rPr>
                <m:t>U</m:t>
              </w:del>
            </m:r>
          </m:e>
          <m:sup>
            <m:r>
              <w:del w:id="639" w:author="Augustus Raymond Pendleton" w:date="2025-09-29T10:22:00Z" w16du:dateUtc="2025-09-29T14:22:00Z">
                <w:rPr>
                  <w:rFonts w:ascii="Cambria Math" w:hAnsi="Cambria Math"/>
                </w:rPr>
                <m:t>A</m:t>
              </w:del>
            </m:r>
          </m:sup>
        </m:sSup>
      </m:oMath>
      <w:del w:id="640" w:author="Augustus Raymond Pendleton" w:date="2025-09-29T10:22:00Z" w16du:dateUtc="2025-09-29T14:22:00Z">
        <w:r w:rsidRPr="0007048F" w:rsidDel="00F86279">
          <w:delText xml:space="preserve"> achieved a maximum </w:delText>
        </w:r>
      </w:del>
      <m:oMath>
        <m:sSup>
          <m:sSupPr>
            <m:ctrlPr>
              <w:del w:id="641" w:author="Augustus Raymond Pendleton" w:date="2025-09-29T10:22:00Z" w16du:dateUtc="2025-09-29T14:22:00Z">
                <w:rPr>
                  <w:rFonts w:ascii="Cambria Math" w:hAnsi="Cambria Math"/>
                </w:rPr>
              </w:del>
            </m:ctrlPr>
          </m:sSupPr>
          <m:e>
            <m:r>
              <w:del w:id="642" w:author="Augustus Raymond Pendleton" w:date="2025-09-29T10:22:00Z" w16du:dateUtc="2025-09-29T14:22:00Z">
                <w:rPr>
                  <w:rFonts w:ascii="Cambria Math" w:hAnsi="Cambria Math"/>
                </w:rPr>
                <m:t>R</m:t>
              </w:del>
            </m:r>
          </m:e>
          <m:sup>
            <m:r>
              <w:del w:id="643" w:author="Augustus Raymond Pendleton" w:date="2025-09-29T10:22:00Z" w16du:dateUtc="2025-09-29T14:22:00Z">
                <w:rPr>
                  <w:rFonts w:ascii="Cambria Math" w:hAnsi="Cambria Math"/>
                </w:rPr>
                <m:t>2</m:t>
              </w:del>
            </m:r>
          </m:sup>
        </m:sSup>
      </m:oMath>
      <w:del w:id="644" w:author="Augustus Raymond Pendleton" w:date="2025-09-29T10:22:00Z" w16du:dateUtc="2025-09-29T14:22:00Z">
        <w:r w:rsidRPr="0007048F" w:rsidDel="00F86279">
          <w:delText xml:space="preserve"> of 75.8% and a </w:delText>
        </w:r>
      </w:del>
      <m:oMath>
        <m:r>
          <w:del w:id="645" w:author="Augustus Raymond Pendleton" w:date="2025-09-29T10:22:00Z" w16du:dateUtc="2025-09-29T14:22:00Z">
            <w:rPr>
              <w:rFonts w:ascii="Cambria Math" w:hAnsi="Cambria Math"/>
            </w:rPr>
            <m:t>pseudo</m:t>
          </w:del>
        </m:r>
        <m:r>
          <w:del w:id="646" w:author="Augustus Raymond Pendleton" w:date="2025-09-29T10:22:00Z" w16du:dateUtc="2025-09-29T14:22:00Z">
            <m:rPr>
              <m:sty m:val="p"/>
            </m:rPr>
            <w:rPr>
              <w:rFonts w:ascii="Cambria Math" w:hAnsi="Cambria Math"/>
            </w:rPr>
            <m:t>-</m:t>
          </w:del>
        </m:r>
        <m:r>
          <w:del w:id="647" w:author="Augustus Raymond Pendleton" w:date="2025-09-29T10:22:00Z" w16du:dateUtc="2025-09-29T14:22:00Z">
            <w:rPr>
              <w:rFonts w:ascii="Cambria Math" w:hAnsi="Cambria Math"/>
            </w:rPr>
            <m:t>F</m:t>
          </w:del>
        </m:r>
      </m:oMath>
      <w:del w:id="648"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649" w:author="Augustus Raymond Pendleton" w:date="2025-09-29T10:22:00Z" w16du:dateUtc="2025-09-29T14:22:00Z">
            <w:rPr>
              <w:rFonts w:ascii="Cambria Math" w:hAnsi="Cambria Math"/>
            </w:rPr>
            <m:t>G</m:t>
          </w:del>
        </m:r>
        <m:sSup>
          <m:sSupPr>
            <m:ctrlPr>
              <w:del w:id="650" w:author="Augustus Raymond Pendleton" w:date="2025-09-29T10:22:00Z" w16du:dateUtc="2025-09-29T14:22:00Z">
                <w:rPr>
                  <w:rFonts w:ascii="Cambria Math" w:hAnsi="Cambria Math"/>
                </w:rPr>
              </w:del>
            </m:ctrlPr>
          </m:sSupPr>
          <m:e>
            <m:r>
              <w:del w:id="651" w:author="Augustus Raymond Pendleton" w:date="2025-09-29T10:22:00Z" w16du:dateUtc="2025-09-29T14:22:00Z">
                <w:rPr>
                  <w:rFonts w:ascii="Cambria Math" w:hAnsi="Cambria Math"/>
                </w:rPr>
                <m:t>U</m:t>
              </w:del>
            </m:r>
          </m:e>
          <m:sup>
            <m:r>
              <w:del w:id="652" w:author="Augustus Raymond Pendleton" w:date="2025-09-29T10:22:00Z" w16du:dateUtc="2025-09-29T14:22:00Z">
                <w:rPr>
                  <w:rFonts w:ascii="Cambria Math" w:hAnsi="Cambria Math"/>
                </w:rPr>
                <m:t>R</m:t>
              </w:del>
            </m:r>
          </m:sup>
        </m:sSup>
      </m:oMath>
      <w:del w:id="653" w:author="Augustus Raymond Pendleton" w:date="2025-09-29T10:22:00Z" w16du:dateUtc="2025-09-29T14:22:00Z">
        <w:r w:rsidRPr="0007048F" w:rsidDel="00F86279">
          <w:delText xml:space="preserve">, highlighting the ability of </w:delText>
        </w:r>
      </w:del>
      <m:oMath>
        <m:r>
          <w:del w:id="654" w:author="Augustus Raymond Pendleton" w:date="2025-09-29T10:22:00Z" w16du:dateUtc="2025-09-29T14:22:00Z">
            <w:rPr>
              <w:rFonts w:ascii="Cambria Math" w:hAnsi="Cambria Math"/>
            </w:rPr>
            <m:t>G</m:t>
          </w:del>
        </m:r>
        <m:sSup>
          <m:sSupPr>
            <m:ctrlPr>
              <w:del w:id="655" w:author="Augustus Raymond Pendleton" w:date="2025-09-29T10:22:00Z" w16du:dateUtc="2025-09-29T14:22:00Z">
                <w:rPr>
                  <w:rFonts w:ascii="Cambria Math" w:hAnsi="Cambria Math"/>
                </w:rPr>
              </w:del>
            </m:ctrlPr>
          </m:sSupPr>
          <m:e>
            <m:r>
              <w:del w:id="656" w:author="Augustus Raymond Pendleton" w:date="2025-09-29T10:22:00Z" w16du:dateUtc="2025-09-29T14:22:00Z">
                <w:rPr>
                  <w:rFonts w:ascii="Cambria Math" w:hAnsi="Cambria Math"/>
                </w:rPr>
                <m:t>U</m:t>
              </w:del>
            </m:r>
          </m:e>
          <m:sup>
            <m:r>
              <w:del w:id="657" w:author="Augustus Raymond Pendleton" w:date="2025-09-29T10:22:00Z" w16du:dateUtc="2025-09-29T14:22:00Z">
                <w:rPr>
                  <w:rFonts w:ascii="Cambria Math" w:hAnsi="Cambria Math"/>
                </w:rPr>
                <m:t>A</m:t>
              </w:del>
            </m:r>
          </m:sup>
        </m:sSup>
      </m:oMath>
      <w:del w:id="658"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Del="008A350F" w:rsidRDefault="0007048F">
      <w:pPr>
        <w:spacing w:line="240" w:lineRule="auto"/>
        <w:rPr>
          <w:del w:id="659" w:author="Augustus Raymond Pendleton" w:date="2025-10-29T10:14:00Z" w16du:dateUtc="2025-10-29T14:14:00Z"/>
        </w:rPr>
        <w:pPrChange w:id="660" w:author="Augustus Raymond Pendleton" w:date="2025-10-29T10:51:00Z" w16du:dateUtc="2025-10-29T14:51:00Z">
          <w:pPr/>
        </w:pPrChange>
      </w:pPr>
      <w:del w:id="661" w:author="Augustus Raymond Pendleton" w:date="2025-09-29T10:22:00Z" w16du:dateUtc="2025-09-29T14:22:00Z">
        <w:r w:rsidRPr="0007048F" w:rsidDel="00F86279">
          <w:delText xml:space="preserve">    However, a major caveat emerged: </w:delText>
        </w:r>
      </w:del>
      <w:moveFromRangeStart w:id="662" w:author="Augustus Raymond Pendleton" w:date="2025-09-29T10:18:00Z" w:name="move210033553"/>
      <w:moveFrom w:id="663" w:author="Augustus Raymond Pendleton" w:date="2025-09-29T10:18:00Z" w16du:dateUtc="2025-09-29T14:18:00Z">
        <w:r w:rsidRPr="0007048F" w:rsidDel="00F86279">
          <w:t xml:space="preserve">at high </w:t>
        </w:r>
        <m:oMath>
          <m:r>
            <w:rPr>
              <w:rFonts w:ascii="Cambria Math" w:hAnsi="Cambria Math"/>
            </w:rPr>
            <m:t>α</m:t>
          </m:r>
        </m:oMath>
        <w:moveFrom w:id="664"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665"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666"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667"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668" w:author="Augustus Raymond Pendleton" w:date="2025-09-29T10:18:00Z" w16du:dateUtc="2025-09-29T14:18:00Z">
                  <w:r w:rsidRPr="0007048F" w:rsidDel="00F86279">
                    <w:t xml:space="preserve"> = -1.0), whereas at </w:t>
                  </w:r>
                  <m:oMath>
                    <m:r>
                      <w:rPr>
                        <w:rFonts w:ascii="Cambria Math" w:hAnsi="Cambria Math"/>
                      </w:rPr>
                      <m:t>α</m:t>
                    </m:r>
                  </m:oMath>
                  <w:moveFrom w:id="669" w:author="Augustus Raymond Pendleton" w:date="2025-09-29T10:18:00Z" w16du:dateUtc="2025-09-29T14:18:00Z">
                    <w:r w:rsidRPr="0007048F" w:rsidDel="00F86279">
                      <w:t xml:space="preserve"> = 0.0, the correlation is moderate (</w:t>
                    </w:r>
                    <m:oMath>
                      <m:r>
                        <w:rPr>
                          <w:rFonts w:ascii="Cambria Math" w:hAnsi="Cambria Math"/>
                        </w:rPr>
                        <m:t>ρ</m:t>
                      </m:r>
                    </m:oMath>
                    <w:moveFrom w:id="670"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671"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662"/>
                    </w:moveFrom>
                  </w:moveFrom>
                </w:moveFrom>
              </w:moveFrom>
            </w:moveFrom>
          </w:moveFrom>
        </w:moveFrom>
      </w:moveFrom>
    </w:p>
    <w:p w14:paraId="7FD12C05" w14:textId="3DF76CA5" w:rsidR="008A350F" w:rsidRDefault="008A350F">
      <w:pPr>
        <w:spacing w:line="240" w:lineRule="auto"/>
        <w:rPr>
          <w:ins w:id="672" w:author="Augustus Raymond Pendleton" w:date="2025-10-29T10:14:00Z" w16du:dateUtc="2025-10-29T14:14:00Z"/>
        </w:rPr>
        <w:pPrChange w:id="673" w:author="Augustus Raymond Pendleton" w:date="2025-10-29T10:51:00Z" w16du:dateUtc="2025-10-29T14:51:00Z">
          <w:pPr>
            <w:ind w:firstLine="720"/>
          </w:pPr>
        </w:pPrChange>
      </w:pPr>
    </w:p>
    <w:p w14:paraId="4F0CD58C" w14:textId="0CBDC029" w:rsidR="008A350F" w:rsidRDefault="0007048F">
      <w:pPr>
        <w:spacing w:line="240" w:lineRule="auto"/>
        <w:ind w:firstLine="720"/>
        <w:rPr>
          <w:ins w:id="674" w:author="Augustus Raymond Pendleton" w:date="2025-10-29T10:20:00Z" w16du:dateUtc="2025-10-29T14:20:00Z"/>
        </w:rPr>
        <w:pPrChange w:id="675" w:author="Augustus Raymond Pendleton" w:date="2025-10-29T10:51:00Z" w16du:dateUtc="2025-10-29T14:51:00Z">
          <w:pPr>
            <w:ind w:firstLine="720"/>
          </w:pPr>
        </w:pPrChange>
      </w:pPr>
      <w:del w:id="676" w:author="Augustus Raymond Pendleton" w:date="2025-09-29T11:36:00Z" w16du:dateUtc="2025-09-29T15:36:00Z">
        <w:r w:rsidRPr="0007048F" w:rsidDel="00FF313F">
          <w:delText>    </w:delText>
        </w:r>
      </w:del>
      <w:r w:rsidRPr="0007048F">
        <w:t xml:space="preserve">We </w:t>
      </w:r>
      <w:ins w:id="677" w:author="Augustus Raymond Pendleton" w:date="2025-10-29T10:22:00Z" w16du:dateUtc="2025-10-29T14:22:00Z">
        <w:r w:rsidR="008A350F">
          <w:t xml:space="preserve">recommend </w:t>
        </w:r>
      </w:ins>
      <w:ins w:id="678" w:author="Augustus Raymond Pendleton" w:date="2025-10-29T10:23:00Z" w16du:dateUtc="2025-10-29T14:23:00Z">
        <w:r w:rsidR="008A350F">
          <w:t xml:space="preserve">calibrating </w:t>
        </w:r>
      </w:ins>
      <w:del w:id="679" w:author="Augustus Raymond Pendleton" w:date="2025-10-29T10:23:00Z" w16du:dateUtc="2025-10-29T14:23:00Z">
        <w:r w:rsidRPr="0007048F" w:rsidDel="008A350F">
          <w:delText xml:space="preserve">urge careful calibration of </w:delText>
        </w:r>
      </w:del>
      <m:oMath>
        <m:r>
          <w:rPr>
            <w:rFonts w:ascii="Cambria Math" w:hAnsi="Cambria Math"/>
          </w:rPr>
          <m:t>α</m:t>
        </m:r>
      </m:oMath>
      <w:r w:rsidRPr="0007048F">
        <w:t xml:space="preserve"> based on research goals, </w:t>
      </w:r>
      <w:ins w:id="680" w:author="Augustus Raymond Pendleton" w:date="2025-10-29T10:15:00Z" w16du:dateUtc="2025-10-29T14:15:00Z">
        <w:r w:rsidR="008A350F">
          <w:t xml:space="preserve">modulating </w:t>
        </w:r>
      </w:ins>
      <w:del w:id="681" w:author="Augustus Raymond Pendleton" w:date="2025-10-29T10:15:00Z" w16du:dateUtc="2025-10-29T14:15:00Z">
        <w:r w:rsidRPr="0007048F" w:rsidDel="008A350F">
          <w:delText xml:space="preserve">thereby mitigating </w:delText>
        </w:r>
      </w:del>
      <w:r w:rsidRPr="0007048F">
        <w:t>this effect</w:t>
      </w:r>
      <w:ins w:id="682"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683" w:author="Augustus Raymond Pendleton" w:date="2025-09-29T10:22:00Z" w16du:dateUtc="2025-09-29T14:22:00Z">
        <w:r w:rsidR="00F86279">
          <w:t>a</w:t>
        </w:r>
      </w:ins>
      <w:ins w:id="684" w:author="Augustus Raymond Pendleton" w:date="2025-09-29T11:27:00Z" w16du:dateUtc="2025-09-29T15:27:00Z">
        <w:r w:rsidR="00AA63C5">
          <w:t>cross</w:t>
        </w:r>
      </w:ins>
      <w:ins w:id="685" w:author="Augustus Raymond Pendleton" w:date="2025-09-29T10:22:00Z" w16du:dateUtc="2025-09-29T14:22:00Z">
        <w:r w:rsidR="00F86279">
          <w:t xml:space="preserve"> a range of </w:t>
        </w:r>
      </w:ins>
      <m:oMath>
        <m:r>
          <w:ins w:id="686" w:author="Augustus Raymond Pendleton" w:date="2025-09-29T10:22:00Z" w16du:dateUtc="2025-09-29T14:22:00Z">
            <w:rPr>
              <w:rFonts w:ascii="Cambria Math" w:hAnsi="Cambria Math"/>
            </w:rPr>
            <m:t>α</m:t>
          </w:ins>
        </m:r>
      </m:oMath>
      <w:ins w:id="687" w:author="Augustus Raymond Pendleton" w:date="2025-09-29T10:22:00Z" w16du:dateUtc="2025-09-29T14:22:00Z">
        <w:r w:rsidR="00F86279" w:rsidRPr="0007048F">
          <w:t xml:space="preserve"> </w:t>
        </w:r>
      </w:ins>
      <w:r w:rsidRPr="0007048F">
        <w:t>rather than</w:t>
      </w:r>
      <w:ins w:id="688" w:author="Augustus Raymond Pendleton" w:date="2025-10-29T10:23:00Z" w16du:dateUtc="2025-10-29T14:23:00Z">
        <w:r w:rsidR="008A350F">
          <w:t xml:space="preserve"> relying on</w:t>
        </w:r>
      </w:ins>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ins w:id="689" w:author="Augustus Raymond Pendleton" w:date="2025-10-29T10:23:00Z" w16du:dateUtc="2025-10-29T14:23:00Z">
        <w:r w:rsidR="008A350F">
          <w:rPr>
            <w:rFonts w:eastAsiaTheme="minorEastAsia"/>
          </w:rPr>
          <w:t xml:space="preserve"> (</w:t>
        </w:r>
      </w:ins>
      <m:oMath>
        <m:r>
          <w:ins w:id="690" w:author="Augustus Raymond Pendleton" w:date="2025-10-29T10:23:00Z" w16du:dateUtc="2025-10-29T14:23:00Z">
            <w:rPr>
              <w:rFonts w:ascii="Cambria Math" w:hAnsi="Cambria Math"/>
            </w:rPr>
            <m:t>α=1)</m:t>
          </w:ins>
        </m:r>
      </m:oMath>
      <w:r w:rsidRPr="0007048F">
        <w:t>.</w:t>
      </w:r>
      <w:ins w:id="691" w:author="Augustus Raymond Pendleton" w:date="2025-10-29T10:15:00Z" w16du:dateUtc="2025-10-29T14:15:00Z">
        <w:r w:rsidR="008A350F">
          <w:t xml:space="preserve"> </w:t>
        </w:r>
      </w:ins>
      <w:del w:id="692" w:author="Augustus Raymond Pendleton" w:date="2025-10-29T10:15:00Z" w16du:dateUtc="2025-10-29T14:15:00Z">
        <w:r w:rsidRPr="0007048F" w:rsidDel="008A350F">
          <w:delText xml:space="preserve"> </w:delText>
        </w:r>
      </w:del>
      <w:r w:rsidRPr="0007048F">
        <w:t>Researchers should consider how much emphasis they want their dissimilarity metric to place on microbial load</w:t>
      </w:r>
      <w:ins w:id="693" w:author="Augustus Raymond Pendleton" w:date="2025-10-29T10:24:00Z" w16du:dateUtc="2025-10-29T14:24:00Z">
        <w:r w:rsidR="008A350F">
          <w:t xml:space="preserve"> (Box 1)</w:t>
        </w:r>
      </w:ins>
      <w:r w:rsidRPr="0007048F">
        <w:t xml:space="preserve">. </w:t>
      </w:r>
      <w:ins w:id="694" w:author="Augustus Raymond Pendleton" w:date="2025-10-29T10:16:00Z" w16du:dateUtc="2025-10-29T14:16:00Z">
        <w:r w:rsidR="008A350F">
          <w:t>When biomass differences are central to the hypothesis being tested (for example, d</w:t>
        </w:r>
      </w:ins>
      <w:ins w:id="695" w:author="Augustus Raymond Pendleton" w:date="2025-10-29T10:17:00Z" w16du:dateUtc="2025-10-29T14:17:00Z">
        <w:r w:rsidR="008A350F">
          <w:t xml:space="preserve">etecting cyanobacterial blooms), high </w:t>
        </w:r>
      </w:ins>
      <m:oMath>
        <m:r>
          <w:ins w:id="696" w:author="Augustus Raymond Pendleton" w:date="2025-10-29T10:17:00Z" w16du:dateUtc="2025-10-29T14:17:00Z">
            <w:rPr>
              <w:rFonts w:ascii="Cambria Math" w:hAnsi="Cambria Math"/>
            </w:rPr>
            <m:t>α</m:t>
          </w:ins>
        </m:r>
      </m:oMath>
      <w:ins w:id="697" w:author="Augustus Raymond Pendleton" w:date="2025-10-29T10:17:00Z" w16du:dateUtc="2025-10-29T14:17:00Z">
        <w:r w:rsidR="008A350F">
          <w:rPr>
            <w:rFonts w:eastAsiaTheme="minorEastAsia"/>
          </w:rPr>
          <w:t xml:space="preserve"> are recommended. In contrast, if microbial load </w:t>
        </w:r>
      </w:ins>
      <w:ins w:id="698" w:author="Augustus Raymond Pendleton" w:date="2025-10-29T10:18:00Z" w16du:dateUtc="2025-10-29T14:18:00Z">
        <w:r w:rsidR="008A350F">
          <w:rPr>
            <w:rFonts w:eastAsiaTheme="minorEastAsia"/>
          </w:rPr>
          <w:t xml:space="preserve">is irrelevant or independent of the hypothesis in question, low </w:t>
        </w:r>
      </w:ins>
      <m:oMath>
        <m:r>
          <w:ins w:id="699" w:author="Augustus Raymond Pendleton" w:date="2025-10-29T10:20:00Z" w16du:dateUtc="2025-10-29T14:20:00Z">
            <w:rPr>
              <w:rFonts w:ascii="Cambria Math" w:hAnsi="Cambria Math"/>
            </w:rPr>
            <m:t>α</m:t>
          </w:ins>
        </m:r>
      </m:oMath>
      <w:ins w:id="700" w:author="Augustus Raymond Pendleton" w:date="2025-10-29T10:18:00Z" w16du:dateUtc="2025-10-29T14:18:00Z">
        <w:r w:rsidR="008A350F">
          <w:rPr>
            <w:rFonts w:eastAsiaTheme="minorEastAsia"/>
          </w:rPr>
          <w:t xml:space="preserve"> (or </w:t>
        </w:r>
        <w:r w:rsidR="008A350F">
          <w:rPr>
            <w:i/>
            <w:iCs/>
          </w:rPr>
          <w:t>U</w:t>
        </w:r>
        <w:r w:rsidR="008A350F">
          <w:rPr>
            <w:i/>
            <w:iCs/>
            <w:vertAlign w:val="superscript"/>
          </w:rPr>
          <w:t>R</w:t>
        </w:r>
      </w:ins>
      <w:ins w:id="701" w:author="Augustus Raymond Pendleton" w:date="2025-10-29T10:19:00Z" w16du:dateUtc="2025-10-29T14:19:00Z">
        <w:r w:rsidR="008A350F">
          <w:t>) may be preferred; for example in the soil dataset, fine-scale differences in composition may be obscured by random variation in microbial load.</w:t>
        </w:r>
      </w:ins>
      <w:ins w:id="702" w:author="Augustus Raymond Pendleton" w:date="2025-10-29T10:20:00Z" w16du:dateUtc="2025-10-29T14:20:00Z">
        <w:r w:rsidR="008A350F">
          <w:t xml:space="preserve"> </w:t>
        </w:r>
      </w:ins>
    </w:p>
    <w:p w14:paraId="5F746E30" w14:textId="4FBB0B5E" w:rsidR="0007048F" w:rsidDel="008202AF" w:rsidRDefault="008A350F">
      <w:pPr>
        <w:spacing w:line="240" w:lineRule="auto"/>
        <w:ind w:firstLine="720"/>
        <w:rPr>
          <w:del w:id="703" w:author="Augustus Raymond Pendleton" w:date="2025-09-28T21:44:00Z" w16du:dateUtc="2025-09-29T01:44:00Z"/>
        </w:rPr>
        <w:pPrChange w:id="704" w:author="Augustus Raymond Pendleton" w:date="2025-10-29T10:51:00Z" w16du:dateUtc="2025-10-29T14:51:00Z">
          <w:pPr/>
        </w:pPrChange>
      </w:pPr>
      <w:ins w:id="705" w:author="Augustus Raymond Pendleton" w:date="2025-10-29T10:20:00Z" w16du:dateUtc="2025-10-29T14:20:00Z">
        <w:r>
          <w:t xml:space="preserve">In many systems, microbial biomass is </w:t>
        </w:r>
      </w:ins>
      <w:ins w:id="706" w:author="Augustus Raymond Pendleton" w:date="2025-10-29T10:21:00Z" w16du:dateUtc="2025-10-29T14:21:00Z">
        <w:r>
          <w:t>one piece of the story, likely correlated to other variables being tested</w:t>
        </w:r>
        <w:r>
          <w:rPr>
            <w:rFonts w:eastAsiaTheme="minorEastAsia"/>
          </w:rPr>
          <w:t>.</w:t>
        </w:r>
      </w:ins>
      <w:ins w:id="707" w:author="Augustus Raymond Pendleton" w:date="2025-10-29T10:19:00Z" w16du:dateUtc="2025-10-29T14:19:00Z">
        <w:r>
          <w:t xml:space="preserve"> </w:t>
        </w:r>
      </w:ins>
      <w:ins w:id="708" w:author="Augustus Raymond Pendleton" w:date="2025-10-29T10:22:00Z" w16du:dateUtc="2025-10-29T14:22:00Z">
        <w:r>
          <w:t>If the importance of microbia</w:t>
        </w:r>
      </w:ins>
      <w:ins w:id="709" w:author="Augustus Raymond Pendleton" w:date="2025-10-29T10:26:00Z" w16du:dateUtc="2025-10-29T14:26:00Z">
        <w:r w:rsidR="008E17D7">
          <w:t>l</w:t>
        </w:r>
      </w:ins>
      <w:ins w:id="710" w:author="Augustus Raymond Pendleton" w:date="2025-10-29T10:22:00Z" w16du:dateUtc="2025-10-29T14:22:00Z">
        <w:r>
          <w:t xml:space="preserve"> load in the system is unknown, o</w:t>
        </w:r>
      </w:ins>
      <w:ins w:id="711" w:author="Augustus Raymond Pendleton" w:date="2025-09-29T10:27:00Z" w16du:dateUtc="2025-09-29T14:27:00Z">
        <w:r w:rsidR="00042DC3">
          <w:t xml:space="preserve">ne </w:t>
        </w:r>
      </w:ins>
      <w:ins w:id="712" w:author="Augustus Raymond Pendleton" w:date="2025-09-29T10:28:00Z" w16du:dateUtc="2025-09-29T14:28:00Z">
        <w:r w:rsidR="00042DC3">
          <w:t>potential approac</w:t>
        </w:r>
      </w:ins>
      <w:ins w:id="713" w:author="Augustus Raymond Pendleton" w:date="2025-10-29T10:22:00Z" w16du:dateUtc="2025-10-29T14:22:00Z">
        <w:r>
          <w:t>h</w:t>
        </w:r>
      </w:ins>
      <w:ins w:id="714" w:author="Augustus Raymond Pendleton" w:date="2025-09-29T10:28:00Z" w16du:dateUtc="2025-09-29T14:28:00Z">
        <w:r w:rsidR="00042DC3">
          <w:t xml:space="preserve"> is to calculate correlations as demonstrated in Fig. 3B</w:t>
        </w:r>
      </w:ins>
      <w:ins w:id="715" w:author="Augustus Raymond Pendleton" w:date="2025-09-29T10:29:00Z" w16du:dateUtc="2025-09-29T14:29:00Z">
        <w:r w:rsidR="00042DC3">
          <w:t xml:space="preserve"> and select an </w:t>
        </w:r>
      </w:ins>
      <m:oMath>
        <m:r>
          <w:ins w:id="716" w:author="Augustus Raymond Pendleton" w:date="2025-09-29T10:39:00Z" w16du:dateUtc="2025-09-29T14:39:00Z">
            <w:rPr>
              <w:rFonts w:ascii="Cambria Math" w:hAnsi="Cambria Math"/>
            </w:rPr>
            <m:t>α</m:t>
          </w:ins>
        </m:r>
      </m:oMath>
      <w:ins w:id="717" w:author="Augustus Raymond Pendleton" w:date="2025-09-29T10:29:00Z" w16du:dateUtc="2025-09-29T14:29:00Z">
        <w:r w:rsidR="00042DC3">
          <w:t xml:space="preserve"> prior to any ordinations or statistical testing. </w:t>
        </w:r>
      </w:ins>
      <w:ins w:id="718" w:author="Augustus Raymond Pendleton" w:date="2025-09-29T12:23:00Z" w16du:dateUtc="2025-09-29T16:23:00Z">
        <w:r w:rsidR="006B42C1">
          <w:t xml:space="preserve">Again, absolute metrics are expected to correlate to differences in cell </w:t>
        </w:r>
      </w:ins>
      <w:ins w:id="719" w:author="Augustus Raymond Pendleton" w:date="2025-09-29T12:24:00Z" w16du:dateUtc="2025-09-29T16:24:00Z">
        <w:r w:rsidR="006B42C1">
          <w:t>count</w:t>
        </w:r>
      </w:ins>
      <w:ins w:id="720" w:author="Augustus Raymond Pendleton" w:date="2025-09-29T10:25:00Z" w16du:dateUtc="2025-09-29T14:25:00Z">
        <w:r w:rsidR="00042DC3">
          <w:t>, as we hope absolute abundance measures incorporate differences in cell counts</w:t>
        </w:r>
      </w:ins>
      <w:ins w:id="721" w:author="Augustus Raymond Pendleton" w:date="2025-09-29T10:29:00Z" w16du:dateUtc="2025-09-29T14:29:00Z">
        <w:r w:rsidR="00042DC3">
          <w:t>,</w:t>
        </w:r>
      </w:ins>
      <w:ins w:id="722" w:author="Augustus Raymond Pendleton" w:date="2025-09-29T10:30:00Z" w16du:dateUtc="2025-09-29T14:30:00Z">
        <w:r w:rsidR="00042DC3">
          <w:t xml:space="preserve"> especially when microbial load is relevant to the hypotheses being tested</w:t>
        </w:r>
      </w:ins>
      <w:ins w:id="723" w:author="Augustus Raymond Pendleton" w:date="2025-09-29T10:25:00Z" w16du:dateUtc="2025-09-29T14:25:00Z">
        <w:r w:rsidR="00042DC3">
          <w:t xml:space="preserve">. </w:t>
        </w:r>
      </w:ins>
      <w:ins w:id="724" w:author="Augustus Raymond Pendleton" w:date="2025-09-29T10:30:00Z" w16du:dateUtc="2025-09-29T14:30:00Z">
        <w:r w:rsidR="00042DC3">
          <w:t>C</w:t>
        </w:r>
      </w:ins>
      <w:ins w:id="725" w:author="Augustus Raymond Pendleton" w:date="2025-09-29T10:24:00Z" w16du:dateUtc="2025-09-29T14:24:00Z">
        <w:r w:rsidR="00F86279">
          <w:t>orrelations to cell count in</w:t>
        </w:r>
      </w:ins>
      <w:ins w:id="726" w:author="Augustus Raymond Pendleton" w:date="2025-09-29T10:23:00Z" w16du:dateUtc="2025-09-29T14:23:00Z">
        <w:r w:rsidR="00F86279">
          <w:t xml:space="preserve"> </w:t>
        </w:r>
        <w:r w:rsidR="00F86279">
          <w:rPr>
            <w:i/>
            <w:iCs/>
          </w:rPr>
          <w:t>BC</w:t>
        </w:r>
      </w:ins>
      <w:ins w:id="727"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728" w:author="Augustus Raymond Pendleton" w:date="2025-09-29T10:25:00Z" w16du:dateUtc="2025-09-29T14:25:00Z">
        <w:r w:rsidR="00042DC3">
          <w:t>,</w:t>
        </w:r>
      </w:ins>
      <w:ins w:id="729" w:author="Augustus Raymond Pendleton" w:date="2025-09-29T10:24:00Z" w16du:dateUtc="2025-09-29T14:24:00Z">
        <w:r w:rsidR="00F86279">
          <w:t xml:space="preserve"> range</w:t>
        </w:r>
      </w:ins>
      <w:ins w:id="730" w:author="Augustus Raymond Pendleton" w:date="2025-09-29T10:31:00Z" w16du:dateUtc="2025-09-29T14:31:00Z">
        <w:r w:rsidR="00042DC3">
          <w:t>d</w:t>
        </w:r>
      </w:ins>
      <w:ins w:id="731" w:author="Augustus Raymond Pendleton" w:date="2025-09-29T10:24:00Z" w16du:dateUtc="2025-09-29T14:24:00Z">
        <w:r w:rsidR="00F86279">
          <w:t xml:space="preserve"> from ~0.5 up to ~0.8</w:t>
        </w:r>
      </w:ins>
      <w:ins w:id="732" w:author="Augustus Raymond Pendleton" w:date="2025-09-29T10:25:00Z" w16du:dateUtc="2025-09-29T14:25:00Z">
        <w:r w:rsidR="00042DC3">
          <w:t xml:space="preserve">. </w:t>
        </w:r>
      </w:ins>
      <w:ins w:id="733" w:author="Augustus Raymond Pendleton" w:date="2025-09-29T10:31:00Z" w16du:dateUtc="2025-09-29T14:31:00Z">
        <w:r w:rsidR="00042DC3">
          <w:t xml:space="preserve">As a </w:t>
        </w:r>
      </w:ins>
      <w:ins w:id="734" w:author="Augustus Raymond Pendleton" w:date="2025-09-29T10:32:00Z" w16du:dateUtc="2025-09-29T14:32:00Z">
        <w:r w:rsidR="00042DC3">
          <w:t xml:space="preserve">general recommendation from these analyses, we recommend </w:t>
        </w:r>
      </w:ins>
      <m:oMath>
        <m:r>
          <w:ins w:id="735" w:author="Augustus Raymond Pendleton" w:date="2025-09-29T10:32:00Z" w16du:dateUtc="2025-09-29T14:32:00Z">
            <w:rPr>
              <w:rFonts w:ascii="Cambria Math" w:hAnsi="Cambria Math"/>
            </w:rPr>
            <m:t>α</m:t>
          </w:ins>
        </m:r>
      </m:oMath>
      <w:ins w:id="736" w:author="Augustus Raymond Pendleton" w:date="2025-09-29T10:32:00Z" w16du:dateUtc="2025-09-29T14:32:00Z">
        <w:r w:rsidR="00042DC3">
          <w:t xml:space="preserve"> values in an intermediate range from 0.</w:t>
        </w:r>
      </w:ins>
      <w:ins w:id="737" w:author="Augustus Raymond Pendleton" w:date="2025-10-29T10:27:00Z" w16du:dateUtc="2025-10-29T14:27:00Z">
        <w:r w:rsidR="008E17D7">
          <w:t>1</w:t>
        </w:r>
      </w:ins>
      <w:ins w:id="738" w:author="Augustus Raymond Pendleton" w:date="2025-09-29T10:32:00Z" w16du:dateUtc="2025-09-29T14:32:00Z">
        <w:r w:rsidR="00042DC3">
          <w:t xml:space="preserve"> up to 0.</w:t>
        </w:r>
      </w:ins>
      <w:ins w:id="739" w:author="Augustus Raymond Pendleton" w:date="2025-10-29T10:27:00Z" w16du:dateUtc="2025-10-29T14:27:00Z">
        <w:r w:rsidR="008E17D7">
          <w:t>6</w:t>
        </w:r>
      </w:ins>
      <w:ins w:id="740" w:author="Augustus Raymond Pendleton" w:date="2025-09-29T10:32:00Z" w16du:dateUtc="2025-09-29T14:32:00Z">
        <w:r w:rsidR="00042DC3">
          <w:t>.</w:t>
        </w:r>
      </w:ins>
      <w:del w:id="741" w:author="Augustus Raymond Pendleton" w:date="2025-09-29T10:33:00Z" w16du:dateUtc="2025-09-29T14:33:00Z">
        <w:r w:rsidR="0007048F" w:rsidRPr="0007048F" w:rsidDel="00042DC3">
          <w:delText xml:space="preserve">In this dataset, we recommend an intermediate </w:delText>
        </w:r>
      </w:del>
      <m:oMath>
        <m:r>
          <w:del w:id="742" w:author="Augustus Raymond Pendleton" w:date="2025-09-29T10:33:00Z" w16du:dateUtc="2025-09-29T14:33:00Z">
            <w:rPr>
              <w:rFonts w:ascii="Cambria Math" w:hAnsi="Cambria Math"/>
            </w:rPr>
            <m:t>α</m:t>
          </w:del>
        </m:r>
      </m:oMath>
      <w:del w:id="743" w:author="Augustus Raymond Pendleton" w:date="2025-09-29T10:33:00Z" w16du:dateUtc="2025-09-29T14:33:00Z">
        <w:r w:rsidR="0007048F" w:rsidRPr="0007048F" w:rsidDel="00042DC3">
          <w:delText xml:space="preserve"> of 0.5, consistent with prior guidance</w:delText>
        </w:r>
        <w:r w:rsidR="00327654" w:rsidDel="00042DC3">
          <w:delText xml:space="preserve"> </w:delText>
        </w:r>
        <w:r w:rsidR="00327654" w:rsidDel="00042DC3">
          <w:fldChar w:fldCharType="begin"/>
        </w:r>
        <w:r w:rsidR="00327654" w:rsidDel="00042DC3">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Del="00042DC3">
          <w:fldChar w:fldCharType="separate"/>
        </w:r>
        <w:r w:rsidR="00327654" w:rsidDel="00042DC3">
          <w:rPr>
            <w:noProof/>
          </w:rPr>
          <w:delText>[9]</w:delText>
        </w:r>
        <w:r w:rsidR="00327654" w:rsidDel="00042DC3">
          <w:fldChar w:fldCharType="end"/>
        </w:r>
        <w:r w:rsidR="0007048F" w:rsidRPr="0007048F" w:rsidDel="00042DC3">
          <w:delText>, but especially important when using absolute abundance data.</w:delText>
        </w:r>
      </w:del>
      <w:ins w:id="744" w:author="Augustus Raymond Pendleton" w:date="2025-09-28T21:44:00Z" w16du:dateUtc="2025-09-29T01:44:00Z">
        <w:r w:rsidR="00B64A34" w:rsidRPr="0007048F" w:rsidDel="00B64A34">
          <w:t xml:space="preserve"> </w:t>
        </w:r>
      </w:ins>
    </w:p>
    <w:p w14:paraId="10B4228C" w14:textId="4891CAE4" w:rsidR="0007048F" w:rsidDel="008202AF" w:rsidRDefault="00AE18EA">
      <w:pPr>
        <w:spacing w:line="240" w:lineRule="auto"/>
        <w:ind w:firstLine="720"/>
        <w:rPr>
          <w:del w:id="745" w:author="Augustus Raymond Pendleton" w:date="2025-09-28T21:44:00Z" w16du:dateUtc="2025-09-29T01:44:00Z"/>
        </w:rPr>
        <w:pPrChange w:id="746" w:author="Augustus Raymond Pendleton" w:date="2025-10-29T10:51:00Z" w16du:dateUtc="2025-10-29T14:51:00Z">
          <w:pPr/>
        </w:pPrChange>
      </w:pPr>
      <w:del w:id="747" w:author="Augustus Raymond Pendleton" w:date="2025-09-28T21:44:00Z" w16du:dateUtc="2025-09-29T01:44:00Z">
        <w:r w:rsidDel="00B64A34">
          <w:rPr>
            <w:noProof/>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2DA84005" w:rsidR="0007048F" w:rsidRPr="0007048F" w:rsidDel="008202AF" w:rsidRDefault="0007048F">
      <w:pPr>
        <w:spacing w:line="240" w:lineRule="auto"/>
        <w:ind w:firstLine="720"/>
        <w:rPr>
          <w:del w:id="748" w:author="Augustus Raymond Pendleton" w:date="2025-09-29T10:44:00Z" w16du:dateUtc="2025-09-29T14:44:00Z"/>
        </w:rPr>
        <w:pPrChange w:id="749" w:author="Augustus Raymond Pendleton" w:date="2025-10-29T10:51:00Z" w16du:dateUtc="2025-10-29T14:51:00Z">
          <w:pPr/>
        </w:pPrChange>
      </w:pPr>
      <w:del w:id="750" w:author="Augustus Raymond Pendleton" w:date="2025-09-28T21:44:00Z" w16du:dateUtc="2025-09-29T01:44:00Z">
        <w:r w:rsidRPr="0007048F" w:rsidDel="00B64A34">
          <w:rPr>
            <w:i/>
            <w:iCs/>
          </w:rPr>
          <w:delText>Figure 2. Absolute abundance sharpens ecological signal in freshwater microbial communities but increases sensitivity to biomass.</w:delText>
        </w:r>
        <w:r w:rsidRPr="0007048F" w:rsidDel="00B64A34">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751" w:author="Augustus Raymond Pendleton" w:date="2025-09-28T21:44:00Z" w16du:dateUtc="2025-09-29T01:44:00Z">
            <w:rPr>
              <w:rFonts w:ascii="Cambria Math" w:hAnsi="Cambria Math"/>
            </w:rPr>
            <m:t>G</m:t>
          </w:del>
        </m:r>
        <m:sSup>
          <m:sSupPr>
            <m:ctrlPr>
              <w:del w:id="752" w:author="Augustus Raymond Pendleton" w:date="2025-09-28T21:44:00Z" w16du:dateUtc="2025-09-29T01:44:00Z">
                <w:rPr>
                  <w:rFonts w:ascii="Cambria Math" w:hAnsi="Cambria Math"/>
                </w:rPr>
              </w:del>
            </m:ctrlPr>
          </m:sSupPr>
          <m:e>
            <m:r>
              <w:del w:id="753" w:author="Augustus Raymond Pendleton" w:date="2025-09-28T21:44:00Z" w16du:dateUtc="2025-09-29T01:44:00Z">
                <w:rPr>
                  <w:rFonts w:ascii="Cambria Math" w:hAnsi="Cambria Math"/>
                </w:rPr>
                <m:t>U</m:t>
              </w:del>
            </m:r>
          </m:e>
          <m:sup>
            <m:r>
              <w:del w:id="754" w:author="Augustus Raymond Pendleton" w:date="2025-09-28T21:44:00Z" w16du:dateUtc="2025-09-29T01:44:00Z">
                <w:rPr>
                  <w:rFonts w:ascii="Cambria Math" w:hAnsi="Cambria Math"/>
                </w:rPr>
                <m:t>A</m:t>
              </w:del>
            </m:r>
          </m:sup>
        </m:sSup>
      </m:oMath>
      <w:del w:id="755" w:author="Augustus Raymond Pendleton" w:date="2025-09-28T21:44:00Z" w16du:dateUtc="2025-09-29T01:44:00Z">
        <w:r w:rsidRPr="0007048F" w:rsidDel="00B64A34">
          <w:delText xml:space="preserve">) at </w:delText>
        </w:r>
      </w:del>
      <m:oMath>
        <m:r>
          <w:del w:id="756" w:author="Augustus Raymond Pendleton" w:date="2025-09-28T21:44:00Z" w16du:dateUtc="2025-09-29T01:44:00Z">
            <w:rPr>
              <w:rFonts w:ascii="Cambria Math" w:hAnsi="Cambria Math"/>
            </w:rPr>
            <m:t>α</m:t>
          </w:del>
        </m:r>
      </m:oMath>
      <w:del w:id="757" w:author="Augustus Raymond Pendleton" w:date="2025-09-28T21:44:00Z" w16du:dateUtc="2025-09-29T01:44:00Z">
        <w:r w:rsidRPr="0007048F" w:rsidDel="00B64A34">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758" w:author="Augustus Raymond Pendleton" w:date="2025-09-28T21:44:00Z" w16du:dateUtc="2025-09-29T01:44:00Z">
                <w:rPr>
                  <w:rFonts w:ascii="Cambria Math" w:hAnsi="Cambria Math"/>
                </w:rPr>
              </w:del>
            </m:ctrlPr>
          </m:sSupPr>
          <m:e>
            <m:r>
              <w:del w:id="759" w:author="Augustus Raymond Pendleton" w:date="2025-09-28T21:44:00Z" w16du:dateUtc="2025-09-29T01:44:00Z">
                <w:rPr>
                  <w:rFonts w:ascii="Cambria Math" w:hAnsi="Cambria Math"/>
                </w:rPr>
                <m:t>R</m:t>
              </w:del>
            </m:r>
          </m:e>
          <m:sup>
            <m:r>
              <w:del w:id="760" w:author="Augustus Raymond Pendleton" w:date="2025-09-28T21:44:00Z" w16du:dateUtc="2025-09-29T01:44:00Z">
                <w:rPr>
                  <w:rFonts w:ascii="Cambria Math" w:hAnsi="Cambria Math"/>
                </w:rPr>
                <m:t>2</m:t>
              </w:del>
            </m:r>
          </m:sup>
        </m:sSup>
      </m:oMath>
      <w:del w:id="761" w:author="Augustus Raymond Pendleton" w:date="2025-09-28T21:44:00Z" w16du:dateUtc="2025-09-29T01:44:00Z">
        <w:r w:rsidRPr="0007048F" w:rsidDel="00B64A34">
          <w:delText>) and (C) statistical power (</w:delText>
        </w:r>
      </w:del>
      <m:oMath>
        <m:r>
          <w:del w:id="762" w:author="Augustus Raymond Pendleton" w:date="2025-09-28T21:44:00Z" w16du:dateUtc="2025-09-29T01:44:00Z">
            <w:rPr>
              <w:rFonts w:ascii="Cambria Math" w:hAnsi="Cambria Math"/>
            </w:rPr>
            <m:t>pseudo</m:t>
          </w:del>
        </m:r>
        <m:r>
          <w:del w:id="763" w:author="Augustus Raymond Pendleton" w:date="2025-09-28T21:44:00Z" w16du:dateUtc="2025-09-29T01:44:00Z">
            <m:rPr>
              <m:sty m:val="p"/>
            </m:rPr>
            <w:rPr>
              <w:rFonts w:ascii="Cambria Math" w:hAnsi="Cambria Math"/>
            </w:rPr>
            <m:t>-</m:t>
          </w:del>
        </m:r>
        <m:r>
          <w:del w:id="764" w:author="Augustus Raymond Pendleton" w:date="2025-09-28T21:44:00Z" w16du:dateUtc="2025-09-29T01:44:00Z">
            <w:rPr>
              <w:rFonts w:ascii="Cambria Math" w:hAnsi="Cambria Math"/>
            </w:rPr>
            <m:t>F</m:t>
          </w:del>
        </m:r>
      </m:oMath>
      <w:del w:id="765" w:author="Augustus Raymond Pendleton" w:date="2025-09-28T21:44:00Z" w16du:dateUtc="2025-09-29T01:44:00Z">
        <w:r w:rsidRPr="0007048F" w:rsidDel="00B64A34">
          <w:delText xml:space="preserve">-statistic) across depth-month groups for four distance metrics: </w:delText>
        </w:r>
      </w:del>
      <m:oMath>
        <m:r>
          <w:del w:id="766" w:author="Augustus Raymond Pendleton" w:date="2025-09-28T21:44:00Z" w16du:dateUtc="2025-09-29T01:44:00Z">
            <w:rPr>
              <w:rFonts w:ascii="Cambria Math" w:hAnsi="Cambria Math"/>
            </w:rPr>
            <m:t>G</m:t>
          </w:del>
        </m:r>
        <m:sSup>
          <m:sSupPr>
            <m:ctrlPr>
              <w:del w:id="767" w:author="Augustus Raymond Pendleton" w:date="2025-09-28T21:44:00Z" w16du:dateUtc="2025-09-29T01:44:00Z">
                <w:rPr>
                  <w:rFonts w:ascii="Cambria Math" w:hAnsi="Cambria Math"/>
                </w:rPr>
              </w:del>
            </m:ctrlPr>
          </m:sSupPr>
          <m:e>
            <m:r>
              <w:del w:id="768" w:author="Augustus Raymond Pendleton" w:date="2025-09-28T21:44:00Z" w16du:dateUtc="2025-09-29T01:44:00Z">
                <w:rPr>
                  <w:rFonts w:ascii="Cambria Math" w:hAnsi="Cambria Math"/>
                </w:rPr>
                <m:t>U</m:t>
              </w:del>
            </m:r>
          </m:e>
          <m:sup>
            <m:r>
              <w:del w:id="769" w:author="Augustus Raymond Pendleton" w:date="2025-09-28T21:44:00Z" w16du:dateUtc="2025-09-29T01:44:00Z">
                <w:rPr>
                  <w:rFonts w:ascii="Cambria Math" w:hAnsi="Cambria Math"/>
                </w:rPr>
                <m:t>R</m:t>
              </w:del>
            </m:r>
          </m:sup>
        </m:sSup>
      </m:oMath>
      <w:del w:id="770" w:author="Augustus Raymond Pendleton" w:date="2025-09-28T21:44:00Z" w16du:dateUtc="2025-09-29T01:44:00Z">
        <w:r w:rsidRPr="0007048F" w:rsidDel="00B64A34">
          <w:delText xml:space="preserve">, </w:delText>
        </w:r>
      </w:del>
      <m:oMath>
        <m:r>
          <w:del w:id="771" w:author="Augustus Raymond Pendleton" w:date="2025-09-28T21:44:00Z" w16du:dateUtc="2025-09-29T01:44:00Z">
            <w:rPr>
              <w:rFonts w:ascii="Cambria Math" w:hAnsi="Cambria Math"/>
            </w:rPr>
            <m:t>G</m:t>
          </w:del>
        </m:r>
        <m:sSup>
          <m:sSupPr>
            <m:ctrlPr>
              <w:del w:id="772" w:author="Augustus Raymond Pendleton" w:date="2025-09-28T21:44:00Z" w16du:dateUtc="2025-09-29T01:44:00Z">
                <w:rPr>
                  <w:rFonts w:ascii="Cambria Math" w:hAnsi="Cambria Math"/>
                </w:rPr>
              </w:del>
            </m:ctrlPr>
          </m:sSupPr>
          <m:e>
            <m:r>
              <w:del w:id="773" w:author="Augustus Raymond Pendleton" w:date="2025-09-28T21:44:00Z" w16du:dateUtc="2025-09-29T01:44:00Z">
                <w:rPr>
                  <w:rFonts w:ascii="Cambria Math" w:hAnsi="Cambria Math"/>
                </w:rPr>
                <m:t>U</m:t>
              </w:del>
            </m:r>
          </m:e>
          <m:sup>
            <m:r>
              <w:del w:id="774" w:author="Augustus Raymond Pendleton" w:date="2025-09-28T21:44:00Z" w16du:dateUtc="2025-09-29T01:44:00Z">
                <w:rPr>
                  <w:rFonts w:ascii="Cambria Math" w:hAnsi="Cambria Math"/>
                </w:rPr>
                <m:t>A</m:t>
              </w:del>
            </m:r>
          </m:sup>
        </m:sSup>
      </m:oMath>
      <w:del w:id="775" w:author="Augustus Raymond Pendleton" w:date="2025-09-28T21:44:00Z" w16du:dateUtc="2025-09-29T01:44:00Z">
        <w:r w:rsidRPr="0007048F" w:rsidDel="00B64A34">
          <w:delText xml:space="preserve">, </w:delText>
        </w:r>
      </w:del>
      <m:oMath>
        <m:r>
          <w:del w:id="776" w:author="Augustus Raymond Pendleton" w:date="2025-09-28T21:44:00Z" w16du:dateUtc="2025-09-29T01:44:00Z">
            <w:rPr>
              <w:rFonts w:ascii="Cambria Math" w:hAnsi="Cambria Math"/>
            </w:rPr>
            <m:t>B</m:t>
          </w:del>
        </m:r>
        <m:sSup>
          <m:sSupPr>
            <m:ctrlPr>
              <w:del w:id="777" w:author="Augustus Raymond Pendleton" w:date="2025-09-28T21:44:00Z" w16du:dateUtc="2025-09-29T01:44:00Z">
                <w:rPr>
                  <w:rFonts w:ascii="Cambria Math" w:hAnsi="Cambria Math"/>
                </w:rPr>
              </w:del>
            </m:ctrlPr>
          </m:sSupPr>
          <m:e>
            <m:r>
              <w:del w:id="778" w:author="Augustus Raymond Pendleton" w:date="2025-09-28T21:44:00Z" w16du:dateUtc="2025-09-29T01:44:00Z">
                <w:rPr>
                  <w:rFonts w:ascii="Cambria Math" w:hAnsi="Cambria Math"/>
                </w:rPr>
                <m:t>C</m:t>
              </w:del>
            </m:r>
          </m:e>
          <m:sup>
            <m:r>
              <w:del w:id="779" w:author="Augustus Raymond Pendleton" w:date="2025-09-28T21:44:00Z" w16du:dateUtc="2025-09-29T01:44:00Z">
                <w:rPr>
                  <w:rFonts w:ascii="Cambria Math" w:hAnsi="Cambria Math"/>
                </w:rPr>
                <m:t>R</m:t>
              </w:del>
            </m:r>
          </m:sup>
        </m:sSup>
      </m:oMath>
      <w:del w:id="780" w:author="Augustus Raymond Pendleton" w:date="2025-09-28T21:44:00Z" w16du:dateUtc="2025-09-29T01:44:00Z">
        <w:r w:rsidRPr="0007048F" w:rsidDel="00B64A34">
          <w:delText xml:space="preserve">, and </w:delText>
        </w:r>
      </w:del>
      <m:oMath>
        <m:r>
          <w:del w:id="781" w:author="Augustus Raymond Pendleton" w:date="2025-09-28T21:44:00Z" w16du:dateUtc="2025-09-29T01:44:00Z">
            <w:rPr>
              <w:rFonts w:ascii="Cambria Math" w:hAnsi="Cambria Math"/>
            </w:rPr>
            <m:t>B</m:t>
          </w:del>
        </m:r>
        <m:sSup>
          <m:sSupPr>
            <m:ctrlPr>
              <w:del w:id="782" w:author="Augustus Raymond Pendleton" w:date="2025-09-28T21:44:00Z" w16du:dateUtc="2025-09-29T01:44:00Z">
                <w:rPr>
                  <w:rFonts w:ascii="Cambria Math" w:hAnsi="Cambria Math"/>
                </w:rPr>
              </w:del>
            </m:ctrlPr>
          </m:sSupPr>
          <m:e>
            <m:r>
              <w:del w:id="783" w:author="Augustus Raymond Pendleton" w:date="2025-09-28T21:44:00Z" w16du:dateUtc="2025-09-29T01:44:00Z">
                <w:rPr>
                  <w:rFonts w:ascii="Cambria Math" w:hAnsi="Cambria Math"/>
                </w:rPr>
                <m:t>C</m:t>
              </w:del>
            </m:r>
          </m:e>
          <m:sup>
            <m:r>
              <w:del w:id="784" w:author="Augustus Raymond Pendleton" w:date="2025-09-28T21:44:00Z" w16du:dateUtc="2025-09-29T01:44:00Z">
                <w:rPr>
                  <w:rFonts w:ascii="Cambria Math" w:hAnsi="Cambria Math"/>
                </w:rPr>
                <m:t>A</m:t>
              </w:del>
            </m:r>
          </m:sup>
        </m:sSup>
      </m:oMath>
      <w:del w:id="785" w:author="Augustus Raymond Pendleton" w:date="2025-09-28T21:44:00Z" w16du:dateUtc="2025-09-29T01:44:00Z">
        <w:r w:rsidRPr="0007048F" w:rsidDel="00B64A34">
          <w:delText xml:space="preserve">, each evaluated at multiple </w:delText>
        </w:r>
      </w:del>
      <m:oMath>
        <m:r>
          <w:del w:id="786" w:author="Augustus Raymond Pendleton" w:date="2025-09-28T21:44:00Z" w16du:dateUtc="2025-09-29T01:44:00Z">
            <w:rPr>
              <w:rFonts w:ascii="Cambria Math" w:hAnsi="Cambria Math"/>
            </w:rPr>
            <m:t>α</m:t>
          </w:del>
        </m:r>
      </m:oMath>
      <w:del w:id="787" w:author="Augustus Raymond Pendleton" w:date="2025-09-28T21:44:00Z" w16du:dateUtc="2025-09-29T01:44:00Z">
        <w:r w:rsidRPr="0007048F" w:rsidDel="00B64A34">
          <w:delText xml:space="preserve"> values. (D) Mantel correlations between each distance matrix and differences in cell abundances.</w:delText>
        </w:r>
      </w:del>
    </w:p>
    <w:p w14:paraId="7133A012" w14:textId="2E7BDEA4" w:rsidR="0007048F" w:rsidRDefault="0007048F">
      <w:pPr>
        <w:spacing w:line="240" w:lineRule="auto"/>
        <w:ind w:firstLine="720"/>
        <w:rPr>
          <w:ins w:id="788" w:author="Augustus Raymond Pendleton" w:date="2025-09-29T10:46:00Z" w16du:dateUtc="2025-09-29T14:46:00Z"/>
        </w:rPr>
        <w:pPrChange w:id="789" w:author="Augustus Raymond Pendleton" w:date="2025-10-29T10:51:00Z" w16du:dateUtc="2025-10-29T14:51:00Z">
          <w:pPr/>
        </w:pPrChange>
      </w:pPr>
      <w:del w:id="790" w:author="Augustus Raymond Pendleton" w:date="2025-09-29T10:44:00Z" w16du:dateUtc="2025-09-29T14:44:00Z">
        <w:r w:rsidRPr="0007048F" w:rsidDel="008202AF">
          <w:delText>    </w:delText>
        </w:r>
      </w:del>
      <w:del w:id="791" w:author="Augustus Raymond Pendleton" w:date="2025-09-29T10:45:00Z" w16du:dateUtc="2025-09-29T14:45:00Z">
        <w:r w:rsidRPr="0007048F" w:rsidDel="008202AF">
          <w:delText>T</w:delText>
        </w:r>
      </w:del>
      <w:del w:id="792" w:author="Augustus Raymond Pendleton" w:date="2025-09-29T11:26:00Z" w16du:dateUtc="2025-09-29T15:26:00Z">
        <w:r w:rsidRPr="0007048F" w:rsidDel="006B7ABE">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Del="006B7ABE">
          <w:delText xml:space="preserve"> </w:delText>
        </w:r>
        <w:r w:rsidR="009338FB" w:rsidDel="006B7ABE">
          <w:fldChar w:fldCharType="begin"/>
        </w:r>
        <w:r w:rsidR="009338FB" w:rsidDel="006B7ABE">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Del="006B7ABE">
          <w:fldChar w:fldCharType="separate"/>
        </w:r>
        <w:r w:rsidR="009338FB" w:rsidDel="006B7ABE">
          <w:rPr>
            <w:noProof/>
          </w:rPr>
          <w:delText>[6]</w:delText>
        </w:r>
        <w:r w:rsidR="009338FB" w:rsidDel="006B7ABE">
          <w:fldChar w:fldCharType="end"/>
        </w:r>
        <w:r w:rsidRPr="0007048F" w:rsidDel="006B7ABE">
          <w:delText xml:space="preserve">; bacteriophage predation in wastewater bioreactors can be understood only when microbial load is considered </w:delText>
        </w:r>
        <w:r w:rsidR="009338FB" w:rsidDel="006B7ABE">
          <w:fldChar w:fldCharType="begin"/>
        </w:r>
        <w:r w:rsidR="008729F6" w:rsidDel="006B7ABE">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Del="006B7ABE">
          <w:fldChar w:fldCharType="separate"/>
        </w:r>
        <w:r w:rsidR="008729F6" w:rsidDel="006B7ABE">
          <w:rPr>
            <w:noProof/>
          </w:rPr>
          <w:delText>[13]</w:delText>
        </w:r>
        <w:r w:rsidR="009338FB" w:rsidDel="006B7ABE">
          <w:fldChar w:fldCharType="end"/>
        </w:r>
        <w:r w:rsidR="009338FB" w:rsidDel="006B7ABE">
          <w:delText xml:space="preserve">; </w:delText>
        </w:r>
        <w:r w:rsidRPr="0007048F" w:rsidDel="006B7ABE">
          <w:delText>and antibiotic-driven declines in specific swine gut taxa were missed using relative abundance approaches</w:delText>
        </w:r>
        <w:r w:rsidR="009338FB" w:rsidDel="006B7ABE">
          <w:delText xml:space="preserve"> </w:delText>
        </w:r>
        <w:r w:rsidR="009338FB" w:rsidDel="006B7ABE">
          <w:fldChar w:fldCharType="begin"/>
        </w:r>
        <w:r w:rsidR="008729F6" w:rsidDel="006B7ABE">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Del="006B7ABE">
          <w:fldChar w:fldCharType="separate"/>
        </w:r>
        <w:r w:rsidR="008729F6" w:rsidDel="006B7ABE">
          <w:rPr>
            <w:noProof/>
          </w:rPr>
          <w:delText>[14]</w:delText>
        </w:r>
        <w:r w:rsidR="009338FB" w:rsidDel="006B7ABE">
          <w:fldChar w:fldCharType="end"/>
        </w:r>
        <w:r w:rsidRPr="0007048F" w:rsidDel="006B7ABE">
          <w:delText xml:space="preserve">. As </w:delText>
        </w:r>
      </w:del>
      <m:oMath>
        <m:r>
          <w:del w:id="793" w:author="Augustus Raymond Pendleton" w:date="2025-09-29T11:26:00Z" w16du:dateUtc="2025-09-29T15:26:00Z">
            <w:rPr>
              <w:rFonts w:ascii="Cambria Math" w:hAnsi="Cambria Math"/>
            </w:rPr>
            <m:t>β</m:t>
          </w:del>
        </m:r>
      </m:oMath>
      <w:del w:id="794" w:author="Augustus Raymond Pendleton" w:date="2025-09-29T11:26:00Z" w16du:dateUtc="2025-09-29T15:26:00Z">
        <w:r w:rsidRPr="0007048F" w:rsidDel="006B7ABE">
          <w:delText xml:space="preserve">-diversity metrics (and UniFrac specifically) remain central to microbial ecology, we encourage researchers to adopt </w:delText>
        </w:r>
      </w:del>
      <m:oMath>
        <m:r>
          <w:del w:id="795" w:author="Augustus Raymond Pendleton" w:date="2025-09-29T11:26:00Z" w16du:dateUtc="2025-09-29T15:26:00Z">
            <w:rPr>
              <w:rFonts w:ascii="Cambria Math" w:hAnsi="Cambria Math"/>
            </w:rPr>
            <m:t>G</m:t>
          </w:del>
        </m:r>
        <m:sSup>
          <m:sSupPr>
            <m:ctrlPr>
              <w:del w:id="796" w:author="Augustus Raymond Pendleton" w:date="2025-09-29T11:26:00Z" w16du:dateUtc="2025-09-29T15:26:00Z">
                <w:rPr>
                  <w:rFonts w:ascii="Cambria Math" w:hAnsi="Cambria Math"/>
                </w:rPr>
              </w:del>
            </m:ctrlPr>
          </m:sSupPr>
          <m:e>
            <m:r>
              <w:del w:id="797" w:author="Augustus Raymond Pendleton" w:date="2025-09-29T11:26:00Z" w16du:dateUtc="2025-09-29T15:26:00Z">
                <w:rPr>
                  <w:rFonts w:ascii="Cambria Math" w:hAnsi="Cambria Math"/>
                </w:rPr>
                <m:t>U</m:t>
              </w:del>
            </m:r>
          </m:e>
          <m:sup>
            <m:r>
              <w:del w:id="798" w:author="Augustus Raymond Pendleton" w:date="2025-09-29T11:26:00Z" w16du:dateUtc="2025-09-29T15:26:00Z">
                <w:rPr>
                  <w:rFonts w:ascii="Cambria Math" w:hAnsi="Cambria Math"/>
                </w:rPr>
                <m:t>A</m:t>
              </w:del>
            </m:r>
          </m:sup>
        </m:sSup>
      </m:oMath>
      <w:del w:id="799" w:author="Augustus Raymond Pendleton" w:date="2025-09-29T11:26:00Z" w16du:dateUtc="2025-09-29T15:26:00Z">
        <w:r w:rsidRPr="0007048F" w:rsidDel="006B7ABE">
          <w:delText xml:space="preserve"> when </w:delText>
        </w:r>
      </w:del>
      <w:del w:id="800" w:author="Augustus Raymond Pendleton" w:date="2025-09-29T10:45:00Z" w16du:dateUtc="2025-09-29T14:45:00Z">
        <w:r w:rsidRPr="0007048F" w:rsidDel="00F81530">
          <w:delText>absolute abundance data are available</w:delText>
        </w:r>
      </w:del>
      <w:del w:id="801" w:author="Augustus Raymond Pendleton" w:date="2025-09-29T11:26:00Z" w16du:dateUtc="2025-09-29T15:26:00Z">
        <w:r w:rsidRPr="0007048F" w:rsidDel="006B7ABE">
          <w:delText xml:space="preserve">. While demonstrated here with 16S rRNA data, the approach </w:delText>
        </w:r>
      </w:del>
      <w:del w:id="802" w:author="Augustus Raymond Pendleton" w:date="2025-09-29T10:45:00Z" w16du:dateUtc="2025-09-29T14:45:00Z">
        <w:r w:rsidRPr="0007048F" w:rsidDel="00F81530">
          <w:delText>is</w:delText>
        </w:r>
      </w:del>
      <w:del w:id="803" w:author="Augustus Raymond Pendleton" w:date="2025-09-29T11:26:00Z" w16du:dateUtc="2025-09-29T15:26:00Z">
        <w:r w:rsidRPr="0007048F" w:rsidDel="006B7ABE">
          <w:delText xml:space="preserve"> generalizable to other marker genes or (meta)genomic features, provided absolute abundance estimates are available. In doing so, </w:delText>
        </w:r>
      </w:del>
      <m:oMath>
        <m:r>
          <w:del w:id="804" w:author="Augustus Raymond Pendleton" w:date="2025-09-29T11:26:00Z" w16du:dateUtc="2025-09-29T15:26:00Z">
            <w:rPr>
              <w:rFonts w:ascii="Cambria Math" w:hAnsi="Cambria Math"/>
            </w:rPr>
            <m:t>G</m:t>
          </w:del>
        </m:r>
        <m:sSup>
          <m:sSupPr>
            <m:ctrlPr>
              <w:del w:id="805" w:author="Augustus Raymond Pendleton" w:date="2025-09-29T11:26:00Z" w16du:dateUtc="2025-09-29T15:26:00Z">
                <w:rPr>
                  <w:rFonts w:ascii="Cambria Math" w:hAnsi="Cambria Math"/>
                </w:rPr>
              </w:del>
            </m:ctrlPr>
          </m:sSupPr>
          <m:e>
            <m:r>
              <w:del w:id="806" w:author="Augustus Raymond Pendleton" w:date="2025-09-29T11:26:00Z" w16du:dateUtc="2025-09-29T15:26:00Z">
                <w:rPr>
                  <w:rFonts w:ascii="Cambria Math" w:hAnsi="Cambria Math"/>
                </w:rPr>
                <m:t>U</m:t>
              </w:del>
            </m:r>
          </m:e>
          <m:sup>
            <m:r>
              <w:del w:id="807" w:author="Augustus Raymond Pendleton" w:date="2025-09-29T11:26:00Z" w16du:dateUtc="2025-09-29T15:26:00Z">
                <w:rPr>
                  <w:rFonts w:ascii="Cambria Math" w:hAnsi="Cambria Math"/>
                </w:rPr>
                <m:t>A</m:t>
              </w:del>
            </m:r>
          </m:sup>
        </m:sSup>
      </m:oMath>
      <w:del w:id="808" w:author="Augustus Raymond Pendleton" w:date="2025-09-29T11:26:00Z" w16du:dateUtc="2025-09-29T15:26:00Z">
        <w:r w:rsidRPr="0007048F" w:rsidDel="006B7ABE">
          <w:delText xml:space="preserve"> offers not only a more grounded picture of lineage differences but also sensitivity to both biomass variation and phylogenetic depth</w:delText>
        </w:r>
      </w:del>
      <w:del w:id="809" w:author="Augustus Raymond Pendleton" w:date="2025-09-29T10:46:00Z" w16du:dateUtc="2025-09-29T14:46:00Z">
        <w:r w:rsidRPr="0007048F" w:rsidDel="00F81530">
          <w:delText>, enabling detection of subtle yet ecologically meaningful shifts.</w:delText>
        </w:r>
      </w:del>
    </w:p>
    <w:p w14:paraId="008924E5" w14:textId="7D4C7C7D" w:rsidR="008E17D7" w:rsidRPr="008E17D7" w:rsidRDefault="008E17D7">
      <w:pPr>
        <w:spacing w:line="240" w:lineRule="auto"/>
        <w:rPr>
          <w:ins w:id="810" w:author="Augustus Raymond Pendleton" w:date="2025-10-29T10:27:00Z" w16du:dateUtc="2025-10-29T14:27:00Z"/>
          <w:b/>
          <w:bCs/>
          <w:rPrChange w:id="811" w:author="Augustus Raymond Pendleton" w:date="2025-10-29T10:27:00Z" w16du:dateUtc="2025-10-29T14:27:00Z">
            <w:rPr>
              <w:ins w:id="812" w:author="Augustus Raymond Pendleton" w:date="2025-10-29T10:27:00Z" w16du:dateUtc="2025-10-29T14:27:00Z"/>
            </w:rPr>
          </w:rPrChange>
        </w:rPr>
        <w:pPrChange w:id="813" w:author="Augustus Raymond Pendleton" w:date="2025-10-29T10:51:00Z" w16du:dateUtc="2025-10-29T14:51:00Z">
          <w:pPr/>
        </w:pPrChange>
      </w:pPr>
      <w:ins w:id="814" w:author="Augustus Raymond Pendleton" w:date="2025-10-29T10:27:00Z" w16du:dateUtc="2025-10-29T14:27:00Z">
        <w:r>
          <w:rPr>
            <w:b/>
            <w:bCs/>
          </w:rPr>
          <w:t xml:space="preserve">Computational and Methodological Considerations </w:t>
        </w:r>
      </w:ins>
    </w:p>
    <w:p w14:paraId="08449A29" w14:textId="6CE3812A" w:rsidR="00F81530" w:rsidRDefault="008E17D7">
      <w:pPr>
        <w:spacing w:line="240" w:lineRule="auto"/>
        <w:ind w:firstLine="720"/>
        <w:rPr>
          <w:ins w:id="815" w:author="Augustus Raymond Pendleton" w:date="2025-10-29T10:32:00Z" w16du:dateUtc="2025-10-29T14:32:00Z"/>
        </w:rPr>
        <w:pPrChange w:id="816" w:author="Augustus Raymond Pendleton" w:date="2025-10-29T10:51:00Z" w16du:dateUtc="2025-10-29T14:51:00Z">
          <w:pPr>
            <w:ind w:firstLine="720"/>
          </w:pPr>
        </w:pPrChange>
      </w:pPr>
      <w:ins w:id="817" w:author="Augustus Raymond Pendleton" w:date="2025-10-29T10:28:00Z" w16du:dateUtc="2025-10-29T14:28:00Z">
        <w:r>
          <w:t xml:space="preserve">Applying </w:t>
        </w:r>
        <w:r>
          <w:rPr>
            <w:i/>
            <w:iCs/>
          </w:rPr>
          <w:t>GU</w:t>
        </w:r>
        <w:r>
          <w:rPr>
            <w:i/>
            <w:iCs/>
            <w:vertAlign w:val="superscript"/>
          </w:rPr>
          <w:t>A</w:t>
        </w:r>
        <w:r>
          <w:t xml:space="preserve"> in practice raises several considerations related to sequencing depth, richness, and computational cost. Both Bray-Curtis and Uni</w:t>
        </w:r>
      </w:ins>
      <w:ins w:id="818" w:author="Augustus Raymond Pendleton" w:date="2025-10-29T15:41:00Z" w16du:dateUtc="2025-10-29T19:41:00Z">
        <w:r w:rsidR="00C150F6">
          <w:t>F</w:t>
        </w:r>
      </w:ins>
      <w:ins w:id="819" w:author="Augustus Raymond Pendleton" w:date="2025-10-29T10:28:00Z" w16du:dateUtc="2025-10-29T14:28:00Z">
        <w:r>
          <w:t xml:space="preserve">rac can be sensitive to sequencing depth because richness varies with read count </w:t>
        </w:r>
      </w:ins>
      <w:r w:rsidR="009C4CF7">
        <w:fldChar w:fldCharType="begin"/>
      </w:r>
      <w:r w:rsidR="00A20B2F">
        <w:instrText xml:space="preserve"> ADDIN ZOTERO_ITEM CSL_CITATION {"citationID":"4bq3QkSL","properties":{"formattedCitation":"[16\\uc0\\u8211{}18]","plainCitation":"[16–18]","noteIndex":0},"citationItems":[{"id":2059,"uris":["http://zotero.org/groups/5077571/items/HNQGY2XA"],"itemData":{"id":2059,"type":"article-journal","abstract":"As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A20B2F" w:rsidRPr="00A20B2F">
        <w:rPr>
          <w:rFonts w:cs="Times New Roman"/>
          <w:kern w:val="0"/>
        </w:rPr>
        <w:t>[16–18]</w:t>
      </w:r>
      <w:r w:rsidR="009C4CF7">
        <w:fldChar w:fldCharType="end"/>
      </w:r>
      <w:ins w:id="820" w:author="Augustus Raymond Pendleton" w:date="2025-09-29T10:48:00Z" w16du:dateUtc="2025-09-29T14:48:00Z">
        <w:r w:rsidR="00F81530">
          <w:t>.</w:t>
        </w:r>
      </w:ins>
      <w:ins w:id="821" w:author="Augustus Raymond Pendleton" w:date="2025-09-29T10:49:00Z" w16du:dateUtc="2025-09-29T14:49:00Z">
        <w:r w:rsidR="00F81530">
          <w:t xml:space="preserve"> </w:t>
        </w:r>
      </w:ins>
      <w:ins w:id="822" w:author="Augustus Raymond Pendleton" w:date="2025-10-29T10:30:00Z" w16du:dateUtc="2025-10-29T14:30:00Z">
        <w:r w:rsidR="00622F9C">
          <w:t>Methods to address these concerns, including rarefaction, remain debated and are challenging to benchmark rigorously</w:t>
        </w:r>
      </w:ins>
      <w:ins w:id="823" w:author="Augustus Raymond Pendleton" w:date="2025-09-29T10:49:00Z" w16du:dateUtc="2025-09-29T14:49:00Z">
        <w:r w:rsidR="00F81530">
          <w:t xml:space="preserve"> </w:t>
        </w:r>
      </w:ins>
      <w:r w:rsidR="009C4CF7">
        <w:fldChar w:fldCharType="begin"/>
      </w:r>
      <w:r w:rsidR="00A20B2F">
        <w:instrText xml:space="preserve"> ADDIN ZOTERO_ITEM CSL_CITATION {"citationID":"zFNsNEFO","properties":{"formattedCitation":"[19]","plainCitation":"[19]","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A20B2F">
        <w:rPr>
          <w:noProof/>
        </w:rPr>
        <w:t>[19]</w:t>
      </w:r>
      <w:r w:rsidR="009C4CF7">
        <w:fldChar w:fldCharType="end"/>
      </w:r>
      <w:ins w:id="824" w:author="Augustus Raymond Pendleton" w:date="2025-09-29T10:50:00Z" w16du:dateUtc="2025-09-29T14:50:00Z">
        <w:r w:rsidR="00F81530">
          <w:t>. We do not e</w:t>
        </w:r>
      </w:ins>
      <w:ins w:id="825" w:author="Augustus Raymond Pendleton" w:date="2025-10-29T10:30:00Z" w16du:dateUtc="2025-10-29T14:30:00Z">
        <w:r w:rsidR="00622F9C">
          <w:t xml:space="preserve">valuate </w:t>
        </w:r>
      </w:ins>
      <w:ins w:id="826" w:author="Augustus Raymond Pendleton" w:date="2025-09-29T10:50:00Z" w16du:dateUtc="2025-09-29T14:50:00Z">
        <w:r w:rsidR="00F81530">
          <w:t xml:space="preserve">the sensitivity of </w:t>
        </w:r>
        <w:r w:rsidR="00F81530">
          <w:rPr>
            <w:i/>
            <w:iCs/>
          </w:rPr>
          <w:t>U</w:t>
        </w:r>
        <w:r w:rsidR="00F81530">
          <w:rPr>
            <w:i/>
            <w:iCs/>
            <w:vertAlign w:val="superscript"/>
          </w:rPr>
          <w:t>A</w:t>
        </w:r>
      </w:ins>
      <w:ins w:id="827" w:author="Augustus Raymond Pendleton" w:date="2025-10-29T10:30:00Z" w16du:dateUtc="2025-10-29T14:30:00Z">
        <w:r w:rsidR="00622F9C">
          <w:rPr>
            <w:i/>
            <w:iCs/>
          </w:rPr>
          <w:t xml:space="preserve"> </w:t>
        </w:r>
        <w:r w:rsidR="00622F9C">
          <w:t xml:space="preserve">or </w:t>
        </w:r>
      </w:ins>
      <w:ins w:id="828" w:author="Augustus Raymond Pendleton" w:date="2025-09-29T10:50:00Z" w16du:dateUtc="2025-09-29T14:50:00Z">
        <w:r w:rsidR="00F81530">
          <w:rPr>
            <w:i/>
            <w:iCs/>
          </w:rPr>
          <w:t>GU</w:t>
        </w:r>
        <w:r w:rsidR="00F81530">
          <w:rPr>
            <w:i/>
            <w:iCs/>
            <w:vertAlign w:val="superscript"/>
          </w:rPr>
          <w:t>A</w:t>
        </w:r>
        <w:r w:rsidR="00F81530">
          <w:rPr>
            <w:i/>
            <w:iCs/>
          </w:rPr>
          <w:t xml:space="preserve"> </w:t>
        </w:r>
        <w:r w:rsidR="00F81530">
          <w:t xml:space="preserve">to </w:t>
        </w:r>
      </w:ins>
      <w:ins w:id="829" w:author="Augustus Raymond Pendleton" w:date="2025-10-29T10:31:00Z" w16du:dateUtc="2025-10-29T14:31:00Z">
        <w:r w:rsidR="00622F9C">
          <w:t xml:space="preserve">different </w:t>
        </w:r>
      </w:ins>
      <w:ins w:id="830" w:author="Augustus Raymond Pendleton" w:date="2025-09-29T10:50:00Z" w16du:dateUtc="2025-09-29T14:50:00Z">
        <w:r w:rsidR="00F81530">
          <w:t xml:space="preserve">rarefaction </w:t>
        </w:r>
      </w:ins>
      <w:ins w:id="831" w:author="Augustus Raymond Pendleton" w:date="2025-10-29T10:31:00Z" w16du:dateUtc="2025-10-29T14:31:00Z">
        <w:r w:rsidR="00622F9C">
          <w:t>strategies here, but we do</w:t>
        </w:r>
      </w:ins>
      <w:ins w:id="832" w:author="Augustus Raymond Pendleton" w:date="2025-09-29T10:50:00Z" w16du:dateUtc="2025-09-29T14:50:00Z">
        <w:r w:rsidR="00F81530">
          <w:t xml:space="preserve"> </w:t>
        </w:r>
        <w:r w:rsidR="00F81530">
          <w:lastRenderedPageBreak/>
          <w:t xml:space="preserve">provide a </w:t>
        </w:r>
      </w:ins>
      <w:ins w:id="833" w:author="Augustus Raymond Pendleton" w:date="2025-10-29T10:31:00Z" w16du:dateUtc="2025-10-29T14:31:00Z">
        <w:r w:rsidR="00622F9C">
          <w:t xml:space="preserve">workflow </w:t>
        </w:r>
      </w:ins>
      <w:ins w:id="834" w:author="Augustus Raymond Pendleton" w:date="2025-09-29T10:51:00Z" w16du:dateUtc="2025-09-29T14:51:00Z">
        <w:r w:rsidR="00F81530">
          <w:t xml:space="preserve">and code </w:t>
        </w:r>
      </w:ins>
      <w:ins w:id="835" w:author="Augustus Raymond Pendleton" w:date="2025-09-29T10:50:00Z" w16du:dateUtc="2025-09-29T14:50:00Z">
        <w:r w:rsidR="00F81530">
          <w:t>for how we incorporated rarefaction int</w:t>
        </w:r>
      </w:ins>
      <w:ins w:id="836" w:author="Augustus Raymond Pendleton" w:date="2025-09-29T10:51:00Z" w16du:dateUtc="2025-09-29T14:51:00Z">
        <w:r w:rsidR="00F81530">
          <w:t>o our own analyses (</w:t>
        </w:r>
      </w:ins>
      <w:ins w:id="837" w:author="Augustus Raymond Pendleton" w:date="2025-10-29T10:31:00Z" w16du:dateUtc="2025-10-29T14:31:00Z">
        <w:r w:rsidR="00622F9C">
          <w:t>Box 2</w:t>
        </w:r>
      </w:ins>
      <w:ins w:id="838" w:author="Augustus Raymond Pendleton" w:date="2025-09-29T10:51:00Z" w16du:dateUtc="2025-09-29T14:51:00Z">
        <w:r w:rsidR="00F81530">
          <w:t xml:space="preserve"> and available code). </w:t>
        </w:r>
      </w:ins>
      <w:ins w:id="839" w:author="Augustus Raymond Pendleton" w:date="2025-10-29T10:31:00Z" w16du:dateUtc="2025-10-29T14:31:00Z">
        <w:r w:rsidR="00622F9C">
          <w:t>This approach minimizes</w:t>
        </w:r>
      </w:ins>
      <w:ins w:id="840" w:author="Augustus Raymond Pendleton" w:date="2025-10-29T10:32:00Z" w16du:dateUtc="2025-10-29T14:32:00Z">
        <w:r w:rsidR="00622F9C">
          <w:t xml:space="preserve"> sequencing-depth biases while preserving abundance scaling for downstream </w:t>
        </w:r>
      </w:ins>
      <m:oMath>
        <m:r>
          <w:ins w:id="841" w:author="Augustus Raymond Pendleton" w:date="2025-10-29T10:32:00Z" w16du:dateUtc="2025-10-29T14:32:00Z">
            <w:rPr>
              <w:rFonts w:ascii="Cambria Math" w:hAnsi="Cambria Math"/>
            </w:rPr>
            <m:t>β</m:t>
          </w:ins>
        </m:r>
      </m:oMath>
      <w:ins w:id="842" w:author="Augustus Raymond Pendleton" w:date="2025-10-29T10:32:00Z" w16du:dateUtc="2025-10-29T14:32:00Z">
        <w:r w:rsidR="00622F9C">
          <w:t xml:space="preserve">-diversity analysis. </w:t>
        </w:r>
      </w:ins>
    </w:p>
    <w:p w14:paraId="6FF6F704" w14:textId="666BAA96" w:rsidR="00622F9C" w:rsidRDefault="00622F9C">
      <w:pPr>
        <w:spacing w:line="240" w:lineRule="auto"/>
        <w:rPr>
          <w:ins w:id="843" w:author="Augustus Raymond Pendleton" w:date="2025-09-29T10:54:00Z" w16du:dateUtc="2025-09-29T14:54:00Z"/>
        </w:rPr>
        <w:pPrChange w:id="844" w:author="Augustus Raymond Pendleton" w:date="2025-10-29T10:51:00Z" w16du:dateUtc="2025-10-29T14:51:00Z">
          <w:pPr/>
        </w:pPrChange>
      </w:pPr>
      <w:ins w:id="845" w:author="Augustus Raymond Pendleton" w:date="2025-10-29T10:32:00Z" w16du:dateUtc="2025-10-29T14:32:00Z">
        <w:r>
          <w:rPr>
            <w:noProof/>
          </w:rPr>
          <w:drawing>
            <wp:inline distT="0" distB="0" distL="0" distR="0" wp14:anchorId="4B7C33C7" wp14:editId="6507517A">
              <wp:extent cx="5943447" cy="5494020"/>
              <wp:effectExtent l="0" t="0" r="635" b="5080"/>
              <wp:docPr id="165226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086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447" cy="5494020"/>
                      </a:xfrm>
                      <a:prstGeom prst="rect">
                        <a:avLst/>
                      </a:prstGeom>
                    </pic:spPr>
                  </pic:pic>
                </a:graphicData>
              </a:graphic>
            </wp:inline>
          </w:drawing>
        </w:r>
      </w:ins>
    </w:p>
    <w:p w14:paraId="359318B5" w14:textId="575919D8" w:rsidR="00622F9C" w:rsidRPr="00057D48" w:rsidRDefault="00622F9C">
      <w:pPr>
        <w:spacing w:line="240" w:lineRule="auto"/>
        <w:rPr>
          <w:ins w:id="846" w:author="Augustus Raymond Pendleton" w:date="2025-10-29T10:33:00Z" w16du:dateUtc="2025-10-29T14:33:00Z"/>
          <w:sz w:val="20"/>
          <w:szCs w:val="20"/>
        </w:rPr>
        <w:pPrChange w:id="847" w:author="Augustus Raymond Pendleton" w:date="2025-10-29T10:51:00Z" w16du:dateUtc="2025-10-29T14:51:00Z">
          <w:pPr/>
        </w:pPrChange>
      </w:pPr>
      <w:ins w:id="848" w:author="Augustus Raymond Pendleton" w:date="2025-10-29T10:33:00Z" w16du:dateUtc="2025-10-29T14:33:00Z">
        <w:r w:rsidRPr="00057D48">
          <w:rPr>
            <w:i/>
            <w:iCs/>
            <w:sz w:val="20"/>
            <w:szCs w:val="20"/>
          </w:rPr>
          <w:t>Figure 4. GU</w:t>
        </w:r>
        <w:r w:rsidRPr="00057D48">
          <w:rPr>
            <w:i/>
            <w:iCs/>
            <w:sz w:val="20"/>
            <w:szCs w:val="20"/>
            <w:vertAlign w:val="superscript"/>
          </w:rPr>
          <w:t>A</w:t>
        </w:r>
        <w:r w:rsidRPr="00057D48">
          <w:rPr>
            <w:i/>
            <w:iCs/>
            <w:sz w:val="20"/>
            <w:szCs w:val="20"/>
          </w:rPr>
          <w:t xml:space="preserve"> </w:t>
        </w:r>
        <w:r>
          <w:rPr>
            <w:i/>
            <w:iCs/>
            <w:sz w:val="20"/>
            <w:szCs w:val="20"/>
          </w:rPr>
          <w:t xml:space="preserve">requires more computational time but remains </w:t>
        </w:r>
        <w:r w:rsidRPr="00057D48">
          <w:rPr>
            <w:i/>
            <w:iCs/>
            <w:sz w:val="20"/>
            <w:szCs w:val="20"/>
          </w:rPr>
          <w:t>resilien</w:t>
        </w:r>
        <w:r>
          <w:rPr>
            <w:i/>
            <w:iCs/>
            <w:sz w:val="20"/>
            <w:szCs w:val="20"/>
          </w:rPr>
          <w:t>t</w:t>
        </w:r>
        <w:r w:rsidRPr="00057D48">
          <w:rPr>
            <w:i/>
            <w:iCs/>
            <w:sz w:val="20"/>
            <w:szCs w:val="20"/>
          </w:rPr>
          <w:t xml:space="preserve"> to quantification error. </w:t>
        </w:r>
        <w:r w:rsidRPr="00057D48">
          <w:rPr>
            <w:sz w:val="20"/>
            <w:szCs w:val="20"/>
          </w:rPr>
          <w:t xml:space="preserve">(A) </w:t>
        </w:r>
        <w:r>
          <w:rPr>
            <w:sz w:val="20"/>
            <w:szCs w:val="20"/>
          </w:rPr>
          <w:t>Runtime for</w:t>
        </w:r>
        <w:r w:rsidRPr="00057D48">
          <w:rPr>
            <w:sz w:val="20"/>
            <w:szCs w:val="20"/>
          </w:rPr>
          <w:t xml:space="preserv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(GUni</w:t>
        </w:r>
      </w:ins>
      <w:ins w:id="849" w:author="Augustus Raymond Pendleton" w:date="2025-10-29T15:41:00Z" w16du:dateUtc="2025-10-29T19:41:00Z">
        <w:r w:rsidR="00C150F6">
          <w:rPr>
            <w:sz w:val="20"/>
            <w:szCs w:val="20"/>
          </w:rPr>
          <w:t>F</w:t>
        </w:r>
      </w:ins>
      <w:ins w:id="850" w:author="Augustus Raymond Pendleton" w:date="2025-10-29T10:33:00Z" w16du:dateUtc="2025-10-29T14:33:00Z">
        <w:r w:rsidRPr="00057D48">
          <w:rPr>
            <w:sz w:val="20"/>
            <w:szCs w:val="20"/>
          </w:rPr>
          <w:t>rac</w:t>
        </w:r>
      </w:ins>
      <w:ins w:id="851" w:author="Augustus Raymond Pendleton" w:date="2025-10-29T15:41:00Z" w16du:dateUtc="2025-10-29T19:41:00Z">
        <w:r w:rsidR="00C150F6">
          <w:rPr>
            <w:sz w:val="20"/>
            <w:szCs w:val="20"/>
          </w:rPr>
          <w:t xml:space="preserve"> package</w:t>
        </w:r>
      </w:ins>
      <w:ins w:id="852" w:author="Augustus Raymond Pendleton" w:date="2025-10-29T10:33:00Z" w16du:dateUtc="2025-10-29T14:33:00Z">
        <w:r w:rsidRPr="00057D48">
          <w:rPr>
            <w:sz w:val="20"/>
            <w:szCs w:val="20"/>
          </w:rPr>
          <w:t xml:space="preserve">), </w:t>
        </w:r>
        <w:r w:rsidRPr="00057D48">
          <w:rPr>
            <w:i/>
            <w:iCs/>
            <w:sz w:val="20"/>
            <w:szCs w:val="20"/>
          </w:rPr>
          <w:t>U</w:t>
        </w:r>
        <w:r w:rsidRPr="00057D48">
          <w:rPr>
            <w:i/>
            <w:iCs/>
            <w:sz w:val="20"/>
            <w:szCs w:val="20"/>
            <w:vertAlign w:val="superscript"/>
          </w:rPr>
          <w:t>R</w:t>
        </w:r>
        <w:r w:rsidRPr="00057D48">
          <w:rPr>
            <w:sz w:val="20"/>
            <w:szCs w:val="20"/>
          </w:rPr>
          <w:t xml:space="preserve"> (FastUni</w:t>
        </w:r>
      </w:ins>
      <w:ins w:id="853" w:author="Augustus Raymond Pendleton" w:date="2025-10-29T15:41:00Z" w16du:dateUtc="2025-10-29T19:41:00Z">
        <w:r w:rsidR="00C150F6">
          <w:rPr>
            <w:sz w:val="20"/>
            <w:szCs w:val="20"/>
          </w:rPr>
          <w:t>F</w:t>
        </w:r>
      </w:ins>
      <w:ins w:id="854" w:author="Augustus Raymond Pendleton" w:date="2025-10-29T10:33:00Z" w16du:dateUtc="2025-10-29T14:33:00Z">
        <w:r w:rsidRPr="00057D48">
          <w:rPr>
            <w:sz w:val="20"/>
            <w:szCs w:val="20"/>
          </w:rPr>
          <w:t>rac in the phyloseq</w:t>
        </w:r>
      </w:ins>
      <w:ins w:id="855" w:author="Augustus Raymond Pendleton" w:date="2025-10-29T15:41:00Z" w16du:dateUtc="2025-10-29T19:41:00Z">
        <w:r w:rsidR="00C150F6">
          <w:rPr>
            <w:sz w:val="20"/>
            <w:szCs w:val="20"/>
          </w:rPr>
          <w:t xml:space="preserve"> package</w:t>
        </w:r>
      </w:ins>
      <w:ins w:id="856" w:author="Augustus Raymond Pendleton" w:date="2025-10-29T10:33:00Z" w16du:dateUtc="2025-10-29T14:33:00Z">
        <w:r w:rsidRPr="00057D48">
          <w:rPr>
            <w:sz w:val="20"/>
            <w:szCs w:val="20"/>
          </w:rPr>
          <w:t xml:space="preserve">) and </w:t>
        </w:r>
        <w:r w:rsidRPr="00057D48">
          <w:rPr>
            <w:i/>
            <w:iCs/>
            <w:sz w:val="20"/>
            <w:szCs w:val="20"/>
          </w:rPr>
          <w:t>BC</w:t>
        </w:r>
        <w:r w:rsidRPr="00057D48">
          <w:rPr>
            <w:i/>
            <w:iCs/>
            <w:sz w:val="20"/>
            <w:szCs w:val="20"/>
            <w:vertAlign w:val="superscript"/>
          </w:rPr>
          <w:t>A</w:t>
        </w:r>
        <w:r w:rsidRPr="00057D48">
          <w:rPr>
            <w:sz w:val="20"/>
            <w:szCs w:val="20"/>
          </w:rPr>
          <w:t xml:space="preserve"> (vegan</w:t>
        </w:r>
      </w:ins>
      <w:ins w:id="857" w:author="Augustus Raymond Pendleton" w:date="2025-10-29T15:41:00Z" w16du:dateUtc="2025-10-29T19:41:00Z">
        <w:r w:rsidR="00C150F6">
          <w:rPr>
            <w:sz w:val="20"/>
            <w:szCs w:val="20"/>
          </w:rPr>
          <w:t xml:space="preserve"> package</w:t>
        </w:r>
      </w:ins>
      <w:ins w:id="858" w:author="Augustus Raymond Pendleton" w:date="2025-10-29T10:33:00Z" w16du:dateUtc="2025-10-29T14:33:00Z">
        <w:r w:rsidRPr="00057D48">
          <w:rPr>
            <w:sz w:val="20"/>
            <w:szCs w:val="20"/>
          </w:rPr>
          <w:t xml:space="preserve">) was </w:t>
        </w:r>
        <w:r>
          <w:rPr>
            <w:sz w:val="20"/>
            <w:szCs w:val="20"/>
          </w:rPr>
          <w:t>benchmarked</w:t>
        </w:r>
        <w:r w:rsidRPr="00057D48">
          <w:rPr>
            <w:sz w:val="20"/>
            <w:szCs w:val="20"/>
          </w:rPr>
          <w:t xml:space="preserve"> across 50 iterations on </w:t>
        </w:r>
        <w:r>
          <w:rPr>
            <w:sz w:val="20"/>
            <w:szCs w:val="20"/>
          </w:rPr>
          <w:t>a</w:t>
        </w:r>
        <w:r w:rsidRPr="00057D48">
          <w:rPr>
            <w:sz w:val="20"/>
            <w:szCs w:val="20"/>
          </w:rPr>
          <w:t xml:space="preserve"> sub-sampled soil dataset</w:t>
        </w:r>
        <w:r>
          <w:rPr>
            <w:sz w:val="20"/>
            <w:szCs w:val="20"/>
          </w:rPr>
          <w:t xml:space="preserve"> (mature samples only) </w:t>
        </w:r>
        <w:r w:rsidRPr="00057D48">
          <w:rPr>
            <w:sz w:val="20"/>
            <w:szCs w:val="20"/>
          </w:rPr>
          <w:fldChar w:fldCharType="begin"/>
        </w:r>
      </w:ins>
      <w:r w:rsidR="00A20B2F">
        <w:rPr>
          <w:sz w:val="20"/>
          <w:szCs w:val="20"/>
        </w:rPr>
        <w:instrText xml:space="preserve"> ADDIN ZOTERO_ITEM CSL_CITATION {"citationID":"OAkv404I","properties":{"formattedCitation":"[10]","plainCitation":"[10]","noteIndex":0},"citationItems":[{"id":2082,"uris":["http://zotero.org/groups/5077571/items/7DSKNWDW"],"itemData":{"id":2082,"type":"article-journal","abstract":"High-throughput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ins w:id="859" w:author="Augustus Raymond Pendleton" w:date="2025-10-29T10:33:00Z" w16du:dateUtc="2025-10-29T14:33:00Z">
        <w:r w:rsidRPr="00057D48">
          <w:rPr>
            <w:sz w:val="20"/>
            <w:szCs w:val="20"/>
          </w:rPr>
          <w:fldChar w:fldCharType="separate"/>
        </w:r>
      </w:ins>
      <w:r w:rsidR="00A20B2F">
        <w:rPr>
          <w:noProof/>
          <w:sz w:val="20"/>
          <w:szCs w:val="20"/>
        </w:rPr>
        <w:t>[10]</w:t>
      </w:r>
      <w:ins w:id="860" w:author="Augustus Raymond Pendleton" w:date="2025-10-29T10:33:00Z" w16du:dateUtc="2025-10-29T14:33:00Z">
        <w:r w:rsidRPr="00057D48">
          <w:rPr>
            <w:sz w:val="20"/>
            <w:szCs w:val="20"/>
          </w:rPr>
          <w:fldChar w:fldCharType="end"/>
        </w:r>
        <w:r>
          <w:rPr>
            <w:sz w:val="20"/>
            <w:szCs w:val="20"/>
          </w:rPr>
          <w:t xml:space="preserve">, using increasing </w:t>
        </w:r>
        <w:r w:rsidRPr="00057D48">
          <w:rPr>
            <w:sz w:val="20"/>
            <w:szCs w:val="20"/>
          </w:rPr>
          <w:t xml:space="preserve">ASV </w:t>
        </w:r>
        <w:r>
          <w:rPr>
            <w:sz w:val="20"/>
            <w:szCs w:val="20"/>
          </w:rPr>
          <w:t>richness</w:t>
        </w:r>
        <w:r w:rsidRPr="00057D48">
          <w:rPr>
            <w:sz w:val="20"/>
            <w:szCs w:val="20"/>
          </w:rPr>
          <w:t xml:space="preserve"> (50, 100, 200, 500, 1,000, 2,000, 5,000, 10,000), </w:t>
        </w:r>
        <w:r>
          <w:rPr>
            <w:sz w:val="20"/>
            <w:szCs w:val="20"/>
          </w:rPr>
          <w:t>with</w:t>
        </w:r>
        <w:r w:rsidRPr="00057D48">
          <w:rPr>
            <w:sz w:val="20"/>
            <w:szCs w:val="20"/>
          </w:rPr>
          <w:t xml:space="preserve"> 10 samples and </w:t>
        </w:r>
        <w:r>
          <w:rPr>
            <w:sz w:val="20"/>
            <w:szCs w:val="20"/>
          </w:rPr>
          <w:t>one</w:t>
        </w:r>
        <w:r w:rsidRPr="00057D48">
          <w:rPr>
            <w:sz w:val="20"/>
            <w:szCs w:val="20"/>
          </w:rPr>
          <w:t xml:space="preserve"> </w:t>
        </w:r>
      </w:ins>
      <m:oMath>
        <m:r>
          <w:ins w:id="861" w:author="Augustus Raymond Pendleton" w:date="2025-10-29T10:33:00Z" w16du:dateUtc="2025-10-29T14:33:00Z">
            <w:rPr>
              <w:rFonts w:ascii="Cambria Math" w:hAnsi="Cambria Math"/>
              <w:sz w:val="20"/>
              <w:szCs w:val="20"/>
            </w:rPr>
            <m:t>α</m:t>
          </w:ins>
        </m:r>
      </m:oMath>
      <w:ins w:id="862" w:author="Augustus Raymond Pendleton" w:date="2025-10-29T10:33:00Z" w16du:dateUtc="2025-10-29T14:33:00Z">
        <w:r w:rsidRPr="00057D48">
          <w:rPr>
            <w:sz w:val="20"/>
            <w:szCs w:val="20"/>
          </w:rPr>
          <w:t xml:space="preserve"> value </w:t>
        </w:r>
        <w:r>
          <w:rPr>
            <w:sz w:val="20"/>
            <w:szCs w:val="20"/>
          </w:rPr>
          <w:t xml:space="preserve">per run </w:t>
        </w:r>
        <w:r w:rsidRPr="00057D48">
          <w:rPr>
            <w:sz w:val="20"/>
            <w:szCs w:val="20"/>
          </w:rPr>
          <w:t>(unweighted Uni</w:t>
        </w:r>
      </w:ins>
      <w:ins w:id="863" w:author="Augustus Raymond Pendleton" w:date="2025-10-29T15:41:00Z" w16du:dateUtc="2025-10-29T19:41:00Z">
        <w:r w:rsidR="00C150F6">
          <w:rPr>
            <w:sz w:val="20"/>
            <w:szCs w:val="20"/>
          </w:rPr>
          <w:t>F</w:t>
        </w:r>
      </w:ins>
      <w:ins w:id="864" w:author="Augustus Raymond Pendleton" w:date="2025-10-29T10:33:00Z" w16du:dateUtc="2025-10-29T14:33:00Z">
        <w:r w:rsidRPr="00057D48">
          <w:rPr>
            <w:sz w:val="20"/>
            <w:szCs w:val="20"/>
          </w:rPr>
          <w:t xml:space="preserve">rac is also calculated by default). </w:t>
        </w:r>
      </w:ins>
      <w:ins w:id="865" w:author="Augustus Raymond Pendleton" w:date="2025-10-29T11:10:00Z" w16du:dateUtc="2025-10-29T15:10:00Z">
        <w:r w:rsidR="00C65332">
          <w:rPr>
            <w:sz w:val="20"/>
            <w:szCs w:val="20"/>
          </w:rPr>
          <w:t>Error bars represent standard</w:t>
        </w:r>
      </w:ins>
      <w:ins w:id="866" w:author="Augustus Raymond Pendleton" w:date="2025-10-29T11:11:00Z" w16du:dateUtc="2025-10-29T15:11:00Z">
        <w:r w:rsidR="00C65332">
          <w:rPr>
            <w:sz w:val="20"/>
            <w:szCs w:val="20"/>
          </w:rPr>
          <w:t xml:space="preserve"> deviation.</w:t>
        </w:r>
      </w:ins>
      <w:ins w:id="867" w:author="Augustus Raymond Pendleton" w:date="2025-10-29T10:33:00Z" w16du:dateUtc="2025-10-29T14:33:00Z">
        <w:r w:rsidRPr="00057D48">
          <w:rPr>
            <w:sz w:val="20"/>
            <w:szCs w:val="20"/>
          </w:rPr>
          <w:t xml:space="preserve"> (B) </w:t>
        </w:r>
      </w:ins>
      <w:ins w:id="868" w:author="Augustus Raymond Pendleton" w:date="2025-10-29T11:11:00Z" w16du:dateUtc="2025-10-29T15:11:00Z">
        <w:r w:rsidR="00C65332">
          <w:rPr>
            <w:sz w:val="20"/>
            <w:szCs w:val="20"/>
          </w:rPr>
          <w:t>Quadratic</w:t>
        </w:r>
      </w:ins>
      <w:ins w:id="869" w:author="Augustus Raymond Pendleton" w:date="2025-10-29T10:33:00Z" w16du:dateUtc="2025-10-29T14:33:00Z">
        <w:r w:rsidRPr="00057D48">
          <w:rPr>
            <w:sz w:val="20"/>
            <w:szCs w:val="20"/>
          </w:rPr>
          <w:t xml:space="preserve"> relationship</w:t>
        </w:r>
      </w:ins>
      <w:ins w:id="870" w:author="Augustus Raymond Pendleton" w:date="2025-10-29T11:11:00Z" w16du:dateUtc="2025-10-29T15:11:00Z">
        <w:r w:rsidR="00C65332">
          <w:rPr>
            <w:sz w:val="20"/>
            <w:szCs w:val="20"/>
          </w:rPr>
          <w:t xml:space="preserve"> </w:t>
        </w:r>
      </w:ins>
      <w:ins w:id="871" w:author="Augustus Raymond Pendleton" w:date="2025-10-29T10:33:00Z" w16du:dateUtc="2025-10-29T14:33:00Z">
        <w:r w:rsidRPr="00057D48">
          <w:rPr>
            <w:sz w:val="20"/>
            <w:szCs w:val="20"/>
          </w:rPr>
          <w:t xml:space="preserve">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w:t>
        </w:r>
        <w:r>
          <w:rPr>
            <w:sz w:val="20"/>
            <w:szCs w:val="20"/>
          </w:rPr>
          <w:t>richness</w:t>
        </w:r>
        <w:r w:rsidRPr="00057D48">
          <w:rPr>
            <w:sz w:val="20"/>
            <w:szCs w:val="20"/>
          </w:rPr>
          <w:t xml:space="preserve">. </w:t>
        </w:r>
      </w:ins>
      <w:ins w:id="872" w:author="Augustus Raymond Pendleton" w:date="2025-10-29T11:11:00Z" w16du:dateUtc="2025-10-29T15:11:00Z">
        <w:r w:rsidR="00C65332">
          <w:rPr>
            <w:sz w:val="20"/>
            <w:szCs w:val="20"/>
          </w:rPr>
          <w:t>Large center point represents median across 50 itera</w:t>
        </w:r>
      </w:ins>
      <w:ins w:id="873" w:author="Augustus Raymond Pendleton" w:date="2025-10-29T11:12:00Z" w16du:dateUtc="2025-10-29T15:12:00Z">
        <w:r w:rsidR="00C65332">
          <w:rPr>
            <w:sz w:val="20"/>
            <w:szCs w:val="20"/>
          </w:rPr>
          <w:t xml:space="preserve">tions, error bars (standard deviation) are too small to be seen. </w:t>
        </w:r>
      </w:ins>
      <w:ins w:id="874" w:author="Augustus Raymond Pendleton" w:date="2025-10-29T10:33:00Z" w16du:dateUtc="2025-10-29T14:33:00Z">
        <w:r w:rsidRPr="00057D48">
          <w:rPr>
            <w:sz w:val="20"/>
            <w:szCs w:val="20"/>
          </w:rPr>
          <w:t xml:space="preserve">(C-D) </w:t>
        </w:r>
        <w:r>
          <w:rPr>
            <w:sz w:val="20"/>
            <w:szCs w:val="20"/>
          </w:rPr>
          <w:t>Sensit</w:t>
        </w:r>
      </w:ins>
      <w:ins w:id="875" w:author="Augustus Raymond Pendleton" w:date="2025-10-29T15:42:00Z" w16du:dateUtc="2025-10-29T19:42:00Z">
        <w:r w:rsidR="00C150F6">
          <w:rPr>
            <w:sz w:val="20"/>
            <w:szCs w:val="20"/>
          </w:rPr>
          <w:t>i</w:t>
        </w:r>
      </w:ins>
      <w:ins w:id="876" w:author="Augustus Raymond Pendleton" w:date="2025-10-29T10:33:00Z" w16du:dateUtc="2025-10-29T14:33:00Z">
        <w:r>
          <w:rPr>
            <w:sz w:val="20"/>
            <w:szCs w:val="20"/>
          </w:rPr>
          <w:t xml:space="preserve">vity of </w:t>
        </w:r>
        <w:r w:rsidRPr="00057D48">
          <w:rPr>
            <w:i/>
            <w:iCs/>
            <w:sz w:val="20"/>
            <w:szCs w:val="20"/>
          </w:rPr>
          <w:t>GU</w:t>
        </w:r>
        <w:r w:rsidRPr="00057D48">
          <w:rPr>
            <w:i/>
            <w:iCs/>
            <w:sz w:val="20"/>
            <w:szCs w:val="20"/>
            <w:vertAlign w:val="superscript"/>
          </w:rPr>
          <w:t>A</w:t>
        </w:r>
        <w:r w:rsidRPr="00057D48">
          <w:rPr>
            <w:sz w:val="20"/>
            <w:szCs w:val="20"/>
          </w:rPr>
          <w:t xml:space="preserve"> (</w:t>
        </w:r>
      </w:ins>
      <m:oMath>
        <m:r>
          <w:ins w:id="877" w:author="Augustus Raymond Pendleton" w:date="2025-10-29T10:33:00Z" w16du:dateUtc="2025-10-29T14:33:00Z">
            <w:rPr>
              <w:rFonts w:ascii="Cambria Math" w:hAnsi="Cambria Math"/>
              <w:sz w:val="20"/>
              <w:szCs w:val="20"/>
            </w:rPr>
            <m:t>α</m:t>
          </w:ins>
        </m:r>
      </m:oMath>
      <w:ins w:id="878" w:author="Augustus Raymond Pendleton" w:date="2025-10-29T10:33:00Z" w16du:dateUtc="2025-10-29T14:33:00Z">
        <w:r w:rsidRPr="00057D48">
          <w:rPr>
            <w:sz w:val="20"/>
            <w:szCs w:val="20"/>
          </w:rPr>
          <w:t xml:space="preserve"> =</w:t>
        </w:r>
        <w:r>
          <w:rPr>
            <w:sz w:val="20"/>
            <w:szCs w:val="20"/>
          </w:rPr>
          <w:t xml:space="preserve"> </w:t>
        </w:r>
        <w:r w:rsidRPr="00057D48">
          <w:rPr>
            <w:sz w:val="20"/>
            <w:szCs w:val="20"/>
          </w:rPr>
          <w:t>1</w:t>
        </w:r>
        <w:r>
          <w:rPr>
            <w:sz w:val="20"/>
            <w:szCs w:val="20"/>
          </w:rPr>
          <w:t xml:space="preserve"> and 0.2) and </w:t>
        </w:r>
        <w:r>
          <w:rPr>
            <w:i/>
            <w:iCs/>
            <w:sz w:val="20"/>
            <w:szCs w:val="20"/>
          </w:rPr>
          <w:t>BC</w:t>
        </w:r>
        <w:r w:rsidRPr="00057D48">
          <w:rPr>
            <w:i/>
            <w:iCs/>
            <w:sz w:val="20"/>
            <w:szCs w:val="20"/>
            <w:vertAlign w:val="superscript"/>
          </w:rPr>
          <w:t>A</w:t>
        </w:r>
        <w:r w:rsidRPr="00057D48">
          <w:rPr>
            <w:sz w:val="20"/>
            <w:szCs w:val="20"/>
          </w:rPr>
          <w:t xml:space="preserve"> </w:t>
        </w:r>
        <w:r>
          <w:rPr>
            <w:sz w:val="20"/>
            <w:szCs w:val="20"/>
          </w:rPr>
          <w:t>to measurement error was evaluated by adding random variation (</w:t>
        </w:r>
        <w:r w:rsidRPr="006B42C1">
          <w:rPr>
            <w:sz w:val="20"/>
            <w:szCs w:val="20"/>
          </w:rPr>
          <w:t>±</w:t>
        </w:r>
        <w:r w:rsidRPr="00057D48">
          <w:rPr>
            <w:sz w:val="20"/>
            <w:szCs w:val="20"/>
          </w:rPr>
          <w:t xml:space="preserve">1% to </w:t>
        </w:r>
        <w:r w:rsidRPr="006B42C1">
          <w:rPr>
            <w:sz w:val="20"/>
            <w:szCs w:val="20"/>
          </w:rPr>
          <w:t>±</w:t>
        </w:r>
        <w:r w:rsidRPr="00057D48">
          <w:rPr>
            <w:sz w:val="20"/>
            <w:szCs w:val="20"/>
          </w:rPr>
          <w:t>50%</w:t>
        </w:r>
        <w:r>
          <w:rPr>
            <w:sz w:val="20"/>
            <w:szCs w:val="20"/>
          </w:rPr>
          <w:t xml:space="preserve">; </w:t>
        </w:r>
        <w:r w:rsidRPr="00057D48">
          <w:rPr>
            <w:sz w:val="20"/>
            <w:szCs w:val="20"/>
          </w:rPr>
          <w:t>Supp</w:t>
        </w:r>
        <w:r>
          <w:rPr>
            <w:sz w:val="20"/>
            <w:szCs w:val="20"/>
          </w:rPr>
          <w:t>orting</w:t>
        </w:r>
        <w:r w:rsidRPr="00057D48">
          <w:rPr>
            <w:sz w:val="20"/>
            <w:szCs w:val="20"/>
          </w:rPr>
          <w:t xml:space="preserve"> Methods</w:t>
        </w:r>
        <w:r>
          <w:rPr>
            <w:sz w:val="20"/>
            <w:szCs w:val="20"/>
          </w:rPr>
          <w:t xml:space="preserve">) to 16S </w:t>
        </w:r>
      </w:ins>
      <w:ins w:id="879" w:author="Augustus Raymond Pendleton" w:date="2025-10-29T15:42:00Z" w16du:dateUtc="2025-10-29T19:42:00Z">
        <w:r w:rsidR="00C150F6">
          <w:rPr>
            <w:sz w:val="20"/>
            <w:szCs w:val="20"/>
          </w:rPr>
          <w:t>c</w:t>
        </w:r>
      </w:ins>
      <w:ins w:id="880" w:author="Augustus Raymond Pendleton" w:date="2025-10-29T10:33:00Z" w16du:dateUtc="2025-10-29T14:33:00Z">
        <w:r>
          <w:rPr>
            <w:sz w:val="20"/>
            <w:szCs w:val="20"/>
          </w:rPr>
          <w:t>opy number estimates in</w:t>
        </w:r>
      </w:ins>
      <w:ins w:id="881" w:author="Augustus Raymond Pendleton" w:date="2025-10-29T15:42:00Z" w16du:dateUtc="2025-10-29T19:42:00Z">
        <w:r w:rsidR="00C150F6">
          <w:rPr>
            <w:sz w:val="20"/>
            <w:szCs w:val="20"/>
          </w:rPr>
          <w:t xml:space="preserve"> stool samples from</w:t>
        </w:r>
      </w:ins>
      <w:ins w:id="882" w:author="Augustus Raymond Pendleton" w:date="2025-10-29T10:33:00Z" w16du:dateUtc="2025-10-29T14:33:00Z">
        <w:r>
          <w:rPr>
            <w:sz w:val="20"/>
            <w:szCs w:val="20"/>
          </w:rPr>
          <w:t xml:space="preserve"> </w:t>
        </w:r>
        <w:r w:rsidRPr="00057D48">
          <w:rPr>
            <w:sz w:val="20"/>
            <w:szCs w:val="20"/>
          </w:rPr>
          <w:t xml:space="preserve">the mouse gut dataset </w:t>
        </w:r>
        <w:r w:rsidRPr="00057D48">
          <w:rPr>
            <w:sz w:val="20"/>
            <w:szCs w:val="20"/>
          </w:rPr>
          <w:fldChar w:fldCharType="begin"/>
        </w:r>
      </w:ins>
      <w:r>
        <w:rPr>
          <w:sz w:val="20"/>
          <w:szCs w:val="20"/>
        </w:rPr>
        <w:instrText xml:space="preserve"> ADDIN ZOTERO_ITEM CSL_CITATION {"citationID":"shcUK0s4","properties":{"formattedCitation":"[3]","plainCitation":"[3]","noteIndex":0},"citationItems":[{"id":2078,"uris":["http://zotero.org/groups/5077571/items/9FC6PKRB"],"itemData":{"id":2078,"type":"article-journal","abstract":"A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ins w:id="883" w:author="Augustus Raymond Pendleton" w:date="2025-10-29T10:33:00Z" w16du:dateUtc="2025-10-29T14:33:00Z">
        <w:r w:rsidRPr="00057D48">
          <w:rPr>
            <w:sz w:val="20"/>
            <w:szCs w:val="20"/>
          </w:rPr>
          <w:fldChar w:fldCharType="separate"/>
        </w:r>
      </w:ins>
      <w:r>
        <w:rPr>
          <w:noProof/>
          <w:sz w:val="20"/>
          <w:szCs w:val="20"/>
        </w:rPr>
        <w:t>[3]</w:t>
      </w:r>
      <w:ins w:id="884" w:author="Augustus Raymond Pendleton" w:date="2025-10-29T10:33:00Z" w16du:dateUtc="2025-10-29T14:33:00Z">
        <w:r w:rsidRPr="00057D48">
          <w:rPr>
            <w:sz w:val="20"/>
            <w:szCs w:val="20"/>
          </w:rPr>
          <w:fldChar w:fldCharType="end"/>
        </w:r>
        <w:r>
          <w:rPr>
            <w:sz w:val="20"/>
            <w:szCs w:val="20"/>
          </w:rPr>
          <w:t xml:space="preserve">. For each error level, </w:t>
        </w:r>
        <w:r w:rsidRPr="00057D48">
          <w:rPr>
            <w:sz w:val="20"/>
            <w:szCs w:val="20"/>
          </w:rPr>
          <w:t xml:space="preserve">50 </w:t>
        </w:r>
        <w:r>
          <w:rPr>
            <w:sz w:val="20"/>
            <w:szCs w:val="20"/>
          </w:rPr>
          <w:t xml:space="preserve">replicate matrices were generated and </w:t>
        </w:r>
        <w:r w:rsidRPr="00057D48">
          <w:rPr>
            <w:sz w:val="20"/>
            <w:szCs w:val="20"/>
          </w:rPr>
          <w:t xml:space="preserve">compared to the original </w:t>
        </w:r>
        <w:r>
          <w:rPr>
            <w:sz w:val="20"/>
            <w:szCs w:val="20"/>
          </w:rPr>
          <w:t>values.</w:t>
        </w:r>
        <w:r w:rsidRPr="00057D48">
          <w:rPr>
            <w:sz w:val="20"/>
            <w:szCs w:val="20"/>
          </w:rPr>
          <w:t xml:space="preserve"> </w:t>
        </w:r>
        <w:r>
          <w:rPr>
            <w:sz w:val="20"/>
            <w:szCs w:val="20"/>
          </w:rPr>
          <w:t xml:space="preserve">Panels </w:t>
        </w:r>
        <w:r w:rsidRPr="00057D48">
          <w:rPr>
            <w:sz w:val="20"/>
            <w:szCs w:val="20"/>
          </w:rPr>
          <w:t>reflect the (C) mean difference and (D) max difference between the error-added metrics compared to the original</w:t>
        </w:r>
        <w:r>
          <w:rPr>
            <w:sz w:val="20"/>
            <w:szCs w:val="20"/>
          </w:rPr>
          <w:t>s</w:t>
        </w:r>
        <w:r w:rsidRPr="00057D48">
          <w:rPr>
            <w:sz w:val="20"/>
            <w:szCs w:val="20"/>
          </w:rPr>
          <w:t>. Error bars represent the standard deviation of the average mean and max difference across 50 iterations.</w:t>
        </w:r>
      </w:ins>
    </w:p>
    <w:p w14:paraId="7BFE8391" w14:textId="7501AC75" w:rsidR="00F81530" w:rsidRDefault="00F81530">
      <w:pPr>
        <w:spacing w:line="240" w:lineRule="auto"/>
        <w:rPr>
          <w:ins w:id="885" w:author="Augustus Raymond Pendleton" w:date="2025-09-29T11:02:00Z" w16du:dateUtc="2025-09-29T15:02:00Z"/>
        </w:rPr>
        <w:pPrChange w:id="886" w:author="Augustus Raymond Pendleton" w:date="2025-10-29T10:51:00Z" w16du:dateUtc="2025-10-29T14:51:00Z">
          <w:pPr/>
        </w:pPrChange>
      </w:pPr>
      <w:ins w:id="887" w:author="Augustus Raymond Pendleton" w:date="2025-09-29T10:54:00Z" w16du:dateUtc="2025-09-29T14:54:00Z">
        <w:r>
          <w:lastRenderedPageBreak/>
          <w:tab/>
        </w:r>
        <w:r>
          <w:rPr>
            <w:i/>
            <w:iCs/>
          </w:rPr>
          <w:t>GU</w:t>
        </w:r>
        <w:r>
          <w:rPr>
            <w:i/>
            <w:iCs/>
            <w:vertAlign w:val="superscript"/>
          </w:rPr>
          <w:t>A</w:t>
        </w:r>
      </w:ins>
      <w:ins w:id="888" w:author="Augustus Raymond Pendleton" w:date="2025-09-29T10:55:00Z" w16du:dateUtc="2025-09-29T14:55:00Z">
        <w:r>
          <w:rPr>
            <w:i/>
            <w:iCs/>
            <w:vertAlign w:val="superscript"/>
          </w:rPr>
          <w:t xml:space="preserve"> </w:t>
        </w:r>
        <w:r>
          <w:t xml:space="preserve">is slower </w:t>
        </w:r>
        <w:r w:rsidR="00FF50D0">
          <w:t xml:space="preserve">to compute </w:t>
        </w:r>
        <w:r>
          <w:t>than</w:t>
        </w:r>
      </w:ins>
      <w:ins w:id="889" w:author="Augustus Raymond Pendleton" w:date="2025-10-29T10:34:00Z" w16du:dateUtc="2025-10-29T14:34:00Z">
        <w:r w:rsidR="00425EC1">
          <w:t xml:space="preserve"> both</w:t>
        </w:r>
      </w:ins>
      <w:ins w:id="890" w:author="Augustus Raymond Pendleton" w:date="2025-09-29T10:55:00Z" w16du:dateUtc="2025-09-29T14:55:00Z">
        <w:r>
          <w:t xml:space="preserve">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891" w:author="Augustus Raymond Pendleton" w:date="2025-09-29T10:56:00Z" w16du:dateUtc="2025-09-29T14:56:00Z">
        <w:r w:rsidR="00FF50D0">
          <w:rPr>
            <w:i/>
            <w:iCs/>
            <w:vertAlign w:val="superscript"/>
          </w:rPr>
          <w:t xml:space="preserve"> </w:t>
        </w:r>
      </w:ins>
      <w:ins w:id="892" w:author="Augustus Raymond Pendleton" w:date="2025-10-29T10:35:00Z" w16du:dateUtc="2025-10-29T14:35:00Z">
        <w:r w:rsidR="001D13C8">
          <w:t>because it must traverse the phylogenetic tree to calculate branch lengths for each iteration</w:t>
        </w:r>
      </w:ins>
      <w:ins w:id="893" w:author="Augustus Raymond Pendleton" w:date="2025-09-29T10:55:00Z" w16du:dateUtc="2025-09-29T14:55:00Z">
        <w:r w:rsidR="00FF50D0">
          <w:t>.</w:t>
        </w:r>
      </w:ins>
      <w:ins w:id="894" w:author="Augustus Raymond Pendleton" w:date="2025-09-29T10:56:00Z" w16du:dateUtc="2025-09-29T14:56:00Z">
        <w:r w:rsidR="00FF50D0">
          <w:t xml:space="preserve"> </w:t>
        </w:r>
      </w:ins>
      <w:ins w:id="895" w:author="Augustus Raymond Pendleton" w:date="2025-10-29T10:35:00Z" w16du:dateUtc="2025-10-29T14:35:00Z">
        <w:r w:rsidR="001D13C8">
          <w:t>Computational time of</w:t>
        </w:r>
      </w:ins>
      <w:ins w:id="896" w:author="Augustus Raymond Pendleton" w:date="2025-09-29T10:56:00Z" w16du:dateUtc="2025-09-29T14:56:00Z">
        <w:r w:rsidR="00FF50D0">
          <w:t xml:space="preserve"> </w:t>
        </w:r>
      </w:ins>
      <w:ins w:id="897" w:author="Augustus Raymond Pendleton" w:date="2025-09-29T10:57:00Z" w16du:dateUtc="2025-09-29T14:57:00Z">
        <w:r w:rsidR="00FF50D0">
          <w:rPr>
            <w:i/>
            <w:iCs/>
          </w:rPr>
          <w:t>GU</w:t>
        </w:r>
        <w:r w:rsidR="00FF50D0">
          <w:rPr>
            <w:i/>
            <w:iCs/>
            <w:vertAlign w:val="superscript"/>
          </w:rPr>
          <w:t>A</w:t>
        </w:r>
        <w:r w:rsidR="00FF50D0">
          <w:rPr>
            <w:i/>
            <w:iCs/>
          </w:rPr>
          <w:t xml:space="preserve"> </w:t>
        </w:r>
      </w:ins>
      <w:ins w:id="898" w:author="Augustus Raymond Pendleton" w:date="2025-10-29T10:35:00Z" w16du:dateUtc="2025-10-29T14:35:00Z">
        <w:r w:rsidR="001D13C8">
          <w:t>inc</w:t>
        </w:r>
      </w:ins>
      <w:ins w:id="899" w:author="Augustus Raymond Pendleton" w:date="2025-10-29T10:36:00Z" w16du:dateUtc="2025-10-29T14:36:00Z">
        <w:r w:rsidR="001D13C8">
          <w:t xml:space="preserve">reases quadratically with ASV number and </w:t>
        </w:r>
      </w:ins>
      <w:ins w:id="900" w:author="Augustus Raymond Pendleton" w:date="2025-09-29T10:57:00Z" w16du:dateUtc="2025-09-29T14:57:00Z">
        <w:r w:rsidR="00FF50D0">
          <w:t xml:space="preserve">is </w:t>
        </w:r>
      </w:ins>
      <w:ins w:id="901" w:author="Augustus Raymond Pendleton" w:date="2025-10-02T14:20:00Z" w16du:dateUtc="2025-10-02T18:20:00Z">
        <w:r w:rsidR="00FE2461">
          <w:t>10-20 times</w:t>
        </w:r>
      </w:ins>
      <w:ins w:id="902" w:author="Augustus Raymond Pendleton" w:date="2025-10-02T14:21:00Z" w16du:dateUtc="2025-10-02T18:21:00Z">
        <w:r w:rsidR="00FE2461">
          <w:t xml:space="preserve"> slower</w:t>
        </w:r>
      </w:ins>
      <w:ins w:id="903" w:author="Augustus Raymond Pendleton" w:date="2025-10-02T14:20:00Z" w16du:dateUtc="2025-10-02T18:20:00Z">
        <w:r w:rsidR="00FE2461">
          <w:t xml:space="preserve">, </w:t>
        </w:r>
      </w:ins>
      <w:ins w:id="904" w:author="Augustus Raymond Pendleton" w:date="2025-10-02T14:21:00Z" w16du:dateUtc="2025-10-02T18:21:00Z">
        <w:r w:rsidR="00FE2461">
          <w:t xml:space="preserve">though </w:t>
        </w:r>
      </w:ins>
      <w:ins w:id="905" w:author="Augustus Raymond Pendleton" w:date="2025-10-02T14:20:00Z" w16du:dateUtc="2025-10-02T18:20:00Z">
        <w:r w:rsidR="00FE2461">
          <w:t>up to 50 times</w:t>
        </w:r>
      </w:ins>
      <w:ins w:id="906" w:author="Augustus Raymond Pendleton" w:date="2025-10-02T14:21:00Z" w16du:dateUtc="2025-10-02T18:21:00Z">
        <w:r w:rsidR="00FE2461">
          <w:t xml:space="preserve"> slower, than </w:t>
        </w:r>
        <w:r w:rsidR="00FE2461">
          <w:rPr>
            <w:i/>
            <w:iCs/>
          </w:rPr>
          <w:t>BC</w:t>
        </w:r>
        <w:r w:rsidR="00FE2461">
          <w:rPr>
            <w:i/>
            <w:iCs/>
            <w:vertAlign w:val="superscript"/>
          </w:rPr>
          <w:t>A</w:t>
        </w:r>
      </w:ins>
      <w:ins w:id="907" w:author="Augustus Raymond Pendleton" w:date="2025-10-29T10:36:00Z" w16du:dateUtc="2025-10-29T14:36:00Z">
        <w:r w:rsidR="001D13C8">
          <w:rPr>
            <w:i/>
            <w:iCs/>
            <w:vertAlign w:val="superscript"/>
          </w:rPr>
          <w:t xml:space="preserve"> </w:t>
        </w:r>
        <w:r w:rsidR="001D13C8">
          <w:t>(Fig. 4A-B).</w:t>
        </w:r>
      </w:ins>
      <w:ins w:id="908" w:author="Augustus Raymond Pendleton" w:date="2025-09-29T10:57:00Z" w16du:dateUtc="2025-09-29T14:57:00Z">
        <w:r w:rsidR="00FF50D0">
          <w:t xml:space="preserve"> </w:t>
        </w:r>
      </w:ins>
      <w:ins w:id="909" w:author="Augustus Raymond Pendleton" w:date="2025-10-29T10:36:00Z" w16du:dateUtc="2025-10-29T14:36:00Z">
        <w:r w:rsidR="001D13C8">
          <w:t xml:space="preserve">The </w:t>
        </w:r>
      </w:ins>
      <w:ins w:id="910" w:author="Augustus Raymond Pendleton" w:date="2025-09-29T10:58:00Z" w16du:dateUtc="2025-09-29T14:58:00Z">
        <w:r w:rsidR="00FF50D0">
          <w:t xml:space="preserve">number of samples or </w:t>
        </w:r>
      </w:ins>
      <m:oMath>
        <m:r>
          <w:ins w:id="911" w:author="Augustus Raymond Pendleton" w:date="2025-09-29T11:08:00Z" w16du:dateUtc="2025-09-29T15:08:00Z">
            <w:rPr>
              <w:rFonts w:ascii="Cambria Math" w:hAnsi="Cambria Math"/>
            </w:rPr>
            <m:t>α</m:t>
          </w:ins>
        </m:r>
      </m:oMath>
      <w:ins w:id="912" w:author="Augustus Raymond Pendleton" w:date="2025-09-29T10:58:00Z" w16du:dateUtc="2025-09-29T14:58:00Z">
        <w:r w:rsidR="00FF50D0">
          <w:t xml:space="preserve"> values</w:t>
        </w:r>
      </w:ins>
      <w:ins w:id="913" w:author="Augustus Raymond Pendleton" w:date="2025-10-29T10:37:00Z" w16du:dateUtc="2025-10-29T14:37:00Z">
        <w:r w:rsidR="001D13C8">
          <w:t>, however, have relatively little effect on runtime (Fig. S</w:t>
        </w:r>
      </w:ins>
      <w:ins w:id="914" w:author="Augustus Raymond Pendleton" w:date="2025-10-29T11:39:00Z" w16du:dateUtc="2025-10-29T15:39:00Z">
        <w:r w:rsidR="00153449">
          <w:t>4</w:t>
        </w:r>
      </w:ins>
      <w:ins w:id="915" w:author="Augustus Raymond Pendleton" w:date="2025-10-29T10:37:00Z" w16du:dateUtc="2025-10-29T14:37:00Z">
        <w:r w:rsidR="001D13C8">
          <w:t>).</w:t>
        </w:r>
      </w:ins>
      <w:ins w:id="916" w:author="Augustus Raymond Pendleton" w:date="2025-09-29T10:58:00Z" w16du:dateUtc="2025-09-29T14:58:00Z">
        <w:r w:rsidR="00FF50D0">
          <w:t xml:space="preserve"> </w:t>
        </w:r>
      </w:ins>
      <w:ins w:id="917" w:author="Augustus Raymond Pendleton" w:date="2025-10-29T10:38:00Z" w16du:dateUtc="2025-10-29T14:38:00Z">
        <w:r w:rsidR="001D13C8">
          <w:t>For a dataset of</w:t>
        </w:r>
      </w:ins>
      <w:ins w:id="918" w:author="Augustus Raymond Pendleton" w:date="2025-09-29T10:59:00Z" w16du:dateUtc="2025-09-29T14:59:00Z">
        <w:r w:rsidR="00FF50D0">
          <w:t xml:space="preserve"> </w:t>
        </w:r>
      </w:ins>
      <w:ins w:id="919" w:author="Augustus Raymond Pendleton" w:date="2025-10-02T14:22:00Z" w16du:dateUtc="2025-10-02T18:22:00Z">
        <w:r w:rsidR="00FE2461">
          <w:t>24</w:t>
        </w:r>
      </w:ins>
      <w:ins w:id="920" w:author="Augustus Raymond Pendleton" w:date="2025-09-29T10:59:00Z" w16du:dateUtc="2025-09-29T14:59:00Z">
        <w:r w:rsidR="00FF50D0">
          <w:t>,000 ASV</w:t>
        </w:r>
      </w:ins>
      <w:ins w:id="921" w:author="Augustus Raymond Pendleton" w:date="2025-10-29T10:38:00Z" w16du:dateUtc="2025-10-29T14:38:00Z">
        <w:r w:rsidR="001D13C8">
          <w:t>s, computing on a single CPU is still reasonable</w:t>
        </w:r>
      </w:ins>
      <w:ins w:id="922" w:author="Augustus Raymond Pendleton" w:date="2025-09-29T10:59:00Z" w16du:dateUtc="2025-09-29T14:59:00Z">
        <w:r w:rsidR="00FF50D0">
          <w:t xml:space="preserve"> (</w:t>
        </w:r>
      </w:ins>
      <w:ins w:id="923" w:author="Augustus Raymond Pendleton" w:date="2025-10-02T14:22:00Z" w16du:dateUtc="2025-10-02T18:22:00Z">
        <w:r w:rsidR="00FE2461">
          <w:t>1.4</w:t>
        </w:r>
      </w:ins>
      <w:ins w:id="924" w:author="Augustus Raymond Pendleton" w:date="2025-09-29T10:59:00Z" w16du:dateUtc="2025-09-29T14:59:00Z">
        <w:r w:rsidR="00FF50D0">
          <w:t xml:space="preserve"> minutes)</w:t>
        </w:r>
      </w:ins>
      <w:ins w:id="925" w:author="Augustus Raymond Pendleton" w:date="2025-09-29T11:00:00Z" w16du:dateUtc="2025-09-29T15:00:00Z">
        <w:r w:rsidR="00FF50D0">
          <w:t xml:space="preserve">, </w:t>
        </w:r>
      </w:ins>
      <w:ins w:id="926" w:author="Augustus Raymond Pendleton" w:date="2025-10-29T10:38:00Z" w16du:dateUtc="2025-10-29T14:38:00Z">
        <w:r w:rsidR="001D13C8">
          <w:t>but repeated rarefaction increases runtime substantially because</w:t>
        </w:r>
      </w:ins>
      <w:ins w:id="927" w:author="Augustus Raymond Pendleton" w:date="2025-09-29T11:01:00Z" w16du:dateUtc="2025-09-29T15:01:00Z">
        <w:r w:rsidR="00FF50D0">
          <w:t xml:space="preserve"> branch lengths are redundantly calculated </w:t>
        </w:r>
      </w:ins>
      <w:ins w:id="928" w:author="Augustus Raymond Pendleton" w:date="2025-10-29T10:38:00Z" w16du:dateUtc="2025-10-29T14:38:00Z">
        <w:r w:rsidR="001D13C8">
          <w:t>with each i</w:t>
        </w:r>
      </w:ins>
      <w:ins w:id="929" w:author="Augustus Raymond Pendleton" w:date="2025-10-29T10:39:00Z" w16du:dateUtc="2025-10-29T14:39:00Z">
        <w:r w:rsidR="001D13C8">
          <w:t>teration</w:t>
        </w:r>
      </w:ins>
      <w:ins w:id="930" w:author="Augustus Raymond Pendleton" w:date="2025-09-29T11:00:00Z" w16du:dateUtc="2025-09-29T15:00:00Z">
        <w:r w:rsidR="00FF50D0">
          <w:t xml:space="preserve">. </w:t>
        </w:r>
      </w:ins>
      <w:ins w:id="931" w:author="Augustus Raymond Pendleton" w:date="2025-10-29T10:39:00Z" w16du:dateUtc="2025-10-29T14:39:00Z">
        <w:r w:rsidR="001D13C8">
          <w:t xml:space="preserve">Allowing branch-length objects to be cached or incorporated directly </w:t>
        </w:r>
      </w:ins>
      <w:ins w:id="932" w:author="Augustus Raymond Pendleton" w:date="2025-09-29T11:02:00Z" w16du:dateUtc="2025-09-29T15:02:00Z">
        <w:r w:rsidR="00FF50D0">
          <w:t xml:space="preserve">into the GUnifrac </w:t>
        </w:r>
      </w:ins>
      <w:ins w:id="933" w:author="Augustus Raymond Pendleton" w:date="2025-10-29T10:39:00Z" w16du:dateUtc="2025-10-29T14:39:00Z">
        <w:r w:rsidR="001D13C8">
          <w:t xml:space="preserve">workflow would considerably </w:t>
        </w:r>
      </w:ins>
      <w:ins w:id="934" w:author="Augustus Raymond Pendleton" w:date="2025-09-29T11:02:00Z" w16du:dateUtc="2025-09-29T15:02:00Z">
        <w:r w:rsidR="00FF50D0">
          <w:t xml:space="preserve">improve computational efficiency. </w:t>
        </w:r>
      </w:ins>
    </w:p>
    <w:p w14:paraId="5F0EF64C" w14:textId="249DDAE9" w:rsidR="001D13C8" w:rsidRPr="001D13C8" w:rsidRDefault="001D13C8">
      <w:pPr>
        <w:spacing w:line="240" w:lineRule="auto"/>
        <w:ind w:firstLine="720"/>
        <w:rPr>
          <w:ins w:id="935" w:author="Augustus Raymond Pendleton" w:date="2025-10-29T10:41:00Z" w16du:dateUtc="2025-10-29T14:41:00Z"/>
          <w:rPrChange w:id="936" w:author="Augustus Raymond Pendleton" w:date="2025-10-29T10:41:00Z" w16du:dateUtc="2025-10-29T14:41:00Z">
            <w:rPr>
              <w:ins w:id="937" w:author="Augustus Raymond Pendleton" w:date="2025-10-29T10:41:00Z" w16du:dateUtc="2025-10-29T14:41:00Z"/>
              <w:rFonts w:ascii="Helvetica" w:hAnsi="Helvetica" w:cs="Helvetica"/>
              <w:kern w:val="0"/>
            </w:rPr>
          </w:rPrChange>
        </w:rPr>
        <w:pPrChange w:id="938" w:author="Augustus Raymond Pendleton" w:date="2025-10-29T10:51:00Z" w16du:dateUtc="2025-10-29T14:51: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PrChange>
      </w:pPr>
      <w:ins w:id="939" w:author="Augustus Raymond Pendleton" w:date="2025-10-29T10:39:00Z" w16du:dateUtc="2025-10-29T14:39:00Z">
        <w:r>
          <w:t xml:space="preserve">We also evaluated the sensitivity of </w:t>
        </w:r>
        <w:r>
          <w:rPr>
            <w:i/>
            <w:iCs/>
          </w:rPr>
          <w:t>GU</w:t>
        </w:r>
        <w:r>
          <w:rPr>
            <w:i/>
            <w:iCs/>
            <w:vertAlign w:val="superscript"/>
          </w:rPr>
          <w:t>A</w:t>
        </w:r>
        <w:r>
          <w:t xml:space="preserve"> to measurement error in absolute abundance due to </w:t>
        </w:r>
      </w:ins>
      <w:ins w:id="940" w:author="Augustus Raymond Pendleton" w:date="2025-09-29T11:03:00Z" w16du:dateUtc="2025-09-29T15:03:00Z">
        <w:r w:rsidR="00FF50D0">
          <w:t>uncertainty arising from the quantification of cell numb</w:t>
        </w:r>
      </w:ins>
      <w:ins w:id="941" w:author="Augustus Raymond Pendleton" w:date="2025-09-29T11:04:00Z" w16du:dateUtc="2025-09-29T15:04:00Z">
        <w:r w:rsidR="00FF50D0">
          <w:t xml:space="preserve">er of 16S copy number. To assess the sensitivity of </w:t>
        </w:r>
        <w:r w:rsidR="00FF50D0">
          <w:rPr>
            <w:i/>
            <w:iCs/>
          </w:rPr>
          <w:t>GU</w:t>
        </w:r>
        <w:r w:rsidR="00FF50D0">
          <w:rPr>
            <w:i/>
            <w:iCs/>
            <w:vertAlign w:val="superscript"/>
          </w:rPr>
          <w:t xml:space="preserve">A </w:t>
        </w:r>
        <w:r w:rsidR="00FF50D0">
          <w:t xml:space="preserve">and </w:t>
        </w:r>
        <w:r w:rsidR="00FF50D0">
          <w:rPr>
            <w:i/>
            <w:iCs/>
          </w:rPr>
          <w:t>BC</w:t>
        </w:r>
        <w:r w:rsidR="00FF50D0">
          <w:rPr>
            <w:i/>
            <w:iCs/>
            <w:vertAlign w:val="superscript"/>
          </w:rPr>
          <w:t>A</w:t>
        </w:r>
        <w:r w:rsidR="00FF50D0">
          <w:rPr>
            <w:i/>
            <w:iCs/>
          </w:rPr>
          <w:t xml:space="preserve"> </w:t>
        </w:r>
        <w:r w:rsidR="00FF50D0">
          <w:t xml:space="preserve">to measurement error, </w:t>
        </w:r>
      </w:ins>
      <w:ins w:id="942" w:author="Augustus Raymond Pendleton" w:date="2025-09-29T11:05:00Z" w16du:dateUtc="2025-09-29T15:05:00Z">
        <w:r w:rsidR="00FF50D0">
          <w:t>we added random error to the 16S copy number measurements from the mouse gut dataset, limiting our analyses to the stool samples</w:t>
        </w:r>
      </w:ins>
      <w:ins w:id="943" w:author="Augustus Raymond Pendleton" w:date="2025-09-29T11:06:00Z" w16du:dateUtc="2025-09-29T15:06:00Z">
        <w:r w:rsidR="00FF50D0">
          <w:t xml:space="preserve"> where </w:t>
        </w:r>
      </w:ins>
      <w:ins w:id="944" w:author="Augustus Raymond Pendleton" w:date="2025-09-29T11:05:00Z" w16du:dateUtc="2025-09-29T15:05:00Z">
        <w:r w:rsidR="00FF50D0">
          <w:t>copy numbers varied by an order of magnitude</w:t>
        </w:r>
      </w:ins>
      <w:ins w:id="945" w:author="Augustus Raymond Pendleton" w:date="2025-09-29T11:06:00Z" w16du:dateUtc="2025-09-29T15:06:00Z">
        <w:r w:rsidR="00FF50D0">
          <w:t xml:space="preserve">. Across 50 iterations, each copy number could randomly vary by a given percentage of error in either direction. We re-calculated </w:t>
        </w:r>
      </w:ins>
      <m:oMath>
        <m:r>
          <w:ins w:id="946" w:author="Augustus Raymond Pendleton" w:date="2025-09-29T11:06:00Z" w16du:dateUtc="2025-09-29T15:06:00Z">
            <w:rPr>
              <w:rFonts w:ascii="Cambria Math" w:hAnsi="Cambria Math"/>
            </w:rPr>
            <m:t>β</m:t>
          </w:ins>
        </m:r>
      </m:oMath>
      <w:ins w:id="947" w:author="Augustus Raymond Pendleton" w:date="2025-09-29T11:06:00Z" w16du:dateUtc="2025-09-29T15:06:00Z">
        <w:r w:rsidR="00FF50D0" w:rsidRPr="0007048F">
          <w:t>-diversity</w:t>
        </w:r>
      </w:ins>
      <w:ins w:id="948" w:author="Augustus Raymond Pendleton" w:date="2025-09-29T11:07:00Z" w16du:dateUtc="2025-09-29T15:07:00Z">
        <w:r w:rsidR="00FF50D0">
          <w:t xml:space="preserve"> (</w:t>
        </w:r>
        <w:r w:rsidR="00FF50D0">
          <w:rPr>
            <w:i/>
            <w:iCs/>
          </w:rPr>
          <w:t>BC</w:t>
        </w:r>
        <w:r w:rsidR="00FF50D0">
          <w:rPr>
            <w:i/>
            <w:iCs/>
            <w:vertAlign w:val="superscript"/>
          </w:rPr>
          <w:t>A</w:t>
        </w:r>
        <w:r w:rsidR="00FF50D0">
          <w:rPr>
            <w:i/>
            <w:iCs/>
          </w:rPr>
          <w:t xml:space="preserve"> </w:t>
        </w:r>
        <w:r w:rsidR="00FF50D0" w:rsidRPr="00FF50D0">
          <w:rPr>
            <w:rPrChange w:id="949" w:author="Augustus Raymond Pendleton" w:date="2025-09-29T11:07:00Z" w16du:dateUtc="2025-09-29T15:07:00Z">
              <w:rPr>
                <w:i/>
                <w:iCs/>
              </w:rPr>
            </w:rPrChange>
          </w:rPr>
          <w:t>and</w:t>
        </w:r>
        <w:r w:rsidR="00FF50D0">
          <w:rPr>
            <w:i/>
            <w:iCs/>
          </w:rPr>
          <w:t xml:space="preserve"> GU</w:t>
        </w:r>
        <w:r w:rsidR="00FF50D0">
          <w:rPr>
            <w:i/>
            <w:iCs/>
            <w:vertAlign w:val="superscript"/>
          </w:rPr>
          <w:t>A</w:t>
        </w:r>
        <w:r w:rsidR="00FF50D0">
          <w:rPr>
            <w:i/>
            <w:iCs/>
          </w:rPr>
          <w:t xml:space="preserve"> </w:t>
        </w:r>
        <w:r w:rsidR="00FF50D0" w:rsidRPr="00FF50D0">
          <w:rPr>
            <w:rPrChange w:id="950" w:author="Augustus Raymond Pendleton" w:date="2025-09-29T11:07:00Z" w16du:dateUtc="2025-09-29T15:07:00Z">
              <w:rPr>
                <w:i/>
                <w:iCs/>
              </w:rPr>
            </w:rPrChange>
          </w:rPr>
          <w:t>at</w:t>
        </w:r>
        <w:r w:rsidR="00FF50D0">
          <w:rPr>
            <w:i/>
            <w:iCs/>
          </w:rPr>
          <w:t xml:space="preserve"> </w:t>
        </w:r>
      </w:ins>
      <m:oMath>
        <m:r>
          <w:ins w:id="951" w:author="Augustus Raymond Pendleton" w:date="2025-09-29T11:08:00Z" w16du:dateUtc="2025-09-29T15:08:00Z">
            <w:rPr>
              <w:rFonts w:ascii="Cambria Math" w:hAnsi="Cambria Math"/>
            </w:rPr>
            <m:t>α</m:t>
          </w:ins>
        </m:r>
      </m:oMath>
      <w:ins w:id="952" w:author="Augustus Raymond Pendleton" w:date="2025-09-29T11:06:00Z" w16du:dateUtc="2025-09-29T15:06:00Z">
        <w:r w:rsidR="00FF50D0">
          <w:t xml:space="preserve"> </w:t>
        </w:r>
      </w:ins>
      <w:ins w:id="953" w:author="Augustus Raymond Pendleton" w:date="2025-09-29T11:08:00Z" w16du:dateUtc="2025-09-29T15:08:00Z">
        <w:r w:rsidR="00FF50D0">
          <w:t xml:space="preserve">= 1 and </w:t>
        </w:r>
      </w:ins>
      <m:oMath>
        <m:r>
          <w:ins w:id="954" w:author="Augustus Raymond Pendleton" w:date="2025-09-29T11:08:00Z" w16du:dateUtc="2025-09-29T15:08:00Z">
            <w:rPr>
              <w:rFonts w:ascii="Cambria Math" w:hAnsi="Cambria Math"/>
            </w:rPr>
            <m:t>α</m:t>
          </w:ins>
        </m:r>
      </m:oMath>
      <w:ins w:id="955" w:author="Augustus Raymond Pendleton" w:date="2025-09-29T11:08:00Z" w16du:dateUtc="2025-09-29T15:08:00Z">
        <w:r w:rsidR="00FF50D0">
          <w:t xml:space="preserve"> = 0.2) </w:t>
        </w:r>
      </w:ins>
      <w:ins w:id="956" w:author="Augustus Raymond Pendleton" w:date="2025-09-29T11:06:00Z" w16du:dateUtc="2025-09-29T15:06:00Z">
        <w:r w:rsidR="00FF50D0">
          <w:t>and compared these measurements to the original dataset.</w:t>
        </w:r>
      </w:ins>
      <w:ins w:id="957" w:author="Augustus Raymond Pendleton" w:date="2025-09-29T11:07:00Z" w16du:dateUtc="2025-09-29T15:07:00Z">
        <w:r w:rsidR="00FF50D0">
          <w:t xml:space="preserve"> </w:t>
        </w:r>
      </w:ins>
    </w:p>
    <w:p w14:paraId="6A1A37C0" w14:textId="0FBF16E2" w:rsidR="00693D9A" w:rsidRDefault="001D13C8">
      <w:pPr>
        <w:spacing w:line="240" w:lineRule="auto"/>
        <w:ind w:firstLine="720"/>
        <w:rPr>
          <w:ins w:id="958" w:author="Augustus Raymond Pendleton" w:date="2025-10-29T10:42:00Z" w16du:dateUtc="2025-10-29T14:42:00Z"/>
          <w:rFonts w:eastAsiaTheme="minorEastAsia"/>
        </w:rPr>
        <w:pPrChange w:id="959" w:author="Augustus Raymond Pendleton" w:date="2025-10-29T10:51:00Z" w16du:dateUtc="2025-10-29T14:51:00Z">
          <w:pPr>
            <w:ind w:firstLine="720"/>
          </w:pPr>
        </w:pPrChange>
      </w:pPr>
      <w:ins w:id="960" w:author="Augustus Raymond Pendleton" w:date="2025-10-29T10:41:00Z" w16du:dateUtc="2025-10-29T14:41:00Z">
        <w:r w:rsidRPr="001D13C8">
          <w:rPr>
            <w:rFonts w:cs="Times New Roman"/>
            <w:kern w:val="0"/>
            <w:rPrChange w:id="961" w:author="Augustus Raymond Pendleton" w:date="2025-10-29T10:41:00Z" w16du:dateUtc="2025-10-29T14:41:00Z">
              <w:rPr>
                <w:rFonts w:ascii="Helvetica" w:hAnsi="Helvetica" w:cs="Helvetica"/>
                <w:kern w:val="0"/>
              </w:rPr>
            </w:rPrChange>
          </w:rPr>
          <w:t>Introducing random variation into measured 16S copy number altered</w:t>
        </w:r>
        <w:r>
          <w:rPr>
            <w:rFonts w:cs="Times New Roman"/>
            <w:kern w:val="0"/>
          </w:rPr>
          <w:t xml:space="preserve"> </w:t>
        </w:r>
        <w:r>
          <w:rPr>
            <w:i/>
            <w:iCs/>
          </w:rPr>
          <w:t>GU</w:t>
        </w:r>
        <w:r>
          <w:rPr>
            <w:i/>
            <w:iCs/>
            <w:vertAlign w:val="superscript"/>
          </w:rPr>
          <w:t>A</w:t>
        </w:r>
        <w:r w:rsidRPr="001D13C8">
          <w:rPr>
            <w:rFonts w:cs="Times New Roman"/>
            <w:kern w:val="0"/>
            <w:rPrChange w:id="962" w:author="Augustus Raymond Pendleton" w:date="2025-10-29T10:41:00Z" w16du:dateUtc="2025-10-29T14:41:00Z">
              <w:rPr>
                <w:rFonts w:ascii="Helvetica" w:hAnsi="Helvetica" w:cs="Helvetica"/>
                <w:kern w:val="0"/>
              </w:rPr>
            </w:rPrChange>
          </w:rPr>
          <w:t xml:space="preserve"> values only modestly, and the effect was proportional to the magnitude of the added noise (Fig. 4C–D). At α = 1, each 1% of quantification error introduced an average difference of 0.0022 in GUA; at α = 0.2, GUA was even less sensitive. Thus, moderate α values provide a balance between interpretability and robustness to noise in absolute quantification.</w:t>
        </w:r>
        <w:r>
          <w:rPr>
            <w:rFonts w:cs="Times New Roman"/>
          </w:rPr>
          <w:t xml:space="preserve"> </w:t>
        </w:r>
      </w:ins>
      <w:ins w:id="963" w:author="Augustus Raymond Pendleton" w:date="2025-09-29T11:17:00Z" w16du:dateUtc="2025-09-29T15:17:00Z">
        <w:r w:rsidR="000E114E">
          <w:rPr>
            <w:rFonts w:eastAsiaTheme="minorEastAsia"/>
          </w:rPr>
          <w:t>The max d</w:t>
        </w:r>
      </w:ins>
      <w:ins w:id="964" w:author="Augustus Raymond Pendleton" w:date="2025-09-29T11:20:00Z" w16du:dateUtc="2025-09-29T15:20:00Z">
        <w:r w:rsidR="006B7ABE">
          <w:rPr>
            <w:rFonts w:eastAsiaTheme="minorEastAsia"/>
          </w:rPr>
          <w:t>eviation from true</w:t>
        </w:r>
      </w:ins>
      <w:ins w:id="965" w:author="Augustus Raymond Pendleton" w:date="2025-09-29T11:17:00Z" w16du:dateUtc="2025-09-29T15:17:00Z">
        <w:r w:rsidR="000E114E">
          <w:rPr>
            <w:rFonts w:eastAsiaTheme="minorEastAsia"/>
          </w:rPr>
          <w:t xml:space="preserve"> that added error could </w:t>
        </w:r>
      </w:ins>
      <w:ins w:id="966" w:author="Augustus Raymond Pendleton" w:date="2025-09-29T11:20:00Z" w16du:dateUtc="2025-09-29T15:20:00Z">
        <w:r w:rsidR="006B7ABE">
          <w:rPr>
            <w:rFonts w:eastAsiaTheme="minorEastAsia"/>
          </w:rPr>
          <w:t xml:space="preserve">inflict on a given metric was also proportional </w:t>
        </w:r>
      </w:ins>
      <w:ins w:id="967" w:author="Augustus Raymond Pendleton" w:date="2025-09-29T11:21:00Z" w16du:dateUtc="2025-09-29T15:21:00Z">
        <w:r w:rsidR="006B7ABE">
          <w:rPr>
            <w:rFonts w:eastAsiaTheme="minorEastAsia"/>
          </w:rPr>
          <w:t>(and always less) than the magnitude of the error itself</w:t>
        </w:r>
      </w:ins>
      <w:ins w:id="968" w:author="Augustus Raymond Pendleton" w:date="2025-09-29T11:23:00Z" w16du:dateUtc="2025-09-29T15:23:00Z">
        <w:r w:rsidR="006B7ABE">
          <w:rPr>
            <w:rFonts w:eastAsiaTheme="minorEastAsia"/>
          </w:rPr>
          <w:t xml:space="preserve"> (Fig. 4D)</w:t>
        </w:r>
      </w:ins>
      <w:ins w:id="969" w:author="Augustus Raymond Pendleton" w:date="2025-10-29T10:42:00Z" w16du:dateUtc="2025-10-29T14:42:00Z">
        <w:r>
          <w:rPr>
            <w:rFonts w:eastAsiaTheme="minorEastAsia"/>
          </w:rPr>
          <w:t xml:space="preserve">. </w:t>
        </w:r>
      </w:ins>
      <w:ins w:id="970" w:author="Augustus Raymond Pendleton" w:date="2025-09-29T11:24:00Z" w16du:dateUtc="2025-09-29T15:24:00Z">
        <w:r w:rsidR="006B7ABE">
          <w:rPr>
            <w:rFonts w:eastAsiaTheme="minorEastAsia"/>
          </w:rPr>
          <w:t xml:space="preserve">A more rigorous approach to assessing error propagation within these metrics, including mathematical proofs of the relationships estimated above, is outside the scope of this </w:t>
        </w:r>
      </w:ins>
      <w:ins w:id="971" w:author="Augustus Raymond Pendleton" w:date="2025-09-29T11:25:00Z" w16du:dateUtc="2025-09-29T15:25:00Z">
        <w:r w:rsidR="006B7ABE">
          <w:rPr>
            <w:rFonts w:eastAsiaTheme="minorEastAsia"/>
          </w:rPr>
          <w:t>paper but would be helpful.</w:t>
        </w:r>
      </w:ins>
    </w:p>
    <w:p w14:paraId="37D7F57D" w14:textId="77777777" w:rsidR="001D13C8" w:rsidRPr="001061A5" w:rsidRDefault="001D13C8">
      <w:pPr>
        <w:spacing w:line="240" w:lineRule="auto"/>
        <w:rPr>
          <w:ins w:id="972" w:author="Augustus Raymond Pendleton" w:date="2025-10-29T10:42:00Z" w16du:dateUtc="2025-10-29T14:42:00Z"/>
          <w:rFonts w:eastAsiaTheme="minorEastAsia"/>
          <w:b/>
          <w:bCs/>
          <w:u w:val="single"/>
        </w:rPr>
        <w:pPrChange w:id="973" w:author="Augustus Raymond Pendleton" w:date="2025-10-29T10:51:00Z" w16du:dateUtc="2025-10-29T14:51:00Z">
          <w:pPr/>
        </w:pPrChange>
      </w:pPr>
      <w:ins w:id="974" w:author="Augustus Raymond Pendleton" w:date="2025-10-29T10:42:00Z" w16du:dateUtc="2025-10-29T14:42:00Z">
        <w:r>
          <w:rPr>
            <w:rFonts w:eastAsiaTheme="minorEastAsia"/>
            <w:b/>
            <w:bCs/>
            <w:u w:val="single"/>
          </w:rPr>
          <w:t>Ecological Interpretation and conceptual significance</w:t>
        </w:r>
      </w:ins>
    </w:p>
    <w:p w14:paraId="3479E1FD" w14:textId="76BF3457" w:rsidR="001D13C8" w:rsidRPr="001D13C8" w:rsidRDefault="001D13C8">
      <w:pPr>
        <w:spacing w:line="240" w:lineRule="auto"/>
        <w:ind w:firstLine="504"/>
        <w:rPr>
          <w:ins w:id="975" w:author="Augustus Raymond Pendleton" w:date="2025-09-28T21:44:00Z" w16du:dateUtc="2025-09-29T01:44:00Z"/>
          <w:sz w:val="20"/>
          <w:szCs w:val="20"/>
          <w:rPrChange w:id="976" w:author="Augustus Raymond Pendleton" w:date="2025-10-29T10:44:00Z" w16du:dateUtc="2025-10-29T14:44:00Z">
            <w:rPr>
              <w:ins w:id="977" w:author="Augustus Raymond Pendleton" w:date="2025-09-28T21:44:00Z" w16du:dateUtc="2025-09-29T01:44:00Z"/>
              <w:rFonts w:cs="Times New Roman"/>
            </w:rPr>
          </w:rPrChange>
        </w:rPr>
        <w:pPrChange w:id="978" w:author="Augustus Raymond Pendleton" w:date="2025-10-29T10:51:00Z" w16du:dateUtc="2025-10-29T14:51:00Z">
          <w:pPr/>
        </w:pPrChange>
      </w:pPr>
      <w:ins w:id="979" w:author="Augustus Raymond Pendleton" w:date="2025-10-29T10:42:00Z" w16du:dateUtc="2025-10-29T14:42:00Z">
        <w:r>
          <w:t>Absolute Uni</w:t>
        </w:r>
      </w:ins>
      <w:ins w:id="980" w:author="Augustus Raymond Pendleton" w:date="2025-10-29T15:44:00Z" w16du:dateUtc="2025-10-29T19:44:00Z">
        <w:r w:rsidR="000C73B5">
          <w:t>F</w:t>
        </w:r>
      </w:ins>
      <w:ins w:id="981" w:author="Augustus Raymond Pendleton" w:date="2025-10-29T10:42:00Z" w16du:dateUtc="2025-10-29T14:42:00Z">
        <w:r>
          <w:t xml:space="preserve">rac reframes the interpretation of </w:t>
        </w:r>
        <w:r w:rsidRPr="001061A5">
          <w:rPr>
            <w:i/>
            <w:iCs/>
          </w:rPr>
          <w:t>β</w:t>
        </w:r>
        <w:r w:rsidRPr="00057D48">
          <w:t>-diversity</w:t>
        </w:r>
        <w:r>
          <w:t xml:space="preserve"> by making biomass an explicit ecological axis rather than an unmeasured or normalized-away quantity. Conventional UniFrac capture composition and shared evolutionary history, but implicitly invites interpretation as if it also encodes differences on microbial load. By incorporating absolute abundance directly, Absolute UniFrac helps to resolve this mismatch and restores alignment between ecological hypotheses and the quantities represented in the metric. In this view, </w:t>
        </w:r>
        <w:r w:rsidRPr="00057D48">
          <w:t>β-diversity</w:t>
        </w:r>
        <w:r>
          <w:t xml:space="preserve"> becomes a three-axis ecological measure, incorporating composition, phylogeny and biomass, rather than a two-axis approximation.</w:t>
        </w:r>
      </w:ins>
      <w:ins w:id="982" w:author="Augustus Raymond Pendleton" w:date="2025-10-29T10:43:00Z" w16du:dateUtc="2025-10-29T14:43:00Z">
        <w:r>
          <w:t xml:space="preserve"> That said, </w:t>
        </w:r>
      </w:ins>
      <w:ins w:id="983" w:author="Augustus Raymond Pendleton" w:date="2025-10-29T10:44:00Z" w16du:dateUtc="2025-10-29T14:44:00Z">
        <w:r>
          <w:t xml:space="preserve">the additional dimension of microbial load </w:t>
        </w:r>
      </w:ins>
      <w:ins w:id="984" w:author="Augustus Raymond Pendleton" w:date="2025-10-29T10:43:00Z" w16du:dateUtc="2025-10-29T14:43:00Z">
        <w:r>
          <w:t xml:space="preserve">also </w:t>
        </w:r>
      </w:ins>
      <w:ins w:id="985" w:author="Augustus Raymond Pendleton" w:date="2025-10-29T10:44:00Z" w16du:dateUtc="2025-10-29T14:44:00Z">
        <w:r>
          <w:t>increases the complexity of applying and interpreting this metric.</w:t>
        </w:r>
      </w:ins>
    </w:p>
    <w:p w14:paraId="01E4E692" w14:textId="00FF3EF9" w:rsidR="00B64A34" w:rsidRPr="00D6699E" w:rsidDel="00161013" w:rsidRDefault="00604558">
      <w:pPr>
        <w:spacing w:line="240" w:lineRule="auto"/>
        <w:rPr>
          <w:del w:id="986" w:author="Augustus Raymond Pendleton" w:date="2025-09-29T11:38:00Z" w16du:dateUtc="2025-09-29T15:38:00Z"/>
          <w:sz w:val="20"/>
          <w:szCs w:val="20"/>
          <w:rPrChange w:id="987" w:author="Augustus Raymond Pendleton" w:date="2025-09-29T09:01:00Z" w16du:dateUtc="2025-09-29T13:01:00Z">
            <w:rPr>
              <w:del w:id="988" w:author="Augustus Raymond Pendleton" w:date="2025-09-29T11:38:00Z" w16du:dateUtc="2025-09-29T15:38:00Z"/>
            </w:rPr>
          </w:rPrChange>
        </w:rPr>
        <w:pPrChange w:id="989" w:author="Augustus Raymond Pendleton" w:date="2025-10-29T10:51:00Z" w16du:dateUtc="2025-10-29T14:51:00Z">
          <w:pPr/>
        </w:pPrChange>
      </w:pPr>
      <w:del w:id="990" w:author="Augustus Raymond Pendleton" w:date="2025-09-29T11:38:00Z" w16du:dateUtc="2025-09-29T15:38:00Z">
        <w:r w:rsidRPr="00D6699E" w:rsidDel="00161013">
          <w:rPr>
            <w:sz w:val="20"/>
            <w:szCs w:val="20"/>
            <w:rPrChange w:id="991"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992"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993" w:author="Augustus Raymond Pendleton" w:date="2025-09-29T09:01:00Z" w16du:dateUtc="2025-09-29T13:01:00Z">
              <w:rPr/>
            </w:rPrChange>
          </w:rPr>
          <w:fldChar w:fldCharType="end"/>
        </w:r>
        <w:r w:rsidR="00D6699E" w:rsidRPr="00D6699E" w:rsidDel="00161013">
          <w:rPr>
            <w:sz w:val="20"/>
            <w:szCs w:val="20"/>
            <w:rPrChange w:id="994" w:author="Augustus Raymond Pendleton" w:date="2025-09-29T09:01:00Z" w16du:dateUtc="2025-09-29T13:01:00Z">
              <w:rPr/>
            </w:rPrChange>
          </w:rPr>
          <w:fldChar w:fldCharType="begin"/>
        </w:r>
        <w:r w:rsidR="00D6699E" w:rsidRPr="00D6699E" w:rsidDel="00161013">
          <w:rPr>
            <w:sz w:val="20"/>
            <w:szCs w:val="20"/>
            <w:rPrChange w:id="995"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996" w:author="Augustus Raymond Pendleton" w:date="2025-09-29T09:01:00Z" w16du:dateUtc="2025-09-29T13:01:00Z">
              <w:rPr/>
            </w:rPrChange>
          </w:rPr>
          <w:fldChar w:fldCharType="separate"/>
        </w:r>
        <w:r w:rsidR="00D6699E" w:rsidRPr="00D6699E" w:rsidDel="00161013">
          <w:rPr>
            <w:noProof/>
            <w:sz w:val="20"/>
            <w:szCs w:val="20"/>
            <w:rPrChange w:id="997" w:author="Augustus Raymond Pendleton" w:date="2025-09-29T09:01:00Z" w16du:dateUtc="2025-09-29T13:01:00Z">
              <w:rPr>
                <w:noProof/>
              </w:rPr>
            </w:rPrChange>
          </w:rPr>
          <w:delText>[3]</w:delText>
        </w:r>
        <w:r w:rsidR="00D6699E" w:rsidRPr="00D6699E" w:rsidDel="00161013">
          <w:rPr>
            <w:sz w:val="20"/>
            <w:szCs w:val="20"/>
            <w:rPrChange w:id="998" w:author="Augustus Raymond Pendleton" w:date="2025-09-29T09:01:00Z" w16du:dateUtc="2025-09-29T13:01:00Z">
              <w:rPr/>
            </w:rPrChange>
          </w:rPr>
          <w:fldChar w:fldCharType="end"/>
        </w:r>
      </w:del>
    </w:p>
    <w:p w14:paraId="54E17743" w14:textId="74575B1B" w:rsidR="006B42C1" w:rsidRDefault="00AA63C5">
      <w:pPr>
        <w:spacing w:line="240" w:lineRule="auto"/>
        <w:ind w:firstLine="504"/>
        <w:rPr>
          <w:ins w:id="999" w:author="Augustus Raymond Pendleton" w:date="2025-09-29T12:30:00Z" w16du:dateUtc="2025-09-29T16:30:00Z"/>
        </w:rPr>
        <w:pPrChange w:id="1000" w:author="Augustus Raymond Pendleton" w:date="2025-10-29T10:51:00Z" w16du:dateUtc="2025-10-29T14:51:00Z">
          <w:pPr>
            <w:ind w:firstLine="504"/>
          </w:pPr>
        </w:pPrChange>
      </w:pPr>
      <w:ins w:id="1001" w:author="Augustus Raymond Pendleton" w:date="2025-09-29T11:27:00Z" w16du:dateUtc="2025-09-29T15:27:00Z">
        <w:r>
          <w:t>There are many cases where t</w:t>
        </w:r>
        <w:r w:rsidRPr="0007048F">
          <w:t xml:space="preserve">he incorporation of absolute abundance allows microbial ecologists to assess more realistic, ecologically-relevant differences in microbial communities, especially </w:t>
        </w:r>
      </w:ins>
      <w:ins w:id="1002" w:author="Augustus Raymond Pendleton" w:date="2025-10-29T10:44:00Z" w16du:dateUtc="2025-10-29T14:44:00Z">
        <w:r w:rsidR="001D13C8">
          <w:t>when</w:t>
        </w:r>
      </w:ins>
      <w:ins w:id="1003" w:author="Augustus Raymond Pendleton" w:date="2025-09-29T11:27:00Z" w16du:dateUtc="2025-09-29T15:27:00Z">
        <w:r w:rsidRPr="0007048F">
          <w:t xml:space="preserve"> </w:t>
        </w:r>
      </w:ins>
      <w:ins w:id="1004" w:author="Augustus Raymond Pendleton" w:date="2025-10-29T10:44:00Z" w16du:dateUtc="2025-10-29T14:44:00Z">
        <w:r w:rsidR="001D13C8">
          <w:t xml:space="preserve">microbial </w:t>
        </w:r>
      </w:ins>
      <w:ins w:id="1005" w:author="Augustus Raymond Pendleton" w:date="2025-10-29T10:45:00Z" w16du:dateUtc="2025-10-29T14:45:00Z">
        <w:r w:rsidR="001D13C8">
          <w:t>load is mechanistically central</w:t>
        </w:r>
      </w:ins>
      <w:ins w:id="1006" w:author="Augustus Raymond Pendleton" w:date="2025-09-29T11:27:00Z" w16du:dateUtc="2025-09-29T15:27:00Z">
        <w:r w:rsidRPr="0007048F">
          <w:t>.</w:t>
        </w:r>
      </w:ins>
      <w:ins w:id="1007" w:author="Augustus Raymond Pendleton" w:date="2025-09-29T12:29:00Z" w16du:dateUtc="2025-09-29T16:29:00Z">
        <w:r w:rsidR="006B42C1">
          <w:t xml:space="preserve"> Outside of the datasets re-analyzed here </w:t>
        </w:r>
      </w:ins>
      <w:r w:rsidR="006B42C1">
        <w:fldChar w:fldCharType="begin"/>
      </w:r>
      <w:r w:rsidR="00A20B2F">
        <w:instrText xml:space="preserve"> ADDIN ZOTERO_ITEM CSL_CITATION {"citationID":"uTULU8fZ","properties":{"formattedCitation":"[3, 5, 9, 10]","plainCitation":"[3, 5, 9, 10]","noteIndex":0},"citationItems":[{"id":1451,"uris":["http://zotero.org/groups/5077571/items/JAZBIWBQ"],"itemData":{"id":1451,"type":"article-journal","abstract":"High-throughput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A20B2F">
        <w:rPr>
          <w:rFonts w:ascii="Cambria Math" w:hAnsi="Cambria Math" w:cs="Cambria Math"/>
        </w:rPr>
        <w:instrText>∼</w:instrText>
      </w:r>
      <w:r w:rsidR="00A20B2F">
        <w:instrText xml:space="preserve">60 km day ¹. Given the </w:instrText>
      </w:r>
      <w:r w:rsidR="00A20B2F">
        <w:rPr>
          <w:rFonts w:ascii="Cambria Math" w:hAnsi="Cambria Math" w:cs="Cambria Math"/>
        </w:rPr>
        <w:instrText>∼</w:instrText>
      </w:r>
      <w:r w:rsidR="00A20B2F">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A20B2F">
        <w:rPr>
          <w:noProof/>
        </w:rPr>
        <w:t>[3, 5, 9, 10]</w:t>
      </w:r>
      <w:r w:rsidR="006B42C1">
        <w:fldChar w:fldCharType="end"/>
      </w:r>
      <w:ins w:id="1008" w:author="Augustus Raymond Pendleton" w:date="2025-09-29T12:30:00Z" w16du:dateUtc="2025-09-29T16:30:00Z">
        <w:r w:rsidR="006B42C1">
          <w:t>;</w:t>
        </w:r>
      </w:ins>
      <w:ins w:id="1009" w:author="Augustus Raymond Pendleton" w:date="2025-09-29T11:27:00Z" w16du:dateUtc="2025-09-29T15:27:00Z">
        <w:r w:rsidRPr="0007048F">
          <w:t xml:space="preserve"> the temporal development of the infant </w:t>
        </w:r>
      </w:ins>
      <w:ins w:id="1010" w:author="Augustus Raymond Pendleton" w:date="2025-10-29T10:45:00Z" w16du:dateUtc="2025-10-29T14:45:00Z">
        <w:r w:rsidR="001D13C8">
          <w:t xml:space="preserve">gut </w:t>
        </w:r>
      </w:ins>
      <w:ins w:id="1011" w:author="Augustus Raymond Pendleton" w:date="2025-09-29T11:27:00Z" w16du:dateUtc="2025-09-29T15:27:00Z">
        <w:r w:rsidRPr="0007048F">
          <w:t>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A20B2F">
        <w:instrText xml:space="preserve"> ADDIN ZOTERO_ITEM CSL_CITATION {"citationID":"SoXYc4XP","properties":{"formattedCitation":"[20]","plainCitation":"[20]","noteIndex":0},"citationItems":[{"id":2066,"uris":["http://zotero.org/groups/5077571/items/T76SVMUI"],"itemData":{"id":2066,"type":"article-journal","abstract":"Changes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1012" w:author="Augustus Raymond Pendleton" w:date="2025-09-29T11:27:00Z" w16du:dateUtc="2025-09-29T15:27:00Z">
        <w:r>
          <w:fldChar w:fldCharType="separate"/>
        </w:r>
      </w:ins>
      <w:r w:rsidR="00A20B2F">
        <w:rPr>
          <w:noProof/>
        </w:rPr>
        <w:t>[20]</w:t>
      </w:r>
      <w:ins w:id="1013"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A20B2F">
        <w:instrText xml:space="preserve"> ADDIN ZOTERO_ITEM CSL_CITATION {"citationID":"iCFiKdIH","properties":{"formattedCitation":"[21]","plainCitation":"[21]","noteIndex":0},"citationItems":[{"id":2067,"uris":["http://zotero.org/groups/5077571/items/RCJKTQVA"],"itemData":{"id":2067,"type":"article-journal","abstract":"BackgroundThe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1014" w:author="Augustus Raymond Pendleton" w:date="2025-09-29T11:27:00Z" w16du:dateUtc="2025-09-29T15:27:00Z">
        <w:r>
          <w:fldChar w:fldCharType="separate"/>
        </w:r>
      </w:ins>
      <w:r w:rsidR="00A20B2F">
        <w:rPr>
          <w:noProof/>
        </w:rPr>
        <w:t>[21]</w:t>
      </w:r>
      <w:ins w:id="1015" w:author="Augustus Raymond Pendleton" w:date="2025-09-29T11:27:00Z" w16du:dateUtc="2025-09-29T15:27:00Z">
        <w:r>
          <w:fldChar w:fldCharType="end"/>
        </w:r>
        <w:r w:rsidRPr="0007048F">
          <w:t xml:space="preserve">. As </w:t>
        </w:r>
      </w:ins>
      <m:oMath>
        <m:r>
          <w:ins w:id="1016" w:author="Augustus Raymond Pendleton" w:date="2025-09-29T11:27:00Z" w16du:dateUtc="2025-09-29T15:27:00Z">
            <w:rPr>
              <w:rFonts w:ascii="Cambria Math" w:hAnsi="Cambria Math"/>
            </w:rPr>
            <m:t>β</m:t>
          </w:ins>
        </m:r>
      </m:oMath>
      <w:ins w:id="1017" w:author="Augustus Raymond Pendleton" w:date="2025-09-29T11:27:00Z" w16du:dateUtc="2025-09-29T15:27:00Z">
        <w:r w:rsidRPr="0007048F">
          <w:t>-</w:t>
        </w:r>
        <w:r w:rsidRPr="0007048F">
          <w:lastRenderedPageBreak/>
          <w:t xml:space="preserve">diversity metrics (and UniFrac specifically) remain central to microbial ecology, </w:t>
        </w:r>
      </w:ins>
      <w:ins w:id="1018" w:author="Augustus Raymond Pendleton" w:date="2025-10-29T10:45:00Z" w16du:dateUtc="2025-10-29T14:45:00Z">
        <w:r w:rsidR="0092229D">
          <w:t>these findings highlight how interpretation changes once biomass is incorporated. Broader adoption of absolute abundance profiling will also depend on data availability. Few stu</w:t>
        </w:r>
      </w:ins>
      <w:ins w:id="1019" w:author="Augustus Raymond Pendleton" w:date="2025-10-29T10:46:00Z" w16du:dateUtc="2025-10-29T14:46:00Z">
        <w:r w:rsidR="0092229D">
          <w:t xml:space="preserve">dies currently make absolute quantification data publicly accessible, underscoring the need to deposit absolute measurements alongside sequencing reads for reproducibility, ideally as metadata within SRA submissions. </w:t>
        </w:r>
      </w:ins>
    </w:p>
    <w:p w14:paraId="25270F58" w14:textId="0FE0EBDD" w:rsidR="00AA63C5" w:rsidRDefault="00AA63C5">
      <w:pPr>
        <w:spacing w:line="240" w:lineRule="auto"/>
        <w:ind w:firstLine="504"/>
        <w:rPr>
          <w:ins w:id="1020" w:author="Augustus Raymond Pendleton" w:date="2025-09-29T11:27:00Z" w16du:dateUtc="2025-09-29T15:27:00Z"/>
        </w:rPr>
        <w:pPrChange w:id="1021" w:author="Augustus Raymond Pendleton" w:date="2025-10-29T10:51:00Z" w16du:dateUtc="2025-10-29T14:51:00Z">
          <w:pPr/>
        </w:pPrChange>
      </w:pPr>
      <w:ins w:id="1022" w:author="Augustus Raymond Pendleton" w:date="2025-09-29T11:27:00Z" w16du:dateUtc="2025-09-29T15:27:00Z">
        <w:r w:rsidRPr="0007048F">
          <w:t xml:space="preserve">While demonstrated here with 16S rRNA data, the approach </w:t>
        </w:r>
        <w:r>
          <w:t xml:space="preserve">should </w:t>
        </w:r>
      </w:ins>
      <w:ins w:id="1023" w:author="Augustus Raymond Pendleton" w:date="2025-10-29T10:46:00Z" w16du:dateUtc="2025-10-29T14:46:00Z">
        <w:r w:rsidR="0092229D">
          <w:t>extend</w:t>
        </w:r>
      </w:ins>
      <w:ins w:id="1024" w:author="Augustus Raymond Pendleton" w:date="2025-09-29T11:27:00Z" w16du:dateUtc="2025-09-29T15:27:00Z">
        <w:r w:rsidRPr="0007048F">
          <w:t xml:space="preserve"> to other marker genes or (meta)genomic features, provided absolute abundance estimates are available.</w:t>
        </w:r>
      </w:ins>
      <w:ins w:id="1025" w:author="Augustus Raymond Pendleton" w:date="2025-09-29T12:32:00Z" w16du:dateUtc="2025-09-29T16:32:00Z">
        <w:r w:rsidR="006B42C1">
          <w:t xml:space="preserve"> </w:t>
        </w:r>
      </w:ins>
      <w:ins w:id="1026" w:author="Augustus Raymond Pendleton" w:date="2025-09-29T11:27:00Z" w16du:dateUtc="2025-09-29T15:27:00Z">
        <w:r w:rsidRPr="0007048F">
          <w:t xml:space="preserve">In </w:t>
        </w:r>
      </w:ins>
      <w:ins w:id="1027" w:author="Augustus Raymond Pendleton" w:date="2025-10-29T10:46:00Z" w16du:dateUtc="2025-10-29T14:46:00Z">
        <w:r w:rsidR="0092229D">
          <w:t>this sense</w:t>
        </w:r>
      </w:ins>
      <w:ins w:id="1028" w:author="Augustus Raymond Pendleton" w:date="2025-09-29T11:27:00Z" w16du:dateUtc="2025-09-29T15:27:00Z">
        <w:r w:rsidRPr="0007048F">
          <w:t xml:space="preserve">, </w:t>
        </w:r>
      </w:ins>
      <m:oMath>
        <m:r>
          <w:ins w:id="1029" w:author="Augustus Raymond Pendleton" w:date="2025-09-29T11:27:00Z" w16du:dateUtc="2025-09-29T15:27:00Z">
            <w:rPr>
              <w:rFonts w:ascii="Cambria Math" w:hAnsi="Cambria Math"/>
            </w:rPr>
            <m:t>G</m:t>
          </w:ins>
        </m:r>
        <m:sSup>
          <m:sSupPr>
            <m:ctrlPr>
              <w:ins w:id="1030" w:author="Augustus Raymond Pendleton" w:date="2025-09-29T11:27:00Z" w16du:dateUtc="2025-09-29T15:27:00Z">
                <w:rPr>
                  <w:rFonts w:ascii="Cambria Math" w:hAnsi="Cambria Math"/>
                </w:rPr>
              </w:ins>
            </m:ctrlPr>
          </m:sSupPr>
          <m:e>
            <m:r>
              <w:ins w:id="1031" w:author="Augustus Raymond Pendleton" w:date="2025-09-29T11:27:00Z" w16du:dateUtc="2025-09-29T15:27:00Z">
                <w:rPr>
                  <w:rFonts w:ascii="Cambria Math" w:hAnsi="Cambria Math"/>
                </w:rPr>
                <m:t>U</m:t>
              </w:ins>
            </m:r>
          </m:e>
          <m:sup>
            <m:r>
              <w:ins w:id="1032" w:author="Augustus Raymond Pendleton" w:date="2025-09-29T11:27:00Z" w16du:dateUtc="2025-09-29T15:27:00Z">
                <w:rPr>
                  <w:rFonts w:ascii="Cambria Math" w:hAnsi="Cambria Math"/>
                </w:rPr>
                <m:t>A</m:t>
              </w:ins>
            </m:r>
          </m:sup>
        </m:sSup>
      </m:oMath>
      <w:ins w:id="1033" w:author="Augustus Raymond Pendleton" w:date="2025-09-29T11:27:00Z" w16du:dateUtc="2025-09-29T15:27:00Z">
        <w:r w:rsidRPr="0007048F">
          <w:t xml:space="preserve"> offers a more </w:t>
        </w:r>
      </w:ins>
      <w:ins w:id="1034" w:author="Augustus Raymond Pendleton" w:date="2025-10-29T10:47:00Z" w16du:dateUtc="2025-10-29T14:47:00Z">
        <w:r w:rsidR="0092229D">
          <w:t xml:space="preserve">ecologically </w:t>
        </w:r>
      </w:ins>
      <w:ins w:id="1035" w:author="Augustus Raymond Pendleton" w:date="2025-09-29T11:27:00Z" w16du:dateUtc="2025-09-29T15:27:00Z">
        <w:r w:rsidRPr="0007048F">
          <w:t xml:space="preserve">grounded </w:t>
        </w:r>
      </w:ins>
      <w:ins w:id="1036" w:author="Augustus Raymond Pendleton" w:date="2025-10-29T10:47:00Z" w16du:dateUtc="2025-10-29T14:47:00Z">
        <w:r w:rsidR="0092229D">
          <w:t>view</w:t>
        </w:r>
      </w:ins>
      <w:ins w:id="1037" w:author="Augustus Raymond Pendleton" w:date="2025-09-29T11:27:00Z" w16du:dateUtc="2025-09-29T15:27:00Z">
        <w:r w:rsidRPr="0007048F">
          <w:t xml:space="preserve"> of lineage </w:t>
        </w:r>
      </w:ins>
      <w:ins w:id="1038" w:author="Augustus Raymond Pendleton" w:date="2025-10-29T10:47:00Z" w16du:dateUtc="2025-10-29T14:47:00Z">
        <w:r w:rsidR="0092229D">
          <w:t>turnover by jointly reflecting variation in biomass and phylogenetic structure.</w:t>
        </w:r>
      </w:ins>
    </w:p>
    <w:p w14:paraId="666BB825" w14:textId="09E0E11C" w:rsidR="00AA63C5" w:rsidRDefault="0007048F">
      <w:pPr>
        <w:spacing w:line="240" w:lineRule="auto"/>
        <w:ind w:firstLine="504"/>
        <w:rPr>
          <w:ins w:id="1039" w:author="Augustus Raymond Pendleton" w:date="2025-10-29T10:50:00Z" w16du:dateUtc="2025-10-29T14:50:00Z"/>
          <w:rFonts w:eastAsiaTheme="minorEastAsia"/>
        </w:rPr>
        <w:pPrChange w:id="1040" w:author="Augustus Raymond Pendleton" w:date="2025-10-29T10:51:00Z" w16du:dateUtc="2025-10-29T14:51:00Z">
          <w:pPr>
            <w:ind w:firstLine="504"/>
          </w:pPr>
        </w:pPrChange>
      </w:pPr>
      <w:del w:id="1041" w:author="Augustus Raymond Pendleton" w:date="2025-09-29T11:36:00Z" w16du:dateUtc="2025-09-29T15:36:00Z">
        <w:r w:rsidRPr="0007048F" w:rsidDel="00FF313F">
          <w:delText>    </w:delText>
        </w:r>
      </w:del>
      <w:ins w:id="1042" w:author="Augustus Raymond Pendleton" w:date="2025-10-29T10:47:00Z" w16du:dateUtc="2025-10-29T14:47:00Z">
        <w:r w:rsidR="0092229D">
          <w:t>N</w:t>
        </w:r>
      </w:ins>
      <w:ins w:id="1043" w:author="Augustus Raymond Pendleton" w:date="2025-09-29T11:28:00Z" w16du:dateUtc="2025-09-29T15:28:00Z">
        <w:r w:rsidR="00AA63C5">
          <w:t>o</w:t>
        </w:r>
      </w:ins>
      <w:ins w:id="1044" w:author="Augustus Raymond Pendleton" w:date="2025-10-29T10:47:00Z" w16du:dateUtc="2025-10-29T14:47:00Z">
        <w:r w:rsidR="0092229D">
          <w:t xml:space="preserve"> single</w:t>
        </w:r>
      </w:ins>
      <w:ins w:id="1045" w:author="Augustus Raymond Pendleton" w:date="2025-09-29T11:28:00Z" w16du:dateUtc="2025-09-29T15:28:00Z">
        <w:r w:rsidR="00AA63C5">
          <w:t xml:space="preserve"> metric (or </w:t>
        </w:r>
      </w:ins>
      <m:oMath>
        <m:r>
          <w:ins w:id="1046" w:author="Augustus Raymond Pendleton" w:date="2025-09-29T11:28:00Z" w16du:dateUtc="2025-09-29T15:28:00Z">
            <w:rPr>
              <w:rFonts w:ascii="Cambria Math" w:hAnsi="Cambria Math"/>
            </w:rPr>
            <m:t>α</m:t>
          </w:ins>
        </m:r>
      </m:oMath>
      <w:ins w:id="1047"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1048" w:author="Augustus Raymond Pendleton" w:date="2025-09-29T11:28:00Z" w16du:dateUtc="2025-09-29T15:28:00Z">
        <w:r w:rsidR="00AA63C5">
          <w:rPr>
            <w:noProof/>
          </w:rPr>
          <w:t>)</w:t>
        </w:r>
      </w:ins>
      <w:ins w:id="1049" w:author="Augustus Raymond Pendleton" w:date="2025-10-29T10:47:00Z" w16du:dateUtc="2025-10-29T14:47:00Z">
        <w:r w:rsidR="0092229D">
          <w:rPr>
            <w:noProof/>
          </w:rPr>
          <w:t xml:space="preserve">, however, </w:t>
        </w:r>
      </w:ins>
      <w:ins w:id="1050" w:author="Augustus Raymond Pendleton" w:date="2025-09-29T11:28:00Z" w16du:dateUtc="2025-09-29T15:28:00Z">
        <w:r w:rsidR="00AA63C5">
          <w:rPr>
            <w:noProof/>
          </w:rPr>
          <w:t xml:space="preserve"> is</w:t>
        </w:r>
      </w:ins>
      <w:ins w:id="1051" w:author="Augustus Raymond Pendleton" w:date="2025-10-29T10:47:00Z" w16du:dateUtc="2025-10-29T14:47:00Z">
        <w:r w:rsidR="0092229D">
          <w:rPr>
            <w:noProof/>
          </w:rPr>
          <w:t xml:space="preserve"> universally </w:t>
        </w:r>
      </w:ins>
      <w:ins w:id="1052" w:author="Augustus Raymond Pendleton" w:date="2025-09-29T11:28:00Z" w16du:dateUtc="2025-09-29T15:28:00Z">
        <w:r w:rsidR="00AA63C5">
          <w:rPr>
            <w:noProof/>
          </w:rPr>
          <w:t>“be</w:t>
        </w:r>
      </w:ins>
      <w:ins w:id="1053" w:author="Augustus Raymond Pendleton" w:date="2025-10-29T10:48:00Z" w16du:dateUtc="2025-10-29T14:48:00Z">
        <w:r w:rsidR="0092229D">
          <w:rPr>
            <w:noProof/>
          </w:rPr>
          <w:t>st</w:t>
        </w:r>
      </w:ins>
      <w:ins w:id="1054" w:author="Augustus Raymond Pendleton" w:date="2025-09-29T11:28:00Z" w16du:dateUtc="2025-09-29T15:28:00Z">
        <w:r w:rsidR="00AA63C5">
          <w:rPr>
            <w:noProof/>
          </w:rPr>
          <w:t>”</w:t>
        </w:r>
      </w:ins>
      <w:ins w:id="1055" w:author="Augustus Raymond Pendleton" w:date="2025-10-29T10:48:00Z" w16du:dateUtc="2025-10-29T14:48:00Z">
        <w:r w:rsidR="0092229D">
          <w:rPr>
            <w:noProof/>
          </w:rPr>
          <w:t xml:space="preserve">. Each </w:t>
        </w:r>
        <w:r w:rsidR="0092229D" w:rsidRPr="00057D48">
          <w:t>β-diversity</w:t>
        </w:r>
        <w:r w:rsidR="0092229D">
          <w:rPr>
            <w:noProof/>
          </w:rPr>
          <w:t xml:space="preserve"> metric emphasizes a different dimension of community change. Researchers should therefore select </w:t>
        </w:r>
        <w:r w:rsidR="0092229D">
          <w:t xml:space="preserve">metrics based on the ecological quantity that is hypothesized to matter most. Here, we demonstrate </w:t>
        </w:r>
        <w:r w:rsidR="0092229D" w:rsidRPr="00C407FA">
          <w:t>not</w:t>
        </w:r>
        <w:r w:rsidR="0092229D" w:rsidRPr="001061A5">
          <w:rPr>
            <w:b/>
            <w:bCs/>
          </w:rPr>
          <w:t xml:space="preserve"> </w:t>
        </w:r>
        <w:r w:rsidR="0092229D">
          <w:t xml:space="preserve">that </w:t>
        </w:r>
        <w:r w:rsidR="0092229D" w:rsidRPr="001061A5">
          <w:rPr>
            <w:i/>
            <w:iCs/>
          </w:rPr>
          <w:t>GU</w:t>
        </w:r>
        <w:r w:rsidR="0092229D" w:rsidRPr="001061A5">
          <w:rPr>
            <w:i/>
            <w:iCs/>
            <w:vertAlign w:val="superscript"/>
          </w:rPr>
          <w:t>A</w:t>
        </w:r>
        <w:r w:rsidR="0092229D" w:rsidRPr="001061A5">
          <w:rPr>
            <w:i/>
            <w:iCs/>
          </w:rPr>
          <w:t xml:space="preserve"> </w:t>
        </w:r>
        <w:r w:rsidR="0092229D">
          <w:t xml:space="preserve">outperforms other measures, but that it faithfully incorporates the three axes of variation it was designed to incorporate: composition, phylogenetic similarity, and absolute abundance (Fig. 1 and Fig. 2). </w:t>
        </w:r>
      </w:ins>
      <w:ins w:id="1056" w:author="Augustus Raymond Pendleton" w:date="2025-09-29T11:31:00Z" w16du:dateUtc="2025-09-29T15:31:00Z">
        <w:r w:rsidR="00693D9A">
          <w:t xml:space="preserve">As with any </w:t>
        </w:r>
      </w:ins>
      <m:oMath>
        <m:r>
          <w:ins w:id="1057" w:author="Augustus Raymond Pendleton" w:date="2025-09-29T11:31:00Z" w16du:dateUtc="2025-09-29T15:31:00Z">
            <w:rPr>
              <w:rFonts w:ascii="Cambria Math" w:hAnsi="Cambria Math"/>
            </w:rPr>
            <m:t>β</m:t>
          </w:ins>
        </m:r>
      </m:oMath>
      <w:ins w:id="1058" w:author="Augustus Raymond Pendleton" w:date="2025-09-29T11:31:00Z" w16du:dateUtc="2025-09-29T15:31:00Z">
        <w:r w:rsidR="00693D9A" w:rsidRPr="0007048F">
          <w:t>-diversity</w:t>
        </w:r>
        <w:r w:rsidR="00693D9A">
          <w:t xml:space="preserve"> </w:t>
        </w:r>
      </w:ins>
      <w:ins w:id="1059" w:author="Augustus Raymond Pendleton" w:date="2025-10-29T10:48:00Z" w16du:dateUtc="2025-10-29T14:48:00Z">
        <w:r w:rsidR="0092229D">
          <w:t>analysis</w:t>
        </w:r>
      </w:ins>
      <w:ins w:id="1060" w:author="Augustus Raymond Pendleton" w:date="2025-09-29T11:31:00Z" w16du:dateUtc="2025-09-29T15:31:00Z">
        <w:r w:rsidR="00693D9A">
          <w:t xml:space="preserve">, </w:t>
        </w:r>
      </w:ins>
      <w:ins w:id="1061" w:author="Augustus Raymond Pendleton" w:date="2025-10-29T10:48:00Z" w16du:dateUtc="2025-10-29T14:48:00Z">
        <w:r w:rsidR="0092229D">
          <w:t>interpretation requires matching the metric t</w:t>
        </w:r>
      </w:ins>
      <w:ins w:id="1062" w:author="Augustus Raymond Pendleton" w:date="2025-10-29T10:49:00Z" w16du:dateUtc="2025-10-29T14:49:00Z">
        <w:r w:rsidR="0092229D">
          <w:t xml:space="preserve">o the ecological question </w:t>
        </w:r>
      </w:ins>
      <w:ins w:id="1063" w:author="Augustus Raymond Pendleton" w:date="2025-10-29T15:46:00Z" w16du:dateUtc="2025-10-29T19:46:00Z">
        <w:r w:rsidR="000C73B5">
          <w:t xml:space="preserve">at hand, </w:t>
        </w:r>
      </w:ins>
      <w:ins w:id="1064" w:author="Augustus Raymond Pendleton" w:date="2025-10-29T10:49:00Z" w16du:dateUtc="2025-10-29T14:49:00Z">
        <w:r w:rsidR="0092229D">
          <w:t xml:space="preserve">and exploring sensitivity across </w:t>
        </w:r>
      </w:ins>
      <w:ins w:id="1065" w:author="Augustus Raymond Pendleton" w:date="2025-10-29T15:47:00Z" w16du:dateUtc="2025-10-29T19:47:00Z">
        <w:r w:rsidR="000C73B5">
          <w:t>different metrics</w:t>
        </w:r>
      </w:ins>
      <w:ins w:id="1066" w:author="Augustus Raymond Pendleton" w:date="2025-10-29T10:49:00Z" w16du:dateUtc="2025-10-29T14:49:00Z">
        <w:r w:rsidR="0092229D">
          <w:t xml:space="preserve"> where appropriate</w:t>
        </w:r>
      </w:ins>
      <w:ins w:id="1067" w:author="Augustus Raymond Pendleton" w:date="2025-09-29T11:32:00Z" w16du:dateUtc="2025-09-29T15:32:00Z">
        <w:r w:rsidR="00693D9A">
          <w:rPr>
            <w:rFonts w:eastAsiaTheme="minorEastAsia"/>
          </w:rPr>
          <w:t xml:space="preserve"> </w:t>
        </w:r>
      </w:ins>
      <w:r w:rsidR="00693D9A">
        <w:rPr>
          <w:rFonts w:eastAsiaTheme="minorEastAsia"/>
        </w:rPr>
        <w:fldChar w:fldCharType="begin"/>
      </w:r>
      <w:r w:rsidR="00A20B2F">
        <w:rPr>
          <w:rFonts w:eastAsiaTheme="minorEastAsia"/>
        </w:rPr>
        <w:instrText xml:space="preserve"> ADDIN ZOTERO_ITEM CSL_CITATION {"citationID":"cR3kDa6k","properties":{"formattedCitation":"[22]","plainCitation":"[22]","noteIndex":0},"citationItems":[{"id":2068,"uris":["http://zotero.org/groups/5077571/items/LHSHIHDL"],"itemData":{"id":2068,"type":"article-journal","abstract":"Background\nSince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A20B2F">
        <w:rPr>
          <w:rFonts w:eastAsiaTheme="minorEastAsia"/>
          <w:noProof/>
        </w:rPr>
        <w:t>[22]</w:t>
      </w:r>
      <w:r w:rsidR="00693D9A">
        <w:rPr>
          <w:rFonts w:eastAsiaTheme="minorEastAsia"/>
        </w:rPr>
        <w:fldChar w:fldCharType="end"/>
      </w:r>
      <w:ins w:id="1068" w:author="Augustus Raymond Pendleton" w:date="2025-09-29T11:33:00Z" w16du:dateUtc="2025-09-29T15:33:00Z">
        <w:r w:rsidR="00FF313F">
          <w:rPr>
            <w:rFonts w:eastAsiaTheme="minorEastAsia"/>
          </w:rPr>
          <w:t>. By providin</w:t>
        </w:r>
      </w:ins>
      <w:ins w:id="1069"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1070" w:author="Augustus Raymond Pendleton" w:date="2025-09-29T11:35:00Z" w16du:dateUtc="2025-09-29T15:35:00Z">
              <w:rPr>
                <w:rFonts w:eastAsiaTheme="minorEastAsia"/>
                <w:i/>
                <w:iCs/>
              </w:rPr>
            </w:rPrChange>
          </w:rPr>
          <w:t xml:space="preserve">we hope to encourage the </w:t>
        </w:r>
      </w:ins>
      <w:ins w:id="1071" w:author="Augustus Raymond Pendleton" w:date="2025-09-29T11:35:00Z" w16du:dateUtc="2025-09-29T15:35:00Z">
        <w:r w:rsidR="00FF313F" w:rsidRPr="00FF313F">
          <w:rPr>
            <w:rFonts w:eastAsiaTheme="minorEastAsia"/>
            <w:rPrChange w:id="1072" w:author="Augustus Raymond Pendleton" w:date="2025-09-29T11:35:00Z" w16du:dateUtc="2025-09-29T15:35:00Z">
              <w:rPr>
                <w:rFonts w:eastAsiaTheme="minorEastAsia"/>
                <w:i/>
                <w:iCs/>
              </w:rPr>
            </w:rPrChange>
          </w:rPr>
          <w:t>use</w:t>
        </w:r>
      </w:ins>
      <w:ins w:id="1073" w:author="Augustus Raymond Pendleton" w:date="2025-09-29T11:34:00Z" w16du:dateUtc="2025-09-29T15:34:00Z">
        <w:r w:rsidR="00FF313F" w:rsidRPr="00FF313F">
          <w:rPr>
            <w:rFonts w:eastAsiaTheme="minorEastAsia"/>
            <w:rPrChange w:id="1074" w:author="Augustus Raymond Pendleton" w:date="2025-09-29T11:35:00Z" w16du:dateUtc="2025-09-29T15:35:00Z">
              <w:rPr>
                <w:rFonts w:eastAsiaTheme="minorEastAsia"/>
                <w:i/>
                <w:iCs/>
              </w:rPr>
            </w:rPrChange>
          </w:rPr>
          <w:t xml:space="preserve"> of </w:t>
        </w:r>
      </w:ins>
      <w:ins w:id="1075" w:author="Augustus Raymond Pendleton" w:date="2025-09-29T11:35:00Z" w16du:dateUtc="2025-09-29T15:35:00Z">
        <w:r w:rsidR="00FF313F" w:rsidRPr="00FF313F">
          <w:rPr>
            <w:rFonts w:eastAsiaTheme="minorEastAsia"/>
            <w:rPrChange w:id="1076" w:author="Augustus Raymond Pendleton" w:date="2025-09-29T11:35:00Z" w16du:dateUtc="2025-09-29T15:35:00Z">
              <w:rPr>
                <w:rFonts w:eastAsiaTheme="minorEastAsia"/>
                <w:i/>
                <w:iCs/>
              </w:rPr>
            </w:rPrChange>
          </w:rPr>
          <w:t>these metrics as a tool of microbial ecology.</w:t>
        </w:r>
      </w:ins>
    </w:p>
    <w:p w14:paraId="28D739F6" w14:textId="07942D72" w:rsidR="0092229D" w:rsidRPr="001061A5" w:rsidRDefault="0092229D">
      <w:pPr>
        <w:spacing w:line="240" w:lineRule="auto"/>
        <w:rPr>
          <w:ins w:id="1077" w:author="Augustus Raymond Pendleton" w:date="2025-10-29T10:50:00Z" w16du:dateUtc="2025-10-29T14:50:00Z"/>
          <w:rFonts w:eastAsiaTheme="minorEastAsia"/>
          <w:b/>
          <w:bCs/>
        </w:rPr>
        <w:pPrChange w:id="1078" w:author="Augustus Raymond Pendleton" w:date="2025-10-29T10:51:00Z" w16du:dateUtc="2025-10-29T14:51:00Z">
          <w:pPr/>
        </w:pPrChange>
      </w:pPr>
      <w:ins w:id="1079" w:author="Augustus Raymond Pendleton" w:date="2025-10-29T10:50:00Z" w16du:dateUtc="2025-10-29T14:50:00Z">
        <w:r>
          <w:rPr>
            <w:rFonts w:eastAsiaTheme="minorEastAsia"/>
            <w:b/>
            <w:bCs/>
          </w:rPr>
          <w:t>Conclusion</w:t>
        </w:r>
      </w:ins>
    </w:p>
    <w:p w14:paraId="63D758B9" w14:textId="69B70515" w:rsidR="0092229D" w:rsidRDefault="0092229D" w:rsidP="00B26FCE">
      <w:pPr>
        <w:pStyle w:val="p1"/>
        <w:ind w:firstLine="504"/>
        <w:rPr>
          <w:ins w:id="1080" w:author="Augustus Raymond Pendleton" w:date="2025-10-29T11:34:00Z" w16du:dateUtc="2025-10-29T15:34:00Z"/>
        </w:rPr>
      </w:pPr>
      <w:ins w:id="1081" w:author="Augustus Raymond Pendleton" w:date="2025-10-29T10:50:00Z" w16du:dateUtc="2025-10-29T14:50:00Z">
        <w:r>
          <w:t>By explicitly incorporating absolute abundance, Absolute UniFrac shifts phylogenetic β-diversity from a two-axis approximation to a three-axis ecological measure. This reframing connects the metric to the underlying biological questions that motivate m</w:t>
        </w:r>
      </w:ins>
      <w:ins w:id="1082" w:author="Augustus Raymond Pendleton" w:date="2025-10-29T15:47:00Z" w16du:dateUtc="2025-10-29T19:47:00Z">
        <w:r w:rsidR="000C73B5">
          <w:t>any</w:t>
        </w:r>
      </w:ins>
      <w:ins w:id="1083" w:author="Augustus Raymond Pendleton" w:date="2025-10-29T10:50:00Z" w16du:dateUtc="2025-10-29T14:50:00Z">
        <w:r>
          <w:t xml:space="preserve"> microbiome studies. As methods for quantifying microbial load continue to expand, the ability to interpret β-diversity in a biomass-aware framework will become increasingly important for distinguishing true ecological turnover from proportional change alone. In this way, Absolute UniFrac is not simply an alternative distance metric but a tool for aligning statistical representation with ecological mechanism.</w:t>
        </w:r>
      </w:ins>
    </w:p>
    <w:p w14:paraId="3FB85BBF" w14:textId="07FE4D43" w:rsidR="005B0677" w:rsidRDefault="005B0677">
      <w:pPr>
        <w:rPr>
          <w:ins w:id="1084" w:author="Augustus Raymond Pendleton" w:date="2025-10-29T14:35:00Z" w16du:dateUtc="2025-10-29T18:35:00Z"/>
          <w:rFonts w:eastAsia="Times New Roman" w:cs="Times New Roman"/>
          <w:kern w:val="0"/>
          <w14:ligatures w14:val="none"/>
        </w:rPr>
      </w:pPr>
      <w:ins w:id="1085" w:author="Augustus Raymond Pendleton" w:date="2025-10-29T14:35:00Z" w16du:dateUtc="2025-10-29T18:35:00Z">
        <w:r>
          <w:br w:type="page"/>
        </w:r>
      </w:ins>
    </w:p>
    <w:p w14:paraId="41E6BF22" w14:textId="77777777" w:rsidR="00153449" w:rsidRDefault="00153449" w:rsidP="00153449">
      <w:pPr>
        <w:pStyle w:val="p1"/>
        <w:rPr>
          <w:ins w:id="1086" w:author="Augustus Raymond Pendleton" w:date="2025-10-29T11:34:00Z" w16du:dateUtc="2025-10-29T15:34:00Z"/>
        </w:rPr>
      </w:pPr>
    </w:p>
    <w:p w14:paraId="61923BF3" w14:textId="77777777" w:rsidR="00153449" w:rsidRDefault="00153449" w:rsidP="00153449">
      <w:pPr>
        <w:pStyle w:val="p1"/>
        <w:rPr>
          <w:ins w:id="1087" w:author="Augustus Raymond Pendleton" w:date="2025-10-29T14:55:00Z" w16du:dateUtc="2025-10-29T18:55:00Z"/>
          <w:b/>
          <w:bCs/>
        </w:rPr>
      </w:pPr>
      <w:ins w:id="1088" w:author="Augustus Raymond Pendleton" w:date="2025-10-29T11:34:00Z" w16du:dateUtc="2025-10-29T15:34:00Z">
        <w:r w:rsidRPr="00153449">
          <w:rPr>
            <w:b/>
            <w:bCs/>
          </w:rPr>
          <w:t xml:space="preserve">Box 1: </w:t>
        </w:r>
        <w:r w:rsidRPr="00153449">
          <w:rPr>
            <w:b/>
            <w:bCs/>
            <w:rPrChange w:id="1089" w:author="Augustus Raymond Pendleton" w:date="2025-10-29T11:36:00Z" w16du:dateUtc="2025-10-29T15:36:00Z">
              <w:rPr/>
            </w:rPrChange>
          </w:rPr>
          <w:t>β-diversity metrics should reflect the hypothesis being tested</w:t>
        </w:r>
      </w:ins>
    </w:p>
    <w:p w14:paraId="7228A697" w14:textId="61F91E28" w:rsidR="00340F0D" w:rsidRPr="00340F0D" w:rsidRDefault="00340F0D" w:rsidP="00153449">
      <w:pPr>
        <w:pStyle w:val="p1"/>
        <w:rPr>
          <w:ins w:id="1090" w:author="Augustus Raymond Pendleton" w:date="2025-10-29T11:34:00Z" w16du:dateUtc="2025-10-29T15:34:00Z"/>
        </w:rPr>
      </w:pPr>
      <w:ins w:id="1091" w:author="Augustus Raymond Pendleton" w:date="2025-10-29T14:55:00Z" w16du:dateUtc="2025-10-29T18:55:00Z">
        <w:r>
          <w:t>Absolute UniFrac is most informative when variation in microbial load is expected to carry ecological meaning rather than being a nuisance variable. The choice of α determines how strongly abundance differences influence the metric, and should therefore be selected based on the hypothesis, not by convention. In settings where biomass is central to the mechanism under study, higher α values appropriately foreground that signal, whereas in cases where load variation is incidental or confounding, lower α values maintain interpretability. Framing α as a hypothesis-driven choice repositions β-diversity from a default normalization step to an explicit ecological decision.</w:t>
        </w:r>
      </w:ins>
    </w:p>
    <w:tbl>
      <w:tblPr>
        <w:tblStyle w:val="TableGrid"/>
        <w:tblW w:w="0" w:type="auto"/>
        <w:shd w:val="clear" w:color="auto" w:fill="FFFFFF" w:themeFill="background1"/>
        <w:tblLook w:val="04A0" w:firstRow="1" w:lastRow="0" w:firstColumn="1" w:lastColumn="0" w:noHBand="0" w:noVBand="1"/>
      </w:tblPr>
      <w:tblGrid>
        <w:gridCol w:w="941"/>
        <w:gridCol w:w="551"/>
        <w:gridCol w:w="1067"/>
        <w:gridCol w:w="1065"/>
        <w:gridCol w:w="1163"/>
        <w:gridCol w:w="1016"/>
        <w:gridCol w:w="2038"/>
        <w:gridCol w:w="1509"/>
        <w:tblGridChange w:id="1092">
          <w:tblGrid>
            <w:gridCol w:w="941"/>
            <w:gridCol w:w="33"/>
            <w:gridCol w:w="518"/>
            <w:gridCol w:w="44"/>
            <w:gridCol w:w="1023"/>
            <w:gridCol w:w="73"/>
            <w:gridCol w:w="992"/>
            <w:gridCol w:w="106"/>
            <w:gridCol w:w="1057"/>
            <w:gridCol w:w="139"/>
            <w:gridCol w:w="877"/>
            <w:gridCol w:w="937"/>
            <w:gridCol w:w="1062"/>
            <w:gridCol w:w="39"/>
            <w:gridCol w:w="1509"/>
          </w:tblGrid>
        </w:tblGridChange>
      </w:tblGrid>
      <w:tr w:rsidR="00BB1FB4" w:rsidRPr="00BB1FB4" w14:paraId="053020C6" w14:textId="77777777" w:rsidTr="00BB1FB4">
        <w:trPr>
          <w:trHeight w:val="221"/>
          <w:ins w:id="1093" w:author="Augustus Raymond Pendleton" w:date="2025-10-29T14:37:00Z"/>
        </w:trPr>
        <w:tc>
          <w:tcPr>
            <w:tcW w:w="5803" w:type="dxa"/>
            <w:gridSpan w:val="6"/>
            <w:shd w:val="clear" w:color="auto" w:fill="FFFFFF" w:themeFill="background1"/>
            <w:vAlign w:val="center"/>
          </w:tcPr>
          <w:p w14:paraId="62ADA7E0" w14:textId="77777777" w:rsidR="00BB1FB4" w:rsidRPr="00BB1FB4" w:rsidRDefault="00BB1FB4" w:rsidP="00BB1FB4">
            <w:pPr>
              <w:pStyle w:val="p1"/>
              <w:jc w:val="center"/>
              <w:rPr>
                <w:ins w:id="1094" w:author="Augustus Raymond Pendleton" w:date="2025-10-29T14:49:00Z" w16du:dateUtc="2025-10-29T18:49:00Z"/>
                <w:sz w:val="20"/>
                <w:szCs w:val="20"/>
                <w:rPrChange w:id="1095" w:author="Augustus Raymond Pendleton" w:date="2025-10-29T14:50:00Z" w16du:dateUtc="2025-10-29T18:50:00Z">
                  <w:rPr>
                    <w:ins w:id="1096" w:author="Augustus Raymond Pendleton" w:date="2025-10-29T14:49:00Z" w16du:dateUtc="2025-10-29T18:49:00Z"/>
                    <w:sz w:val="22"/>
                    <w:szCs w:val="22"/>
                  </w:rPr>
                </w:rPrChange>
              </w:rPr>
            </w:pPr>
          </w:p>
        </w:tc>
        <w:tc>
          <w:tcPr>
            <w:tcW w:w="2038" w:type="dxa"/>
            <w:shd w:val="clear" w:color="auto" w:fill="FFFFFF" w:themeFill="background1"/>
            <w:vAlign w:val="center"/>
          </w:tcPr>
          <w:p w14:paraId="239B5492" w14:textId="7D23D4F5" w:rsidR="00BB1FB4" w:rsidRPr="00BB1FB4" w:rsidRDefault="00BB1FB4" w:rsidP="00BB1FB4">
            <w:pPr>
              <w:pStyle w:val="p1"/>
              <w:jc w:val="center"/>
              <w:rPr>
                <w:ins w:id="1097" w:author="Augustus Raymond Pendleton" w:date="2025-10-29T14:39:00Z" w16du:dateUtc="2025-10-29T18:39:00Z"/>
                <w:sz w:val="20"/>
                <w:szCs w:val="20"/>
                <w:rPrChange w:id="1098" w:author="Augustus Raymond Pendleton" w:date="2025-10-29T14:50:00Z" w16du:dateUtc="2025-10-29T18:50:00Z">
                  <w:rPr>
                    <w:ins w:id="1099" w:author="Augustus Raymond Pendleton" w:date="2025-10-29T14:39:00Z" w16du:dateUtc="2025-10-29T18:39:00Z"/>
                  </w:rPr>
                </w:rPrChange>
              </w:rPr>
            </w:pPr>
            <w:ins w:id="1100" w:author="Augustus Raymond Pendleton" w:date="2025-10-29T14:39:00Z" w16du:dateUtc="2025-10-29T18:39:00Z">
              <w:r w:rsidRPr="00BB1FB4">
                <w:rPr>
                  <w:sz w:val="20"/>
                  <w:szCs w:val="20"/>
                  <w:rPrChange w:id="1101" w:author="Augustus Raymond Pendleton" w:date="2025-10-29T14:50:00Z" w16du:dateUtc="2025-10-29T18:50:00Z">
                    <w:rPr/>
                  </w:rPrChange>
                </w:rPr>
                <w:t>Metric to Use</w:t>
              </w:r>
            </w:ins>
          </w:p>
        </w:tc>
        <w:tc>
          <w:tcPr>
            <w:tcW w:w="1509" w:type="dxa"/>
            <w:shd w:val="clear" w:color="auto" w:fill="FFFFFF" w:themeFill="background1"/>
            <w:vAlign w:val="center"/>
          </w:tcPr>
          <w:p w14:paraId="0BEAB4D0" w14:textId="4910C67C" w:rsidR="00BB1FB4" w:rsidRPr="00BB1FB4" w:rsidRDefault="00BB1FB4" w:rsidP="005B0677">
            <w:pPr>
              <w:pStyle w:val="p1"/>
              <w:jc w:val="center"/>
              <w:rPr>
                <w:ins w:id="1102" w:author="Augustus Raymond Pendleton" w:date="2025-10-29T14:37:00Z" w16du:dateUtc="2025-10-29T18:37:00Z"/>
                <w:sz w:val="20"/>
                <w:szCs w:val="20"/>
                <w:rPrChange w:id="1103" w:author="Augustus Raymond Pendleton" w:date="2025-10-29T14:50:00Z" w16du:dateUtc="2025-10-29T18:50:00Z">
                  <w:rPr>
                    <w:ins w:id="1104" w:author="Augustus Raymond Pendleton" w:date="2025-10-29T14:37:00Z" w16du:dateUtc="2025-10-29T18:37:00Z"/>
                  </w:rPr>
                </w:rPrChange>
              </w:rPr>
            </w:pPr>
            <w:ins w:id="1105" w:author="Augustus Raymond Pendleton" w:date="2025-10-29T14:37:00Z" w16du:dateUtc="2025-10-29T18:37:00Z">
              <w:r w:rsidRPr="00BB1FB4">
                <w:rPr>
                  <w:sz w:val="20"/>
                  <w:szCs w:val="20"/>
                  <w:rPrChange w:id="1106" w:author="Augustus Raymond Pendleton" w:date="2025-10-29T14:50:00Z" w16du:dateUtc="2025-10-29T18:50:00Z">
                    <w:rPr/>
                  </w:rPrChange>
                </w:rPr>
                <w:t>Example</w:t>
              </w:r>
            </w:ins>
          </w:p>
        </w:tc>
      </w:tr>
      <w:tr w:rsidR="00340F0D" w:rsidRPr="00340F0D" w14:paraId="436E4EA4" w14:textId="77777777" w:rsidTr="00F035EF">
        <w:trPr>
          <w:trHeight w:val="221"/>
          <w:ins w:id="1107" w:author="Augustus Raymond Pendleton" w:date="2025-10-29T11:35:00Z"/>
        </w:trPr>
        <w:tc>
          <w:tcPr>
            <w:tcW w:w="941" w:type="dxa"/>
            <w:vMerge w:val="restart"/>
            <w:shd w:val="clear" w:color="auto" w:fill="FFFFFF" w:themeFill="background1"/>
            <w:vAlign w:val="center"/>
          </w:tcPr>
          <w:p w14:paraId="018A1308" w14:textId="4D4AA493" w:rsidR="00340F0D" w:rsidRPr="00BB1FB4" w:rsidRDefault="00340F0D">
            <w:pPr>
              <w:pStyle w:val="p1"/>
              <w:jc w:val="center"/>
              <w:rPr>
                <w:ins w:id="1108" w:author="Augustus Raymond Pendleton" w:date="2025-10-29T11:35:00Z" w16du:dateUtc="2025-10-29T15:35:00Z"/>
                <w:sz w:val="20"/>
                <w:szCs w:val="20"/>
                <w:rPrChange w:id="1109" w:author="Augustus Raymond Pendleton" w:date="2025-10-29T14:50:00Z" w16du:dateUtc="2025-10-29T18:50:00Z">
                  <w:rPr>
                    <w:ins w:id="1110" w:author="Augustus Raymond Pendleton" w:date="2025-10-29T11:35:00Z" w16du:dateUtc="2025-10-29T15:35:00Z"/>
                  </w:rPr>
                </w:rPrChange>
              </w:rPr>
              <w:pPrChange w:id="1111" w:author="Augustus Raymond Pendleton" w:date="2025-10-29T11:40:00Z" w16du:dateUtc="2025-10-29T15:40:00Z">
                <w:pPr>
                  <w:pStyle w:val="p1"/>
                </w:pPr>
              </w:pPrChange>
            </w:pPr>
            <w:ins w:id="1112" w:author="Augustus Raymond Pendleton" w:date="2025-10-29T14:31:00Z" w16du:dateUtc="2025-10-29T18:31:00Z">
              <w:r w:rsidRPr="00BB1FB4">
                <w:rPr>
                  <w:sz w:val="20"/>
                  <w:szCs w:val="20"/>
                  <w:rPrChange w:id="1113" w:author="Augustus Raymond Pendleton" w:date="2025-10-29T14:50:00Z" w16du:dateUtc="2025-10-29T18:50:00Z">
                    <w:rPr/>
                  </w:rPrChange>
                </w:rPr>
                <w:t>Treat closely related lineages as similar</w:t>
              </w:r>
            </w:ins>
            <w:ins w:id="1114" w:author="Augustus Raymond Pendleton" w:date="2025-10-29T11:39:00Z" w16du:dateUtc="2025-10-29T15:39:00Z">
              <w:r w:rsidRPr="00BB1FB4">
                <w:rPr>
                  <w:sz w:val="20"/>
                  <w:szCs w:val="20"/>
                  <w:rPrChange w:id="1115" w:author="Augustus Raymond Pendleton" w:date="2025-10-29T14:50:00Z" w16du:dateUtc="2025-10-29T18:50:00Z">
                    <w:rPr/>
                  </w:rPrChange>
                </w:rPr>
                <w:t>?</w:t>
              </w:r>
            </w:ins>
          </w:p>
        </w:tc>
        <w:tc>
          <w:tcPr>
            <w:tcW w:w="551" w:type="dxa"/>
            <w:vMerge w:val="restart"/>
            <w:shd w:val="clear" w:color="auto" w:fill="FFFFFF" w:themeFill="background1"/>
            <w:vAlign w:val="center"/>
          </w:tcPr>
          <w:p w14:paraId="2908C5D1" w14:textId="33758552" w:rsidR="00340F0D" w:rsidRPr="00BB1FB4" w:rsidRDefault="00340F0D">
            <w:pPr>
              <w:pStyle w:val="p1"/>
              <w:jc w:val="center"/>
              <w:rPr>
                <w:ins w:id="1116" w:author="Augustus Raymond Pendleton" w:date="2025-10-29T11:35:00Z" w16du:dateUtc="2025-10-29T15:35:00Z"/>
                <w:sz w:val="20"/>
                <w:szCs w:val="20"/>
                <w:rPrChange w:id="1117" w:author="Augustus Raymond Pendleton" w:date="2025-10-29T14:50:00Z" w16du:dateUtc="2025-10-29T18:50:00Z">
                  <w:rPr>
                    <w:ins w:id="1118" w:author="Augustus Raymond Pendleton" w:date="2025-10-29T11:35:00Z" w16du:dateUtc="2025-10-29T15:35:00Z"/>
                  </w:rPr>
                </w:rPrChange>
              </w:rPr>
              <w:pPrChange w:id="1119" w:author="Augustus Raymond Pendleton" w:date="2025-10-29T11:40:00Z" w16du:dateUtc="2025-10-29T15:40:00Z">
                <w:pPr>
                  <w:pStyle w:val="p1"/>
                </w:pPr>
              </w:pPrChange>
            </w:pPr>
            <w:ins w:id="1120" w:author="Augustus Raymond Pendleton" w:date="2025-10-29T11:40:00Z" w16du:dateUtc="2025-10-29T15:40:00Z">
              <w:r w:rsidRPr="00BB1FB4">
                <w:rPr>
                  <w:sz w:val="20"/>
                  <w:szCs w:val="20"/>
                  <w:rPrChange w:id="1121" w:author="Augustus Raymond Pendleton" w:date="2025-10-29T14:50:00Z" w16du:dateUtc="2025-10-29T18:50:00Z">
                    <w:rPr/>
                  </w:rPrChange>
                </w:rPr>
                <w:t>Yes</w:t>
              </w:r>
            </w:ins>
          </w:p>
        </w:tc>
        <w:tc>
          <w:tcPr>
            <w:tcW w:w="1067" w:type="dxa"/>
            <w:vMerge w:val="restart"/>
            <w:shd w:val="clear" w:color="auto" w:fill="FFFFFF" w:themeFill="background1"/>
            <w:vAlign w:val="center"/>
          </w:tcPr>
          <w:p w14:paraId="5099A756" w14:textId="69DA27C9" w:rsidR="00340F0D" w:rsidRPr="00BB1FB4" w:rsidRDefault="00340F0D">
            <w:pPr>
              <w:pStyle w:val="p1"/>
              <w:jc w:val="center"/>
              <w:rPr>
                <w:ins w:id="1122" w:author="Augustus Raymond Pendleton" w:date="2025-10-29T11:35:00Z" w16du:dateUtc="2025-10-29T15:35:00Z"/>
                <w:sz w:val="20"/>
                <w:szCs w:val="20"/>
                <w:rPrChange w:id="1123" w:author="Augustus Raymond Pendleton" w:date="2025-10-29T14:50:00Z" w16du:dateUtc="2025-10-29T18:50:00Z">
                  <w:rPr>
                    <w:ins w:id="1124" w:author="Augustus Raymond Pendleton" w:date="2025-10-29T11:35:00Z" w16du:dateUtc="2025-10-29T15:35:00Z"/>
                  </w:rPr>
                </w:rPrChange>
              </w:rPr>
              <w:pPrChange w:id="1125" w:author="Augustus Raymond Pendleton" w:date="2025-10-29T11:40:00Z" w16du:dateUtc="2025-10-29T15:40:00Z">
                <w:pPr>
                  <w:pStyle w:val="p1"/>
                </w:pPr>
              </w:pPrChange>
            </w:pPr>
            <w:ins w:id="1126" w:author="Augustus Raymond Pendleton" w:date="2025-10-29T14:33:00Z" w16du:dateUtc="2025-10-29T18:33:00Z">
              <w:r w:rsidRPr="00BB1FB4">
                <w:rPr>
                  <w:sz w:val="20"/>
                  <w:szCs w:val="20"/>
                  <w:rPrChange w:id="1127" w:author="Augustus Raymond Pendleton" w:date="2025-10-29T14:50:00Z" w16du:dateUtc="2025-10-29T18:50:00Z">
                    <w:rPr/>
                  </w:rPrChange>
                </w:rPr>
                <w:t>How relevant is micro</w:t>
              </w:r>
            </w:ins>
            <w:ins w:id="1128" w:author="Augustus Raymond Pendleton" w:date="2025-10-29T14:34:00Z" w16du:dateUtc="2025-10-29T18:34:00Z">
              <w:r w:rsidRPr="00BB1FB4">
                <w:rPr>
                  <w:sz w:val="20"/>
                  <w:szCs w:val="20"/>
                  <w:rPrChange w:id="1129" w:author="Augustus Raymond Pendleton" w:date="2025-10-29T14:50:00Z" w16du:dateUtc="2025-10-29T18:50:00Z">
                    <w:rPr/>
                  </w:rPrChange>
                </w:rPr>
                <w:t>bial load?</w:t>
              </w:r>
            </w:ins>
          </w:p>
        </w:tc>
        <w:tc>
          <w:tcPr>
            <w:tcW w:w="3244" w:type="dxa"/>
            <w:gridSpan w:val="3"/>
            <w:shd w:val="clear" w:color="auto" w:fill="FFFFFF" w:themeFill="background1"/>
            <w:vAlign w:val="center"/>
          </w:tcPr>
          <w:p w14:paraId="29796AFF" w14:textId="03D377EF" w:rsidR="00340F0D" w:rsidRPr="00BB1FB4" w:rsidRDefault="00340F0D" w:rsidP="00BB1FB4">
            <w:pPr>
              <w:pStyle w:val="p1"/>
              <w:jc w:val="center"/>
              <w:rPr>
                <w:ins w:id="1130" w:author="Augustus Raymond Pendleton" w:date="2025-10-29T14:49:00Z" w16du:dateUtc="2025-10-29T18:49:00Z"/>
                <w:rFonts w:eastAsiaTheme="minorEastAsia"/>
                <w:i/>
                <w:iCs/>
                <w:sz w:val="20"/>
                <w:szCs w:val="20"/>
                <w:rPrChange w:id="1131" w:author="Augustus Raymond Pendleton" w:date="2025-10-29T14:50:00Z" w16du:dateUtc="2025-10-29T18:50:00Z">
                  <w:rPr>
                    <w:ins w:id="1132" w:author="Augustus Raymond Pendleton" w:date="2025-10-29T14:49:00Z" w16du:dateUtc="2025-10-29T18:49:00Z"/>
                    <w:rFonts w:eastAsiaTheme="minorEastAsia"/>
                    <w:i/>
                    <w:iCs/>
                    <w:sz w:val="22"/>
                    <w:szCs w:val="22"/>
                  </w:rPr>
                </w:rPrChange>
              </w:rPr>
            </w:pPr>
            <w:ins w:id="1133" w:author="Augustus Raymond Pendleton" w:date="2025-10-29T14:34:00Z" w16du:dateUtc="2025-10-29T18:34:00Z">
              <w:r w:rsidRPr="00BB1FB4">
                <w:rPr>
                  <w:sz w:val="20"/>
                  <w:szCs w:val="20"/>
                  <w:rPrChange w:id="1134" w:author="Augustus Raymond Pendleton" w:date="2025-10-29T14:50:00Z" w16du:dateUtc="2025-10-29T18:50:00Z">
                    <w:rPr/>
                  </w:rPrChange>
                </w:rPr>
                <w:t>Central to hypothesis</w:t>
              </w:r>
            </w:ins>
          </w:p>
        </w:tc>
        <w:tc>
          <w:tcPr>
            <w:tcW w:w="2038" w:type="dxa"/>
            <w:shd w:val="clear" w:color="auto" w:fill="FFFFFF" w:themeFill="background1"/>
            <w:vAlign w:val="center"/>
          </w:tcPr>
          <w:p w14:paraId="6A39283D" w14:textId="3B0E2A4C" w:rsidR="00340F0D" w:rsidRPr="00BB1FB4" w:rsidRDefault="00340F0D" w:rsidP="00BB1FB4">
            <w:pPr>
              <w:pStyle w:val="p1"/>
              <w:jc w:val="center"/>
              <w:rPr>
                <w:ins w:id="1135" w:author="Augustus Raymond Pendleton" w:date="2025-10-29T14:39:00Z" w16du:dateUtc="2025-10-29T18:39:00Z"/>
                <w:sz w:val="20"/>
                <w:szCs w:val="20"/>
                <w:rPrChange w:id="1136" w:author="Augustus Raymond Pendleton" w:date="2025-10-29T14:50:00Z" w16du:dateUtc="2025-10-29T18:50:00Z">
                  <w:rPr>
                    <w:ins w:id="1137" w:author="Augustus Raymond Pendleton" w:date="2025-10-29T14:39:00Z" w16du:dateUtc="2025-10-29T18:39:00Z"/>
                  </w:rPr>
                </w:rPrChange>
              </w:rPr>
            </w:pPr>
            <w:ins w:id="1138" w:author="Augustus Raymond Pendleton" w:date="2025-10-29T14:39:00Z" w16du:dateUtc="2025-10-29T18:39:00Z">
              <w:r w:rsidRPr="00BB1FB4">
                <w:rPr>
                  <w:rFonts w:eastAsiaTheme="minorEastAsia"/>
                  <w:i/>
                  <w:iCs/>
                  <w:sz w:val="20"/>
                  <w:szCs w:val="20"/>
                  <w:rPrChange w:id="1139"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140" w:author="Augustus Raymond Pendleton" w:date="2025-10-29T14:50:00Z" w16du:dateUtc="2025-10-29T18:50:00Z">
                    <w:rPr>
                      <w:rFonts w:eastAsiaTheme="minorEastAsia"/>
                      <w:i/>
                      <w:iCs/>
                      <w:vertAlign w:val="superscript"/>
                    </w:rPr>
                  </w:rPrChange>
                </w:rPr>
                <w:t>A</w:t>
              </w:r>
              <w:r w:rsidRPr="00BB1FB4">
                <w:rPr>
                  <w:rFonts w:eastAsiaTheme="minorEastAsia"/>
                  <w:i/>
                  <w:iCs/>
                  <w:sz w:val="20"/>
                  <w:szCs w:val="20"/>
                  <w:rPrChange w:id="1141" w:author="Augustus Raymond Pendleton" w:date="2025-10-29T14:50:00Z" w16du:dateUtc="2025-10-29T18:50:00Z">
                    <w:rPr>
                      <w:rFonts w:eastAsiaTheme="minorEastAsia"/>
                      <w:i/>
                      <w:iCs/>
                    </w:rPr>
                  </w:rPrChange>
                </w:rPr>
                <w:t xml:space="preserve">, </w:t>
              </w:r>
            </w:ins>
            <m:oMath>
              <m:r>
                <w:ins w:id="1142" w:author="Augustus Raymond Pendleton" w:date="2025-10-29T14:39:00Z" w16du:dateUtc="2025-10-29T18:39:00Z">
                  <w:rPr>
                    <w:rFonts w:ascii="Cambria Math" w:hAnsi="Cambria Math"/>
                    <w:sz w:val="20"/>
                    <w:szCs w:val="20"/>
                    <w:rPrChange w:id="1143" w:author="Augustus Raymond Pendleton" w:date="2025-10-29T14:50:00Z" w16du:dateUtc="2025-10-29T18:50:00Z">
                      <w:rPr>
                        <w:rFonts w:ascii="Cambria Math" w:hAnsi="Cambria Math"/>
                      </w:rPr>
                    </w:rPrChange>
                  </w:rPr>
                  <m:t>α</m:t>
                </w:ins>
              </m:r>
            </m:oMath>
            <w:ins w:id="1144" w:author="Augustus Raymond Pendleton" w:date="2025-10-29T14:39:00Z" w16du:dateUtc="2025-10-29T18:39:00Z">
              <w:r w:rsidRPr="00BB1FB4">
                <w:rPr>
                  <w:rFonts w:eastAsiaTheme="minorEastAsia"/>
                  <w:i/>
                  <w:sz w:val="20"/>
                  <w:szCs w:val="20"/>
                  <w:rPrChange w:id="1145" w:author="Augustus Raymond Pendleton" w:date="2025-10-29T14:50:00Z" w16du:dateUtc="2025-10-29T18:50:00Z">
                    <w:rPr>
                      <w:rFonts w:eastAsiaTheme="minorEastAsia"/>
                      <w:i/>
                    </w:rPr>
                  </w:rPrChange>
                </w:rPr>
                <w:t xml:space="preserve"> &gt; 0.5</w:t>
              </w:r>
            </w:ins>
          </w:p>
        </w:tc>
        <w:tc>
          <w:tcPr>
            <w:tcW w:w="1509" w:type="dxa"/>
            <w:shd w:val="clear" w:color="auto" w:fill="FFFFFF" w:themeFill="background1"/>
            <w:vAlign w:val="center"/>
          </w:tcPr>
          <w:p w14:paraId="217C9509" w14:textId="500AC6C2" w:rsidR="00340F0D" w:rsidRPr="00BB1FB4" w:rsidRDefault="00340F0D">
            <w:pPr>
              <w:pStyle w:val="p1"/>
              <w:jc w:val="center"/>
              <w:rPr>
                <w:ins w:id="1146" w:author="Augustus Raymond Pendleton" w:date="2025-10-29T11:35:00Z" w16du:dateUtc="2025-10-29T15:35:00Z"/>
                <w:sz w:val="20"/>
                <w:szCs w:val="20"/>
                <w:rPrChange w:id="1147" w:author="Augustus Raymond Pendleton" w:date="2025-10-29T14:50:00Z" w16du:dateUtc="2025-10-29T18:50:00Z">
                  <w:rPr>
                    <w:ins w:id="1148" w:author="Augustus Raymond Pendleton" w:date="2025-10-29T11:35:00Z" w16du:dateUtc="2025-10-29T15:35:00Z"/>
                  </w:rPr>
                </w:rPrChange>
              </w:rPr>
              <w:pPrChange w:id="1149" w:author="Augustus Raymond Pendleton" w:date="2025-10-29T11:40:00Z" w16du:dateUtc="2025-10-29T15:40:00Z">
                <w:pPr>
                  <w:pStyle w:val="p1"/>
                </w:pPr>
              </w:pPrChange>
            </w:pPr>
            <w:ins w:id="1150" w:author="Augustus Raymond Pendleton" w:date="2025-10-29T14:46:00Z" w16du:dateUtc="2025-10-29T18:46:00Z">
              <w:r w:rsidRPr="00BB1FB4">
                <w:rPr>
                  <w:sz w:val="20"/>
                  <w:szCs w:val="20"/>
                  <w:rPrChange w:id="1151" w:author="Augustus Raymond Pendleton" w:date="2025-10-29T14:50:00Z" w16du:dateUtc="2025-10-29T18:50:00Z">
                    <w:rPr>
                      <w:sz w:val="22"/>
                      <w:szCs w:val="22"/>
                    </w:rPr>
                  </w:rPrChange>
                </w:rPr>
                <w:t>Cyanobacterial bloom, pathogen proliferation</w:t>
              </w:r>
            </w:ins>
          </w:p>
        </w:tc>
      </w:tr>
      <w:tr w:rsidR="00340F0D" w:rsidRPr="00340F0D" w14:paraId="4F034B83" w14:textId="77777777" w:rsidTr="00EE30AE">
        <w:trPr>
          <w:trHeight w:val="194"/>
          <w:ins w:id="1152" w:author="Augustus Raymond Pendleton" w:date="2025-10-29T11:35:00Z"/>
        </w:trPr>
        <w:tc>
          <w:tcPr>
            <w:tcW w:w="941" w:type="dxa"/>
            <w:vMerge/>
            <w:shd w:val="clear" w:color="auto" w:fill="FFFFFF" w:themeFill="background1"/>
            <w:vAlign w:val="center"/>
          </w:tcPr>
          <w:p w14:paraId="18967311" w14:textId="77777777" w:rsidR="00340F0D" w:rsidRPr="00BB1FB4" w:rsidRDefault="00340F0D" w:rsidP="005B0677">
            <w:pPr>
              <w:pStyle w:val="p1"/>
              <w:jc w:val="center"/>
              <w:rPr>
                <w:ins w:id="1153" w:author="Augustus Raymond Pendleton" w:date="2025-10-29T14:31:00Z" w16du:dateUtc="2025-10-29T18:31:00Z"/>
                <w:sz w:val="20"/>
                <w:szCs w:val="20"/>
                <w:rPrChange w:id="1154" w:author="Augustus Raymond Pendleton" w:date="2025-10-29T14:50:00Z" w16du:dateUtc="2025-10-29T18:50:00Z">
                  <w:rPr>
                    <w:ins w:id="1155" w:author="Augustus Raymond Pendleton" w:date="2025-10-29T14:31:00Z" w16du:dateUtc="2025-10-29T18:31:00Z"/>
                  </w:rPr>
                </w:rPrChange>
              </w:rPr>
            </w:pPr>
          </w:p>
        </w:tc>
        <w:tc>
          <w:tcPr>
            <w:tcW w:w="551" w:type="dxa"/>
            <w:vMerge/>
            <w:shd w:val="clear" w:color="auto" w:fill="FFFFFF" w:themeFill="background1"/>
            <w:vAlign w:val="center"/>
          </w:tcPr>
          <w:p w14:paraId="5EC906F3" w14:textId="77777777" w:rsidR="00340F0D" w:rsidRPr="00BB1FB4" w:rsidRDefault="00340F0D" w:rsidP="005B0677">
            <w:pPr>
              <w:pStyle w:val="p1"/>
              <w:jc w:val="center"/>
              <w:rPr>
                <w:ins w:id="1156" w:author="Augustus Raymond Pendleton" w:date="2025-10-29T11:40:00Z" w16du:dateUtc="2025-10-29T15:40:00Z"/>
                <w:sz w:val="20"/>
                <w:szCs w:val="20"/>
                <w:rPrChange w:id="1157" w:author="Augustus Raymond Pendleton" w:date="2025-10-29T14:50:00Z" w16du:dateUtc="2025-10-29T18:50:00Z">
                  <w:rPr>
                    <w:ins w:id="1158" w:author="Augustus Raymond Pendleton" w:date="2025-10-29T11:40:00Z" w16du:dateUtc="2025-10-29T15:40:00Z"/>
                  </w:rPr>
                </w:rPrChange>
              </w:rPr>
            </w:pPr>
          </w:p>
        </w:tc>
        <w:tc>
          <w:tcPr>
            <w:tcW w:w="1067" w:type="dxa"/>
            <w:vMerge/>
            <w:shd w:val="clear" w:color="auto" w:fill="FFFFFF" w:themeFill="background1"/>
            <w:vAlign w:val="center"/>
          </w:tcPr>
          <w:p w14:paraId="611C85D2" w14:textId="77777777" w:rsidR="00340F0D" w:rsidRPr="00BB1FB4" w:rsidRDefault="00340F0D" w:rsidP="005B0677">
            <w:pPr>
              <w:pStyle w:val="p1"/>
              <w:jc w:val="center"/>
              <w:rPr>
                <w:ins w:id="1159" w:author="Augustus Raymond Pendleton" w:date="2025-10-29T14:31:00Z" w16du:dateUtc="2025-10-29T18:31:00Z"/>
                <w:sz w:val="20"/>
                <w:szCs w:val="20"/>
                <w:rPrChange w:id="1160" w:author="Augustus Raymond Pendleton" w:date="2025-10-29T14:50:00Z" w16du:dateUtc="2025-10-29T18:50:00Z">
                  <w:rPr>
                    <w:ins w:id="1161" w:author="Augustus Raymond Pendleton" w:date="2025-10-29T14:31:00Z" w16du:dateUtc="2025-10-29T18:31:00Z"/>
                  </w:rPr>
                </w:rPrChange>
              </w:rPr>
            </w:pPr>
          </w:p>
        </w:tc>
        <w:tc>
          <w:tcPr>
            <w:tcW w:w="3244" w:type="dxa"/>
            <w:gridSpan w:val="3"/>
            <w:shd w:val="clear" w:color="auto" w:fill="FFFFFF" w:themeFill="background1"/>
            <w:vAlign w:val="center"/>
          </w:tcPr>
          <w:p w14:paraId="56079904" w14:textId="5AA4DB81" w:rsidR="00340F0D" w:rsidRPr="00BB1FB4" w:rsidRDefault="00340F0D" w:rsidP="00BB1FB4">
            <w:pPr>
              <w:pStyle w:val="p1"/>
              <w:jc w:val="center"/>
              <w:rPr>
                <w:ins w:id="1162" w:author="Augustus Raymond Pendleton" w:date="2025-10-29T14:49:00Z" w16du:dateUtc="2025-10-29T18:49:00Z"/>
                <w:rFonts w:eastAsiaTheme="minorEastAsia"/>
                <w:i/>
                <w:iCs/>
                <w:sz w:val="20"/>
                <w:szCs w:val="20"/>
                <w:rPrChange w:id="1163" w:author="Augustus Raymond Pendleton" w:date="2025-10-29T14:50:00Z" w16du:dateUtc="2025-10-29T18:50:00Z">
                  <w:rPr>
                    <w:ins w:id="1164" w:author="Augustus Raymond Pendleton" w:date="2025-10-29T14:49:00Z" w16du:dateUtc="2025-10-29T18:49:00Z"/>
                    <w:rFonts w:eastAsiaTheme="minorEastAsia"/>
                    <w:i/>
                    <w:iCs/>
                    <w:sz w:val="22"/>
                    <w:szCs w:val="22"/>
                  </w:rPr>
                </w:rPrChange>
              </w:rPr>
            </w:pPr>
            <w:ins w:id="1165" w:author="Augustus Raymond Pendleton" w:date="2025-10-29T14:34:00Z" w16du:dateUtc="2025-10-29T18:34:00Z">
              <w:r w:rsidRPr="00BB1FB4">
                <w:rPr>
                  <w:sz w:val="20"/>
                  <w:szCs w:val="20"/>
                  <w:rPrChange w:id="1166" w:author="Augustus Raymond Pendleton" w:date="2025-10-29T14:50:00Z" w16du:dateUtc="2025-10-29T18:50:00Z">
                    <w:rPr/>
                  </w:rPrChange>
                </w:rPr>
                <w:t>Relevant, but associated with other variables of interest</w:t>
              </w:r>
            </w:ins>
          </w:p>
        </w:tc>
        <w:tc>
          <w:tcPr>
            <w:tcW w:w="2038" w:type="dxa"/>
            <w:shd w:val="clear" w:color="auto" w:fill="FFFFFF" w:themeFill="background1"/>
            <w:vAlign w:val="center"/>
          </w:tcPr>
          <w:p w14:paraId="2AAD1711" w14:textId="320A73C2" w:rsidR="00340F0D" w:rsidRPr="00BB1FB4" w:rsidRDefault="00340F0D" w:rsidP="00BB1FB4">
            <w:pPr>
              <w:pStyle w:val="p1"/>
              <w:jc w:val="center"/>
              <w:rPr>
                <w:ins w:id="1167" w:author="Augustus Raymond Pendleton" w:date="2025-10-29T14:39:00Z" w16du:dateUtc="2025-10-29T18:39:00Z"/>
                <w:sz w:val="20"/>
                <w:szCs w:val="20"/>
                <w:rPrChange w:id="1168" w:author="Augustus Raymond Pendleton" w:date="2025-10-29T14:50:00Z" w16du:dateUtc="2025-10-29T18:50:00Z">
                  <w:rPr>
                    <w:ins w:id="1169" w:author="Augustus Raymond Pendleton" w:date="2025-10-29T14:39:00Z" w16du:dateUtc="2025-10-29T18:39:00Z"/>
                  </w:rPr>
                </w:rPrChange>
              </w:rPr>
            </w:pPr>
            <w:ins w:id="1170" w:author="Augustus Raymond Pendleton" w:date="2025-10-29T14:39:00Z" w16du:dateUtc="2025-10-29T18:39:00Z">
              <w:r w:rsidRPr="00BB1FB4">
                <w:rPr>
                  <w:rFonts w:eastAsiaTheme="minorEastAsia"/>
                  <w:i/>
                  <w:iCs/>
                  <w:sz w:val="20"/>
                  <w:szCs w:val="20"/>
                  <w:rPrChange w:id="1171"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172" w:author="Augustus Raymond Pendleton" w:date="2025-10-29T14:50:00Z" w16du:dateUtc="2025-10-29T18:50:00Z">
                    <w:rPr>
                      <w:rFonts w:eastAsiaTheme="minorEastAsia"/>
                      <w:i/>
                      <w:iCs/>
                      <w:vertAlign w:val="superscript"/>
                    </w:rPr>
                  </w:rPrChange>
                </w:rPr>
                <w:t>A</w:t>
              </w:r>
              <w:r w:rsidRPr="00BB1FB4">
                <w:rPr>
                  <w:rFonts w:eastAsiaTheme="minorEastAsia"/>
                  <w:i/>
                  <w:iCs/>
                  <w:sz w:val="20"/>
                  <w:szCs w:val="20"/>
                  <w:rPrChange w:id="1173" w:author="Augustus Raymond Pendleton" w:date="2025-10-29T14:50:00Z" w16du:dateUtc="2025-10-29T18:50:00Z">
                    <w:rPr>
                      <w:rFonts w:eastAsiaTheme="minorEastAsia"/>
                      <w:i/>
                      <w:iCs/>
                    </w:rPr>
                  </w:rPrChange>
                </w:rPr>
                <w:t xml:space="preserve">, 0.1 &lt; </w:t>
              </w:r>
            </w:ins>
            <m:oMath>
              <m:r>
                <w:ins w:id="1174" w:author="Augustus Raymond Pendleton" w:date="2025-10-29T14:39:00Z" w16du:dateUtc="2025-10-29T18:39:00Z">
                  <w:rPr>
                    <w:rFonts w:ascii="Cambria Math" w:hAnsi="Cambria Math"/>
                    <w:sz w:val="20"/>
                    <w:szCs w:val="20"/>
                    <w:rPrChange w:id="1175" w:author="Augustus Raymond Pendleton" w:date="2025-10-29T14:50:00Z" w16du:dateUtc="2025-10-29T18:50:00Z">
                      <w:rPr>
                        <w:rFonts w:ascii="Cambria Math" w:hAnsi="Cambria Math"/>
                      </w:rPr>
                    </w:rPrChange>
                  </w:rPr>
                  <m:t>α</m:t>
                </w:ins>
              </m:r>
            </m:oMath>
            <w:ins w:id="1176" w:author="Augustus Raymond Pendleton" w:date="2025-10-29T14:39:00Z" w16du:dateUtc="2025-10-29T18:39:00Z">
              <w:r w:rsidRPr="00BB1FB4">
                <w:rPr>
                  <w:rFonts w:eastAsiaTheme="minorEastAsia"/>
                  <w:i/>
                  <w:sz w:val="20"/>
                  <w:szCs w:val="20"/>
                  <w:rPrChange w:id="1177" w:author="Augustus Raymond Pendleton" w:date="2025-10-29T14:50:00Z" w16du:dateUtc="2025-10-29T18:50:00Z">
                    <w:rPr>
                      <w:rFonts w:eastAsiaTheme="minorEastAsia"/>
                      <w:i/>
                    </w:rPr>
                  </w:rPrChange>
                </w:rPr>
                <w:t xml:space="preserve"> &lt; 0.5</w:t>
              </w:r>
            </w:ins>
          </w:p>
        </w:tc>
        <w:tc>
          <w:tcPr>
            <w:tcW w:w="1509" w:type="dxa"/>
            <w:shd w:val="clear" w:color="auto" w:fill="FFFFFF" w:themeFill="background1"/>
            <w:vAlign w:val="center"/>
          </w:tcPr>
          <w:p w14:paraId="1A2315AD" w14:textId="05385A2E" w:rsidR="00340F0D" w:rsidRPr="00BB1FB4" w:rsidRDefault="00340F0D" w:rsidP="005B0677">
            <w:pPr>
              <w:pStyle w:val="p1"/>
              <w:jc w:val="center"/>
              <w:rPr>
                <w:ins w:id="1178" w:author="Augustus Raymond Pendleton" w:date="2025-10-29T11:35:00Z" w16du:dateUtc="2025-10-29T15:35:00Z"/>
                <w:sz w:val="20"/>
                <w:szCs w:val="20"/>
                <w:rPrChange w:id="1179" w:author="Augustus Raymond Pendleton" w:date="2025-10-29T14:50:00Z" w16du:dateUtc="2025-10-29T18:50:00Z">
                  <w:rPr>
                    <w:ins w:id="1180" w:author="Augustus Raymond Pendleton" w:date="2025-10-29T11:35:00Z" w16du:dateUtc="2025-10-29T15:35:00Z"/>
                  </w:rPr>
                </w:rPrChange>
              </w:rPr>
            </w:pPr>
            <w:ins w:id="1181" w:author="Augustus Raymond Pendleton" w:date="2025-10-29T14:46:00Z" w16du:dateUtc="2025-10-29T18:46:00Z">
              <w:r w:rsidRPr="00BB1FB4">
                <w:rPr>
                  <w:sz w:val="20"/>
                  <w:szCs w:val="20"/>
                  <w:rPrChange w:id="1182" w:author="Augustus Raymond Pendleton" w:date="2025-10-29T14:50:00Z" w16du:dateUtc="2025-10-29T18:50:00Z">
                    <w:rPr>
                      <w:sz w:val="22"/>
                      <w:szCs w:val="22"/>
                    </w:rPr>
                  </w:rPrChange>
                </w:rPr>
                <w:t>Compositional shifts in response to nutrient addition</w:t>
              </w:r>
            </w:ins>
          </w:p>
        </w:tc>
      </w:tr>
      <w:tr w:rsidR="00BB1FB4" w:rsidRPr="00BB1FB4" w14:paraId="4303850A" w14:textId="77777777" w:rsidTr="00BB1FB4">
        <w:tblPrEx>
          <w:tblW w:w="0" w:type="auto"/>
          <w:shd w:val="clear" w:color="auto" w:fill="FFFFFF" w:themeFill="background1"/>
          <w:tblPrExChange w:id="1183" w:author="Augustus Raymond Pendleton" w:date="2025-10-29T14:49:00Z" w16du:dateUtc="2025-10-29T18:49:00Z">
            <w:tblPrEx>
              <w:tblW w:w="0" w:type="auto"/>
              <w:shd w:val="clear" w:color="auto" w:fill="FFFFFF" w:themeFill="background1"/>
            </w:tblPrEx>
          </w:tblPrExChange>
        </w:tblPrEx>
        <w:trPr>
          <w:trHeight w:val="539"/>
          <w:ins w:id="1184" w:author="Augustus Raymond Pendleton" w:date="2025-10-29T11:35:00Z"/>
          <w:trPrChange w:id="1185" w:author="Augustus Raymond Pendleton" w:date="2025-10-29T14:49:00Z" w16du:dateUtc="2025-10-29T18:49:00Z">
            <w:trPr>
              <w:trHeight w:val="539"/>
            </w:trPr>
          </w:trPrChange>
        </w:trPr>
        <w:tc>
          <w:tcPr>
            <w:tcW w:w="941" w:type="dxa"/>
            <w:vMerge/>
            <w:shd w:val="clear" w:color="auto" w:fill="FFFFFF" w:themeFill="background1"/>
            <w:vAlign w:val="center"/>
            <w:tcPrChange w:id="1186" w:author="Augustus Raymond Pendleton" w:date="2025-10-29T14:49:00Z" w16du:dateUtc="2025-10-29T18:49:00Z">
              <w:tcPr>
                <w:tcW w:w="974" w:type="dxa"/>
                <w:gridSpan w:val="2"/>
                <w:vMerge/>
                <w:shd w:val="clear" w:color="auto" w:fill="FFFFFF" w:themeFill="background1"/>
                <w:vAlign w:val="center"/>
              </w:tcPr>
            </w:tcPrChange>
          </w:tcPr>
          <w:p w14:paraId="3889934B" w14:textId="77777777" w:rsidR="00BB1FB4" w:rsidRPr="00BB1FB4" w:rsidRDefault="00BB1FB4" w:rsidP="005B0677">
            <w:pPr>
              <w:pStyle w:val="p1"/>
              <w:jc w:val="center"/>
              <w:rPr>
                <w:ins w:id="1187" w:author="Augustus Raymond Pendleton" w:date="2025-10-29T14:31:00Z" w16du:dateUtc="2025-10-29T18:31:00Z"/>
                <w:sz w:val="20"/>
                <w:szCs w:val="20"/>
                <w:rPrChange w:id="1188" w:author="Augustus Raymond Pendleton" w:date="2025-10-29T14:50:00Z" w16du:dateUtc="2025-10-29T18:50:00Z">
                  <w:rPr>
                    <w:ins w:id="1189" w:author="Augustus Raymond Pendleton" w:date="2025-10-29T14:31:00Z" w16du:dateUtc="2025-10-29T18:31:00Z"/>
                  </w:rPr>
                </w:rPrChange>
              </w:rPr>
            </w:pPr>
          </w:p>
        </w:tc>
        <w:tc>
          <w:tcPr>
            <w:tcW w:w="551" w:type="dxa"/>
            <w:vMerge/>
            <w:shd w:val="clear" w:color="auto" w:fill="FFFFFF" w:themeFill="background1"/>
            <w:vAlign w:val="center"/>
            <w:tcPrChange w:id="1190" w:author="Augustus Raymond Pendleton" w:date="2025-10-29T14:49:00Z" w16du:dateUtc="2025-10-29T18:49:00Z">
              <w:tcPr>
                <w:tcW w:w="562" w:type="dxa"/>
                <w:gridSpan w:val="2"/>
                <w:vMerge/>
                <w:shd w:val="clear" w:color="auto" w:fill="FFFFFF" w:themeFill="background1"/>
                <w:vAlign w:val="center"/>
              </w:tcPr>
            </w:tcPrChange>
          </w:tcPr>
          <w:p w14:paraId="10E48282" w14:textId="77777777" w:rsidR="00BB1FB4" w:rsidRPr="00BB1FB4" w:rsidRDefault="00BB1FB4" w:rsidP="005B0677">
            <w:pPr>
              <w:pStyle w:val="p1"/>
              <w:jc w:val="center"/>
              <w:rPr>
                <w:ins w:id="1191" w:author="Augustus Raymond Pendleton" w:date="2025-10-29T11:40:00Z" w16du:dateUtc="2025-10-29T15:40:00Z"/>
                <w:sz w:val="20"/>
                <w:szCs w:val="20"/>
                <w:rPrChange w:id="1192" w:author="Augustus Raymond Pendleton" w:date="2025-10-29T14:50:00Z" w16du:dateUtc="2025-10-29T18:50:00Z">
                  <w:rPr>
                    <w:ins w:id="1193" w:author="Augustus Raymond Pendleton" w:date="2025-10-29T11:40:00Z" w16du:dateUtc="2025-10-29T15:40:00Z"/>
                  </w:rPr>
                </w:rPrChange>
              </w:rPr>
            </w:pPr>
          </w:p>
        </w:tc>
        <w:tc>
          <w:tcPr>
            <w:tcW w:w="1067" w:type="dxa"/>
            <w:vMerge/>
            <w:shd w:val="clear" w:color="auto" w:fill="FFFFFF" w:themeFill="background1"/>
            <w:vAlign w:val="center"/>
            <w:tcPrChange w:id="1194" w:author="Augustus Raymond Pendleton" w:date="2025-10-29T14:49:00Z" w16du:dateUtc="2025-10-29T18:49:00Z">
              <w:tcPr>
                <w:tcW w:w="1096" w:type="dxa"/>
                <w:gridSpan w:val="2"/>
                <w:vMerge/>
                <w:shd w:val="clear" w:color="auto" w:fill="FFFFFF" w:themeFill="background1"/>
                <w:vAlign w:val="center"/>
              </w:tcPr>
            </w:tcPrChange>
          </w:tcPr>
          <w:p w14:paraId="296F7C09" w14:textId="77777777" w:rsidR="00BB1FB4" w:rsidRPr="00BB1FB4" w:rsidRDefault="00BB1FB4" w:rsidP="005B0677">
            <w:pPr>
              <w:pStyle w:val="p1"/>
              <w:jc w:val="center"/>
              <w:rPr>
                <w:ins w:id="1195" w:author="Augustus Raymond Pendleton" w:date="2025-10-29T14:31:00Z" w16du:dateUtc="2025-10-29T18:31:00Z"/>
                <w:sz w:val="20"/>
                <w:szCs w:val="20"/>
                <w:rPrChange w:id="1196" w:author="Augustus Raymond Pendleton" w:date="2025-10-29T14:50:00Z" w16du:dateUtc="2025-10-29T18:50:00Z">
                  <w:rPr>
                    <w:ins w:id="1197" w:author="Augustus Raymond Pendleton" w:date="2025-10-29T14:31:00Z" w16du:dateUtc="2025-10-29T18:31:00Z"/>
                  </w:rPr>
                </w:rPrChange>
              </w:rPr>
            </w:pPr>
          </w:p>
        </w:tc>
        <w:tc>
          <w:tcPr>
            <w:tcW w:w="1065" w:type="dxa"/>
            <w:vMerge w:val="restart"/>
            <w:shd w:val="clear" w:color="auto" w:fill="FFFFFF" w:themeFill="background1"/>
            <w:vAlign w:val="center"/>
            <w:tcPrChange w:id="1198" w:author="Augustus Raymond Pendleton" w:date="2025-10-29T14:49:00Z" w16du:dateUtc="2025-10-29T18:49:00Z">
              <w:tcPr>
                <w:tcW w:w="1098" w:type="dxa"/>
                <w:gridSpan w:val="2"/>
                <w:vMerge w:val="restart"/>
                <w:shd w:val="clear" w:color="auto" w:fill="FFFFFF" w:themeFill="background1"/>
                <w:vAlign w:val="center"/>
              </w:tcPr>
            </w:tcPrChange>
          </w:tcPr>
          <w:p w14:paraId="34F631B3" w14:textId="74C1A2D1" w:rsidR="00BB1FB4" w:rsidRPr="00BB1FB4" w:rsidRDefault="00BB1FB4" w:rsidP="005B0677">
            <w:pPr>
              <w:pStyle w:val="p1"/>
              <w:jc w:val="center"/>
              <w:rPr>
                <w:ins w:id="1199" w:author="Augustus Raymond Pendleton" w:date="2025-10-29T14:32:00Z" w16du:dateUtc="2025-10-29T18:32:00Z"/>
                <w:sz w:val="20"/>
                <w:szCs w:val="20"/>
                <w:rPrChange w:id="1200" w:author="Augustus Raymond Pendleton" w:date="2025-10-29T14:50:00Z" w16du:dateUtc="2025-10-29T18:50:00Z">
                  <w:rPr>
                    <w:ins w:id="1201" w:author="Augustus Raymond Pendleton" w:date="2025-10-29T14:32:00Z" w16du:dateUtc="2025-10-29T18:32:00Z"/>
                  </w:rPr>
                </w:rPrChange>
              </w:rPr>
            </w:pPr>
            <w:ins w:id="1202" w:author="Augustus Raymond Pendleton" w:date="2025-10-29T14:35:00Z" w16du:dateUtc="2025-10-29T18:35:00Z">
              <w:r w:rsidRPr="00BB1FB4">
                <w:rPr>
                  <w:sz w:val="20"/>
                  <w:szCs w:val="20"/>
                  <w:rPrChange w:id="1203" w:author="Augustus Raymond Pendleton" w:date="2025-10-29T14:50:00Z" w16du:dateUtc="2025-10-29T18:50:00Z">
                    <w:rPr/>
                  </w:rPrChange>
                </w:rPr>
                <w:t>Irrelevant</w:t>
              </w:r>
            </w:ins>
          </w:p>
        </w:tc>
        <w:tc>
          <w:tcPr>
            <w:tcW w:w="1163" w:type="dxa"/>
            <w:vMerge w:val="restart"/>
            <w:shd w:val="clear" w:color="auto" w:fill="FFFFFF" w:themeFill="background1"/>
            <w:vAlign w:val="center"/>
            <w:tcPrChange w:id="1204" w:author="Augustus Raymond Pendleton" w:date="2025-10-29T14:49:00Z" w16du:dateUtc="2025-10-29T18:49:00Z">
              <w:tcPr>
                <w:tcW w:w="1196" w:type="dxa"/>
                <w:gridSpan w:val="2"/>
                <w:vMerge w:val="restart"/>
                <w:shd w:val="clear" w:color="auto" w:fill="FFFFFF" w:themeFill="background1"/>
                <w:vAlign w:val="center"/>
              </w:tcPr>
            </w:tcPrChange>
          </w:tcPr>
          <w:p w14:paraId="632628BF" w14:textId="43B53ECB" w:rsidR="00BB1FB4" w:rsidRPr="00BB1FB4" w:rsidRDefault="00BB1FB4" w:rsidP="005B0677">
            <w:pPr>
              <w:pStyle w:val="p1"/>
              <w:jc w:val="center"/>
              <w:rPr>
                <w:ins w:id="1205" w:author="Augustus Raymond Pendleton" w:date="2025-10-29T11:35:00Z" w16du:dateUtc="2025-10-29T15:35:00Z"/>
                <w:sz w:val="20"/>
                <w:szCs w:val="20"/>
                <w:rPrChange w:id="1206" w:author="Augustus Raymond Pendleton" w:date="2025-10-29T14:50:00Z" w16du:dateUtc="2025-10-29T18:50:00Z">
                  <w:rPr>
                    <w:ins w:id="1207" w:author="Augustus Raymond Pendleton" w:date="2025-10-29T11:35:00Z" w16du:dateUtc="2025-10-29T15:35:00Z"/>
                  </w:rPr>
                </w:rPrChange>
              </w:rPr>
            </w:pPr>
            <w:ins w:id="1208" w:author="Augustus Raymond Pendleton" w:date="2025-10-29T14:41:00Z" w16du:dateUtc="2025-10-29T18:41:00Z">
              <w:r w:rsidRPr="00BB1FB4">
                <w:rPr>
                  <w:sz w:val="20"/>
                  <w:szCs w:val="20"/>
                  <w:rPrChange w:id="1209" w:author="Augustus Raymond Pendleton" w:date="2025-10-29T14:50:00Z" w16du:dateUtc="2025-10-29T18:50:00Z">
                    <w:rPr/>
                  </w:rPrChange>
                </w:rPr>
                <w:t>Emphasize rare of dominant taxa?</w:t>
              </w:r>
            </w:ins>
          </w:p>
        </w:tc>
        <w:tc>
          <w:tcPr>
            <w:tcW w:w="1016" w:type="dxa"/>
            <w:shd w:val="clear" w:color="auto" w:fill="FFFFFF" w:themeFill="background1"/>
            <w:vAlign w:val="center"/>
            <w:tcPrChange w:id="1210" w:author="Augustus Raymond Pendleton" w:date="2025-10-29T14:49:00Z" w16du:dateUtc="2025-10-29T18:49:00Z">
              <w:tcPr>
                <w:tcW w:w="1814" w:type="dxa"/>
                <w:gridSpan w:val="2"/>
                <w:shd w:val="clear" w:color="auto" w:fill="FFFFFF" w:themeFill="background1"/>
                <w:vAlign w:val="center"/>
              </w:tcPr>
            </w:tcPrChange>
          </w:tcPr>
          <w:p w14:paraId="3D26F4D9" w14:textId="52DE36DB" w:rsidR="00BB1FB4" w:rsidRPr="00BB1FB4" w:rsidRDefault="00BB1FB4" w:rsidP="00BB1FB4">
            <w:pPr>
              <w:pStyle w:val="p1"/>
              <w:jc w:val="center"/>
              <w:rPr>
                <w:ins w:id="1211" w:author="Augustus Raymond Pendleton" w:date="2025-10-29T14:49:00Z" w16du:dateUtc="2025-10-29T18:49:00Z"/>
                <w:rFonts w:eastAsiaTheme="minorEastAsia"/>
                <w:i/>
                <w:iCs/>
                <w:sz w:val="20"/>
                <w:szCs w:val="20"/>
                <w:rPrChange w:id="1212" w:author="Augustus Raymond Pendleton" w:date="2025-10-29T14:50:00Z" w16du:dateUtc="2025-10-29T18:50:00Z">
                  <w:rPr>
                    <w:ins w:id="1213" w:author="Augustus Raymond Pendleton" w:date="2025-10-29T14:49:00Z" w16du:dateUtc="2025-10-29T18:49:00Z"/>
                    <w:rFonts w:eastAsiaTheme="minorEastAsia"/>
                    <w:i/>
                    <w:iCs/>
                    <w:sz w:val="22"/>
                    <w:szCs w:val="22"/>
                  </w:rPr>
                </w:rPrChange>
              </w:rPr>
            </w:pPr>
            <w:ins w:id="1214" w:author="Augustus Raymond Pendleton" w:date="2025-10-29T14:41:00Z" w16du:dateUtc="2025-10-29T18:41:00Z">
              <w:r w:rsidRPr="00BB1FB4">
                <w:rPr>
                  <w:sz w:val="20"/>
                  <w:szCs w:val="20"/>
                  <w:rPrChange w:id="1215" w:author="Augustus Raymond Pendleton" w:date="2025-10-29T14:50:00Z" w16du:dateUtc="2025-10-29T18:50:00Z">
                    <w:rPr/>
                  </w:rPrChange>
                </w:rPr>
                <w:t>Dominant</w:t>
              </w:r>
            </w:ins>
          </w:p>
        </w:tc>
        <w:tc>
          <w:tcPr>
            <w:tcW w:w="2038" w:type="dxa"/>
            <w:shd w:val="clear" w:color="auto" w:fill="FFFFFF" w:themeFill="background1"/>
            <w:vAlign w:val="center"/>
            <w:tcPrChange w:id="1216" w:author="Augustus Raymond Pendleton" w:date="2025-10-29T14:49:00Z" w16du:dateUtc="2025-10-29T18:49:00Z">
              <w:tcPr>
                <w:tcW w:w="1062" w:type="dxa"/>
                <w:shd w:val="clear" w:color="auto" w:fill="FFFFFF" w:themeFill="background1"/>
                <w:vAlign w:val="center"/>
              </w:tcPr>
            </w:tcPrChange>
          </w:tcPr>
          <w:p w14:paraId="0270C802" w14:textId="7C86097D" w:rsidR="00BB1FB4" w:rsidRPr="00BB1FB4" w:rsidRDefault="00BB1FB4" w:rsidP="00BB1FB4">
            <w:pPr>
              <w:pStyle w:val="p1"/>
              <w:jc w:val="center"/>
              <w:rPr>
                <w:ins w:id="1217" w:author="Augustus Raymond Pendleton" w:date="2025-10-29T11:35:00Z" w16du:dateUtc="2025-10-29T15:35:00Z"/>
                <w:sz w:val="20"/>
                <w:szCs w:val="20"/>
                <w:rPrChange w:id="1218" w:author="Augustus Raymond Pendleton" w:date="2025-10-29T14:50:00Z" w16du:dateUtc="2025-10-29T18:50:00Z">
                  <w:rPr>
                    <w:ins w:id="1219" w:author="Augustus Raymond Pendleton" w:date="2025-10-29T11:35:00Z" w16du:dateUtc="2025-10-29T15:35:00Z"/>
                  </w:rPr>
                </w:rPrChange>
              </w:rPr>
            </w:pPr>
            <w:ins w:id="1220" w:author="Augustus Raymond Pendleton" w:date="2025-10-29T14:41:00Z" w16du:dateUtc="2025-10-29T18:41:00Z">
              <w:r w:rsidRPr="00BB1FB4">
                <w:rPr>
                  <w:rFonts w:eastAsiaTheme="minorEastAsia"/>
                  <w:i/>
                  <w:iCs/>
                  <w:sz w:val="20"/>
                  <w:szCs w:val="20"/>
                  <w:rPrChange w:id="1221"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222" w:author="Augustus Raymond Pendleton" w:date="2025-10-29T14:50:00Z" w16du:dateUtc="2025-10-29T18:50:00Z">
                    <w:rPr>
                      <w:rFonts w:eastAsiaTheme="minorEastAsia"/>
                      <w:i/>
                      <w:iCs/>
                      <w:vertAlign w:val="superscript"/>
                    </w:rPr>
                  </w:rPrChange>
                </w:rPr>
                <w:t>R</w:t>
              </w:r>
              <w:r w:rsidRPr="00BB1FB4">
                <w:rPr>
                  <w:rFonts w:eastAsiaTheme="minorEastAsia"/>
                  <w:i/>
                  <w:iCs/>
                  <w:sz w:val="20"/>
                  <w:szCs w:val="20"/>
                  <w:rPrChange w:id="1223" w:author="Augustus Raymond Pendleton" w:date="2025-10-29T14:50:00Z" w16du:dateUtc="2025-10-29T18:50:00Z">
                    <w:rPr>
                      <w:rFonts w:eastAsiaTheme="minorEastAsia"/>
                      <w:i/>
                      <w:iCs/>
                    </w:rPr>
                  </w:rPrChange>
                </w:rPr>
                <w:t xml:space="preserve">, </w:t>
              </w:r>
            </w:ins>
            <m:oMath>
              <m:r>
                <w:ins w:id="1224" w:author="Augustus Raymond Pendleton" w:date="2025-10-29T14:41:00Z" w16du:dateUtc="2025-10-29T18:41:00Z">
                  <w:rPr>
                    <w:rFonts w:ascii="Cambria Math" w:hAnsi="Cambria Math"/>
                    <w:sz w:val="20"/>
                    <w:szCs w:val="20"/>
                    <w:rPrChange w:id="1225" w:author="Augustus Raymond Pendleton" w:date="2025-10-29T14:50:00Z" w16du:dateUtc="2025-10-29T18:50:00Z">
                      <w:rPr>
                        <w:rFonts w:ascii="Cambria Math" w:hAnsi="Cambria Math"/>
                      </w:rPr>
                    </w:rPrChange>
                  </w:rPr>
                  <m:t>α</m:t>
                </w:ins>
              </m:r>
            </m:oMath>
            <w:ins w:id="1226" w:author="Augustus Raymond Pendleton" w:date="2025-10-29T14:41:00Z" w16du:dateUtc="2025-10-29T18:41:00Z">
              <w:r w:rsidRPr="00BB1FB4">
                <w:rPr>
                  <w:rFonts w:eastAsiaTheme="minorEastAsia"/>
                  <w:i/>
                  <w:sz w:val="20"/>
                  <w:szCs w:val="20"/>
                  <w:rPrChange w:id="1227" w:author="Augustus Raymond Pendleton" w:date="2025-10-29T14:50:00Z" w16du:dateUtc="2025-10-29T18:50:00Z">
                    <w:rPr>
                      <w:rFonts w:eastAsiaTheme="minorEastAsia"/>
                      <w:i/>
                    </w:rPr>
                  </w:rPrChange>
                </w:rPr>
                <w:t xml:space="preserve"> &gt; 0.5</w:t>
              </w:r>
            </w:ins>
          </w:p>
        </w:tc>
        <w:tc>
          <w:tcPr>
            <w:tcW w:w="1509" w:type="dxa"/>
            <w:shd w:val="clear" w:color="auto" w:fill="FFFFFF" w:themeFill="background1"/>
            <w:vAlign w:val="center"/>
            <w:tcPrChange w:id="1228" w:author="Augustus Raymond Pendleton" w:date="2025-10-29T14:49:00Z" w16du:dateUtc="2025-10-29T18:49:00Z">
              <w:tcPr>
                <w:tcW w:w="1548" w:type="dxa"/>
                <w:gridSpan w:val="2"/>
                <w:shd w:val="clear" w:color="auto" w:fill="FFFFFF" w:themeFill="background1"/>
                <w:vAlign w:val="center"/>
              </w:tcPr>
            </w:tcPrChange>
          </w:tcPr>
          <w:p w14:paraId="63DD5DFE" w14:textId="552D2E35" w:rsidR="00BB1FB4" w:rsidRPr="00BB1FB4" w:rsidRDefault="00BB1FB4" w:rsidP="005B0677">
            <w:pPr>
              <w:pStyle w:val="p1"/>
              <w:jc w:val="center"/>
              <w:rPr>
                <w:ins w:id="1229" w:author="Augustus Raymond Pendleton" w:date="2025-10-29T11:35:00Z" w16du:dateUtc="2025-10-29T15:35:00Z"/>
                <w:sz w:val="20"/>
                <w:szCs w:val="20"/>
                <w:rPrChange w:id="1230" w:author="Augustus Raymond Pendleton" w:date="2025-10-29T14:50:00Z" w16du:dateUtc="2025-10-29T18:50:00Z">
                  <w:rPr>
                    <w:ins w:id="1231" w:author="Augustus Raymond Pendleton" w:date="2025-10-29T11:35:00Z" w16du:dateUtc="2025-10-29T15:35:00Z"/>
                  </w:rPr>
                </w:rPrChange>
              </w:rPr>
            </w:pPr>
            <w:ins w:id="1232" w:author="Augustus Raymond Pendleton" w:date="2025-10-29T14:46:00Z" w16du:dateUtc="2025-10-29T18:46:00Z">
              <w:r w:rsidRPr="00BB1FB4">
                <w:rPr>
                  <w:sz w:val="20"/>
                  <w:szCs w:val="20"/>
                  <w:rPrChange w:id="1233" w:author="Augustus Raymond Pendleton" w:date="2025-10-29T14:50:00Z" w16du:dateUtc="2025-10-29T18:50:00Z">
                    <w:rPr>
                      <w:sz w:val="22"/>
                      <w:szCs w:val="22"/>
                    </w:rPr>
                  </w:rPrChange>
                </w:rPr>
                <w:t xml:space="preserve">Diet-associated </w:t>
              </w:r>
            </w:ins>
            <w:ins w:id="1234" w:author="Augustus Raymond Pendleton" w:date="2025-10-29T14:47:00Z" w16du:dateUtc="2025-10-29T18:47:00Z">
              <w:r w:rsidRPr="00BB1FB4">
                <w:rPr>
                  <w:sz w:val="20"/>
                  <w:szCs w:val="20"/>
                  <w:rPrChange w:id="1235" w:author="Augustus Raymond Pendleton" w:date="2025-10-29T14:50:00Z" w16du:dateUtc="2025-10-29T18:50:00Z">
                    <w:rPr>
                      <w:sz w:val="22"/>
                      <w:szCs w:val="22"/>
                    </w:rPr>
                  </w:rPrChange>
                </w:rPr>
                <w:t>microbiome shifts across hosts</w:t>
              </w:r>
            </w:ins>
          </w:p>
        </w:tc>
      </w:tr>
      <w:tr w:rsidR="00BB1FB4" w:rsidRPr="00BB1FB4" w14:paraId="2E0B7C42" w14:textId="77777777" w:rsidTr="00BB1FB4">
        <w:tblPrEx>
          <w:tblW w:w="0" w:type="auto"/>
          <w:shd w:val="clear" w:color="auto" w:fill="FFFFFF" w:themeFill="background1"/>
          <w:tblPrExChange w:id="1236" w:author="Augustus Raymond Pendleton" w:date="2025-10-29T14:49:00Z" w16du:dateUtc="2025-10-29T18:49:00Z">
            <w:tblPrEx>
              <w:tblW w:w="0" w:type="auto"/>
              <w:shd w:val="clear" w:color="auto" w:fill="FFFFFF" w:themeFill="background1"/>
            </w:tblPrEx>
          </w:tblPrExChange>
        </w:tblPrEx>
        <w:trPr>
          <w:trHeight w:val="215"/>
          <w:ins w:id="1237" w:author="Augustus Raymond Pendleton" w:date="2025-10-29T11:35:00Z"/>
          <w:trPrChange w:id="1238" w:author="Augustus Raymond Pendleton" w:date="2025-10-29T14:49:00Z" w16du:dateUtc="2025-10-29T18:49:00Z">
            <w:trPr>
              <w:trHeight w:val="215"/>
            </w:trPr>
          </w:trPrChange>
        </w:trPr>
        <w:tc>
          <w:tcPr>
            <w:tcW w:w="941" w:type="dxa"/>
            <w:vMerge/>
            <w:shd w:val="clear" w:color="auto" w:fill="FFFFFF" w:themeFill="background1"/>
            <w:vAlign w:val="center"/>
            <w:tcPrChange w:id="1239" w:author="Augustus Raymond Pendleton" w:date="2025-10-29T14:49:00Z" w16du:dateUtc="2025-10-29T18:49:00Z">
              <w:tcPr>
                <w:tcW w:w="974" w:type="dxa"/>
                <w:gridSpan w:val="2"/>
                <w:vMerge/>
                <w:shd w:val="clear" w:color="auto" w:fill="FFFFFF" w:themeFill="background1"/>
                <w:vAlign w:val="center"/>
              </w:tcPr>
            </w:tcPrChange>
          </w:tcPr>
          <w:p w14:paraId="6E097597" w14:textId="77777777" w:rsidR="00BB1FB4" w:rsidRPr="00BB1FB4" w:rsidRDefault="00BB1FB4" w:rsidP="005B0677">
            <w:pPr>
              <w:pStyle w:val="p1"/>
              <w:jc w:val="center"/>
              <w:rPr>
                <w:ins w:id="1240" w:author="Augustus Raymond Pendleton" w:date="2025-10-29T14:31:00Z" w16du:dateUtc="2025-10-29T18:31:00Z"/>
                <w:sz w:val="20"/>
                <w:szCs w:val="20"/>
                <w:rPrChange w:id="1241" w:author="Augustus Raymond Pendleton" w:date="2025-10-29T14:50:00Z" w16du:dateUtc="2025-10-29T18:50:00Z">
                  <w:rPr>
                    <w:ins w:id="1242" w:author="Augustus Raymond Pendleton" w:date="2025-10-29T14:31:00Z" w16du:dateUtc="2025-10-29T18:31:00Z"/>
                  </w:rPr>
                </w:rPrChange>
              </w:rPr>
            </w:pPr>
          </w:p>
        </w:tc>
        <w:tc>
          <w:tcPr>
            <w:tcW w:w="551" w:type="dxa"/>
            <w:vMerge/>
            <w:shd w:val="clear" w:color="auto" w:fill="FFFFFF" w:themeFill="background1"/>
            <w:vAlign w:val="center"/>
            <w:tcPrChange w:id="1243" w:author="Augustus Raymond Pendleton" w:date="2025-10-29T14:49:00Z" w16du:dateUtc="2025-10-29T18:49:00Z">
              <w:tcPr>
                <w:tcW w:w="562" w:type="dxa"/>
                <w:gridSpan w:val="2"/>
                <w:vMerge/>
                <w:shd w:val="clear" w:color="auto" w:fill="FFFFFF" w:themeFill="background1"/>
                <w:vAlign w:val="center"/>
              </w:tcPr>
            </w:tcPrChange>
          </w:tcPr>
          <w:p w14:paraId="7BF1176A" w14:textId="77777777" w:rsidR="00BB1FB4" w:rsidRPr="00BB1FB4" w:rsidRDefault="00BB1FB4" w:rsidP="005B0677">
            <w:pPr>
              <w:pStyle w:val="p1"/>
              <w:jc w:val="center"/>
              <w:rPr>
                <w:ins w:id="1244" w:author="Augustus Raymond Pendleton" w:date="2025-10-29T11:40:00Z" w16du:dateUtc="2025-10-29T15:40:00Z"/>
                <w:sz w:val="20"/>
                <w:szCs w:val="20"/>
                <w:rPrChange w:id="1245" w:author="Augustus Raymond Pendleton" w:date="2025-10-29T14:50:00Z" w16du:dateUtc="2025-10-29T18:50:00Z">
                  <w:rPr>
                    <w:ins w:id="1246" w:author="Augustus Raymond Pendleton" w:date="2025-10-29T11:40:00Z" w16du:dateUtc="2025-10-29T15:40:00Z"/>
                  </w:rPr>
                </w:rPrChange>
              </w:rPr>
            </w:pPr>
          </w:p>
        </w:tc>
        <w:tc>
          <w:tcPr>
            <w:tcW w:w="1067" w:type="dxa"/>
            <w:vMerge/>
            <w:shd w:val="clear" w:color="auto" w:fill="FFFFFF" w:themeFill="background1"/>
            <w:vAlign w:val="center"/>
            <w:tcPrChange w:id="1247" w:author="Augustus Raymond Pendleton" w:date="2025-10-29T14:49:00Z" w16du:dateUtc="2025-10-29T18:49:00Z">
              <w:tcPr>
                <w:tcW w:w="1096" w:type="dxa"/>
                <w:gridSpan w:val="2"/>
                <w:vMerge/>
                <w:shd w:val="clear" w:color="auto" w:fill="FFFFFF" w:themeFill="background1"/>
                <w:vAlign w:val="center"/>
              </w:tcPr>
            </w:tcPrChange>
          </w:tcPr>
          <w:p w14:paraId="6B1C3D8F" w14:textId="77777777" w:rsidR="00BB1FB4" w:rsidRPr="00BB1FB4" w:rsidRDefault="00BB1FB4" w:rsidP="005B0677">
            <w:pPr>
              <w:pStyle w:val="p1"/>
              <w:jc w:val="center"/>
              <w:rPr>
                <w:ins w:id="1248" w:author="Augustus Raymond Pendleton" w:date="2025-10-29T14:31:00Z" w16du:dateUtc="2025-10-29T18:31:00Z"/>
                <w:sz w:val="20"/>
                <w:szCs w:val="20"/>
                <w:rPrChange w:id="1249" w:author="Augustus Raymond Pendleton" w:date="2025-10-29T14:50:00Z" w16du:dateUtc="2025-10-29T18:50:00Z">
                  <w:rPr>
                    <w:ins w:id="1250" w:author="Augustus Raymond Pendleton" w:date="2025-10-29T14:31:00Z" w16du:dateUtc="2025-10-29T18:31:00Z"/>
                  </w:rPr>
                </w:rPrChange>
              </w:rPr>
            </w:pPr>
          </w:p>
        </w:tc>
        <w:tc>
          <w:tcPr>
            <w:tcW w:w="1065" w:type="dxa"/>
            <w:vMerge/>
            <w:shd w:val="clear" w:color="auto" w:fill="FFFFFF" w:themeFill="background1"/>
            <w:vAlign w:val="center"/>
            <w:tcPrChange w:id="1251" w:author="Augustus Raymond Pendleton" w:date="2025-10-29T14:49:00Z" w16du:dateUtc="2025-10-29T18:49:00Z">
              <w:tcPr>
                <w:tcW w:w="1098" w:type="dxa"/>
                <w:gridSpan w:val="2"/>
                <w:vMerge/>
                <w:shd w:val="clear" w:color="auto" w:fill="FFFFFF" w:themeFill="background1"/>
                <w:vAlign w:val="center"/>
              </w:tcPr>
            </w:tcPrChange>
          </w:tcPr>
          <w:p w14:paraId="35728120" w14:textId="77777777" w:rsidR="00BB1FB4" w:rsidRPr="00BB1FB4" w:rsidRDefault="00BB1FB4" w:rsidP="005B0677">
            <w:pPr>
              <w:pStyle w:val="p1"/>
              <w:jc w:val="center"/>
              <w:rPr>
                <w:ins w:id="1252" w:author="Augustus Raymond Pendleton" w:date="2025-10-29T14:35:00Z" w16du:dateUtc="2025-10-29T18:35:00Z"/>
                <w:sz w:val="20"/>
                <w:szCs w:val="20"/>
                <w:rPrChange w:id="1253" w:author="Augustus Raymond Pendleton" w:date="2025-10-29T14:50:00Z" w16du:dateUtc="2025-10-29T18:50:00Z">
                  <w:rPr>
                    <w:ins w:id="1254" w:author="Augustus Raymond Pendleton" w:date="2025-10-29T14:35:00Z" w16du:dateUtc="2025-10-29T18:35:00Z"/>
                  </w:rPr>
                </w:rPrChange>
              </w:rPr>
            </w:pPr>
          </w:p>
        </w:tc>
        <w:tc>
          <w:tcPr>
            <w:tcW w:w="1163" w:type="dxa"/>
            <w:vMerge/>
            <w:shd w:val="clear" w:color="auto" w:fill="FFFFFF" w:themeFill="background1"/>
            <w:vAlign w:val="center"/>
            <w:tcPrChange w:id="1255" w:author="Augustus Raymond Pendleton" w:date="2025-10-29T14:49:00Z" w16du:dateUtc="2025-10-29T18:49:00Z">
              <w:tcPr>
                <w:tcW w:w="1196" w:type="dxa"/>
                <w:gridSpan w:val="2"/>
                <w:vMerge/>
                <w:shd w:val="clear" w:color="auto" w:fill="FFFFFF" w:themeFill="background1"/>
                <w:vAlign w:val="center"/>
              </w:tcPr>
            </w:tcPrChange>
          </w:tcPr>
          <w:p w14:paraId="00DC2325" w14:textId="77777777" w:rsidR="00BB1FB4" w:rsidRPr="00BB1FB4" w:rsidRDefault="00BB1FB4" w:rsidP="005B0677">
            <w:pPr>
              <w:pStyle w:val="p1"/>
              <w:jc w:val="center"/>
              <w:rPr>
                <w:ins w:id="1256" w:author="Augustus Raymond Pendleton" w:date="2025-10-29T11:35:00Z" w16du:dateUtc="2025-10-29T15:35:00Z"/>
                <w:sz w:val="20"/>
                <w:szCs w:val="20"/>
                <w:rPrChange w:id="1257" w:author="Augustus Raymond Pendleton" w:date="2025-10-29T14:50:00Z" w16du:dateUtc="2025-10-29T18:50:00Z">
                  <w:rPr>
                    <w:ins w:id="1258" w:author="Augustus Raymond Pendleton" w:date="2025-10-29T11:35:00Z" w16du:dateUtc="2025-10-29T15:35:00Z"/>
                  </w:rPr>
                </w:rPrChange>
              </w:rPr>
            </w:pPr>
          </w:p>
        </w:tc>
        <w:tc>
          <w:tcPr>
            <w:tcW w:w="1016" w:type="dxa"/>
            <w:shd w:val="clear" w:color="auto" w:fill="FFFFFF" w:themeFill="background1"/>
            <w:vAlign w:val="center"/>
            <w:tcPrChange w:id="1259" w:author="Augustus Raymond Pendleton" w:date="2025-10-29T14:49:00Z" w16du:dateUtc="2025-10-29T18:49:00Z">
              <w:tcPr>
                <w:tcW w:w="1814" w:type="dxa"/>
                <w:gridSpan w:val="2"/>
                <w:shd w:val="clear" w:color="auto" w:fill="FFFFFF" w:themeFill="background1"/>
                <w:vAlign w:val="center"/>
              </w:tcPr>
            </w:tcPrChange>
          </w:tcPr>
          <w:p w14:paraId="09DC0050" w14:textId="0AA80739" w:rsidR="00BB1FB4" w:rsidRPr="00BB1FB4" w:rsidRDefault="00BB1FB4" w:rsidP="00BB1FB4">
            <w:pPr>
              <w:pStyle w:val="p1"/>
              <w:jc w:val="center"/>
              <w:rPr>
                <w:ins w:id="1260" w:author="Augustus Raymond Pendleton" w:date="2025-10-29T14:49:00Z" w16du:dateUtc="2025-10-29T18:49:00Z"/>
                <w:rFonts w:eastAsiaTheme="minorEastAsia"/>
                <w:i/>
                <w:iCs/>
                <w:sz w:val="20"/>
                <w:szCs w:val="20"/>
                <w:rPrChange w:id="1261" w:author="Augustus Raymond Pendleton" w:date="2025-10-29T14:50:00Z" w16du:dateUtc="2025-10-29T18:50:00Z">
                  <w:rPr>
                    <w:ins w:id="1262" w:author="Augustus Raymond Pendleton" w:date="2025-10-29T14:49:00Z" w16du:dateUtc="2025-10-29T18:49:00Z"/>
                    <w:rFonts w:eastAsiaTheme="minorEastAsia"/>
                    <w:i/>
                    <w:iCs/>
                    <w:sz w:val="22"/>
                    <w:szCs w:val="22"/>
                  </w:rPr>
                </w:rPrChange>
              </w:rPr>
            </w:pPr>
            <w:ins w:id="1263" w:author="Augustus Raymond Pendleton" w:date="2025-10-29T14:41:00Z" w16du:dateUtc="2025-10-29T18:41:00Z">
              <w:r w:rsidRPr="00BB1FB4">
                <w:rPr>
                  <w:sz w:val="20"/>
                  <w:szCs w:val="20"/>
                  <w:rPrChange w:id="1264" w:author="Augustus Raymond Pendleton" w:date="2025-10-29T14:50:00Z" w16du:dateUtc="2025-10-29T18:50:00Z">
                    <w:rPr/>
                  </w:rPrChange>
                </w:rPr>
                <w:t>Rare</w:t>
              </w:r>
            </w:ins>
          </w:p>
        </w:tc>
        <w:tc>
          <w:tcPr>
            <w:tcW w:w="2038" w:type="dxa"/>
            <w:shd w:val="clear" w:color="auto" w:fill="FFFFFF" w:themeFill="background1"/>
            <w:vAlign w:val="center"/>
            <w:tcPrChange w:id="1265" w:author="Augustus Raymond Pendleton" w:date="2025-10-29T14:49:00Z" w16du:dateUtc="2025-10-29T18:49:00Z">
              <w:tcPr>
                <w:tcW w:w="1062" w:type="dxa"/>
                <w:shd w:val="clear" w:color="auto" w:fill="FFFFFF" w:themeFill="background1"/>
                <w:vAlign w:val="center"/>
              </w:tcPr>
            </w:tcPrChange>
          </w:tcPr>
          <w:p w14:paraId="77371895" w14:textId="1A8C0D04" w:rsidR="00BB1FB4" w:rsidRPr="00BB1FB4" w:rsidRDefault="00BB1FB4" w:rsidP="00BB1FB4">
            <w:pPr>
              <w:pStyle w:val="p1"/>
              <w:jc w:val="center"/>
              <w:rPr>
                <w:ins w:id="1266" w:author="Augustus Raymond Pendleton" w:date="2025-10-29T11:35:00Z" w16du:dateUtc="2025-10-29T15:35:00Z"/>
                <w:sz w:val="20"/>
                <w:szCs w:val="20"/>
                <w:rPrChange w:id="1267" w:author="Augustus Raymond Pendleton" w:date="2025-10-29T14:50:00Z" w16du:dateUtc="2025-10-29T18:50:00Z">
                  <w:rPr>
                    <w:ins w:id="1268" w:author="Augustus Raymond Pendleton" w:date="2025-10-29T11:35:00Z" w16du:dateUtc="2025-10-29T15:35:00Z"/>
                  </w:rPr>
                </w:rPrChange>
              </w:rPr>
            </w:pPr>
            <w:ins w:id="1269" w:author="Augustus Raymond Pendleton" w:date="2025-10-29T14:41:00Z" w16du:dateUtc="2025-10-29T18:41:00Z">
              <w:r w:rsidRPr="00BB1FB4">
                <w:rPr>
                  <w:rFonts w:eastAsiaTheme="minorEastAsia"/>
                  <w:i/>
                  <w:iCs/>
                  <w:sz w:val="20"/>
                  <w:szCs w:val="20"/>
                  <w:rPrChange w:id="1270"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271" w:author="Augustus Raymond Pendleton" w:date="2025-10-29T14:50:00Z" w16du:dateUtc="2025-10-29T18:50:00Z">
                    <w:rPr>
                      <w:rFonts w:eastAsiaTheme="minorEastAsia"/>
                      <w:i/>
                      <w:iCs/>
                      <w:vertAlign w:val="superscript"/>
                    </w:rPr>
                  </w:rPrChange>
                </w:rPr>
                <w:t>R</w:t>
              </w:r>
              <w:r w:rsidRPr="00BB1FB4">
                <w:rPr>
                  <w:rFonts w:eastAsiaTheme="minorEastAsia"/>
                  <w:i/>
                  <w:iCs/>
                  <w:sz w:val="20"/>
                  <w:szCs w:val="20"/>
                  <w:rPrChange w:id="1272" w:author="Augustus Raymond Pendleton" w:date="2025-10-29T14:50:00Z" w16du:dateUtc="2025-10-29T18:50:00Z">
                    <w:rPr>
                      <w:rFonts w:eastAsiaTheme="minorEastAsia"/>
                      <w:i/>
                      <w:iCs/>
                    </w:rPr>
                  </w:rPrChange>
                </w:rPr>
                <w:t xml:space="preserve">, </w:t>
              </w:r>
            </w:ins>
            <m:oMath>
              <m:r>
                <w:ins w:id="1273" w:author="Augustus Raymond Pendleton" w:date="2025-10-29T14:41:00Z" w16du:dateUtc="2025-10-29T18:41:00Z">
                  <w:rPr>
                    <w:rFonts w:ascii="Cambria Math" w:hAnsi="Cambria Math"/>
                    <w:sz w:val="20"/>
                    <w:szCs w:val="20"/>
                    <w:rPrChange w:id="1274" w:author="Augustus Raymond Pendleton" w:date="2025-10-29T14:50:00Z" w16du:dateUtc="2025-10-29T18:50:00Z">
                      <w:rPr>
                        <w:rFonts w:ascii="Cambria Math" w:hAnsi="Cambria Math"/>
                      </w:rPr>
                    </w:rPrChange>
                  </w:rPr>
                  <m:t>α</m:t>
                </w:ins>
              </m:r>
            </m:oMath>
            <w:ins w:id="1275" w:author="Augustus Raymond Pendleton" w:date="2025-10-29T14:41:00Z" w16du:dateUtc="2025-10-29T18:41:00Z">
              <w:r w:rsidRPr="00BB1FB4">
                <w:rPr>
                  <w:rFonts w:eastAsiaTheme="minorEastAsia"/>
                  <w:i/>
                  <w:sz w:val="20"/>
                  <w:szCs w:val="20"/>
                  <w:rPrChange w:id="1276" w:author="Augustus Raymond Pendleton" w:date="2025-10-29T14:50:00Z" w16du:dateUtc="2025-10-29T18:50:00Z">
                    <w:rPr>
                      <w:rFonts w:eastAsiaTheme="minorEastAsia"/>
                      <w:i/>
                    </w:rPr>
                  </w:rPrChange>
                </w:rPr>
                <w:t xml:space="preserve"> &lt; 0.5</w:t>
              </w:r>
            </w:ins>
          </w:p>
        </w:tc>
        <w:tc>
          <w:tcPr>
            <w:tcW w:w="1509" w:type="dxa"/>
            <w:shd w:val="clear" w:color="auto" w:fill="FFFFFF" w:themeFill="background1"/>
            <w:vAlign w:val="center"/>
            <w:tcPrChange w:id="1277" w:author="Augustus Raymond Pendleton" w:date="2025-10-29T14:49:00Z" w16du:dateUtc="2025-10-29T18:49:00Z">
              <w:tcPr>
                <w:tcW w:w="1548" w:type="dxa"/>
                <w:gridSpan w:val="2"/>
                <w:shd w:val="clear" w:color="auto" w:fill="FFFFFF" w:themeFill="background1"/>
                <w:vAlign w:val="center"/>
              </w:tcPr>
            </w:tcPrChange>
          </w:tcPr>
          <w:p w14:paraId="04D06AF1" w14:textId="552F5B9F" w:rsidR="00BB1FB4" w:rsidRPr="00BB1FB4" w:rsidRDefault="00BB1FB4" w:rsidP="005B0677">
            <w:pPr>
              <w:pStyle w:val="p1"/>
              <w:jc w:val="center"/>
              <w:rPr>
                <w:ins w:id="1278" w:author="Augustus Raymond Pendleton" w:date="2025-10-29T11:35:00Z" w16du:dateUtc="2025-10-29T15:35:00Z"/>
                <w:sz w:val="20"/>
                <w:szCs w:val="20"/>
                <w:rPrChange w:id="1279" w:author="Augustus Raymond Pendleton" w:date="2025-10-29T14:50:00Z" w16du:dateUtc="2025-10-29T18:50:00Z">
                  <w:rPr>
                    <w:ins w:id="1280" w:author="Augustus Raymond Pendleton" w:date="2025-10-29T11:35:00Z" w16du:dateUtc="2025-10-29T15:35:00Z"/>
                  </w:rPr>
                </w:rPrChange>
              </w:rPr>
            </w:pPr>
            <w:ins w:id="1281" w:author="Augustus Raymond Pendleton" w:date="2025-10-29T14:47:00Z" w16du:dateUtc="2025-10-29T18:47:00Z">
              <w:r w:rsidRPr="00BB1FB4">
                <w:rPr>
                  <w:sz w:val="20"/>
                  <w:szCs w:val="20"/>
                  <w:rPrChange w:id="1282" w:author="Augustus Raymond Pendleton" w:date="2025-10-29T14:50:00Z" w16du:dateUtc="2025-10-29T18:50:00Z">
                    <w:rPr>
                      <w:sz w:val="22"/>
                      <w:szCs w:val="22"/>
                    </w:rPr>
                  </w:rPrChange>
                </w:rPr>
                <w:t>Tributary inputs of rare taxa</w:t>
              </w:r>
            </w:ins>
          </w:p>
        </w:tc>
      </w:tr>
      <w:tr w:rsidR="00340F0D" w:rsidRPr="00340F0D" w14:paraId="4DEF674C" w14:textId="77777777" w:rsidTr="00A25DC1">
        <w:trPr>
          <w:trHeight w:val="192"/>
          <w:ins w:id="1283" w:author="Augustus Raymond Pendleton" w:date="2025-10-29T11:35:00Z"/>
        </w:trPr>
        <w:tc>
          <w:tcPr>
            <w:tcW w:w="941" w:type="dxa"/>
            <w:vMerge/>
            <w:shd w:val="clear" w:color="auto" w:fill="FFFFFF" w:themeFill="background1"/>
            <w:vAlign w:val="center"/>
          </w:tcPr>
          <w:p w14:paraId="460242DA" w14:textId="77777777" w:rsidR="00340F0D" w:rsidRPr="00BB1FB4" w:rsidRDefault="00340F0D" w:rsidP="005B0677">
            <w:pPr>
              <w:pStyle w:val="p1"/>
              <w:jc w:val="center"/>
              <w:rPr>
                <w:ins w:id="1284" w:author="Augustus Raymond Pendleton" w:date="2025-10-29T14:31:00Z" w16du:dateUtc="2025-10-29T18:31:00Z"/>
                <w:sz w:val="20"/>
                <w:szCs w:val="20"/>
                <w:rPrChange w:id="1285" w:author="Augustus Raymond Pendleton" w:date="2025-10-29T14:50:00Z" w16du:dateUtc="2025-10-29T18:50:00Z">
                  <w:rPr>
                    <w:ins w:id="1286" w:author="Augustus Raymond Pendleton" w:date="2025-10-29T14:31:00Z" w16du:dateUtc="2025-10-29T18:31:00Z"/>
                  </w:rPr>
                </w:rPrChange>
              </w:rPr>
            </w:pPr>
          </w:p>
        </w:tc>
        <w:tc>
          <w:tcPr>
            <w:tcW w:w="551" w:type="dxa"/>
            <w:vMerge/>
            <w:shd w:val="clear" w:color="auto" w:fill="FFFFFF" w:themeFill="background1"/>
            <w:vAlign w:val="center"/>
          </w:tcPr>
          <w:p w14:paraId="5FCB8181" w14:textId="77777777" w:rsidR="00340F0D" w:rsidRPr="00BB1FB4" w:rsidRDefault="00340F0D" w:rsidP="005B0677">
            <w:pPr>
              <w:pStyle w:val="p1"/>
              <w:jc w:val="center"/>
              <w:rPr>
                <w:ins w:id="1287" w:author="Augustus Raymond Pendleton" w:date="2025-10-29T11:40:00Z" w16du:dateUtc="2025-10-29T15:40:00Z"/>
                <w:sz w:val="20"/>
                <w:szCs w:val="20"/>
                <w:rPrChange w:id="1288" w:author="Augustus Raymond Pendleton" w:date="2025-10-29T14:50:00Z" w16du:dateUtc="2025-10-29T18:50:00Z">
                  <w:rPr>
                    <w:ins w:id="1289" w:author="Augustus Raymond Pendleton" w:date="2025-10-29T11:40:00Z" w16du:dateUtc="2025-10-29T15:40:00Z"/>
                  </w:rPr>
                </w:rPrChange>
              </w:rPr>
            </w:pPr>
          </w:p>
        </w:tc>
        <w:tc>
          <w:tcPr>
            <w:tcW w:w="1067" w:type="dxa"/>
            <w:vMerge/>
            <w:shd w:val="clear" w:color="auto" w:fill="FFFFFF" w:themeFill="background1"/>
            <w:vAlign w:val="center"/>
          </w:tcPr>
          <w:p w14:paraId="1D3429AD" w14:textId="77777777" w:rsidR="00340F0D" w:rsidRPr="00BB1FB4" w:rsidRDefault="00340F0D" w:rsidP="005B0677">
            <w:pPr>
              <w:pStyle w:val="p1"/>
              <w:jc w:val="center"/>
              <w:rPr>
                <w:ins w:id="1290" w:author="Augustus Raymond Pendleton" w:date="2025-10-29T14:31:00Z" w16du:dateUtc="2025-10-29T18:31:00Z"/>
                <w:sz w:val="20"/>
                <w:szCs w:val="20"/>
                <w:rPrChange w:id="1291" w:author="Augustus Raymond Pendleton" w:date="2025-10-29T14:50:00Z" w16du:dateUtc="2025-10-29T18:50:00Z">
                  <w:rPr>
                    <w:ins w:id="1292" w:author="Augustus Raymond Pendleton" w:date="2025-10-29T14:31:00Z" w16du:dateUtc="2025-10-29T18:31:00Z"/>
                  </w:rPr>
                </w:rPrChange>
              </w:rPr>
            </w:pPr>
          </w:p>
        </w:tc>
        <w:tc>
          <w:tcPr>
            <w:tcW w:w="3244" w:type="dxa"/>
            <w:gridSpan w:val="3"/>
            <w:shd w:val="clear" w:color="auto" w:fill="FFFFFF" w:themeFill="background1"/>
            <w:vAlign w:val="center"/>
          </w:tcPr>
          <w:p w14:paraId="47E6E4F1" w14:textId="4A7D68F8" w:rsidR="00340F0D" w:rsidRPr="00BB1FB4" w:rsidRDefault="00340F0D" w:rsidP="00BB1FB4">
            <w:pPr>
              <w:pStyle w:val="p1"/>
              <w:jc w:val="center"/>
              <w:rPr>
                <w:ins w:id="1293" w:author="Augustus Raymond Pendleton" w:date="2025-10-29T14:49:00Z" w16du:dateUtc="2025-10-29T18:49:00Z"/>
                <w:rFonts w:eastAsiaTheme="minorEastAsia"/>
                <w:i/>
                <w:iCs/>
                <w:sz w:val="20"/>
                <w:szCs w:val="20"/>
                <w:rPrChange w:id="1294" w:author="Augustus Raymond Pendleton" w:date="2025-10-29T14:50:00Z" w16du:dateUtc="2025-10-29T18:50:00Z">
                  <w:rPr>
                    <w:ins w:id="1295" w:author="Augustus Raymond Pendleton" w:date="2025-10-29T14:49:00Z" w16du:dateUtc="2025-10-29T18:49:00Z"/>
                    <w:rFonts w:eastAsiaTheme="minorEastAsia"/>
                    <w:i/>
                    <w:iCs/>
                    <w:sz w:val="22"/>
                    <w:szCs w:val="22"/>
                  </w:rPr>
                </w:rPrChange>
              </w:rPr>
            </w:pPr>
            <w:ins w:id="1296" w:author="Augustus Raymond Pendleton" w:date="2025-10-29T14:36:00Z" w16du:dateUtc="2025-10-29T18:36:00Z">
              <w:r w:rsidRPr="00BB1FB4">
                <w:rPr>
                  <w:sz w:val="20"/>
                  <w:szCs w:val="20"/>
                  <w:rPrChange w:id="1297" w:author="Augustus Raymond Pendleton" w:date="2025-10-29T14:50:00Z" w16du:dateUtc="2025-10-29T18:50:00Z">
                    <w:rPr/>
                  </w:rPrChange>
                </w:rPr>
                <w:t>Unknown</w:t>
              </w:r>
            </w:ins>
          </w:p>
        </w:tc>
        <w:tc>
          <w:tcPr>
            <w:tcW w:w="2038" w:type="dxa"/>
            <w:shd w:val="clear" w:color="auto" w:fill="FFFFFF" w:themeFill="background1"/>
            <w:vAlign w:val="center"/>
          </w:tcPr>
          <w:p w14:paraId="20C313A1" w14:textId="5804B6D5" w:rsidR="00340F0D" w:rsidRPr="00BB1FB4" w:rsidRDefault="00340F0D" w:rsidP="00BB1FB4">
            <w:pPr>
              <w:pStyle w:val="p1"/>
              <w:jc w:val="center"/>
              <w:rPr>
                <w:ins w:id="1298" w:author="Augustus Raymond Pendleton" w:date="2025-10-29T14:39:00Z" w16du:dateUtc="2025-10-29T18:39:00Z"/>
                <w:sz w:val="20"/>
                <w:szCs w:val="20"/>
                <w:rPrChange w:id="1299" w:author="Augustus Raymond Pendleton" w:date="2025-10-29T14:50:00Z" w16du:dateUtc="2025-10-29T18:50:00Z">
                  <w:rPr>
                    <w:ins w:id="1300" w:author="Augustus Raymond Pendleton" w:date="2025-10-29T14:39:00Z" w16du:dateUtc="2025-10-29T18:39:00Z"/>
                  </w:rPr>
                </w:rPrChange>
              </w:rPr>
            </w:pPr>
            <w:ins w:id="1301" w:author="Augustus Raymond Pendleton" w:date="2025-10-29T14:42:00Z" w16du:dateUtc="2025-10-29T18:42:00Z">
              <w:r w:rsidRPr="00BB1FB4">
                <w:rPr>
                  <w:rFonts w:eastAsiaTheme="minorEastAsia"/>
                  <w:i/>
                  <w:iCs/>
                  <w:sz w:val="20"/>
                  <w:szCs w:val="20"/>
                  <w:rPrChange w:id="1302"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303" w:author="Augustus Raymond Pendleton" w:date="2025-10-29T14:50:00Z" w16du:dateUtc="2025-10-29T18:50:00Z">
                    <w:rPr>
                      <w:rFonts w:eastAsiaTheme="minorEastAsia"/>
                      <w:i/>
                      <w:iCs/>
                      <w:vertAlign w:val="superscript"/>
                    </w:rPr>
                  </w:rPrChange>
                </w:rPr>
                <w:t>A</w:t>
              </w:r>
              <w:r w:rsidRPr="00BB1FB4">
                <w:rPr>
                  <w:rFonts w:eastAsiaTheme="minorEastAsia"/>
                  <w:i/>
                  <w:iCs/>
                  <w:sz w:val="20"/>
                  <w:szCs w:val="20"/>
                  <w:rPrChange w:id="1304" w:author="Augustus Raymond Pendleton" w:date="2025-10-29T14:50:00Z" w16du:dateUtc="2025-10-29T18:50:00Z">
                    <w:rPr>
                      <w:rFonts w:eastAsiaTheme="minorEastAsia"/>
                      <w:i/>
                      <w:iCs/>
                    </w:rPr>
                  </w:rPrChange>
                </w:rPr>
                <w:t xml:space="preserve"> </w:t>
              </w:r>
              <w:r w:rsidRPr="00BB1FB4">
                <w:rPr>
                  <w:rFonts w:eastAsiaTheme="minorEastAsia"/>
                  <w:sz w:val="20"/>
                  <w:szCs w:val="20"/>
                  <w:rPrChange w:id="1305" w:author="Augustus Raymond Pendleton" w:date="2025-10-29T14:50:00Z" w16du:dateUtc="2025-10-29T18:50:00Z">
                    <w:rPr>
                      <w:rFonts w:eastAsiaTheme="minorEastAsia"/>
                      <w:i/>
                      <w:iCs/>
                    </w:rPr>
                  </w:rPrChange>
                </w:rPr>
                <w:t xml:space="preserve">at multiple </w:t>
              </w:r>
            </w:ins>
            <m:oMath>
              <m:r>
                <w:ins w:id="1306" w:author="Augustus Raymond Pendleton" w:date="2025-10-29T14:42:00Z" w16du:dateUtc="2025-10-29T18:42:00Z">
                  <w:rPr>
                    <w:rFonts w:ascii="Cambria Math" w:hAnsi="Cambria Math"/>
                    <w:sz w:val="20"/>
                    <w:szCs w:val="20"/>
                    <w:rPrChange w:id="1307" w:author="Augustus Raymond Pendleton" w:date="2025-10-29T14:50:00Z" w16du:dateUtc="2025-10-29T18:50:00Z">
                      <w:rPr>
                        <w:rFonts w:ascii="Cambria Math" w:hAnsi="Cambria Math"/>
                      </w:rPr>
                    </w:rPrChange>
                  </w:rPr>
                  <m:t>α</m:t>
                </w:ins>
              </m:r>
            </m:oMath>
          </w:p>
        </w:tc>
        <w:tc>
          <w:tcPr>
            <w:tcW w:w="1509" w:type="dxa"/>
            <w:shd w:val="clear" w:color="auto" w:fill="FFFFFF" w:themeFill="background1"/>
            <w:vAlign w:val="center"/>
          </w:tcPr>
          <w:p w14:paraId="3DA71578" w14:textId="572F7608" w:rsidR="00340F0D" w:rsidRPr="00BB1FB4" w:rsidRDefault="00340F0D" w:rsidP="005B0677">
            <w:pPr>
              <w:pStyle w:val="p1"/>
              <w:jc w:val="center"/>
              <w:rPr>
                <w:ins w:id="1308" w:author="Augustus Raymond Pendleton" w:date="2025-10-29T11:35:00Z" w16du:dateUtc="2025-10-29T15:35:00Z"/>
                <w:sz w:val="20"/>
                <w:szCs w:val="20"/>
                <w:rPrChange w:id="1309" w:author="Augustus Raymond Pendleton" w:date="2025-10-29T14:50:00Z" w16du:dateUtc="2025-10-29T18:50:00Z">
                  <w:rPr>
                    <w:ins w:id="1310" w:author="Augustus Raymond Pendleton" w:date="2025-10-29T11:35:00Z" w16du:dateUtc="2025-10-29T15:35:00Z"/>
                  </w:rPr>
                </w:rPrChange>
              </w:rPr>
            </w:pPr>
            <w:ins w:id="1311" w:author="Augustus Raymond Pendleton" w:date="2025-10-29T14:47:00Z" w16du:dateUtc="2025-10-29T18:47:00Z">
              <w:r w:rsidRPr="00BB1FB4">
                <w:rPr>
                  <w:sz w:val="20"/>
                  <w:szCs w:val="20"/>
                  <w:rPrChange w:id="1312" w:author="Augustus Raymond Pendleton" w:date="2025-10-29T14:50:00Z" w16du:dateUtc="2025-10-29T18:50:00Z">
                    <w:rPr>
                      <w:sz w:val="22"/>
                      <w:szCs w:val="22"/>
                    </w:rPr>
                  </w:rPrChange>
                </w:rPr>
                <w:t>Random v</w:t>
              </w:r>
            </w:ins>
            <w:ins w:id="1313" w:author="Augustus Raymond Pendleton" w:date="2025-10-29T14:48:00Z" w16du:dateUtc="2025-10-29T18:48:00Z">
              <w:r w:rsidRPr="00BB1FB4">
                <w:rPr>
                  <w:sz w:val="20"/>
                  <w:szCs w:val="20"/>
                  <w:rPrChange w:id="1314" w:author="Augustus Raymond Pendleton" w:date="2025-10-29T14:50:00Z" w16du:dateUtc="2025-10-29T18:50:00Z">
                    <w:rPr>
                      <w:sz w:val="22"/>
                      <w:szCs w:val="22"/>
                    </w:rPr>
                  </w:rPrChange>
                </w:rPr>
                <w:t>ariation in microbial load obscured compositional shifts in soil communities</w:t>
              </w:r>
            </w:ins>
          </w:p>
        </w:tc>
      </w:tr>
      <w:tr w:rsidR="00340F0D" w:rsidRPr="00340F0D" w14:paraId="1193D148" w14:textId="77777777" w:rsidTr="00515234">
        <w:trPr>
          <w:trHeight w:val="431"/>
          <w:ins w:id="1315" w:author="Augustus Raymond Pendleton" w:date="2025-10-29T11:35:00Z"/>
        </w:trPr>
        <w:tc>
          <w:tcPr>
            <w:tcW w:w="941" w:type="dxa"/>
            <w:vMerge/>
            <w:shd w:val="clear" w:color="auto" w:fill="FFFFFF" w:themeFill="background1"/>
            <w:vAlign w:val="center"/>
          </w:tcPr>
          <w:p w14:paraId="392CA36E" w14:textId="77777777" w:rsidR="00340F0D" w:rsidRPr="00BB1FB4" w:rsidRDefault="00340F0D">
            <w:pPr>
              <w:pStyle w:val="p1"/>
              <w:jc w:val="center"/>
              <w:rPr>
                <w:ins w:id="1316" w:author="Augustus Raymond Pendleton" w:date="2025-10-29T11:35:00Z" w16du:dateUtc="2025-10-29T15:35:00Z"/>
                <w:sz w:val="20"/>
                <w:szCs w:val="20"/>
                <w:rPrChange w:id="1317" w:author="Augustus Raymond Pendleton" w:date="2025-10-29T14:50:00Z" w16du:dateUtc="2025-10-29T18:50:00Z">
                  <w:rPr>
                    <w:ins w:id="1318" w:author="Augustus Raymond Pendleton" w:date="2025-10-29T11:35:00Z" w16du:dateUtc="2025-10-29T15:35:00Z"/>
                  </w:rPr>
                </w:rPrChange>
              </w:rPr>
              <w:pPrChange w:id="1319" w:author="Augustus Raymond Pendleton" w:date="2025-10-29T11:40:00Z" w16du:dateUtc="2025-10-29T15:40:00Z">
                <w:pPr>
                  <w:pStyle w:val="p1"/>
                </w:pPr>
              </w:pPrChange>
            </w:pPr>
          </w:p>
        </w:tc>
        <w:tc>
          <w:tcPr>
            <w:tcW w:w="551" w:type="dxa"/>
            <w:vMerge w:val="restart"/>
            <w:shd w:val="clear" w:color="auto" w:fill="FFFFFF" w:themeFill="background1"/>
            <w:vAlign w:val="center"/>
          </w:tcPr>
          <w:p w14:paraId="00868DC7" w14:textId="4F814AD0" w:rsidR="00340F0D" w:rsidRPr="00BB1FB4" w:rsidRDefault="00340F0D">
            <w:pPr>
              <w:pStyle w:val="p1"/>
              <w:jc w:val="center"/>
              <w:rPr>
                <w:ins w:id="1320" w:author="Augustus Raymond Pendleton" w:date="2025-10-29T11:35:00Z" w16du:dateUtc="2025-10-29T15:35:00Z"/>
                <w:sz w:val="20"/>
                <w:szCs w:val="20"/>
                <w:rPrChange w:id="1321" w:author="Augustus Raymond Pendleton" w:date="2025-10-29T14:50:00Z" w16du:dateUtc="2025-10-29T18:50:00Z">
                  <w:rPr>
                    <w:ins w:id="1322" w:author="Augustus Raymond Pendleton" w:date="2025-10-29T11:35:00Z" w16du:dateUtc="2025-10-29T15:35:00Z"/>
                  </w:rPr>
                </w:rPrChange>
              </w:rPr>
              <w:pPrChange w:id="1323" w:author="Augustus Raymond Pendleton" w:date="2025-10-29T11:40:00Z" w16du:dateUtc="2025-10-29T15:40:00Z">
                <w:pPr>
                  <w:pStyle w:val="p1"/>
                </w:pPr>
              </w:pPrChange>
            </w:pPr>
            <w:ins w:id="1324" w:author="Augustus Raymond Pendleton" w:date="2025-10-29T11:40:00Z" w16du:dateUtc="2025-10-29T15:40:00Z">
              <w:r w:rsidRPr="00BB1FB4">
                <w:rPr>
                  <w:sz w:val="20"/>
                  <w:szCs w:val="20"/>
                  <w:rPrChange w:id="1325" w:author="Augustus Raymond Pendleton" w:date="2025-10-29T14:50:00Z" w16du:dateUtc="2025-10-29T18:50:00Z">
                    <w:rPr/>
                  </w:rPrChange>
                </w:rPr>
                <w:t>No</w:t>
              </w:r>
            </w:ins>
          </w:p>
        </w:tc>
        <w:tc>
          <w:tcPr>
            <w:tcW w:w="1067" w:type="dxa"/>
            <w:vMerge w:val="restart"/>
            <w:shd w:val="clear" w:color="auto" w:fill="FFFFFF" w:themeFill="background1"/>
            <w:vAlign w:val="center"/>
          </w:tcPr>
          <w:p w14:paraId="44F9C477" w14:textId="309359D2" w:rsidR="00340F0D" w:rsidRPr="00BB1FB4" w:rsidRDefault="00340F0D">
            <w:pPr>
              <w:pStyle w:val="p1"/>
              <w:jc w:val="center"/>
              <w:rPr>
                <w:ins w:id="1326" w:author="Augustus Raymond Pendleton" w:date="2025-10-29T11:35:00Z" w16du:dateUtc="2025-10-29T15:35:00Z"/>
                <w:sz w:val="20"/>
                <w:szCs w:val="20"/>
                <w:rPrChange w:id="1327" w:author="Augustus Raymond Pendleton" w:date="2025-10-29T14:50:00Z" w16du:dateUtc="2025-10-29T18:50:00Z">
                  <w:rPr>
                    <w:ins w:id="1328" w:author="Augustus Raymond Pendleton" w:date="2025-10-29T11:35:00Z" w16du:dateUtc="2025-10-29T15:35:00Z"/>
                  </w:rPr>
                </w:rPrChange>
              </w:rPr>
              <w:pPrChange w:id="1329" w:author="Augustus Raymond Pendleton" w:date="2025-10-29T14:33:00Z" w16du:dateUtc="2025-10-29T18:33:00Z">
                <w:pPr>
                  <w:pStyle w:val="p1"/>
                </w:pPr>
              </w:pPrChange>
            </w:pPr>
            <w:ins w:id="1330" w:author="Augustus Raymond Pendleton" w:date="2025-10-29T14:33:00Z" w16du:dateUtc="2025-10-29T18:33:00Z">
              <w:r w:rsidRPr="00BB1FB4">
                <w:rPr>
                  <w:sz w:val="20"/>
                  <w:szCs w:val="20"/>
                  <w:rPrChange w:id="1331" w:author="Augustus Raymond Pendleton" w:date="2025-10-29T14:50:00Z" w16du:dateUtc="2025-10-29T18:50:00Z">
                    <w:rPr/>
                  </w:rPrChange>
                </w:rPr>
                <w:t>Microbial load relevant?</w:t>
              </w:r>
            </w:ins>
          </w:p>
        </w:tc>
        <w:tc>
          <w:tcPr>
            <w:tcW w:w="3244" w:type="dxa"/>
            <w:gridSpan w:val="3"/>
            <w:shd w:val="clear" w:color="auto" w:fill="FFFFFF" w:themeFill="background1"/>
            <w:vAlign w:val="center"/>
          </w:tcPr>
          <w:p w14:paraId="46F8CF54" w14:textId="51ADA6F0" w:rsidR="00340F0D" w:rsidRPr="00BB1FB4" w:rsidRDefault="00340F0D" w:rsidP="00BB1FB4">
            <w:pPr>
              <w:pStyle w:val="p1"/>
              <w:jc w:val="center"/>
              <w:rPr>
                <w:ins w:id="1332" w:author="Augustus Raymond Pendleton" w:date="2025-10-29T14:49:00Z" w16du:dateUtc="2025-10-29T18:49:00Z"/>
                <w:rFonts w:eastAsiaTheme="minorEastAsia"/>
                <w:i/>
                <w:iCs/>
                <w:sz w:val="20"/>
                <w:szCs w:val="20"/>
                <w:rPrChange w:id="1333" w:author="Augustus Raymond Pendleton" w:date="2025-10-29T14:50:00Z" w16du:dateUtc="2025-10-29T18:50:00Z">
                  <w:rPr>
                    <w:ins w:id="1334" w:author="Augustus Raymond Pendleton" w:date="2025-10-29T14:49:00Z" w16du:dateUtc="2025-10-29T18:49:00Z"/>
                    <w:rFonts w:eastAsiaTheme="minorEastAsia"/>
                    <w:i/>
                    <w:iCs/>
                    <w:sz w:val="22"/>
                    <w:szCs w:val="22"/>
                  </w:rPr>
                </w:rPrChange>
              </w:rPr>
            </w:pPr>
            <w:ins w:id="1335" w:author="Augustus Raymond Pendleton" w:date="2025-10-29T14:36:00Z" w16du:dateUtc="2025-10-29T18:36:00Z">
              <w:r w:rsidRPr="00BB1FB4">
                <w:rPr>
                  <w:sz w:val="20"/>
                  <w:szCs w:val="20"/>
                  <w:rPrChange w:id="1336" w:author="Augustus Raymond Pendleton" w:date="2025-10-29T14:50:00Z" w16du:dateUtc="2025-10-29T18:50:00Z">
                    <w:rPr/>
                  </w:rPrChange>
                </w:rPr>
                <w:t>Yes</w:t>
              </w:r>
            </w:ins>
          </w:p>
        </w:tc>
        <w:tc>
          <w:tcPr>
            <w:tcW w:w="2038" w:type="dxa"/>
            <w:shd w:val="clear" w:color="auto" w:fill="FFFFFF" w:themeFill="background1"/>
            <w:vAlign w:val="center"/>
          </w:tcPr>
          <w:p w14:paraId="5D0C4542" w14:textId="7FE9CA0A" w:rsidR="00340F0D" w:rsidRPr="00BB1FB4" w:rsidRDefault="00340F0D" w:rsidP="00BB1FB4">
            <w:pPr>
              <w:pStyle w:val="p1"/>
              <w:jc w:val="center"/>
              <w:rPr>
                <w:ins w:id="1337" w:author="Augustus Raymond Pendleton" w:date="2025-10-29T14:39:00Z" w16du:dateUtc="2025-10-29T18:39:00Z"/>
                <w:sz w:val="20"/>
                <w:szCs w:val="20"/>
                <w:rPrChange w:id="1338" w:author="Augustus Raymond Pendleton" w:date="2025-10-29T14:50:00Z" w16du:dateUtc="2025-10-29T18:50:00Z">
                  <w:rPr>
                    <w:ins w:id="1339" w:author="Augustus Raymond Pendleton" w:date="2025-10-29T14:39:00Z" w16du:dateUtc="2025-10-29T18:39:00Z"/>
                  </w:rPr>
                </w:rPrChange>
              </w:rPr>
            </w:pPr>
            <w:ins w:id="1340" w:author="Augustus Raymond Pendleton" w:date="2025-10-29T14:42:00Z" w16du:dateUtc="2025-10-29T18:42:00Z">
              <w:r w:rsidRPr="00BB1FB4">
                <w:rPr>
                  <w:rFonts w:eastAsiaTheme="minorEastAsia"/>
                  <w:i/>
                  <w:iCs/>
                  <w:sz w:val="20"/>
                  <w:szCs w:val="20"/>
                  <w:rPrChange w:id="1341" w:author="Augustus Raymond Pendleton" w:date="2025-10-29T14:50:00Z" w16du:dateUtc="2025-10-29T18:50:00Z">
                    <w:rPr>
                      <w:rFonts w:eastAsiaTheme="minorEastAsia"/>
                      <w:i/>
                      <w:iCs/>
                    </w:rPr>
                  </w:rPrChange>
                </w:rPr>
                <w:t>BC</w:t>
              </w:r>
              <w:r w:rsidRPr="00BB1FB4">
                <w:rPr>
                  <w:rFonts w:eastAsiaTheme="minorEastAsia"/>
                  <w:i/>
                  <w:iCs/>
                  <w:sz w:val="20"/>
                  <w:szCs w:val="20"/>
                  <w:vertAlign w:val="superscript"/>
                  <w:rPrChange w:id="1342" w:author="Augustus Raymond Pendleton" w:date="2025-10-29T14:50:00Z" w16du:dateUtc="2025-10-29T18:50:00Z">
                    <w:rPr>
                      <w:rFonts w:eastAsiaTheme="minorEastAsia"/>
                      <w:i/>
                      <w:iCs/>
                      <w:vertAlign w:val="superscript"/>
                    </w:rPr>
                  </w:rPrChange>
                </w:rPr>
                <w:t>A</w:t>
              </w:r>
            </w:ins>
          </w:p>
        </w:tc>
        <w:tc>
          <w:tcPr>
            <w:tcW w:w="1509" w:type="dxa"/>
            <w:shd w:val="clear" w:color="auto" w:fill="FFFFFF" w:themeFill="background1"/>
            <w:vAlign w:val="center"/>
          </w:tcPr>
          <w:p w14:paraId="6BD97CC0" w14:textId="67961898" w:rsidR="00340F0D" w:rsidRPr="00BB1FB4" w:rsidRDefault="00340F0D">
            <w:pPr>
              <w:pStyle w:val="p1"/>
              <w:jc w:val="center"/>
              <w:rPr>
                <w:ins w:id="1343" w:author="Augustus Raymond Pendleton" w:date="2025-10-29T11:35:00Z" w16du:dateUtc="2025-10-29T15:35:00Z"/>
                <w:sz w:val="20"/>
                <w:szCs w:val="20"/>
                <w:rPrChange w:id="1344" w:author="Augustus Raymond Pendleton" w:date="2025-10-29T14:50:00Z" w16du:dateUtc="2025-10-29T18:50:00Z">
                  <w:rPr>
                    <w:ins w:id="1345" w:author="Augustus Raymond Pendleton" w:date="2025-10-29T11:35:00Z" w16du:dateUtc="2025-10-29T15:35:00Z"/>
                  </w:rPr>
                </w:rPrChange>
              </w:rPr>
              <w:pPrChange w:id="1346" w:author="Augustus Raymond Pendleton" w:date="2025-10-29T11:40:00Z" w16du:dateUtc="2025-10-29T15:40:00Z">
                <w:pPr>
                  <w:pStyle w:val="p1"/>
                </w:pPr>
              </w:pPrChange>
            </w:pPr>
            <w:ins w:id="1347" w:author="Augustus Raymond Pendleton" w:date="2025-10-29T14:48:00Z" w16du:dateUtc="2025-10-29T18:48:00Z">
              <w:r w:rsidRPr="00BB1FB4">
                <w:rPr>
                  <w:sz w:val="20"/>
                  <w:szCs w:val="20"/>
                  <w:rPrChange w:id="1348" w:author="Augustus Raymond Pendleton" w:date="2025-10-29T14:50:00Z" w16du:dateUtc="2025-10-29T18:50:00Z">
                    <w:rPr>
                      <w:sz w:val="22"/>
                      <w:szCs w:val="22"/>
                    </w:rPr>
                  </w:rPrChange>
                </w:rPr>
                <w:t>Strain turnover and proliferation in the infant gut</w:t>
              </w:r>
            </w:ins>
          </w:p>
        </w:tc>
      </w:tr>
      <w:tr w:rsidR="00340F0D" w:rsidRPr="00340F0D" w14:paraId="3FFC7AC3" w14:textId="77777777" w:rsidTr="00436AB9">
        <w:trPr>
          <w:trHeight w:val="220"/>
          <w:ins w:id="1349" w:author="Augustus Raymond Pendleton" w:date="2025-10-29T11:35:00Z"/>
        </w:trPr>
        <w:tc>
          <w:tcPr>
            <w:tcW w:w="941" w:type="dxa"/>
            <w:vMerge/>
            <w:shd w:val="clear" w:color="auto" w:fill="FFFFFF" w:themeFill="background1"/>
            <w:vAlign w:val="center"/>
          </w:tcPr>
          <w:p w14:paraId="28E6DCF7" w14:textId="77777777" w:rsidR="00340F0D" w:rsidRPr="00BB1FB4" w:rsidRDefault="00340F0D" w:rsidP="005B0677">
            <w:pPr>
              <w:pStyle w:val="p1"/>
              <w:jc w:val="center"/>
              <w:rPr>
                <w:ins w:id="1350" w:author="Augustus Raymond Pendleton" w:date="2025-10-29T11:35:00Z" w16du:dateUtc="2025-10-29T15:35:00Z"/>
                <w:sz w:val="20"/>
                <w:szCs w:val="20"/>
                <w:rPrChange w:id="1351" w:author="Augustus Raymond Pendleton" w:date="2025-10-29T14:50:00Z" w16du:dateUtc="2025-10-29T18:50:00Z">
                  <w:rPr>
                    <w:ins w:id="1352" w:author="Augustus Raymond Pendleton" w:date="2025-10-29T11:35:00Z" w16du:dateUtc="2025-10-29T15:35:00Z"/>
                  </w:rPr>
                </w:rPrChange>
              </w:rPr>
            </w:pPr>
          </w:p>
        </w:tc>
        <w:tc>
          <w:tcPr>
            <w:tcW w:w="551" w:type="dxa"/>
            <w:vMerge/>
            <w:shd w:val="clear" w:color="auto" w:fill="FFFFFF" w:themeFill="background1"/>
            <w:vAlign w:val="center"/>
          </w:tcPr>
          <w:p w14:paraId="3BB7AA7A" w14:textId="77777777" w:rsidR="00340F0D" w:rsidRPr="00BB1FB4" w:rsidRDefault="00340F0D" w:rsidP="005B0677">
            <w:pPr>
              <w:pStyle w:val="p1"/>
              <w:jc w:val="center"/>
              <w:rPr>
                <w:ins w:id="1353" w:author="Augustus Raymond Pendleton" w:date="2025-10-29T11:40:00Z" w16du:dateUtc="2025-10-29T15:40:00Z"/>
                <w:sz w:val="20"/>
                <w:szCs w:val="20"/>
                <w:rPrChange w:id="1354" w:author="Augustus Raymond Pendleton" w:date="2025-10-29T14:50:00Z" w16du:dateUtc="2025-10-29T18:50:00Z">
                  <w:rPr>
                    <w:ins w:id="1355" w:author="Augustus Raymond Pendleton" w:date="2025-10-29T11:40:00Z" w16du:dateUtc="2025-10-29T15:40:00Z"/>
                  </w:rPr>
                </w:rPrChange>
              </w:rPr>
            </w:pPr>
          </w:p>
        </w:tc>
        <w:tc>
          <w:tcPr>
            <w:tcW w:w="1067" w:type="dxa"/>
            <w:vMerge/>
            <w:shd w:val="clear" w:color="auto" w:fill="FFFFFF" w:themeFill="background1"/>
            <w:vAlign w:val="center"/>
          </w:tcPr>
          <w:p w14:paraId="1013CD62" w14:textId="77777777" w:rsidR="00340F0D" w:rsidRPr="00BB1FB4" w:rsidRDefault="00340F0D" w:rsidP="005B0677">
            <w:pPr>
              <w:pStyle w:val="p1"/>
              <w:jc w:val="center"/>
              <w:rPr>
                <w:ins w:id="1356" w:author="Augustus Raymond Pendleton" w:date="2025-10-29T14:33:00Z" w16du:dateUtc="2025-10-29T18:33:00Z"/>
                <w:sz w:val="20"/>
                <w:szCs w:val="20"/>
                <w:rPrChange w:id="1357" w:author="Augustus Raymond Pendleton" w:date="2025-10-29T14:50:00Z" w16du:dateUtc="2025-10-29T18:50:00Z">
                  <w:rPr>
                    <w:ins w:id="1358" w:author="Augustus Raymond Pendleton" w:date="2025-10-29T14:33:00Z" w16du:dateUtc="2025-10-29T18:33:00Z"/>
                  </w:rPr>
                </w:rPrChange>
              </w:rPr>
            </w:pPr>
          </w:p>
        </w:tc>
        <w:tc>
          <w:tcPr>
            <w:tcW w:w="3244" w:type="dxa"/>
            <w:gridSpan w:val="3"/>
            <w:shd w:val="clear" w:color="auto" w:fill="FFFFFF" w:themeFill="background1"/>
            <w:vAlign w:val="center"/>
          </w:tcPr>
          <w:p w14:paraId="14B2B0E8" w14:textId="181EBD0B" w:rsidR="00340F0D" w:rsidRPr="00BB1FB4" w:rsidRDefault="00340F0D" w:rsidP="00BB1FB4">
            <w:pPr>
              <w:pStyle w:val="p1"/>
              <w:jc w:val="center"/>
              <w:rPr>
                <w:ins w:id="1359" w:author="Augustus Raymond Pendleton" w:date="2025-10-29T14:49:00Z" w16du:dateUtc="2025-10-29T18:49:00Z"/>
                <w:rFonts w:eastAsiaTheme="minorEastAsia"/>
                <w:i/>
                <w:iCs/>
                <w:sz w:val="20"/>
                <w:szCs w:val="20"/>
                <w:rPrChange w:id="1360" w:author="Augustus Raymond Pendleton" w:date="2025-10-29T14:50:00Z" w16du:dateUtc="2025-10-29T18:50:00Z">
                  <w:rPr>
                    <w:ins w:id="1361" w:author="Augustus Raymond Pendleton" w:date="2025-10-29T14:49:00Z" w16du:dateUtc="2025-10-29T18:49:00Z"/>
                    <w:rFonts w:eastAsiaTheme="minorEastAsia"/>
                    <w:i/>
                    <w:iCs/>
                    <w:sz w:val="22"/>
                    <w:szCs w:val="22"/>
                  </w:rPr>
                </w:rPrChange>
              </w:rPr>
            </w:pPr>
            <w:ins w:id="1362" w:author="Augustus Raymond Pendleton" w:date="2025-10-29T14:36:00Z" w16du:dateUtc="2025-10-29T18:36:00Z">
              <w:r w:rsidRPr="00BB1FB4">
                <w:rPr>
                  <w:sz w:val="20"/>
                  <w:szCs w:val="20"/>
                  <w:rPrChange w:id="1363" w:author="Augustus Raymond Pendleton" w:date="2025-10-29T14:50:00Z" w16du:dateUtc="2025-10-29T18:50:00Z">
                    <w:rPr/>
                  </w:rPrChange>
                </w:rPr>
                <w:t>No</w:t>
              </w:r>
            </w:ins>
          </w:p>
        </w:tc>
        <w:tc>
          <w:tcPr>
            <w:tcW w:w="2038" w:type="dxa"/>
            <w:shd w:val="clear" w:color="auto" w:fill="FFFFFF" w:themeFill="background1"/>
            <w:vAlign w:val="center"/>
          </w:tcPr>
          <w:p w14:paraId="6EAD8FF4" w14:textId="5236A05B" w:rsidR="00340F0D" w:rsidRPr="00BB1FB4" w:rsidRDefault="00340F0D" w:rsidP="00BB1FB4">
            <w:pPr>
              <w:pStyle w:val="p1"/>
              <w:jc w:val="center"/>
              <w:rPr>
                <w:ins w:id="1364" w:author="Augustus Raymond Pendleton" w:date="2025-10-29T14:39:00Z" w16du:dateUtc="2025-10-29T18:39:00Z"/>
                <w:sz w:val="20"/>
                <w:szCs w:val="20"/>
                <w:rPrChange w:id="1365" w:author="Augustus Raymond Pendleton" w:date="2025-10-29T14:50:00Z" w16du:dateUtc="2025-10-29T18:50:00Z">
                  <w:rPr>
                    <w:ins w:id="1366" w:author="Augustus Raymond Pendleton" w:date="2025-10-29T14:39:00Z" w16du:dateUtc="2025-10-29T18:39:00Z"/>
                  </w:rPr>
                </w:rPrChange>
              </w:rPr>
            </w:pPr>
            <w:ins w:id="1367" w:author="Augustus Raymond Pendleton" w:date="2025-10-29T14:42:00Z" w16du:dateUtc="2025-10-29T18:42:00Z">
              <w:r w:rsidRPr="00BB1FB4">
                <w:rPr>
                  <w:rFonts w:eastAsiaTheme="minorEastAsia"/>
                  <w:i/>
                  <w:iCs/>
                  <w:sz w:val="20"/>
                  <w:szCs w:val="20"/>
                  <w:rPrChange w:id="1368" w:author="Augustus Raymond Pendleton" w:date="2025-10-29T14:50:00Z" w16du:dateUtc="2025-10-29T18:50:00Z">
                    <w:rPr>
                      <w:rFonts w:eastAsiaTheme="minorEastAsia"/>
                      <w:i/>
                      <w:iCs/>
                    </w:rPr>
                  </w:rPrChange>
                </w:rPr>
                <w:t>BC</w:t>
              </w:r>
              <w:r w:rsidRPr="00BB1FB4">
                <w:rPr>
                  <w:rFonts w:eastAsiaTheme="minorEastAsia"/>
                  <w:i/>
                  <w:iCs/>
                  <w:sz w:val="20"/>
                  <w:szCs w:val="20"/>
                  <w:vertAlign w:val="superscript"/>
                  <w:rPrChange w:id="1369" w:author="Augustus Raymond Pendleton" w:date="2025-10-29T14:50:00Z" w16du:dateUtc="2025-10-29T18:50:00Z">
                    <w:rPr>
                      <w:rFonts w:eastAsiaTheme="minorEastAsia"/>
                      <w:i/>
                      <w:iCs/>
                      <w:vertAlign w:val="superscript"/>
                    </w:rPr>
                  </w:rPrChange>
                </w:rPr>
                <w:t>R</w:t>
              </w:r>
            </w:ins>
          </w:p>
        </w:tc>
        <w:tc>
          <w:tcPr>
            <w:tcW w:w="1509" w:type="dxa"/>
            <w:shd w:val="clear" w:color="auto" w:fill="FFFFFF" w:themeFill="background1"/>
            <w:vAlign w:val="center"/>
          </w:tcPr>
          <w:p w14:paraId="38DE374E" w14:textId="4F42C06A" w:rsidR="00340F0D" w:rsidRPr="00BB1FB4" w:rsidRDefault="00340F0D" w:rsidP="005B0677">
            <w:pPr>
              <w:pStyle w:val="p1"/>
              <w:jc w:val="center"/>
              <w:rPr>
                <w:ins w:id="1370" w:author="Augustus Raymond Pendleton" w:date="2025-10-29T11:35:00Z" w16du:dateUtc="2025-10-29T15:35:00Z"/>
                <w:sz w:val="20"/>
                <w:szCs w:val="20"/>
                <w:rPrChange w:id="1371" w:author="Augustus Raymond Pendleton" w:date="2025-10-29T14:50:00Z" w16du:dateUtc="2025-10-29T18:50:00Z">
                  <w:rPr>
                    <w:ins w:id="1372" w:author="Augustus Raymond Pendleton" w:date="2025-10-29T11:35:00Z" w16du:dateUtc="2025-10-29T15:35:00Z"/>
                  </w:rPr>
                </w:rPrChange>
              </w:rPr>
            </w:pPr>
            <w:ins w:id="1373" w:author="Augustus Raymond Pendleton" w:date="2025-10-29T14:48:00Z" w16du:dateUtc="2025-10-29T18:48:00Z">
              <w:r w:rsidRPr="00BB1FB4">
                <w:rPr>
                  <w:sz w:val="20"/>
                  <w:szCs w:val="20"/>
                  <w:rPrChange w:id="1374" w:author="Augustus Raymond Pendleton" w:date="2025-10-29T14:50:00Z" w16du:dateUtc="2025-10-29T18:50:00Z">
                    <w:rPr>
                      <w:sz w:val="22"/>
                      <w:szCs w:val="22"/>
                    </w:rPr>
                  </w:rPrChange>
                </w:rPr>
                <w:t xml:space="preserve">Temporal succession </w:t>
              </w:r>
            </w:ins>
            <w:ins w:id="1375" w:author="Augustus Raymond Pendleton" w:date="2025-10-29T14:49:00Z" w16du:dateUtc="2025-10-29T18:49:00Z">
              <w:r w:rsidRPr="00BB1FB4">
                <w:rPr>
                  <w:sz w:val="20"/>
                  <w:szCs w:val="20"/>
                  <w:rPrChange w:id="1376" w:author="Augustus Raymond Pendleton" w:date="2025-10-29T14:50:00Z" w16du:dateUtc="2025-10-29T18:50:00Z">
                    <w:rPr>
                      <w:sz w:val="22"/>
                      <w:szCs w:val="22"/>
                    </w:rPr>
                  </w:rPrChange>
                </w:rPr>
                <w:t>in chemostat</w:t>
              </w:r>
            </w:ins>
          </w:p>
        </w:tc>
      </w:tr>
    </w:tbl>
    <w:p w14:paraId="4B7C17AC" w14:textId="5868CD30" w:rsidR="00153449" w:rsidRDefault="00153449" w:rsidP="00153449">
      <w:pPr>
        <w:pStyle w:val="p1"/>
        <w:rPr>
          <w:ins w:id="1377" w:author="Augustus Raymond Pendleton" w:date="2025-10-29T11:38:00Z" w16du:dateUtc="2025-10-29T15:38:00Z"/>
        </w:rPr>
      </w:pPr>
      <w:ins w:id="1378" w:author="Augustus Raymond Pendleton" w:date="2025-10-29T11:34:00Z" w16du:dateUtc="2025-10-29T15:34:00Z">
        <w:r>
          <w:t xml:space="preserve"> </w:t>
        </w:r>
      </w:ins>
    </w:p>
    <w:p w14:paraId="27D887EE" w14:textId="6989C950" w:rsidR="00406912" w:rsidRDefault="00406912">
      <w:pPr>
        <w:rPr>
          <w:ins w:id="1379" w:author="Augustus Raymond Pendleton" w:date="2025-10-29T14:55:00Z" w16du:dateUtc="2025-10-29T18:55:00Z"/>
          <w:rFonts w:eastAsia="Times New Roman" w:cs="Times New Roman"/>
          <w:kern w:val="0"/>
          <w14:ligatures w14:val="none"/>
        </w:rPr>
      </w:pPr>
      <w:ins w:id="1380" w:author="Augustus Raymond Pendleton" w:date="2025-10-29T14:55:00Z" w16du:dateUtc="2025-10-29T18:55:00Z">
        <w:r>
          <w:br w:type="page"/>
        </w:r>
      </w:ins>
    </w:p>
    <w:p w14:paraId="65FCE9D6" w14:textId="77777777" w:rsidR="00153449" w:rsidRPr="00153449" w:rsidRDefault="00153449" w:rsidP="00153449">
      <w:pPr>
        <w:pStyle w:val="p1"/>
        <w:rPr>
          <w:ins w:id="1381" w:author="Augustus Raymond Pendleton" w:date="2025-10-29T10:50:00Z" w16du:dateUtc="2025-10-29T14:50:00Z"/>
        </w:rPr>
      </w:pPr>
    </w:p>
    <w:p w14:paraId="27EF4D1C" w14:textId="0FF2A7A7" w:rsidR="0092229D" w:rsidRDefault="00153449" w:rsidP="00B26FCE">
      <w:pPr>
        <w:spacing w:line="240" w:lineRule="auto"/>
        <w:rPr>
          <w:ins w:id="1382" w:author="Augustus Raymond Pendleton" w:date="2025-10-29T11:36:00Z" w16du:dateUtc="2025-10-29T15:36:00Z"/>
          <w:b/>
          <w:bCs/>
        </w:rPr>
      </w:pPr>
      <w:ins w:id="1383" w:author="Augustus Raymond Pendleton" w:date="2025-10-29T11:36:00Z" w16du:dateUtc="2025-10-29T15:36:00Z">
        <w:r w:rsidRPr="00153449">
          <w:rPr>
            <w:b/>
            <w:bCs/>
            <w:rPrChange w:id="1384" w:author="Augustus Raymond Pendleton" w:date="2025-10-29T11:36:00Z" w16du:dateUtc="2025-10-29T15:36:00Z">
              <w:rPr/>
            </w:rPrChange>
          </w:rPr>
          <w:t>Box 2: Rarefaction workflow for incorporating absolute abundance</w:t>
        </w:r>
      </w:ins>
      <w:ins w:id="1385" w:author="Augustus Raymond Pendleton" w:date="2025-10-29T14:35:00Z" w16du:dateUtc="2025-10-29T18:35:00Z">
        <w:r w:rsidR="005B0677" w:rsidRPr="005B0677">
          <w:rPr>
            <w:noProof/>
          </w:rPr>
          <w:t xml:space="preserve"> </w:t>
        </w:r>
      </w:ins>
    </w:p>
    <w:p w14:paraId="343DB5DE" w14:textId="3B5CBA88" w:rsidR="00153449" w:rsidRDefault="00406912" w:rsidP="00153449">
      <w:pPr>
        <w:rPr>
          <w:ins w:id="1386" w:author="Augustus Raymond Pendleton" w:date="2025-10-29T11:37:00Z" w16du:dateUtc="2025-10-29T15:37:00Z"/>
        </w:rPr>
      </w:pPr>
      <w:ins w:id="1387" w:author="Augustus Raymond Pendleton" w:date="2025-10-29T14:35:00Z" w16du:dateUtc="2025-10-29T18:35:00Z">
        <w:r>
          <w:rPr>
            <w:noProof/>
          </w:rPr>
          <w:drawing>
            <wp:anchor distT="0" distB="0" distL="114300" distR="114300" simplePos="0" relativeHeight="251662336" behindDoc="1" locked="0" layoutInCell="1" allowOverlap="1" wp14:anchorId="13025A7E" wp14:editId="12A5DFA8">
              <wp:simplePos x="0" y="0"/>
              <wp:positionH relativeFrom="margin">
                <wp:posOffset>0</wp:posOffset>
              </wp:positionH>
              <wp:positionV relativeFrom="margin">
                <wp:posOffset>703419</wp:posOffset>
              </wp:positionV>
              <wp:extent cx="3639820" cy="5039360"/>
              <wp:effectExtent l="0" t="0" r="5080" b="2540"/>
              <wp:wrapSquare wrapText="bothSides"/>
              <wp:docPr id="1261782634" name="Picture 2" descr="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634" name="Picture 2" descr="A char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9820" cy="5039360"/>
                      </a:xfrm>
                      <a:prstGeom prst="rect">
                        <a:avLst/>
                      </a:prstGeom>
                    </pic:spPr>
                  </pic:pic>
                </a:graphicData>
              </a:graphic>
              <wp14:sizeRelH relativeFrom="page">
                <wp14:pctWidth>0</wp14:pctWidth>
              </wp14:sizeRelH>
              <wp14:sizeRelV relativeFrom="page">
                <wp14:pctHeight>0</wp14:pctHeight>
              </wp14:sizeRelV>
            </wp:anchor>
          </w:drawing>
        </w:r>
      </w:ins>
      <w:ins w:id="1388" w:author="Augustus Raymond Pendleton" w:date="2025-10-29T11:37:00Z" w16du:dateUtc="2025-10-29T15:37:00Z">
        <w:r w:rsidR="00153449">
          <w:t xml:space="preserve">First, samples were assessed for anomalously low read counts and discarded (sequencing blanks and controls were also removed). For rarefaction, each sample in ASV table was subsampled to equal </w:t>
        </w:r>
        <w:r w:rsidR="00153449" w:rsidRPr="00054B18">
          <w:rPr>
            <w:i/>
            <w:iCs/>
          </w:rPr>
          <w:t>sequencing</w:t>
        </w:r>
        <w:r w:rsidR="00153449">
          <w:t xml:space="preserve"> depth (# of reads) across 100 iterations, creating 100 rarefied ASV tables. These tables were then converted to relative abundance by dividing each ASV’s count by the equal sequencing depth (rounding was not performed). Then, each ASV’s absolute abundance within a given sample was calculated by multiplying its relative abundance by that sample’s total cell count or 16S copy number. Methods to predict genomic 16S copy number for a given ASV were not used </w:t>
        </w:r>
        <w:r w:rsidR="00153449">
          <w:fldChar w:fldCharType="begin"/>
        </w:r>
      </w:ins>
      <w:r w:rsidR="004A30CB">
        <w:instrText xml:space="preserve"> ADDIN ZOTERO_ITEM CSL_CITATION {"citationID":"yhLpi0Kw","properties":{"formattedCitation":"[23]","plainCitation":"[23]","noteIndex":0},"citationItems":[{"id":956,"uris":["http://zotero.org/groups/5077571/items/3A7JYSWF"],"itemData":{"id":956,"type":"article-journal","container-title":"Nature Biotechnology","DOI":"10.1038/s41587-020-0548-6","ISSN":"1546-1696","issue":"6","journalAbbreviation":"Nat Biotechnol","language":"en","license":"2020 The Author(s), under exclusive licence to Springer Nature America, Inc.","note":"number: 6\npublisher: Nature Publishing Group","page":"685-688","source":"www.nature.com","title":"PICRUSt2 for prediction of metagenome functions","volume":"38","author":[{"family":"Douglas","given":"Gavin M."},{"family":"Maffei","given":"Vincent J."},{"family":"Zaneveld","given":"Jesse R."},{"family":"Yurgel","given":"Svetlana N."},{"family":"Brown","given":"James R."},{"family":"Taylor","given":"Christopher M."},{"family":"Huttenhower","given":"Curtis"},{"family":"Langille","given":"Morgan G. I."}],"issued":{"date-parts":[["2020",6]]},"citation-key":"douglasPICRUSt2PredictionMetagenome2020"}}],"schema":"https://github.com/citation-style-language/schema/raw/master/csl-citation.json"} </w:instrText>
      </w:r>
      <w:ins w:id="1389" w:author="Augustus Raymond Pendleton" w:date="2025-10-29T11:37:00Z" w16du:dateUtc="2025-10-29T15:37:00Z">
        <w:r w:rsidR="00153449">
          <w:fldChar w:fldCharType="separate"/>
        </w:r>
      </w:ins>
      <w:r w:rsidR="004A30CB">
        <w:rPr>
          <w:noProof/>
        </w:rPr>
        <w:t>[23]</w:t>
      </w:r>
      <w:ins w:id="1390" w:author="Augustus Raymond Pendleton" w:date="2025-10-29T11:37:00Z" w16du:dateUtc="2025-10-29T15:37:00Z">
        <w:r w:rsidR="00153449">
          <w:fldChar w:fldCharType="end"/>
        </w:r>
        <w:r w:rsidR="00153449">
          <w:t xml:space="preserve">. Each distance/dissimilarity metric was then calculated across all 100 absolute-normalized ASV tables. The final distance/dissimilarity matrix was calculated by averaging all 100 iterations of each distance/dissimilarity calculation. Of note for future users: pruning the phylogenetic tree after rarefaction for each iteration is not necessary – ASVs removed from the dataset do not contribute nor change the calculated of Unifrac distances. </w:t>
        </w:r>
      </w:ins>
    </w:p>
    <w:p w14:paraId="1032B5DC" w14:textId="60EE896F" w:rsidR="00406912" w:rsidRDefault="00406912">
      <w:pPr>
        <w:rPr>
          <w:ins w:id="1391" w:author="Augustus Raymond Pendleton" w:date="2025-10-29T14:55:00Z" w16du:dateUtc="2025-10-29T18:55:00Z"/>
        </w:rPr>
      </w:pPr>
      <w:ins w:id="1392" w:author="Augustus Raymond Pendleton" w:date="2025-10-29T14:55:00Z" w16du:dateUtc="2025-10-29T18:55:00Z">
        <w:r>
          <w:br w:type="page"/>
        </w:r>
      </w:ins>
    </w:p>
    <w:p w14:paraId="3A1B5A6A" w14:textId="77777777" w:rsidR="00153449" w:rsidRPr="00153449" w:rsidRDefault="00153449" w:rsidP="00B26FCE">
      <w:pPr>
        <w:spacing w:line="240" w:lineRule="auto"/>
        <w:rPr>
          <w:ins w:id="1393" w:author="Augustus Raymond Pendleton" w:date="2025-10-29T11:36:00Z" w16du:dateUtc="2025-10-29T15:36:00Z"/>
        </w:rPr>
      </w:pPr>
    </w:p>
    <w:p w14:paraId="59BE4468" w14:textId="77777777" w:rsidR="00153449" w:rsidRPr="00153449" w:rsidRDefault="00153449">
      <w:pPr>
        <w:spacing w:line="240" w:lineRule="auto"/>
        <w:rPr>
          <w:ins w:id="1394" w:author="Augustus Raymond Pendleton" w:date="2025-09-29T11:28:00Z" w16du:dateUtc="2025-09-29T15:28:00Z"/>
        </w:rPr>
        <w:pPrChange w:id="1395" w:author="Augustus Raymond Pendleton" w:date="2025-10-29T10:51:00Z" w16du:dateUtc="2025-10-29T14:51:00Z">
          <w:pPr/>
        </w:pPrChange>
      </w:pPr>
    </w:p>
    <w:p w14:paraId="00EEEEE2" w14:textId="6B83F67C" w:rsidR="00B838FA" w:rsidRPr="0007048F" w:rsidDel="00693D9A" w:rsidRDefault="0007048F">
      <w:pPr>
        <w:spacing w:line="240" w:lineRule="auto"/>
        <w:rPr>
          <w:del w:id="1396" w:author="Augustus Raymond Pendleton" w:date="2025-09-29T11:29:00Z" w16du:dateUtc="2025-09-29T15:29:00Z"/>
        </w:rPr>
      </w:pPr>
      <w:del w:id="1397" w:author="Augustus Raymond Pendleton" w:date="2025-09-29T11:29:00Z" w16du:dateUtc="2025-09-29T15:29:00Z">
        <w:r w:rsidRPr="0007048F" w:rsidDel="00693D9A">
          <w:delText xml:space="preserve">That said, interpretation of </w:delText>
        </w:r>
      </w:del>
      <m:oMath>
        <m:r>
          <w:del w:id="1398" w:author="Augustus Raymond Pendleton" w:date="2025-09-29T11:29:00Z" w16du:dateUtc="2025-09-29T15:29:00Z">
            <w:rPr>
              <w:rFonts w:ascii="Cambria Math" w:hAnsi="Cambria Math"/>
            </w:rPr>
            <m:t>G</m:t>
          </w:del>
        </m:r>
        <m:sSup>
          <m:sSupPr>
            <m:ctrlPr>
              <w:del w:id="1399" w:author="Augustus Raymond Pendleton" w:date="2025-09-29T11:29:00Z" w16du:dateUtc="2025-09-29T15:29:00Z">
                <w:rPr>
                  <w:rFonts w:ascii="Cambria Math" w:hAnsi="Cambria Math"/>
                </w:rPr>
              </w:del>
            </m:ctrlPr>
          </m:sSupPr>
          <m:e>
            <m:r>
              <w:del w:id="1400" w:author="Augustus Raymond Pendleton" w:date="2025-09-29T11:29:00Z" w16du:dateUtc="2025-09-29T15:29:00Z">
                <w:rPr>
                  <w:rFonts w:ascii="Cambria Math" w:hAnsi="Cambria Math"/>
                </w:rPr>
                <m:t>U</m:t>
              </w:del>
            </m:r>
          </m:e>
          <m:sup>
            <m:r>
              <w:del w:id="1401" w:author="Augustus Raymond Pendleton" w:date="2025-09-29T11:29:00Z" w16du:dateUtc="2025-09-29T15:29:00Z">
                <w:rPr>
                  <w:rFonts w:ascii="Cambria Math" w:hAnsi="Cambria Math"/>
                </w:rPr>
                <m:t>A</m:t>
              </w:del>
            </m:r>
          </m:sup>
        </m:sSup>
      </m:oMath>
      <w:del w:id="1402"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1403" w:author="Augustus Raymond Pendleton" w:date="2025-09-29T11:29:00Z" w16du:dateUtc="2025-09-29T15:29:00Z">
            <w:rPr>
              <w:rFonts w:ascii="Cambria Math" w:hAnsi="Cambria Math"/>
            </w:rPr>
            <m:t>α</m:t>
          </w:del>
        </m:r>
      </m:oMath>
      <w:del w:id="1404"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1405" w:author="Augustus Raymond Pendleton" w:date="2025-09-29T11:29:00Z" w16du:dateUtc="2025-09-29T15:29:00Z">
            <w:rPr>
              <w:rFonts w:ascii="Cambria Math" w:hAnsi="Cambria Math"/>
            </w:rPr>
            <m:t>G</m:t>
          </w:del>
        </m:r>
        <m:sSup>
          <m:sSupPr>
            <m:ctrlPr>
              <w:del w:id="1406" w:author="Augustus Raymond Pendleton" w:date="2025-09-29T11:29:00Z" w16du:dateUtc="2025-09-29T15:29:00Z">
                <w:rPr>
                  <w:rFonts w:ascii="Cambria Math" w:hAnsi="Cambria Math"/>
                </w:rPr>
              </w:del>
            </m:ctrlPr>
          </m:sSupPr>
          <m:e>
            <m:r>
              <w:del w:id="1407" w:author="Augustus Raymond Pendleton" w:date="2025-09-29T11:29:00Z" w16du:dateUtc="2025-09-29T15:29:00Z">
                <w:rPr>
                  <w:rFonts w:ascii="Cambria Math" w:hAnsi="Cambria Math"/>
                </w:rPr>
                <m:t>U</m:t>
              </w:del>
            </m:r>
          </m:e>
          <m:sup>
            <m:r>
              <w:del w:id="1408" w:author="Augustus Raymond Pendleton" w:date="2025-09-29T11:29:00Z" w16du:dateUtc="2025-09-29T15:29:00Z">
                <w:rPr>
                  <w:rFonts w:ascii="Cambria Math" w:hAnsi="Cambria Math"/>
                </w:rPr>
                <m:t>A</m:t>
              </w:del>
            </m:r>
          </m:sup>
        </m:sSup>
      </m:oMath>
      <w:del w:id="1409"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1410" w:author="Augustus Raymond Pendleton" w:date="2025-09-29T11:29:00Z" w16du:dateUtc="2025-09-29T15:29:00Z">
            <w:rPr>
              <w:rFonts w:ascii="Cambria Math" w:hAnsi="Cambria Math"/>
            </w:rPr>
            <m:t>β</m:t>
          </w:del>
        </m:r>
      </m:oMath>
      <w:del w:id="1411"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1412" w:author="Augustus Raymond Pendleton" w:date="2025-09-29T11:29:00Z" w16du:dateUtc="2025-09-29T15:29:00Z">
            <w:rPr>
              <w:rFonts w:ascii="Cambria Math" w:hAnsi="Cambria Math"/>
            </w:rPr>
            <m:t>α</m:t>
          </w:del>
        </m:r>
      </m:oMath>
      <w:del w:id="1413"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1414" w:author="Augustus Raymond Pendleton" w:date="2025-09-29T11:29:00Z" w16du:dateUtc="2025-09-29T15:29:00Z">
            <w:rPr>
              <w:rFonts w:ascii="Cambria Math" w:hAnsi="Cambria Math"/>
            </w:rPr>
            <m:t>α</m:t>
          </w:del>
        </m:r>
      </m:oMath>
      <w:del w:id="1415"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1416" w:author="Augustus Raymond Pendleton" w:date="2025-09-29T11:29:00Z" w16du:dateUtc="2025-09-29T15:29:00Z">
            <w:rPr>
              <w:rFonts w:ascii="Cambria Math" w:hAnsi="Cambria Math"/>
            </w:rPr>
            <m:t>G</m:t>
          </w:del>
        </m:r>
        <m:sSup>
          <m:sSupPr>
            <m:ctrlPr>
              <w:del w:id="1417" w:author="Augustus Raymond Pendleton" w:date="2025-09-29T11:29:00Z" w16du:dateUtc="2025-09-29T15:29:00Z">
                <w:rPr>
                  <w:rFonts w:ascii="Cambria Math" w:hAnsi="Cambria Math"/>
                </w:rPr>
              </w:del>
            </m:ctrlPr>
          </m:sSupPr>
          <m:e>
            <m:r>
              <w:del w:id="1418" w:author="Augustus Raymond Pendleton" w:date="2025-09-29T11:29:00Z" w16du:dateUtc="2025-09-29T15:29:00Z">
                <w:rPr>
                  <w:rFonts w:ascii="Cambria Math" w:hAnsi="Cambria Math"/>
                </w:rPr>
                <m:t>U</m:t>
              </w:del>
            </m:r>
          </m:e>
          <m:sup>
            <m:r>
              <w:del w:id="1419" w:author="Augustus Raymond Pendleton" w:date="2025-09-29T11:29:00Z" w16du:dateUtc="2025-09-29T15:29:00Z">
                <w:rPr>
                  <w:rFonts w:ascii="Cambria Math" w:hAnsi="Cambria Math"/>
                </w:rPr>
                <m:t>A</m:t>
              </w:del>
            </m:r>
          </m:sup>
        </m:sSup>
      </m:oMath>
      <w:del w:id="1420"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1421" w:author="Augustus Raymond Pendleton" w:date="2025-09-29T11:29:00Z" w16du:dateUtc="2025-09-29T15:29:00Z">
            <w:rPr>
              <w:rFonts w:ascii="Cambria Math" w:hAnsi="Cambria Math"/>
            </w:rPr>
            <m:t>β</m:t>
          </w:del>
        </m:r>
      </m:oMath>
      <w:del w:id="1422" w:author="Augustus Raymond Pendleton" w:date="2025-09-29T11:29:00Z" w16du:dateUtc="2025-09-29T15:29:00Z">
        <w:r w:rsidRPr="0007048F" w:rsidDel="00693D9A">
          <w:delText>-diversity comparisons.</w:delText>
        </w:r>
      </w:del>
    </w:p>
    <w:p w14:paraId="23227280" w14:textId="77777777" w:rsidR="0007048F" w:rsidRPr="008D202E" w:rsidRDefault="0007048F" w:rsidP="00B26FCE">
      <w:pPr>
        <w:spacing w:line="240" w:lineRule="auto"/>
        <w:rPr>
          <w:b/>
          <w:bCs/>
        </w:rPr>
      </w:pPr>
      <w:bookmarkStart w:id="1423" w:name="references"/>
      <w:r w:rsidRPr="008D202E">
        <w:rPr>
          <w:b/>
          <w:bCs/>
        </w:rPr>
        <w:t>References</w:t>
      </w:r>
    </w:p>
    <w:bookmarkEnd w:id="2"/>
    <w:bookmarkEnd w:id="102"/>
    <w:bookmarkEnd w:id="1423"/>
    <w:p w14:paraId="0BE8B040" w14:textId="77777777" w:rsidR="004A30CB" w:rsidRPr="004A30CB" w:rsidRDefault="008D202E" w:rsidP="004A30CB">
      <w:pPr>
        <w:pStyle w:val="Bibliography"/>
        <w:rPr>
          <w:rFonts w:cs="Times New Roman"/>
        </w:rPr>
      </w:pPr>
      <w:r>
        <w:fldChar w:fldCharType="begin"/>
      </w:r>
      <w:r w:rsidR="008E17D7">
        <w:instrText xml:space="preserve"> ADDIN ZOTERO_BIBL {"uncited":[],"omitted":[],"custom":[]} CSL_BIBLIOGRAPHY </w:instrText>
      </w:r>
      <w:r>
        <w:fldChar w:fldCharType="separate"/>
      </w:r>
      <w:r w:rsidR="004A30CB" w:rsidRPr="004A30CB">
        <w:rPr>
          <w:rFonts w:cs="Times New Roman"/>
        </w:rPr>
        <w:t xml:space="preserve">1. </w:t>
      </w:r>
      <w:r w:rsidR="004A30CB" w:rsidRPr="004A30CB">
        <w:rPr>
          <w:rFonts w:cs="Times New Roman"/>
        </w:rPr>
        <w:tab/>
        <w:t xml:space="preserve">Gloor GB et al. Microbiome Datasets Are Compositional: And This Is Not Optional. </w:t>
      </w:r>
      <w:r w:rsidR="004A30CB" w:rsidRPr="004A30CB">
        <w:rPr>
          <w:rFonts w:cs="Times New Roman"/>
          <w:i/>
          <w:iCs/>
        </w:rPr>
        <w:t>Front Microbiol</w:t>
      </w:r>
      <w:r w:rsidR="004A30CB" w:rsidRPr="004A30CB">
        <w:rPr>
          <w:rFonts w:cs="Times New Roman"/>
        </w:rPr>
        <w:t xml:space="preserve"> 2017;</w:t>
      </w:r>
      <w:r w:rsidR="004A30CB" w:rsidRPr="004A30CB">
        <w:rPr>
          <w:rFonts w:cs="Times New Roman"/>
          <w:b/>
          <w:bCs/>
        </w:rPr>
        <w:t>8</w:t>
      </w:r>
      <w:r w:rsidR="004A30CB" w:rsidRPr="004A30CB">
        <w:rPr>
          <w:rFonts w:cs="Times New Roman"/>
        </w:rPr>
        <w:t>:2224. https://doi.org/10.3389/fmicb.2017.02224</w:t>
      </w:r>
    </w:p>
    <w:p w14:paraId="78BE2E6F" w14:textId="77777777" w:rsidR="004A30CB" w:rsidRPr="004A30CB" w:rsidRDefault="004A30CB" w:rsidP="004A30CB">
      <w:pPr>
        <w:pStyle w:val="Bibliography"/>
        <w:rPr>
          <w:rFonts w:cs="Times New Roman"/>
        </w:rPr>
      </w:pPr>
      <w:r w:rsidRPr="004A30CB">
        <w:rPr>
          <w:rFonts w:cs="Times New Roman"/>
        </w:rPr>
        <w:t xml:space="preserve">2. </w:t>
      </w:r>
      <w:r w:rsidRPr="004A30CB">
        <w:rPr>
          <w:rFonts w:cs="Times New Roman"/>
        </w:rPr>
        <w:tab/>
        <w:t xml:space="preserve">Vandeputte D et al. Stool consistency is strongly associated with gut microbiota richness and composition, enterotypes and bacterial growth rates. </w:t>
      </w:r>
      <w:r w:rsidRPr="004A30CB">
        <w:rPr>
          <w:rFonts w:cs="Times New Roman"/>
          <w:i/>
          <w:iCs/>
        </w:rPr>
        <w:t>Gut</w:t>
      </w:r>
      <w:r w:rsidRPr="004A30CB">
        <w:rPr>
          <w:rFonts w:cs="Times New Roman"/>
        </w:rPr>
        <w:t xml:space="preserve"> 2016;</w:t>
      </w:r>
      <w:r w:rsidRPr="004A30CB">
        <w:rPr>
          <w:rFonts w:cs="Times New Roman"/>
          <w:b/>
          <w:bCs/>
        </w:rPr>
        <w:t>65</w:t>
      </w:r>
      <w:r w:rsidRPr="004A30CB">
        <w:rPr>
          <w:rFonts w:cs="Times New Roman"/>
        </w:rPr>
        <w:t>:57–62. https://doi.org/10.1136/gutjnl-2015-309618</w:t>
      </w:r>
    </w:p>
    <w:p w14:paraId="33085874" w14:textId="77777777" w:rsidR="004A30CB" w:rsidRPr="004A30CB" w:rsidRDefault="004A30CB" w:rsidP="004A30CB">
      <w:pPr>
        <w:pStyle w:val="Bibliography"/>
        <w:rPr>
          <w:rFonts w:cs="Times New Roman"/>
        </w:rPr>
      </w:pPr>
      <w:r w:rsidRPr="004A30CB">
        <w:rPr>
          <w:rFonts w:cs="Times New Roman"/>
        </w:rPr>
        <w:t xml:space="preserve">3. </w:t>
      </w:r>
      <w:r w:rsidRPr="004A30CB">
        <w:rPr>
          <w:rFonts w:cs="Times New Roman"/>
        </w:rPr>
        <w:tab/>
        <w:t xml:space="preserve">Barlow JT, Bogatyrev SR, Ismagilov RF. A quantitative sequencing framework for absolute abundance measurements of mucosal and lumenal microbial communities. </w:t>
      </w:r>
      <w:r w:rsidRPr="004A30CB">
        <w:rPr>
          <w:rFonts w:cs="Times New Roman"/>
          <w:i/>
          <w:iCs/>
        </w:rPr>
        <w:t>Nat Commun</w:t>
      </w:r>
      <w:r w:rsidRPr="004A30CB">
        <w:rPr>
          <w:rFonts w:cs="Times New Roman"/>
        </w:rPr>
        <w:t xml:space="preserve"> 2020;</w:t>
      </w:r>
      <w:r w:rsidRPr="004A30CB">
        <w:rPr>
          <w:rFonts w:cs="Times New Roman"/>
          <w:b/>
          <w:bCs/>
        </w:rPr>
        <w:t>11</w:t>
      </w:r>
      <w:r w:rsidRPr="004A30CB">
        <w:rPr>
          <w:rFonts w:cs="Times New Roman"/>
        </w:rPr>
        <w:t>:2590. https://doi.org/10.1038/s41467-020-16224-6</w:t>
      </w:r>
    </w:p>
    <w:p w14:paraId="623624D8" w14:textId="77777777" w:rsidR="004A30CB" w:rsidRPr="004A30CB" w:rsidRDefault="004A30CB" w:rsidP="004A30CB">
      <w:pPr>
        <w:pStyle w:val="Bibliography"/>
        <w:rPr>
          <w:rFonts w:cs="Times New Roman"/>
        </w:rPr>
      </w:pPr>
      <w:r w:rsidRPr="004A30CB">
        <w:rPr>
          <w:rFonts w:cs="Times New Roman"/>
        </w:rPr>
        <w:t xml:space="preserve">4. </w:t>
      </w:r>
      <w:r w:rsidRPr="004A30CB">
        <w:rPr>
          <w:rFonts w:cs="Times New Roman"/>
        </w:rPr>
        <w:tab/>
        <w:t xml:space="preserve">Wang X et al. Current Applications of Absolute Bacterial Quantification in Microbiome Studies and Decision-Making Regarding Different Biological Questions. </w:t>
      </w:r>
      <w:r w:rsidRPr="004A30CB">
        <w:rPr>
          <w:rFonts w:cs="Times New Roman"/>
          <w:i/>
          <w:iCs/>
        </w:rPr>
        <w:t>Microorganisms</w:t>
      </w:r>
      <w:r w:rsidRPr="004A30CB">
        <w:rPr>
          <w:rFonts w:cs="Times New Roman"/>
        </w:rPr>
        <w:t xml:space="preserve"> 2021;</w:t>
      </w:r>
      <w:r w:rsidRPr="004A30CB">
        <w:rPr>
          <w:rFonts w:cs="Times New Roman"/>
          <w:b/>
          <w:bCs/>
        </w:rPr>
        <w:t>9</w:t>
      </w:r>
      <w:r w:rsidRPr="004A30CB">
        <w:rPr>
          <w:rFonts w:cs="Times New Roman"/>
        </w:rPr>
        <w:t>:1797. https://doi.org/10.3390/microorganisms9091797</w:t>
      </w:r>
    </w:p>
    <w:p w14:paraId="52304FFA" w14:textId="77777777" w:rsidR="004A30CB" w:rsidRPr="004A30CB" w:rsidRDefault="004A30CB" w:rsidP="004A30CB">
      <w:pPr>
        <w:pStyle w:val="Bibliography"/>
        <w:rPr>
          <w:rFonts w:cs="Times New Roman"/>
        </w:rPr>
      </w:pPr>
      <w:r w:rsidRPr="004A30CB">
        <w:rPr>
          <w:rFonts w:cs="Times New Roman"/>
        </w:rPr>
        <w:t xml:space="preserve">5. </w:t>
      </w:r>
      <w:r w:rsidRPr="004A30CB">
        <w:rPr>
          <w:rFonts w:cs="Times New Roman"/>
        </w:rPr>
        <w:tab/>
        <w:t xml:space="preserve">Props R et al. Absolute quantification of microbial taxon abundances. </w:t>
      </w:r>
      <w:r w:rsidRPr="004A30CB">
        <w:rPr>
          <w:rFonts w:cs="Times New Roman"/>
          <w:i/>
          <w:iCs/>
        </w:rPr>
        <w:t>ISME J</w:t>
      </w:r>
      <w:r w:rsidRPr="004A30CB">
        <w:rPr>
          <w:rFonts w:cs="Times New Roman"/>
        </w:rPr>
        <w:t xml:space="preserve"> 2017;</w:t>
      </w:r>
      <w:r w:rsidRPr="004A30CB">
        <w:rPr>
          <w:rFonts w:cs="Times New Roman"/>
          <w:b/>
          <w:bCs/>
        </w:rPr>
        <w:t>11</w:t>
      </w:r>
      <w:r w:rsidRPr="004A30CB">
        <w:rPr>
          <w:rFonts w:cs="Times New Roman"/>
        </w:rPr>
        <w:t>:584–587. https://doi.org/10.1038/ismej.2016.117</w:t>
      </w:r>
    </w:p>
    <w:p w14:paraId="22791E09" w14:textId="77777777" w:rsidR="004A30CB" w:rsidRPr="004A30CB" w:rsidRDefault="004A30CB" w:rsidP="004A30CB">
      <w:pPr>
        <w:pStyle w:val="Bibliography"/>
        <w:rPr>
          <w:rFonts w:cs="Times New Roman"/>
        </w:rPr>
      </w:pPr>
      <w:r w:rsidRPr="004A30CB">
        <w:rPr>
          <w:rFonts w:cs="Times New Roman"/>
        </w:rPr>
        <w:t xml:space="preserve">6. </w:t>
      </w:r>
      <w:r w:rsidRPr="004A30CB">
        <w:rPr>
          <w:rFonts w:cs="Times New Roman"/>
        </w:rPr>
        <w:tab/>
        <w:t xml:space="preserve">Rao C et al. Multi-kingdom ecological drivers of microbiota assembly in preterm infants. </w:t>
      </w:r>
      <w:r w:rsidRPr="004A30CB">
        <w:rPr>
          <w:rFonts w:cs="Times New Roman"/>
          <w:i/>
          <w:iCs/>
        </w:rPr>
        <w:t>Nature</w:t>
      </w:r>
      <w:r w:rsidRPr="004A30CB">
        <w:rPr>
          <w:rFonts w:cs="Times New Roman"/>
        </w:rPr>
        <w:t xml:space="preserve"> 2021;</w:t>
      </w:r>
      <w:r w:rsidRPr="004A30CB">
        <w:rPr>
          <w:rFonts w:cs="Times New Roman"/>
          <w:b/>
          <w:bCs/>
        </w:rPr>
        <w:t>591</w:t>
      </w:r>
      <w:r w:rsidRPr="004A30CB">
        <w:rPr>
          <w:rFonts w:cs="Times New Roman"/>
        </w:rPr>
        <w:t>:633–638. https://doi.org/10.1038/s41586-021-03241-8</w:t>
      </w:r>
    </w:p>
    <w:p w14:paraId="1B820E8C" w14:textId="77777777" w:rsidR="004A30CB" w:rsidRPr="004A30CB" w:rsidRDefault="004A30CB" w:rsidP="004A30CB">
      <w:pPr>
        <w:pStyle w:val="Bibliography"/>
        <w:rPr>
          <w:rFonts w:cs="Times New Roman"/>
        </w:rPr>
      </w:pPr>
      <w:r w:rsidRPr="004A30CB">
        <w:rPr>
          <w:rFonts w:cs="Times New Roman"/>
        </w:rPr>
        <w:t xml:space="preserve">7. </w:t>
      </w:r>
      <w:r w:rsidRPr="004A30CB">
        <w:rPr>
          <w:rFonts w:cs="Times New Roman"/>
        </w:rPr>
        <w:tab/>
        <w:t xml:space="preserve">Bray JR, Curtis JT. An Ordination of the Upland Forest Communities of Southern Wisconsin. </w:t>
      </w:r>
      <w:r w:rsidRPr="004A30CB">
        <w:rPr>
          <w:rFonts w:cs="Times New Roman"/>
          <w:i/>
          <w:iCs/>
        </w:rPr>
        <w:t>Ecological Monographs</w:t>
      </w:r>
      <w:r w:rsidRPr="004A30CB">
        <w:rPr>
          <w:rFonts w:cs="Times New Roman"/>
        </w:rPr>
        <w:t xml:space="preserve"> 1957;</w:t>
      </w:r>
      <w:r w:rsidRPr="004A30CB">
        <w:rPr>
          <w:rFonts w:cs="Times New Roman"/>
          <w:b/>
          <w:bCs/>
        </w:rPr>
        <w:t>27</w:t>
      </w:r>
      <w:r w:rsidRPr="004A30CB">
        <w:rPr>
          <w:rFonts w:cs="Times New Roman"/>
        </w:rPr>
        <w:t>:326–349. https://doi.org/10.2307/1942268</w:t>
      </w:r>
    </w:p>
    <w:p w14:paraId="6774CB14" w14:textId="77777777" w:rsidR="004A30CB" w:rsidRPr="004A30CB" w:rsidRDefault="004A30CB" w:rsidP="004A30CB">
      <w:pPr>
        <w:pStyle w:val="Bibliography"/>
        <w:rPr>
          <w:rFonts w:cs="Times New Roman"/>
        </w:rPr>
      </w:pPr>
      <w:r w:rsidRPr="004A30CB">
        <w:rPr>
          <w:rFonts w:cs="Times New Roman"/>
        </w:rPr>
        <w:t xml:space="preserve">8. </w:t>
      </w:r>
      <w:r w:rsidRPr="004A30CB">
        <w:rPr>
          <w:rFonts w:cs="Times New Roman"/>
        </w:rPr>
        <w:tab/>
        <w:t xml:space="preserve">Lozupone CA et al. Quantitative and Qualitative β Diversity Measures Lead to Different Insights into Factors That Structure Microbial Communities. </w:t>
      </w:r>
      <w:r w:rsidRPr="004A30CB">
        <w:rPr>
          <w:rFonts w:cs="Times New Roman"/>
          <w:i/>
          <w:iCs/>
        </w:rPr>
        <w:t>Applied and Environmental Microbiology</w:t>
      </w:r>
      <w:r w:rsidRPr="004A30CB">
        <w:rPr>
          <w:rFonts w:cs="Times New Roman"/>
        </w:rPr>
        <w:t xml:space="preserve"> 2007;</w:t>
      </w:r>
      <w:r w:rsidRPr="004A30CB">
        <w:rPr>
          <w:rFonts w:cs="Times New Roman"/>
          <w:b/>
          <w:bCs/>
        </w:rPr>
        <w:t>73</w:t>
      </w:r>
      <w:r w:rsidRPr="004A30CB">
        <w:rPr>
          <w:rFonts w:cs="Times New Roman"/>
        </w:rPr>
        <w:t>:1576–1585. https://doi.org/10.1128/AEM.01996-06</w:t>
      </w:r>
    </w:p>
    <w:p w14:paraId="069F9D47" w14:textId="77777777" w:rsidR="004A30CB" w:rsidRPr="004A30CB" w:rsidRDefault="004A30CB" w:rsidP="004A30CB">
      <w:pPr>
        <w:pStyle w:val="Bibliography"/>
        <w:rPr>
          <w:rFonts w:cs="Times New Roman"/>
        </w:rPr>
      </w:pPr>
      <w:r w:rsidRPr="004A30CB">
        <w:rPr>
          <w:rFonts w:cs="Times New Roman"/>
        </w:rPr>
        <w:lastRenderedPageBreak/>
        <w:t xml:space="preserve">9. </w:t>
      </w:r>
      <w:r w:rsidRPr="004A30CB">
        <w:rPr>
          <w:rFonts w:cs="Times New Roman"/>
        </w:rPr>
        <w:tab/>
        <w:t>Pendleton A, Wells M, Schmidt ML. Upwelling periodically disturbs the ecological assembly of microbial communities in the Laurentian Great Lakes. 2025. bioRxiv, 2025. , 2025.01.17.633667</w:t>
      </w:r>
    </w:p>
    <w:p w14:paraId="34616C8F" w14:textId="77777777" w:rsidR="004A30CB" w:rsidRPr="004A30CB" w:rsidRDefault="004A30CB" w:rsidP="004A30CB">
      <w:pPr>
        <w:pStyle w:val="Bibliography"/>
        <w:rPr>
          <w:rFonts w:cs="Times New Roman"/>
        </w:rPr>
      </w:pPr>
      <w:r w:rsidRPr="004A30CB">
        <w:rPr>
          <w:rFonts w:cs="Times New Roman"/>
        </w:rPr>
        <w:t xml:space="preserve">10. </w:t>
      </w:r>
      <w:r w:rsidRPr="004A30CB">
        <w:rPr>
          <w:rFonts w:cs="Times New Roman"/>
        </w:rPr>
        <w:tab/>
        <w:t xml:space="preserve">Zhang K et al. Absolute microbiome profiling highlights the links among microbial stability, soil health, and crop productivity under long-term sod-based rotation. </w:t>
      </w:r>
      <w:r w:rsidRPr="004A30CB">
        <w:rPr>
          <w:rFonts w:cs="Times New Roman"/>
          <w:i/>
          <w:iCs/>
        </w:rPr>
        <w:t>Biol Fertil Soils</w:t>
      </w:r>
      <w:r w:rsidRPr="004A30CB">
        <w:rPr>
          <w:rFonts w:cs="Times New Roman"/>
        </w:rPr>
        <w:t xml:space="preserve"> 2022;</w:t>
      </w:r>
      <w:r w:rsidRPr="004A30CB">
        <w:rPr>
          <w:rFonts w:cs="Times New Roman"/>
          <w:b/>
          <w:bCs/>
        </w:rPr>
        <w:t>58</w:t>
      </w:r>
      <w:r w:rsidRPr="004A30CB">
        <w:rPr>
          <w:rFonts w:cs="Times New Roman"/>
        </w:rPr>
        <w:t>:883–901. https://doi.org/10.1007/s00374-022-01675-4</w:t>
      </w:r>
    </w:p>
    <w:p w14:paraId="188E7388" w14:textId="77777777" w:rsidR="004A30CB" w:rsidRPr="004A30CB" w:rsidRDefault="004A30CB" w:rsidP="004A30CB">
      <w:pPr>
        <w:pStyle w:val="Bibliography"/>
        <w:rPr>
          <w:rFonts w:cs="Times New Roman"/>
        </w:rPr>
      </w:pPr>
      <w:r w:rsidRPr="004A30CB">
        <w:rPr>
          <w:rFonts w:cs="Times New Roman"/>
        </w:rPr>
        <w:t xml:space="preserve">11. </w:t>
      </w:r>
      <w:r w:rsidRPr="004A30CB">
        <w:rPr>
          <w:rFonts w:cs="Times New Roman"/>
        </w:rPr>
        <w:tab/>
        <w:t xml:space="preserve">Chen J et al. Associating microbiome composition with environmental covariates using generalized UniFrac distances. </w:t>
      </w:r>
      <w:r w:rsidRPr="004A30CB">
        <w:rPr>
          <w:rFonts w:cs="Times New Roman"/>
          <w:i/>
          <w:iCs/>
        </w:rPr>
        <w:t>Bioinformatics</w:t>
      </w:r>
      <w:r w:rsidRPr="004A30CB">
        <w:rPr>
          <w:rFonts w:cs="Times New Roman"/>
        </w:rPr>
        <w:t xml:space="preserve"> 2012;</w:t>
      </w:r>
      <w:r w:rsidRPr="004A30CB">
        <w:rPr>
          <w:rFonts w:cs="Times New Roman"/>
          <w:b/>
          <w:bCs/>
        </w:rPr>
        <w:t>28</w:t>
      </w:r>
      <w:r w:rsidRPr="004A30CB">
        <w:rPr>
          <w:rFonts w:cs="Times New Roman"/>
        </w:rPr>
        <w:t>:2106–2113. https://doi.org/10.1093/bioinformatics/bts342</w:t>
      </w:r>
    </w:p>
    <w:p w14:paraId="2BF2EA1F" w14:textId="77777777" w:rsidR="004A30CB" w:rsidRPr="004A30CB" w:rsidRDefault="004A30CB" w:rsidP="004A30CB">
      <w:pPr>
        <w:pStyle w:val="Bibliography"/>
        <w:rPr>
          <w:rFonts w:cs="Times New Roman"/>
        </w:rPr>
      </w:pPr>
      <w:r w:rsidRPr="004A30CB">
        <w:rPr>
          <w:rFonts w:cs="Times New Roman"/>
        </w:rPr>
        <w:t xml:space="preserve">12. </w:t>
      </w:r>
      <w:r w:rsidRPr="004A30CB">
        <w:rPr>
          <w:rFonts w:cs="Times New Roman"/>
        </w:rPr>
        <w:tab/>
        <w:t xml:space="preserve">Lozupone C, Knight R. UniFrac: a New Phylogenetic Method for Comparing Microbial Communities. </w:t>
      </w:r>
      <w:r w:rsidRPr="004A30CB">
        <w:rPr>
          <w:rFonts w:cs="Times New Roman"/>
          <w:i/>
          <w:iCs/>
        </w:rPr>
        <w:t>Applied and Environmental Microbiology</w:t>
      </w:r>
      <w:r w:rsidRPr="004A30CB">
        <w:rPr>
          <w:rFonts w:cs="Times New Roman"/>
        </w:rPr>
        <w:t xml:space="preserve"> 2005;</w:t>
      </w:r>
      <w:r w:rsidRPr="004A30CB">
        <w:rPr>
          <w:rFonts w:cs="Times New Roman"/>
          <w:b/>
          <w:bCs/>
        </w:rPr>
        <w:t>71</w:t>
      </w:r>
      <w:r w:rsidRPr="004A30CB">
        <w:rPr>
          <w:rFonts w:cs="Times New Roman"/>
        </w:rPr>
        <w:t>:8228–8235. https://doi.org/10.1128/AEM.71.12.8228-8235.2005</w:t>
      </w:r>
    </w:p>
    <w:p w14:paraId="210C6634" w14:textId="77777777" w:rsidR="004A30CB" w:rsidRPr="004A30CB" w:rsidRDefault="004A30CB" w:rsidP="004A30CB">
      <w:pPr>
        <w:pStyle w:val="Bibliography"/>
        <w:rPr>
          <w:rFonts w:cs="Times New Roman"/>
        </w:rPr>
      </w:pPr>
      <w:r w:rsidRPr="004A30CB">
        <w:rPr>
          <w:rFonts w:cs="Times New Roman"/>
        </w:rPr>
        <w:t xml:space="preserve">13. </w:t>
      </w:r>
      <w:r w:rsidRPr="004A30CB">
        <w:rPr>
          <w:rFonts w:cs="Times New Roman"/>
        </w:rPr>
        <w:tab/>
        <w:t xml:space="preserve">McMurdie PJ, Holmes S. phyloseq: An R package for reproducible interactive analysis and graphics of microbiome census data. </w:t>
      </w:r>
      <w:r w:rsidRPr="004A30CB">
        <w:rPr>
          <w:rFonts w:cs="Times New Roman"/>
          <w:i/>
          <w:iCs/>
        </w:rPr>
        <w:t>PLoS ONE</w:t>
      </w:r>
      <w:r w:rsidRPr="004A30CB">
        <w:rPr>
          <w:rFonts w:cs="Times New Roman"/>
        </w:rPr>
        <w:t xml:space="preserve"> 2013;</w:t>
      </w:r>
      <w:r w:rsidRPr="004A30CB">
        <w:rPr>
          <w:rFonts w:cs="Times New Roman"/>
          <w:b/>
          <w:bCs/>
        </w:rPr>
        <w:t>8</w:t>
      </w:r>
      <w:r w:rsidRPr="004A30CB">
        <w:rPr>
          <w:rFonts w:cs="Times New Roman"/>
        </w:rPr>
        <w:t xml:space="preserve">:e61217. </w:t>
      </w:r>
    </w:p>
    <w:p w14:paraId="73B9A28B" w14:textId="77777777" w:rsidR="004A30CB" w:rsidRPr="004A30CB" w:rsidRDefault="004A30CB" w:rsidP="004A30CB">
      <w:pPr>
        <w:pStyle w:val="Bibliography"/>
        <w:rPr>
          <w:rFonts w:cs="Times New Roman"/>
        </w:rPr>
      </w:pPr>
      <w:r w:rsidRPr="004A30CB">
        <w:rPr>
          <w:rFonts w:cs="Times New Roman"/>
        </w:rPr>
        <w:t xml:space="preserve">14. </w:t>
      </w:r>
      <w:r w:rsidRPr="004A30CB">
        <w:rPr>
          <w:rFonts w:cs="Times New Roman"/>
        </w:rPr>
        <w:tab/>
        <w:t xml:space="preserve">Bolyen E et al. Reproducible, interactive, scalable and extensible microbiome data science using QIIME 2. </w:t>
      </w:r>
      <w:r w:rsidRPr="004A30CB">
        <w:rPr>
          <w:rFonts w:cs="Times New Roman"/>
          <w:i/>
          <w:iCs/>
        </w:rPr>
        <w:t>Nat Biotechnol</w:t>
      </w:r>
      <w:r w:rsidRPr="004A30CB">
        <w:rPr>
          <w:rFonts w:cs="Times New Roman"/>
        </w:rPr>
        <w:t xml:space="preserve"> 2019;</w:t>
      </w:r>
      <w:r w:rsidRPr="004A30CB">
        <w:rPr>
          <w:rFonts w:cs="Times New Roman"/>
          <w:b/>
          <w:bCs/>
        </w:rPr>
        <w:t>37</w:t>
      </w:r>
      <w:r w:rsidRPr="004A30CB">
        <w:rPr>
          <w:rFonts w:cs="Times New Roman"/>
        </w:rPr>
        <w:t>:852–857. https://doi.org/10.1038/s41587-019-0209-9</w:t>
      </w:r>
    </w:p>
    <w:p w14:paraId="339D9D8A" w14:textId="77777777" w:rsidR="004A30CB" w:rsidRPr="004A30CB" w:rsidRDefault="004A30CB" w:rsidP="004A30CB">
      <w:pPr>
        <w:pStyle w:val="Bibliography"/>
        <w:rPr>
          <w:rFonts w:cs="Times New Roman"/>
        </w:rPr>
      </w:pPr>
      <w:r w:rsidRPr="004A30CB">
        <w:rPr>
          <w:rFonts w:cs="Times New Roman"/>
        </w:rPr>
        <w:t xml:space="preserve">15. </w:t>
      </w:r>
      <w:r w:rsidRPr="004A30CB">
        <w:rPr>
          <w:rFonts w:cs="Times New Roman"/>
        </w:rPr>
        <w:tab/>
        <w:t xml:space="preserve">Morton JT et al. Uncovering the Horseshoe Effect in Microbial Analyses. </w:t>
      </w:r>
      <w:r w:rsidRPr="004A30CB">
        <w:rPr>
          <w:rFonts w:cs="Times New Roman"/>
          <w:i/>
          <w:iCs/>
        </w:rPr>
        <w:t>mSystems</w:t>
      </w:r>
      <w:r w:rsidRPr="004A30CB">
        <w:rPr>
          <w:rFonts w:cs="Times New Roman"/>
        </w:rPr>
        <w:t xml:space="preserve"> 2017;</w:t>
      </w:r>
      <w:r w:rsidRPr="004A30CB">
        <w:rPr>
          <w:rFonts w:cs="Times New Roman"/>
          <w:b/>
          <w:bCs/>
        </w:rPr>
        <w:t>2</w:t>
      </w:r>
      <w:r w:rsidRPr="004A30CB">
        <w:rPr>
          <w:rFonts w:cs="Times New Roman"/>
        </w:rPr>
        <w:t>:10.1128/msystems.00166-16. https://doi.org/10.1128/msystems.00166-16</w:t>
      </w:r>
    </w:p>
    <w:p w14:paraId="40B19851" w14:textId="77777777" w:rsidR="004A30CB" w:rsidRPr="004A30CB" w:rsidRDefault="004A30CB" w:rsidP="004A30CB">
      <w:pPr>
        <w:pStyle w:val="Bibliography"/>
        <w:rPr>
          <w:rFonts w:cs="Times New Roman"/>
        </w:rPr>
      </w:pPr>
      <w:r w:rsidRPr="004A30CB">
        <w:rPr>
          <w:rFonts w:cs="Times New Roman"/>
        </w:rPr>
        <w:t xml:space="preserve">16. </w:t>
      </w:r>
      <w:r w:rsidRPr="004A30CB">
        <w:rPr>
          <w:rFonts w:cs="Times New Roman"/>
        </w:rPr>
        <w:tab/>
        <w:t xml:space="preserve">Schloss PD. Evaluating different approaches that test whether microbial communities have the same structure. </w:t>
      </w:r>
      <w:r w:rsidRPr="004A30CB">
        <w:rPr>
          <w:rFonts w:cs="Times New Roman"/>
          <w:i/>
          <w:iCs/>
        </w:rPr>
        <w:t>The ISME Journal</w:t>
      </w:r>
      <w:r w:rsidRPr="004A30CB">
        <w:rPr>
          <w:rFonts w:cs="Times New Roman"/>
        </w:rPr>
        <w:t xml:space="preserve"> 2008;</w:t>
      </w:r>
      <w:r w:rsidRPr="004A30CB">
        <w:rPr>
          <w:rFonts w:cs="Times New Roman"/>
          <w:b/>
          <w:bCs/>
        </w:rPr>
        <w:t>2</w:t>
      </w:r>
      <w:r w:rsidRPr="004A30CB">
        <w:rPr>
          <w:rFonts w:cs="Times New Roman"/>
        </w:rPr>
        <w:t>:265–275. https://doi.org/10.1038/ismej.2008.5</w:t>
      </w:r>
    </w:p>
    <w:p w14:paraId="782D2574" w14:textId="77777777" w:rsidR="004A30CB" w:rsidRPr="004A30CB" w:rsidRDefault="004A30CB" w:rsidP="004A30CB">
      <w:pPr>
        <w:pStyle w:val="Bibliography"/>
        <w:rPr>
          <w:rFonts w:cs="Times New Roman"/>
        </w:rPr>
      </w:pPr>
      <w:r w:rsidRPr="004A30CB">
        <w:rPr>
          <w:rFonts w:cs="Times New Roman"/>
        </w:rPr>
        <w:lastRenderedPageBreak/>
        <w:t xml:space="preserve">17. </w:t>
      </w:r>
      <w:r w:rsidRPr="004A30CB">
        <w:rPr>
          <w:rFonts w:cs="Times New Roman"/>
        </w:rPr>
        <w:tab/>
        <w:t xml:space="preserve">Fukuyama J et al. Comparisons of distance methods for combining covariates and abundances in microbiome studies. Biocomputing 2012. WORLD SCIENTIFIC, 2011, 213–224. </w:t>
      </w:r>
    </w:p>
    <w:p w14:paraId="7702BEA9" w14:textId="77777777" w:rsidR="004A30CB" w:rsidRPr="004A30CB" w:rsidRDefault="004A30CB" w:rsidP="004A30CB">
      <w:pPr>
        <w:pStyle w:val="Bibliography"/>
        <w:rPr>
          <w:rFonts w:cs="Times New Roman"/>
        </w:rPr>
      </w:pPr>
      <w:r w:rsidRPr="004A30CB">
        <w:rPr>
          <w:rFonts w:cs="Times New Roman"/>
        </w:rPr>
        <w:t xml:space="preserve">18. </w:t>
      </w:r>
      <w:r w:rsidRPr="004A30CB">
        <w:rPr>
          <w:rFonts w:cs="Times New Roman"/>
        </w:rPr>
        <w:tab/>
        <w:t xml:space="preserve">McMurdie PJ, Holmes S. Waste Not, Want Not: Why Rarefying Microbiome Data Is Inadmissible. </w:t>
      </w:r>
      <w:r w:rsidRPr="004A30CB">
        <w:rPr>
          <w:rFonts w:cs="Times New Roman"/>
          <w:i/>
          <w:iCs/>
        </w:rPr>
        <w:t>PLOS Computational Biology</w:t>
      </w:r>
      <w:r w:rsidRPr="004A30CB">
        <w:rPr>
          <w:rFonts w:cs="Times New Roman"/>
        </w:rPr>
        <w:t xml:space="preserve"> 2014;</w:t>
      </w:r>
      <w:r w:rsidRPr="004A30CB">
        <w:rPr>
          <w:rFonts w:cs="Times New Roman"/>
          <w:b/>
          <w:bCs/>
        </w:rPr>
        <w:t>10</w:t>
      </w:r>
      <w:r w:rsidRPr="004A30CB">
        <w:rPr>
          <w:rFonts w:cs="Times New Roman"/>
        </w:rPr>
        <w:t>:e1003531. https://doi.org/10.1371/journal.pcbi.1003531</w:t>
      </w:r>
    </w:p>
    <w:p w14:paraId="3F594C69" w14:textId="77777777" w:rsidR="004A30CB" w:rsidRPr="004A30CB" w:rsidRDefault="004A30CB" w:rsidP="004A30CB">
      <w:pPr>
        <w:pStyle w:val="Bibliography"/>
        <w:rPr>
          <w:rFonts w:cs="Times New Roman"/>
        </w:rPr>
      </w:pPr>
      <w:r w:rsidRPr="004A30CB">
        <w:rPr>
          <w:rFonts w:cs="Times New Roman"/>
        </w:rPr>
        <w:t xml:space="preserve">19. </w:t>
      </w:r>
      <w:r w:rsidRPr="004A30CB">
        <w:rPr>
          <w:rFonts w:cs="Times New Roman"/>
        </w:rPr>
        <w:tab/>
        <w:t xml:space="preserve">Schloss PD. Waste not, want not: revisiting the analysis that called into question the practice of rarefaction. </w:t>
      </w:r>
      <w:r w:rsidRPr="004A30CB">
        <w:rPr>
          <w:rFonts w:cs="Times New Roman"/>
          <w:i/>
          <w:iCs/>
        </w:rPr>
        <w:t>mSphere</w:t>
      </w:r>
      <w:r w:rsidRPr="004A30CB">
        <w:rPr>
          <w:rFonts w:cs="Times New Roman"/>
        </w:rPr>
        <w:t xml:space="preserve"> 2023;</w:t>
      </w:r>
      <w:r w:rsidRPr="004A30CB">
        <w:rPr>
          <w:rFonts w:cs="Times New Roman"/>
          <w:b/>
          <w:bCs/>
        </w:rPr>
        <w:t>9</w:t>
      </w:r>
      <w:r w:rsidRPr="004A30CB">
        <w:rPr>
          <w:rFonts w:cs="Times New Roman"/>
        </w:rPr>
        <w:t>:e00355-23. https://doi.org/10.1128/msphere.00355-23</w:t>
      </w:r>
    </w:p>
    <w:p w14:paraId="5FD52B17" w14:textId="77777777" w:rsidR="004A30CB" w:rsidRPr="004A30CB" w:rsidRDefault="004A30CB" w:rsidP="004A30CB">
      <w:pPr>
        <w:pStyle w:val="Bibliography"/>
        <w:rPr>
          <w:rFonts w:cs="Times New Roman"/>
        </w:rPr>
      </w:pPr>
      <w:r w:rsidRPr="004A30CB">
        <w:rPr>
          <w:rFonts w:cs="Times New Roman"/>
        </w:rPr>
        <w:t xml:space="preserve">20. </w:t>
      </w:r>
      <w:r w:rsidRPr="004A30CB">
        <w:rPr>
          <w:rFonts w:cs="Times New Roman"/>
        </w:rPr>
        <w:tab/>
        <w:t xml:space="preserve">Shapiro OH, Kushmaro A, Brenner A. Bacteriophage predation regulates microbial abundance and diversity in a full-scale bioreactor treating industrial wastewater. </w:t>
      </w:r>
      <w:r w:rsidRPr="004A30CB">
        <w:rPr>
          <w:rFonts w:cs="Times New Roman"/>
          <w:i/>
          <w:iCs/>
        </w:rPr>
        <w:t>The ISME Journal</w:t>
      </w:r>
      <w:r w:rsidRPr="004A30CB">
        <w:rPr>
          <w:rFonts w:cs="Times New Roman"/>
        </w:rPr>
        <w:t xml:space="preserve"> 2010;</w:t>
      </w:r>
      <w:r w:rsidRPr="004A30CB">
        <w:rPr>
          <w:rFonts w:cs="Times New Roman"/>
          <w:b/>
          <w:bCs/>
        </w:rPr>
        <w:t>4</w:t>
      </w:r>
      <w:r w:rsidRPr="004A30CB">
        <w:rPr>
          <w:rFonts w:cs="Times New Roman"/>
        </w:rPr>
        <w:t>:327–336. https://doi.org/10.1038/ismej.2009.118</w:t>
      </w:r>
    </w:p>
    <w:p w14:paraId="0FE2EE1F" w14:textId="77777777" w:rsidR="004A30CB" w:rsidRPr="004A30CB" w:rsidRDefault="004A30CB" w:rsidP="004A30CB">
      <w:pPr>
        <w:pStyle w:val="Bibliography"/>
        <w:rPr>
          <w:rFonts w:cs="Times New Roman"/>
        </w:rPr>
      </w:pPr>
      <w:r w:rsidRPr="004A30CB">
        <w:rPr>
          <w:rFonts w:cs="Times New Roman"/>
        </w:rPr>
        <w:t xml:space="preserve">21. </w:t>
      </w:r>
      <w:r w:rsidRPr="004A30CB">
        <w:rPr>
          <w:rFonts w:cs="Times New Roman"/>
        </w:rPr>
        <w:tab/>
        <w:t xml:space="preserve">Wagner S et al. Absolute abundance calculation enhances the significance of microbiome data in antibiotic treatment studies. </w:t>
      </w:r>
      <w:r w:rsidRPr="004A30CB">
        <w:rPr>
          <w:rFonts w:cs="Times New Roman"/>
          <w:i/>
          <w:iCs/>
        </w:rPr>
        <w:t>Front Microbiol</w:t>
      </w:r>
      <w:r w:rsidRPr="004A30CB">
        <w:rPr>
          <w:rFonts w:cs="Times New Roman"/>
        </w:rPr>
        <w:t xml:space="preserve"> 2025;</w:t>
      </w:r>
      <w:r w:rsidRPr="004A30CB">
        <w:rPr>
          <w:rFonts w:cs="Times New Roman"/>
          <w:b/>
          <w:bCs/>
        </w:rPr>
        <w:t>16</w:t>
      </w:r>
      <w:r w:rsidRPr="004A30CB">
        <w:rPr>
          <w:rFonts w:cs="Times New Roman"/>
        </w:rPr>
        <w:t>. https://doi.org/10.3389/fmicb.2025.1481197</w:t>
      </w:r>
    </w:p>
    <w:p w14:paraId="0FD5C9CC" w14:textId="77777777" w:rsidR="004A30CB" w:rsidRPr="004A30CB" w:rsidRDefault="004A30CB" w:rsidP="004A30CB">
      <w:pPr>
        <w:pStyle w:val="Bibliography"/>
        <w:rPr>
          <w:rFonts w:cs="Times New Roman"/>
        </w:rPr>
      </w:pPr>
      <w:r w:rsidRPr="004A30CB">
        <w:rPr>
          <w:rFonts w:cs="Times New Roman"/>
        </w:rPr>
        <w:t xml:space="preserve">22. </w:t>
      </w:r>
      <w:r w:rsidRPr="004A30CB">
        <w:rPr>
          <w:rFonts w:cs="Times New Roman"/>
        </w:rPr>
        <w:tab/>
        <w:t xml:space="preserve">Kers JG, Saccenti E. The Power of Microbiome Studies: Some Considerations on Which Alpha and Beta Metrics to Use and How to Report Results. </w:t>
      </w:r>
      <w:r w:rsidRPr="004A30CB">
        <w:rPr>
          <w:rFonts w:cs="Times New Roman"/>
          <w:i/>
          <w:iCs/>
        </w:rPr>
        <w:t>Front Microbiol</w:t>
      </w:r>
      <w:r w:rsidRPr="004A30CB">
        <w:rPr>
          <w:rFonts w:cs="Times New Roman"/>
        </w:rPr>
        <w:t xml:space="preserve"> 2022;</w:t>
      </w:r>
      <w:r w:rsidRPr="004A30CB">
        <w:rPr>
          <w:rFonts w:cs="Times New Roman"/>
          <w:b/>
          <w:bCs/>
        </w:rPr>
        <w:t>12</w:t>
      </w:r>
      <w:r w:rsidRPr="004A30CB">
        <w:rPr>
          <w:rFonts w:cs="Times New Roman"/>
        </w:rPr>
        <w:t>. https://doi.org/10.3389/fmicb.2021.796025</w:t>
      </w:r>
    </w:p>
    <w:p w14:paraId="17AB42DF" w14:textId="77777777" w:rsidR="004A30CB" w:rsidRPr="004A30CB" w:rsidRDefault="004A30CB" w:rsidP="004A30CB">
      <w:pPr>
        <w:pStyle w:val="Bibliography"/>
        <w:rPr>
          <w:rFonts w:cs="Times New Roman"/>
        </w:rPr>
      </w:pPr>
      <w:r w:rsidRPr="004A30CB">
        <w:rPr>
          <w:rFonts w:cs="Times New Roman"/>
        </w:rPr>
        <w:t xml:space="preserve">23. </w:t>
      </w:r>
      <w:r w:rsidRPr="004A30CB">
        <w:rPr>
          <w:rFonts w:cs="Times New Roman"/>
        </w:rPr>
        <w:tab/>
        <w:t xml:space="preserve">Douglas GM et al. PICRUSt2 for prediction of metagenome functions. </w:t>
      </w:r>
      <w:r w:rsidRPr="004A30CB">
        <w:rPr>
          <w:rFonts w:cs="Times New Roman"/>
          <w:i/>
          <w:iCs/>
        </w:rPr>
        <w:t>Nat Biotechnol</w:t>
      </w:r>
      <w:r w:rsidRPr="004A30CB">
        <w:rPr>
          <w:rFonts w:cs="Times New Roman"/>
        </w:rPr>
        <w:t xml:space="preserve"> 2020;</w:t>
      </w:r>
      <w:r w:rsidRPr="004A30CB">
        <w:rPr>
          <w:rFonts w:cs="Times New Roman"/>
          <w:b/>
          <w:bCs/>
        </w:rPr>
        <w:t>38</w:t>
      </w:r>
      <w:r w:rsidRPr="004A30CB">
        <w:rPr>
          <w:rFonts w:cs="Times New Roman"/>
        </w:rPr>
        <w:t>:685–688. https://doi.org/10.1038/s41587-020-0548-6</w:t>
      </w:r>
    </w:p>
    <w:p w14:paraId="1505FB22" w14:textId="20311B7D" w:rsidR="00E67659" w:rsidRPr="0007048F" w:rsidRDefault="008D202E" w:rsidP="004A30CB">
      <w:pPr>
        <w:pStyle w:val="Bibliography"/>
      </w:pPr>
      <w:r>
        <w:fldChar w:fldCharType="end"/>
      </w:r>
    </w:p>
    <w:sectPr w:rsidR="00E67659" w:rsidRPr="0007048F" w:rsidSect="00AE18EA">
      <w:footerReference w:type="even" r:id="rId13"/>
      <w:footerReference w:type="default" r:id="rId1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33EF2" w14:textId="77777777" w:rsidR="008B5BFC" w:rsidRDefault="008B5BFC" w:rsidP="00AE18EA">
      <w:pPr>
        <w:spacing w:after="0" w:line="240" w:lineRule="auto"/>
      </w:pPr>
      <w:r>
        <w:separator/>
      </w:r>
    </w:p>
  </w:endnote>
  <w:endnote w:type="continuationSeparator" w:id="0">
    <w:p w14:paraId="4882D17F" w14:textId="77777777" w:rsidR="008B5BFC" w:rsidRDefault="008B5BFC"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A2DB1" w14:textId="77777777" w:rsidR="008B5BFC" w:rsidRDefault="008B5BFC" w:rsidP="00AE18EA">
      <w:pPr>
        <w:spacing w:after="0" w:line="240" w:lineRule="auto"/>
      </w:pPr>
      <w:r>
        <w:separator/>
      </w:r>
    </w:p>
  </w:footnote>
  <w:footnote w:type="continuationSeparator" w:id="0">
    <w:p w14:paraId="0B60BC91" w14:textId="77777777" w:rsidR="008B5BFC" w:rsidRDefault="008B5BFC"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2280E"/>
    <w:rsid w:val="00042DC3"/>
    <w:rsid w:val="00054F5C"/>
    <w:rsid w:val="0007048F"/>
    <w:rsid w:val="000C73B5"/>
    <w:rsid w:val="000E114E"/>
    <w:rsid w:val="000F0D90"/>
    <w:rsid w:val="00100018"/>
    <w:rsid w:val="00153449"/>
    <w:rsid w:val="00161013"/>
    <w:rsid w:val="001839A8"/>
    <w:rsid w:val="001B3C95"/>
    <w:rsid w:val="001B5344"/>
    <w:rsid w:val="001D13C8"/>
    <w:rsid w:val="002D2CA2"/>
    <w:rsid w:val="002F534E"/>
    <w:rsid w:val="00300B7E"/>
    <w:rsid w:val="00327654"/>
    <w:rsid w:val="00340F0D"/>
    <w:rsid w:val="003641B9"/>
    <w:rsid w:val="003973E9"/>
    <w:rsid w:val="003B0D07"/>
    <w:rsid w:val="003E5D44"/>
    <w:rsid w:val="004037DA"/>
    <w:rsid w:val="00406912"/>
    <w:rsid w:val="00425EC1"/>
    <w:rsid w:val="004414CC"/>
    <w:rsid w:val="00444E42"/>
    <w:rsid w:val="004605DF"/>
    <w:rsid w:val="0046418C"/>
    <w:rsid w:val="00475C3E"/>
    <w:rsid w:val="00496696"/>
    <w:rsid w:val="004A30CB"/>
    <w:rsid w:val="00533D53"/>
    <w:rsid w:val="00536AE4"/>
    <w:rsid w:val="00596044"/>
    <w:rsid w:val="005B0677"/>
    <w:rsid w:val="005B11F1"/>
    <w:rsid w:val="005C02A0"/>
    <w:rsid w:val="00604558"/>
    <w:rsid w:val="0060654F"/>
    <w:rsid w:val="00611B23"/>
    <w:rsid w:val="00622F9C"/>
    <w:rsid w:val="006237CB"/>
    <w:rsid w:val="00686055"/>
    <w:rsid w:val="00693D9A"/>
    <w:rsid w:val="006B42C1"/>
    <w:rsid w:val="006B7ABE"/>
    <w:rsid w:val="006D2645"/>
    <w:rsid w:val="006D56C5"/>
    <w:rsid w:val="00760382"/>
    <w:rsid w:val="008202AF"/>
    <w:rsid w:val="008729F6"/>
    <w:rsid w:val="00876148"/>
    <w:rsid w:val="008830B0"/>
    <w:rsid w:val="008A0D17"/>
    <w:rsid w:val="008A350F"/>
    <w:rsid w:val="008B5BFC"/>
    <w:rsid w:val="008C2426"/>
    <w:rsid w:val="008C369D"/>
    <w:rsid w:val="008D202E"/>
    <w:rsid w:val="008E17D7"/>
    <w:rsid w:val="0092229D"/>
    <w:rsid w:val="009338FB"/>
    <w:rsid w:val="00977861"/>
    <w:rsid w:val="0099506B"/>
    <w:rsid w:val="009C4CF7"/>
    <w:rsid w:val="00A20B2F"/>
    <w:rsid w:val="00A47762"/>
    <w:rsid w:val="00A65FCE"/>
    <w:rsid w:val="00AA1614"/>
    <w:rsid w:val="00AA63C5"/>
    <w:rsid w:val="00AB216F"/>
    <w:rsid w:val="00AE18EA"/>
    <w:rsid w:val="00B172D4"/>
    <w:rsid w:val="00B26FCE"/>
    <w:rsid w:val="00B431C1"/>
    <w:rsid w:val="00B54AFC"/>
    <w:rsid w:val="00B64A34"/>
    <w:rsid w:val="00B66B86"/>
    <w:rsid w:val="00B838FA"/>
    <w:rsid w:val="00BB1FB4"/>
    <w:rsid w:val="00BB3B64"/>
    <w:rsid w:val="00BB7799"/>
    <w:rsid w:val="00BE0623"/>
    <w:rsid w:val="00C150F6"/>
    <w:rsid w:val="00C31D77"/>
    <w:rsid w:val="00C35DC4"/>
    <w:rsid w:val="00C45617"/>
    <w:rsid w:val="00C65332"/>
    <w:rsid w:val="00C82EF0"/>
    <w:rsid w:val="00CA4E44"/>
    <w:rsid w:val="00CB1466"/>
    <w:rsid w:val="00CC3C53"/>
    <w:rsid w:val="00CE2ACD"/>
    <w:rsid w:val="00CF5AB8"/>
    <w:rsid w:val="00D12EEF"/>
    <w:rsid w:val="00D554C0"/>
    <w:rsid w:val="00D6699E"/>
    <w:rsid w:val="00D73FD0"/>
    <w:rsid w:val="00E13411"/>
    <w:rsid w:val="00E30A58"/>
    <w:rsid w:val="00E32F80"/>
    <w:rsid w:val="00E67659"/>
    <w:rsid w:val="00E85AC8"/>
    <w:rsid w:val="00EE4F86"/>
    <w:rsid w:val="00EF00D4"/>
    <w:rsid w:val="00EF1BA1"/>
    <w:rsid w:val="00F106B6"/>
    <w:rsid w:val="00F81530"/>
    <w:rsid w:val="00F86279"/>
    <w:rsid w:val="00FA3797"/>
    <w:rsid w:val="00FA6FED"/>
    <w:rsid w:val="00FE2461"/>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3C8"/>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 w:type="paragraph" w:customStyle="1" w:styleId="p1">
    <w:name w:val="p1"/>
    <w:basedOn w:val="Normal"/>
    <w:rsid w:val="0092229D"/>
    <w:pPr>
      <w:spacing w:before="100" w:beforeAutospacing="1" w:after="100" w:afterAutospacing="1" w:line="240" w:lineRule="auto"/>
    </w:pPr>
    <w:rPr>
      <w:rFonts w:eastAsia="Times New Roman" w:cs="Times New Roman"/>
      <w:kern w:val="0"/>
      <w14:ligatures w14:val="none"/>
    </w:rPr>
  </w:style>
  <w:style w:type="table" w:styleId="TableGrid">
    <w:name w:val="Table Grid"/>
    <w:basedOn w:val="TableNormal"/>
    <w:uiPriority w:val="39"/>
    <w:rsid w:val="00153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17</Pages>
  <Words>27921</Words>
  <Characters>159153</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Augustus Raymond Pendleton</cp:lastModifiedBy>
  <cp:revision>23</cp:revision>
  <dcterms:created xsi:type="dcterms:W3CDTF">2025-10-02T18:35:00Z</dcterms:created>
  <dcterms:modified xsi:type="dcterms:W3CDTF">2025-10-29T19:49:00Z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zotero-version="7.0.29"&gt;&lt;session id="G4Iq0GZW"/&gt;&lt;style id="http://www.zotero.org/styles/the-isme-journal" hasBibliography="1" bibliographyStyleHasBeenSet="1"/&gt;&lt;prefs&gt;&lt;pref name="fieldType" value="Field"/&gt;&lt;/prefs&gt;&lt;/data&gt;</vt:lpwstr>
  </property>
</Properties>
</file>