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A80E" w14:textId="25C5458D" w:rsidR="0013097C" w:rsidRPr="00142D1D" w:rsidRDefault="0013097C" w:rsidP="00142D1D">
      <w:pPr>
        <w:adjustRightInd w:val="0"/>
        <w:snapToGrid w:val="0"/>
        <w:spacing w:after="240" w:line="240" w:lineRule="auto"/>
        <w:ind w:left="720"/>
        <w:contextualSpacing/>
        <w:rPr>
          <w:rFonts w:ascii="Times New Roman" w:hAnsi="Times New Roman" w:cs="Times New Roman"/>
          <w:color w:val="000000" w:themeColor="text1"/>
          <w:shd w:val="clear" w:color="auto" w:fill="FFFFFF"/>
        </w:rPr>
      </w:pPr>
      <w:commentRangeStart w:id="0"/>
      <w:r w:rsidRPr="00142D1D">
        <w:rPr>
          <w:rFonts w:ascii="Times New Roman" w:hAnsi="Times New Roman" w:cs="Times New Roman"/>
          <w:color w:val="000000" w:themeColor="text1"/>
          <w:shd w:val="clear" w:color="auto" w:fill="FFFFFF"/>
        </w:rPr>
        <w:t>W</w:t>
      </w:r>
      <w:commentRangeEnd w:id="0"/>
      <w:r w:rsidR="00FD5169">
        <w:rPr>
          <w:rStyle w:val="CommentReference"/>
        </w:rPr>
        <w:commentReference w:id="0"/>
      </w:r>
      <w:r w:rsidRPr="00142D1D">
        <w:rPr>
          <w:rFonts w:ascii="Times New Roman" w:hAnsi="Times New Roman" w:cs="Times New Roman"/>
          <w:color w:val="000000" w:themeColor="text1"/>
          <w:shd w:val="clear" w:color="auto" w:fill="FFFFFF"/>
        </w:rPr>
        <w:t xml:space="preserve">e </w:t>
      </w:r>
      <w:proofErr w:type="gramStart"/>
      <w:r w:rsidRPr="00142D1D">
        <w:rPr>
          <w:rFonts w:ascii="Times New Roman" w:hAnsi="Times New Roman" w:cs="Times New Roman"/>
          <w:color w:val="000000" w:themeColor="text1"/>
          <w:shd w:val="clear" w:color="auto" w:fill="FFFFFF"/>
        </w:rPr>
        <w:t>thank</w:t>
      </w:r>
      <w:proofErr w:type="gramEnd"/>
      <w:r w:rsidRPr="00142D1D">
        <w:rPr>
          <w:rFonts w:ascii="Times New Roman" w:hAnsi="Times New Roman" w:cs="Times New Roman"/>
          <w:color w:val="000000" w:themeColor="text1"/>
          <w:shd w:val="clear" w:color="auto" w:fill="FFFFFF"/>
        </w:rPr>
        <w:t xml:space="preserve"> both the reviewers for their comments, which have greatly improved our manuscript. Note that line numbers correspond to the “</w:t>
      </w:r>
      <w:proofErr w:type="spellStart"/>
      <w:r w:rsidRPr="00142D1D">
        <w:rPr>
          <w:rFonts w:ascii="Times New Roman" w:hAnsi="Times New Roman" w:cs="Times New Roman"/>
          <w:color w:val="000000" w:themeColor="text1"/>
          <w:shd w:val="clear" w:color="auto" w:fill="FFFFFF"/>
        </w:rPr>
        <w:t>TrackedChanges</w:t>
      </w:r>
      <w:proofErr w:type="spellEnd"/>
      <w:r w:rsidRPr="00142D1D">
        <w:rPr>
          <w:rFonts w:ascii="Times New Roman" w:hAnsi="Times New Roman" w:cs="Times New Roman"/>
          <w:color w:val="000000" w:themeColor="text1"/>
          <w:shd w:val="clear" w:color="auto" w:fill="FFFFFF"/>
        </w:rPr>
        <w:t>” version of the manuscript.</w:t>
      </w:r>
    </w:p>
    <w:p w14:paraId="332CD9A7" w14:textId="77777777" w:rsidR="00A24290" w:rsidRPr="00142D1D" w:rsidRDefault="00A24290"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p w14:paraId="353B0CB9" w14:textId="2C9675B1"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#1</w:t>
      </w:r>
    </w:p>
    <w:p w14:paraId="30CA0345" w14:textId="77777777"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46441041" w14:textId="1F358AE0"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 xml:space="preserve">The authors have done a great job revising this manuscript. They have addressed all my comments, and I especially appreciate the addition of distance metric comparisons across four real-world data sets, which I find very helpful. </w:t>
      </w:r>
      <w:r w:rsidR="00142D1D">
        <w:rPr>
          <w:rFonts w:ascii="Times New Roman" w:hAnsi="Times New Roman" w:cs="Times New Roman"/>
          <w:color w:val="212121"/>
        </w:rPr>
        <w:br/>
      </w:r>
    </w:p>
    <w:p w14:paraId="28DAF4DB" w14:textId="1A185B5D" w:rsidR="00A24290" w:rsidRPr="00142D1D" w:rsidRDefault="00A24290" w:rsidP="00142D1D">
      <w:pPr>
        <w:pStyle w:val="ListParagraph"/>
        <w:numPr>
          <w:ilvl w:val="1"/>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Thank you! We agree the addition of the real</w:t>
      </w:r>
      <w:ins w:id="1" w:author="Marian Louise Schmidt" w:date="2025-12-15T11:20:00Z" w16du:dateUtc="2025-12-15T16:20:00Z">
        <w:r w:rsidR="000119C1">
          <w:rPr>
            <w:rFonts w:ascii="Times New Roman" w:hAnsi="Times New Roman" w:cs="Times New Roman"/>
            <w:color w:val="212121"/>
          </w:rPr>
          <w:t>-</w:t>
        </w:r>
      </w:ins>
      <w:del w:id="2" w:author="Marian Louise Schmidt" w:date="2025-12-15T11:20:00Z" w16du:dateUtc="2025-12-15T16:20:00Z">
        <w:r w:rsidRPr="00142D1D" w:rsidDel="000119C1">
          <w:rPr>
            <w:rFonts w:ascii="Times New Roman" w:hAnsi="Times New Roman" w:cs="Times New Roman"/>
            <w:color w:val="212121"/>
          </w:rPr>
          <w:delText xml:space="preserve"> </w:delText>
        </w:r>
      </w:del>
      <w:r w:rsidRPr="00142D1D">
        <w:rPr>
          <w:rFonts w:ascii="Times New Roman" w:hAnsi="Times New Roman" w:cs="Times New Roman"/>
          <w:color w:val="212121"/>
        </w:rPr>
        <w:t>world datasets greatly improved the manuscript.</w:t>
      </w:r>
      <w:r w:rsidR="00142D1D">
        <w:rPr>
          <w:rFonts w:ascii="Times New Roman" w:hAnsi="Times New Roman" w:cs="Times New Roman"/>
          <w:color w:val="212121"/>
        </w:rPr>
        <w:br/>
      </w:r>
    </w:p>
    <w:p w14:paraId="7B3F39AD" w14:textId="641D765C"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I</w:t>
      </w:r>
      <w:r w:rsidRPr="00142D1D">
        <w:rPr>
          <w:rFonts w:ascii="Times New Roman" w:eastAsia="Times New Roman" w:hAnsi="Times New Roman" w:cs="Times New Roman"/>
          <w:color w:val="212121"/>
          <w:kern w:val="0"/>
          <w14:ligatures w14:val="none"/>
        </w:rPr>
        <w:t xml:space="preserve"> am happy to recommend the manuscript for publication, and I only have one minor comment: In the abstract, I interpret your formulation as a general claim that your new metric is less sensitive to noise than other metrics such as Bray-Curtis. However, as you show in the new Fig. 4, Bray-Curtis is in fact less sensitive to noise than the new metric at high alpha values. Perhaps this can be clarified before publication.</w:t>
      </w:r>
      <w:r w:rsidR="00142D1D">
        <w:rPr>
          <w:rFonts w:ascii="Times New Roman" w:eastAsia="Times New Roman" w:hAnsi="Times New Roman" w:cs="Times New Roman"/>
          <w:color w:val="212121"/>
          <w:kern w:val="0"/>
          <w14:ligatures w14:val="none"/>
        </w:rPr>
        <w:br/>
      </w:r>
    </w:p>
    <w:p w14:paraId="4F6EDF68" w14:textId="0CC48A1C" w:rsidR="00142D1D" w:rsidRDefault="00A24290"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sidRPr="00142D1D">
        <w:rPr>
          <w:rFonts w:ascii="Times New Roman" w:hAnsi="Times New Roman" w:cs="Times New Roman"/>
          <w:color w:val="000000" w:themeColor="text1"/>
          <w:shd w:val="clear" w:color="auto" w:fill="FFFFFF"/>
        </w:rPr>
        <w:t xml:space="preserve">After reflection, we see how the phrase “comparably insensitive” is confusing – it sounds like GUA is always less sensitive, when </w:t>
      </w:r>
      <w:del w:id="3" w:author="Marian Louise Schmidt" w:date="2025-12-15T11:20:00Z" w16du:dateUtc="2025-12-15T16:20:00Z">
        <w:r w:rsidRPr="00142D1D" w:rsidDel="000119C1">
          <w:rPr>
            <w:rFonts w:ascii="Times New Roman" w:hAnsi="Times New Roman" w:cs="Times New Roman"/>
            <w:color w:val="000000" w:themeColor="text1"/>
            <w:shd w:val="clear" w:color="auto" w:fill="FFFFFF"/>
          </w:rPr>
          <w:delText xml:space="preserve">in reality </w:delText>
        </w:r>
      </w:del>
      <w:r w:rsidRPr="00142D1D">
        <w:rPr>
          <w:rFonts w:ascii="Times New Roman" w:hAnsi="Times New Roman" w:cs="Times New Roman"/>
          <w:color w:val="000000" w:themeColor="text1"/>
          <w:shd w:val="clear" w:color="auto" w:fill="FFFFFF"/>
        </w:rPr>
        <w:t xml:space="preserve">it can be more sensitive than BC (at high alpha) or less sensitive (at lower alpha). We’ve edited the </w:t>
      </w:r>
      <w:r w:rsidR="00142D1D">
        <w:rPr>
          <w:rFonts w:ascii="Times New Roman" w:hAnsi="Times New Roman" w:cs="Times New Roman"/>
          <w:color w:val="000000" w:themeColor="text1"/>
          <w:shd w:val="clear" w:color="auto" w:fill="FFFFFF"/>
        </w:rPr>
        <w:t>sentence</w:t>
      </w:r>
      <w:r w:rsidRPr="00142D1D">
        <w:rPr>
          <w:rFonts w:ascii="Times New Roman" w:hAnsi="Times New Roman" w:cs="Times New Roman"/>
          <w:color w:val="000000" w:themeColor="text1"/>
          <w:shd w:val="clear" w:color="auto" w:fill="FFFFFF"/>
        </w:rPr>
        <w:t>:</w:t>
      </w:r>
      <w:r w:rsidR="00142D1D">
        <w:rPr>
          <w:rFonts w:ascii="Times New Roman" w:hAnsi="Times New Roman" w:cs="Times New Roman"/>
          <w:color w:val="000000" w:themeColor="text1"/>
          <w:shd w:val="clear" w:color="auto" w:fill="FFFFFF"/>
        </w:rPr>
        <w:br/>
      </w:r>
    </w:p>
    <w:p w14:paraId="12DD28F9" w14:textId="5F33F447" w:rsidR="00A24290" w:rsidRPr="00142D1D" w:rsidRDefault="00142D1D"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Line 29: </w:t>
      </w:r>
      <w:r w:rsidR="00A24290" w:rsidRPr="00142D1D">
        <w:rPr>
          <w:rFonts w:ascii="Times New Roman" w:hAnsi="Times New Roman" w:cs="Times New Roman"/>
          <w:color w:val="000000" w:themeColor="text1"/>
          <w:shd w:val="clear" w:color="auto" w:fill="FFFFFF"/>
        </w:rPr>
        <w:t xml:space="preserve">“…GUA is comparably </w:t>
      </w:r>
      <w:r w:rsidR="00A24290" w:rsidRPr="00142D1D">
        <w:rPr>
          <w:rFonts w:ascii="Times New Roman" w:hAnsi="Times New Roman" w:cs="Times New Roman"/>
          <w:b/>
          <w:bCs/>
          <w:color w:val="000000" w:themeColor="text1"/>
          <w:shd w:val="clear" w:color="auto" w:fill="FFFFFF"/>
        </w:rPr>
        <w:t>sensitive</w:t>
      </w:r>
      <w:r w:rsidR="00A24290" w:rsidRPr="00142D1D">
        <w:rPr>
          <w:rFonts w:ascii="Times New Roman" w:hAnsi="Times New Roman" w:cs="Times New Roman"/>
          <w:color w:val="000000" w:themeColor="text1"/>
          <w:shd w:val="clear" w:color="auto" w:fill="FFFFFF"/>
        </w:rPr>
        <w:t xml:space="preserve"> to realistic noise in load estimates compared to conventional alternatives like Bray-</w:t>
      </w:r>
      <w:proofErr w:type="gramStart"/>
      <w:r w:rsidR="00A24290" w:rsidRPr="00142D1D">
        <w:rPr>
          <w:rFonts w:ascii="Times New Roman" w:hAnsi="Times New Roman" w:cs="Times New Roman"/>
          <w:color w:val="000000" w:themeColor="text1"/>
          <w:shd w:val="clear" w:color="auto" w:fill="FFFFFF"/>
        </w:rPr>
        <w:t>Curtis</w:t>
      </w:r>
      <w:proofErr w:type="gramEnd"/>
      <w:r w:rsidR="00A24290" w:rsidRPr="00142D1D">
        <w:rPr>
          <w:rFonts w:ascii="Times New Roman" w:hAnsi="Times New Roman" w:cs="Times New Roman"/>
          <w:color w:val="000000" w:themeColor="text1"/>
          <w:shd w:val="clear" w:color="auto" w:fill="FFFFFF"/>
        </w:rPr>
        <w:t xml:space="preserve"> dissimilarities, particularly at lower α.”</w:t>
      </w:r>
    </w:p>
    <w:p w14:paraId="00B02E9D" w14:textId="2B145D70"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#2</w:t>
      </w:r>
    </w:p>
    <w:p w14:paraId="179B919B" w14:textId="77777777" w:rsidR="005414DE" w:rsidRPr="00142D1D" w:rsidRDefault="005414DE"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9EC0758" w14:textId="158F8BE7"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Pendleton and Schmidt present Absolute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 modification of Weighted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that uses absolute abundances from qPCR, </w:t>
      </w:r>
      <w:proofErr w:type="spellStart"/>
      <w:r w:rsidRPr="00142D1D">
        <w:rPr>
          <w:rFonts w:ascii="Times New Roman" w:eastAsia="Times New Roman" w:hAnsi="Times New Roman" w:cs="Times New Roman"/>
          <w:color w:val="212121"/>
          <w:kern w:val="0"/>
          <w14:ligatures w14:val="none"/>
        </w:rPr>
        <w:t>dPCR</w:t>
      </w:r>
      <w:proofErr w:type="spellEnd"/>
      <w:r w:rsidRPr="00142D1D">
        <w:rPr>
          <w:rFonts w:ascii="Times New Roman" w:eastAsia="Times New Roman" w:hAnsi="Times New Roman" w:cs="Times New Roman"/>
          <w:color w:val="212121"/>
          <w:kern w:val="0"/>
          <w14:ligatures w14:val="none"/>
        </w:rPr>
        <w:t>, flow cytometry, or spike</w:t>
      </w:r>
      <w:r w:rsidRPr="00142D1D">
        <w:rPr>
          <w:rFonts w:ascii="Times New Roman" w:eastAsia="Times New Roman" w:hAnsi="Times New Roman" w:cs="Times New Roman"/>
          <w:color w:val="212121"/>
          <w:kern w:val="0"/>
          <w14:ligatures w14:val="none"/>
        </w:rPr>
        <w:noBreakHyphen/>
        <w:t xml:space="preserve">in standards to capture the joint effects of phylogeny and biomass. The revision expands the evidence beyond the original Lake Ontario case and adds practical guidance. You retain the four-taxon toy simulation and add four 16S rRNA datasets spanning a nuclear reactor cooling system, the mouse gut, a stratified freshwater lake, and peanut rhizosphere soil, with absolute load quantified by flow cytometry for the cooling water and lake, droplet digital PCR for the gut, and quantitative PCR (qPCR) for the soil. The datasets span roughly 215 to 24,000 ASVs and </w:t>
      </w:r>
      <w:proofErr w:type="gramStart"/>
      <w:r w:rsidRPr="00142D1D">
        <w:rPr>
          <w:rFonts w:ascii="Times New Roman" w:eastAsia="Times New Roman" w:hAnsi="Times New Roman" w:cs="Times New Roman"/>
          <w:color w:val="212121"/>
          <w:kern w:val="0"/>
          <w14:ligatures w14:val="none"/>
        </w:rPr>
        <w:t>loads</w:t>
      </w:r>
      <w:proofErr w:type="gramEnd"/>
      <w:r w:rsidRPr="00142D1D">
        <w:rPr>
          <w:rFonts w:ascii="Times New Roman" w:eastAsia="Times New Roman" w:hAnsi="Times New Roman" w:cs="Times New Roman"/>
          <w:color w:val="212121"/>
          <w:kern w:val="0"/>
          <w14:ligatures w14:val="none"/>
        </w:rPr>
        <w:t xml:space="preserve"> from approximately 4 × 10^5 cells per milliliter to 2 × 10^12 16S copies per gram. Code, data, and an R environment are provided. The goal is to present guidance on a new, practical, abundance-aware phylogenetic dissimilarity for studies that already measure</w:t>
      </w:r>
      <w:r w:rsidR="0036007C"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absolute counts.</w:t>
      </w:r>
      <w:r w:rsidR="005C5850"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Overall, the revision resolves the main first</w:t>
      </w:r>
      <w:r w:rsidRPr="00142D1D">
        <w:rPr>
          <w:rFonts w:ascii="Times New Roman" w:eastAsia="Times New Roman" w:hAnsi="Times New Roman" w:cs="Times New Roman"/>
          <w:color w:val="212121"/>
          <w:kern w:val="0"/>
          <w14:ligatures w14:val="none"/>
        </w:rPr>
        <w:noBreakHyphen/>
        <w:t>round requests. The remaining items are clarity tweaks and two small robustness checks. Note, at over 2700 words, not including figure legends, this is on the long end for a Brief Communication (expected word count ~1000)</w:t>
      </w:r>
      <w:r w:rsidR="00142D1D">
        <w:rPr>
          <w:rFonts w:ascii="Times New Roman" w:eastAsia="Times New Roman" w:hAnsi="Times New Roman" w:cs="Times New Roman"/>
          <w:color w:val="212121"/>
          <w:kern w:val="0"/>
          <w14:ligatures w14:val="none"/>
        </w:rPr>
        <w:br/>
      </w:r>
    </w:p>
    <w:p w14:paraId="11F9A9B9" w14:textId="3EF6EAFE" w:rsidR="005C5850" w:rsidRPr="00142D1D" w:rsidRDefault="005C5850"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 xml:space="preserve">We thank the reviewer for the thorough consideration of our </w:t>
      </w:r>
      <w:proofErr w:type="gramStart"/>
      <w:r w:rsidRPr="00142D1D">
        <w:rPr>
          <w:rFonts w:ascii="Times New Roman" w:eastAsia="Times New Roman" w:hAnsi="Times New Roman" w:cs="Times New Roman"/>
          <w:color w:val="212121"/>
          <w:kern w:val="0"/>
          <w14:ligatures w14:val="none"/>
        </w:rPr>
        <w:t>manuscript, and</w:t>
      </w:r>
      <w:proofErr w:type="gramEnd"/>
      <w:r w:rsidRPr="00142D1D">
        <w:rPr>
          <w:rFonts w:ascii="Times New Roman" w:eastAsia="Times New Roman" w:hAnsi="Times New Roman" w:cs="Times New Roman"/>
          <w:color w:val="212121"/>
          <w:kern w:val="0"/>
          <w14:ligatures w14:val="none"/>
        </w:rPr>
        <w:t xml:space="preserve"> feel the paper has greatly improved due to their suggestions. We recognize the manuscript has also grown significantly in size due to these </w:t>
      </w:r>
      <w:proofErr w:type="gramStart"/>
      <w:r w:rsidRPr="00142D1D">
        <w:rPr>
          <w:rFonts w:ascii="Times New Roman" w:eastAsia="Times New Roman" w:hAnsi="Times New Roman" w:cs="Times New Roman"/>
          <w:color w:val="212121"/>
          <w:kern w:val="0"/>
          <w14:ligatures w14:val="none"/>
        </w:rPr>
        <w:t>additions, but</w:t>
      </w:r>
      <w:proofErr w:type="gramEnd"/>
      <w:r w:rsidRPr="00142D1D">
        <w:rPr>
          <w:rFonts w:ascii="Times New Roman" w:eastAsia="Times New Roman" w:hAnsi="Times New Roman" w:cs="Times New Roman"/>
          <w:color w:val="212121"/>
          <w:kern w:val="0"/>
          <w14:ligatures w14:val="none"/>
        </w:rPr>
        <w:t xml:space="preserve"> still feel that it retains the character of a Brief Communication (communicating a new idea), less than an original article presenting a full research project. We will </w:t>
      </w:r>
      <w:r w:rsidR="00453D58" w:rsidRPr="00142D1D">
        <w:rPr>
          <w:rFonts w:ascii="Times New Roman" w:eastAsia="Times New Roman" w:hAnsi="Times New Roman" w:cs="Times New Roman"/>
          <w:color w:val="212121"/>
          <w:kern w:val="0"/>
          <w14:ligatures w14:val="none"/>
        </w:rPr>
        <w:t>defer</w:t>
      </w:r>
      <w:r w:rsidRPr="00142D1D">
        <w:rPr>
          <w:rFonts w:ascii="Times New Roman" w:eastAsia="Times New Roman" w:hAnsi="Times New Roman" w:cs="Times New Roman"/>
          <w:color w:val="212121"/>
          <w:kern w:val="0"/>
          <w14:ligatures w14:val="none"/>
        </w:rPr>
        <w:t xml:space="preserve"> these considerations to the editor for their decision.</w:t>
      </w:r>
      <w:r w:rsidR="00142D1D">
        <w:rPr>
          <w:rFonts w:ascii="Times New Roman" w:eastAsia="Times New Roman" w:hAnsi="Times New Roman" w:cs="Times New Roman"/>
          <w:color w:val="212121"/>
          <w:kern w:val="0"/>
          <w14:ligatures w14:val="none"/>
        </w:rPr>
        <w:br/>
      </w:r>
    </w:p>
    <w:p w14:paraId="28E0FBF3" w14:textId="21A1F674"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Dataset breadth: Addressed. You added three datasets beyond the original lake analysis and compared UA to BCR, UR, and BCA for each system. See Fig. 2 and the surrounding text in the tracked or clean manuscript.</w:t>
      </w:r>
      <w:r w:rsidR="00142D1D">
        <w:rPr>
          <w:rFonts w:ascii="Times New Roman" w:eastAsia="Times New Roman" w:hAnsi="Times New Roman" w:cs="Times New Roman"/>
          <w:color w:val="212121"/>
          <w:kern w:val="0"/>
          <w14:ligatures w14:val="none"/>
        </w:rPr>
        <w:br/>
      </w:r>
    </w:p>
    <w:p w14:paraId="79A9A53F" w14:textId="0F1AB14B" w:rsidR="00453D58" w:rsidRPr="00142D1D" w:rsidRDefault="00453D58" w:rsidP="00142D1D">
      <w:pPr>
        <w:pStyle w:val="ListParagraph"/>
        <w:numPr>
          <w:ilvl w:val="1"/>
          <w:numId w:val="2"/>
        </w:numPr>
        <w:spacing w:after="240" w:line="240" w:lineRule="auto"/>
        <w:rPr>
          <w:rFonts w:ascii="Times New Roman" w:eastAsia="Times New Roman" w:hAnsi="Times New Roman" w:cs="Times New Roman"/>
          <w:kern w:val="0"/>
          <w14:ligatures w14:val="none"/>
        </w:rPr>
      </w:pPr>
      <w:del w:id="4" w:author="Marian Louise Schmidt" w:date="2025-12-15T11:21:00Z" w16du:dateUtc="2025-12-15T16:21:00Z">
        <w:r w:rsidRPr="00142D1D" w:rsidDel="000119C1">
          <w:rPr>
            <w:rFonts w:ascii="Times New Roman" w:eastAsia="Times New Roman" w:hAnsi="Times New Roman" w:cs="Times New Roman"/>
            <w:color w:val="212121"/>
            <w:kern w:val="0"/>
            <w14:ligatures w14:val="none"/>
          </w:rPr>
          <w:delText>Thank you!</w:delText>
        </w:r>
      </w:del>
      <w:ins w:id="5" w:author="Marian Louise Schmidt" w:date="2025-12-15T11:21:00Z" w16du:dateUtc="2025-12-15T16:21:00Z">
        <w:r w:rsidR="000119C1">
          <w:rPr>
            <w:rFonts w:ascii="Times New Roman" w:eastAsia="Times New Roman" w:hAnsi="Times New Roman" w:cs="Times New Roman"/>
            <w:color w:val="212121"/>
            <w:kern w:val="0"/>
            <w14:ligatures w14:val="none"/>
          </w:rPr>
          <w:t>Thank you for noting that the expanded analyses across systems addressed this point.</w:t>
        </w:r>
      </w:ins>
      <w:r w:rsidR="00142D1D">
        <w:rPr>
          <w:rFonts w:ascii="Times New Roman" w:eastAsia="Times New Roman" w:hAnsi="Times New Roman" w:cs="Times New Roman"/>
          <w:color w:val="212121"/>
          <w:kern w:val="0"/>
          <w14:ligatures w14:val="none"/>
        </w:rPr>
        <w:br/>
      </w:r>
    </w:p>
    <w:p w14:paraId="50DE82F5" w14:textId="5D78945C"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Alpha guidance: Addressed. You move from coarse choices to α in 0.1 steps, report PERMANOVA R² across α, and give practical selection advice. See Fig. 3, its caption, and Box 1. </w:t>
      </w:r>
      <w:r w:rsidR="00142D1D">
        <w:rPr>
          <w:rFonts w:ascii="Times New Roman" w:eastAsia="Times New Roman" w:hAnsi="Times New Roman" w:cs="Times New Roman"/>
          <w:color w:val="212121"/>
          <w:kern w:val="0"/>
          <w14:ligatures w14:val="none"/>
        </w:rPr>
        <w:br/>
      </w:r>
    </w:p>
    <w:p w14:paraId="530C7D9B" w14:textId="35C18E76" w:rsidR="00453D58" w:rsidRPr="00142D1D" w:rsidRDefault="00453D58" w:rsidP="00142D1D">
      <w:pPr>
        <w:pStyle w:val="ListParagraph"/>
        <w:numPr>
          <w:ilvl w:val="1"/>
          <w:numId w:val="2"/>
        </w:numPr>
        <w:spacing w:after="240" w:line="240" w:lineRule="auto"/>
        <w:rPr>
          <w:rFonts w:ascii="Times New Roman" w:eastAsia="Times New Roman" w:hAnsi="Times New Roman" w:cs="Times New Roman"/>
          <w:kern w:val="0"/>
          <w14:ligatures w14:val="none"/>
        </w:rPr>
      </w:pPr>
      <w:del w:id="6" w:author="Marian Louise Schmidt" w:date="2025-12-15T11:21:00Z" w16du:dateUtc="2025-12-15T16:21:00Z">
        <w:r w:rsidRPr="00142D1D" w:rsidDel="000119C1">
          <w:rPr>
            <w:rFonts w:ascii="Times New Roman" w:eastAsia="Times New Roman" w:hAnsi="Times New Roman" w:cs="Times New Roman"/>
            <w:color w:val="212121"/>
            <w:kern w:val="0"/>
            <w14:ligatures w14:val="none"/>
          </w:rPr>
          <w:delText>Thank you!</w:delText>
        </w:r>
      </w:del>
      <w:ins w:id="7" w:author="Marian Louise Schmidt" w:date="2025-12-15T11:21:00Z" w16du:dateUtc="2025-12-15T16:21:00Z">
        <w:r w:rsidR="000119C1">
          <w:rPr>
            <w:rFonts w:ascii="Times New Roman" w:eastAsia="Times New Roman" w:hAnsi="Times New Roman" w:cs="Times New Roman"/>
            <w:color w:val="212121"/>
            <w:kern w:val="0"/>
            <w14:ligatures w14:val="none"/>
          </w:rPr>
          <w:t>We appreciate the reviewer’s acknowledgment that the revised analyses and guidance adequality addressed this concern.</w:t>
        </w:r>
      </w:ins>
      <w:r w:rsidR="00142D1D">
        <w:rPr>
          <w:rFonts w:ascii="Times New Roman" w:eastAsia="Times New Roman" w:hAnsi="Times New Roman" w:cs="Times New Roman"/>
          <w:color w:val="212121"/>
          <w:kern w:val="0"/>
          <w14:ligatures w14:val="none"/>
        </w:rPr>
        <w:br/>
      </w:r>
    </w:p>
    <w:p w14:paraId="4FFC4A19" w14:textId="75E06D8D"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Rarefaction guidance: Addressed in a practical sense. Box 2 provides a concrete workflow and code pointers for incorporating rarefaction while preserving absolute scaling. Please also include a minimal sensitivity check against a no-rarefaction pipeline for one dataset in the supplement, using a Mantel R test to compare the two distance matrices. This will preempt common questions associated with understanding if rarefying your data </w:t>
      </w:r>
      <w:proofErr w:type="gramStart"/>
      <w:r w:rsidRPr="00142D1D">
        <w:rPr>
          <w:rFonts w:ascii="Times New Roman" w:eastAsia="Times New Roman" w:hAnsi="Times New Roman" w:cs="Times New Roman"/>
          <w:color w:val="212121"/>
          <w:kern w:val="0"/>
          <w14:ligatures w14:val="none"/>
        </w:rPr>
        <w:t>actually changes</w:t>
      </w:r>
      <w:proofErr w:type="gramEnd"/>
      <w:r w:rsidRPr="00142D1D">
        <w:rPr>
          <w:rFonts w:ascii="Times New Roman" w:eastAsia="Times New Roman" w:hAnsi="Times New Roman" w:cs="Times New Roman"/>
          <w:color w:val="212121"/>
          <w:kern w:val="0"/>
          <w14:ligatures w14:val="none"/>
        </w:rPr>
        <w:t xml:space="preserve"> the results.</w:t>
      </w:r>
      <w:r w:rsidR="00142D1D">
        <w:rPr>
          <w:rFonts w:ascii="Times New Roman" w:eastAsia="Times New Roman" w:hAnsi="Times New Roman" w:cs="Times New Roman"/>
          <w:color w:val="212121"/>
          <w:kern w:val="0"/>
          <w14:ligatures w14:val="none"/>
        </w:rPr>
        <w:br/>
      </w:r>
    </w:p>
    <w:p w14:paraId="6DC54D44" w14:textId="1859D64C" w:rsidR="00142D1D" w:rsidRPr="00142D1D" w:rsidRDefault="00DF0F3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kern w:val="0"/>
          <w14:ligatures w14:val="none"/>
        </w:rPr>
        <w:t xml:space="preserve">This is a great suggestion, and we’re grateful for the encouragement to run these experiments. We tested the impact of rarefaction on GUA values for all four datasets and have included an additional figure in the supplement showing these analyses (Fig. S4). We’ve also added additional information </w:t>
      </w:r>
      <w:r w:rsidR="00142D1D" w:rsidRPr="00142D1D">
        <w:rPr>
          <w:rFonts w:ascii="Times New Roman" w:eastAsia="Times New Roman" w:hAnsi="Times New Roman" w:cs="Times New Roman"/>
          <w:kern w:val="0"/>
          <w14:ligatures w14:val="none"/>
        </w:rPr>
        <w:t>within the main text describing our findings:</w:t>
      </w:r>
      <w:r w:rsidR="00142D1D">
        <w:rPr>
          <w:rFonts w:ascii="Times New Roman" w:eastAsia="Times New Roman" w:hAnsi="Times New Roman" w:cs="Times New Roman"/>
          <w:kern w:val="0"/>
          <w14:ligatures w14:val="none"/>
        </w:rPr>
        <w:br/>
      </w:r>
    </w:p>
    <w:p w14:paraId="7BB5F227" w14:textId="61A1B21C" w:rsidR="00453D58" w:rsidRPr="00287373"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commentRangeStart w:id="8"/>
      <w:r w:rsidRPr="00287373">
        <w:rPr>
          <w:rFonts w:ascii="Times New Roman" w:eastAsia="Times New Roman" w:hAnsi="Times New Roman" w:cs="Times New Roman"/>
          <w:kern w:val="0"/>
          <w14:ligatures w14:val="none"/>
        </w:rPr>
        <w:t xml:space="preserve">Line 241: </w:t>
      </w:r>
      <w:commentRangeEnd w:id="8"/>
      <w:r w:rsidR="00B20898">
        <w:rPr>
          <w:rStyle w:val="CommentReference"/>
        </w:rPr>
        <w:commentReference w:id="8"/>
      </w:r>
      <w:r w:rsidRPr="00287373">
        <w:rPr>
          <w:rFonts w:ascii="Times New Roman" w:eastAsia="Times New Roman" w:hAnsi="Times New Roman" w:cs="Times New Roman"/>
          <w:kern w:val="0"/>
          <w14:ligatures w14:val="none"/>
        </w:rPr>
        <w:t>“</w:t>
      </w:r>
      <w:r w:rsidR="00287373" w:rsidRPr="00287373">
        <w:rPr>
          <w:rFonts w:ascii="Times New Roman" w:hAnsi="Times New Roman" w:cs="Times New Roman"/>
        </w:rPr>
        <w:t xml:space="preserve">Here, we provide a workflow and code for how we incorporated rarefaction into our own analyses (Box 2 and available code). This approach minimizes sequencing-depth biases while preserving abundance scaling for downstream </w:t>
      </w:r>
      <m:oMath>
        <m:r>
          <w:rPr>
            <w:rFonts w:ascii="Cambria Math" w:hAnsi="Cambria Math" w:cs="Times New Roman"/>
          </w:rPr>
          <m:t>β</m:t>
        </m:r>
      </m:oMath>
      <w:r w:rsidR="00287373" w:rsidRPr="00287373">
        <w:rPr>
          <w:rFonts w:ascii="Times New Roman" w:hAnsi="Times New Roman" w:cs="Times New Roman"/>
        </w:rPr>
        <w:t xml:space="preserve">-diversity analysis. To explore the sensitivity of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to rarefaction, we calculated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using rarefaction at multiple sequencing </w:t>
      </w:r>
      <w:proofErr w:type="gramStart"/>
      <w:r w:rsidR="00287373" w:rsidRPr="00287373">
        <w:rPr>
          <w:rFonts w:ascii="Times New Roman" w:hAnsi="Times New Roman" w:cs="Times New Roman"/>
        </w:rPr>
        <w:t>depths, and</w:t>
      </w:r>
      <w:proofErr w:type="gramEnd"/>
      <w:r w:rsidR="00287373" w:rsidRPr="00287373">
        <w:rPr>
          <w:rFonts w:ascii="Times New Roman" w:hAnsi="Times New Roman" w:cs="Times New Roman"/>
        </w:rPr>
        <w:t xml:space="preserve"> used Mantel tests to calculate the correlation between the rarefied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distance matrices and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calculated on the non-rarefied control (Fig. S4).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was insensitive to rarefaction at high values of </w:t>
      </w:r>
      <m:oMath>
        <m:r>
          <w:rPr>
            <w:rFonts w:ascii="Cambria Math" w:hAnsi="Cambria Math" w:cs="Times New Roman"/>
          </w:rPr>
          <m:t>α</m:t>
        </m:r>
      </m:oMath>
      <w:r w:rsidR="00287373" w:rsidRPr="00287373">
        <w:rPr>
          <w:rFonts w:ascii="Times New Roman" w:eastAsiaTheme="minorEastAsia" w:hAnsi="Times New Roman" w:cs="Times New Roman"/>
        </w:rPr>
        <w:t>, even to very low depths of 250 reads/</w:t>
      </w:r>
      <w:proofErr w:type="gramStart"/>
      <w:r w:rsidR="00287373" w:rsidRPr="00287373">
        <w:rPr>
          <w:rFonts w:ascii="Times New Roman" w:eastAsiaTheme="minorEastAsia" w:hAnsi="Times New Roman" w:cs="Times New Roman"/>
        </w:rPr>
        <w:t>sample, but</w:t>
      </w:r>
      <w:proofErr w:type="gramEnd"/>
      <w:r w:rsidR="00287373" w:rsidRPr="00287373">
        <w:rPr>
          <w:rFonts w:ascii="Times New Roman" w:eastAsiaTheme="minorEastAsia" w:hAnsi="Times New Roman" w:cs="Times New Roman"/>
        </w:rPr>
        <w:t xml:space="preserve"> became more sensitive as</w:t>
      </w:r>
      <w:r w:rsidR="00287373" w:rsidRPr="00287373">
        <w:rPr>
          <w:rFonts w:ascii="Times New Roman" w:hAnsi="Times New Roman" w:cs="Times New Roman"/>
        </w:rPr>
        <w:t xml:space="preserve"> </w:t>
      </w:r>
      <m:oMath>
        <m:r>
          <w:rPr>
            <w:rFonts w:ascii="Cambria Math" w:hAnsi="Cambria Math" w:cs="Times New Roman"/>
          </w:rPr>
          <m:t>α</m:t>
        </m:r>
      </m:oMath>
      <w:r w:rsidR="00287373" w:rsidRPr="00287373">
        <w:rPr>
          <w:rFonts w:ascii="Times New Roman" w:hAnsi="Times New Roman" w:cs="Times New Roman"/>
        </w:rPr>
        <w:t xml:space="preserve"> decreased (Fig. S4). When rarefying to the minimum sequencing depth as suggested, however, rarefaction was negligible (all Mantel’s R &gt; 0.95, Fig. S4)</w:t>
      </w:r>
      <w:r w:rsidRPr="00287373">
        <w:rPr>
          <w:rFonts w:ascii="Times New Roman" w:eastAsia="Times New Roman" w:hAnsi="Times New Roman" w:cs="Times New Roman"/>
          <w:kern w:val="0"/>
          <w14:ligatures w14:val="none"/>
        </w:rPr>
        <w:t>.”</w:t>
      </w:r>
      <w:r w:rsidRPr="00287373">
        <w:rPr>
          <w:rFonts w:ascii="Times New Roman" w:eastAsia="Times New Roman" w:hAnsi="Times New Roman" w:cs="Times New Roman"/>
          <w:kern w:val="0"/>
          <w14:ligatures w14:val="none"/>
        </w:rPr>
        <w:br/>
      </w:r>
    </w:p>
    <w:p w14:paraId="6F419AC3" w14:textId="77777777" w:rsidR="00142D1D"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 xml:space="preserve">Computational scaling: Addressed. You benchmark GUA against Fast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and Bray-Curtis, showing quadratic growth with richness, and note caching opportunities. Please add the CPU model, RAM, R version, and package versions directly in the Fig. 4 caption or Methods so the timing is contextualized without following external links.</w:t>
      </w:r>
      <w:r w:rsidR="00142D1D">
        <w:rPr>
          <w:rFonts w:ascii="Times New Roman" w:eastAsia="Times New Roman" w:hAnsi="Times New Roman" w:cs="Times New Roman"/>
          <w:color w:val="212121"/>
          <w:kern w:val="0"/>
          <w14:ligatures w14:val="none"/>
        </w:rPr>
        <w:br/>
      </w:r>
    </w:p>
    <w:p w14:paraId="1B8D9C8A" w14:textId="678EC04A" w:rsidR="00142D1D"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grateful for the suggestion. We’ve added:</w:t>
      </w:r>
      <w:r w:rsidR="00287373">
        <w:rPr>
          <w:rFonts w:ascii="Times New Roman" w:eastAsia="Times New Roman" w:hAnsi="Times New Roman" w:cs="Times New Roman"/>
          <w:color w:val="212121"/>
          <w:kern w:val="0"/>
          <w14:ligatures w14:val="none"/>
        </w:rPr>
        <w:br/>
      </w:r>
    </w:p>
    <w:p w14:paraId="619DD81E" w14:textId="3494F336" w:rsidR="0036007C"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Line 258: “</w:t>
      </w:r>
      <w:r w:rsidRPr="00142D1D">
        <w:rPr>
          <w:rFonts w:ascii="Times New Roman" w:eastAsia="Times New Roman" w:hAnsi="Times New Roman" w:cs="Times New Roman"/>
          <w:color w:val="212121"/>
          <w:kern w:val="0"/>
          <w14:ligatures w14:val="none"/>
        </w:rPr>
        <w:t xml:space="preserve">All benchmarks were run on an AMD EPYC 64-core processor with 1014 GB system memory (R v4.3.3, vegan v2.7-1, </w:t>
      </w:r>
      <w:proofErr w:type="spellStart"/>
      <w:r w:rsidRPr="00142D1D">
        <w:rPr>
          <w:rFonts w:ascii="Times New Roman" w:eastAsia="Times New Roman" w:hAnsi="Times New Roman" w:cs="Times New Roman"/>
          <w:color w:val="212121"/>
          <w:kern w:val="0"/>
          <w14:ligatures w14:val="none"/>
        </w:rPr>
        <w:t>phyloseq</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 xml:space="preserve">1.52.0, </w:t>
      </w:r>
      <w:proofErr w:type="spellStart"/>
      <w:r w:rsidRPr="00142D1D">
        <w:rPr>
          <w:rFonts w:ascii="Times New Roman" w:eastAsia="Times New Roman" w:hAnsi="Times New Roman" w:cs="Times New Roman"/>
          <w:color w:val="212121"/>
          <w:kern w:val="0"/>
          <w14:ligatures w14:val="none"/>
        </w:rPr>
        <w:t>GUnifrac</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1.8.1).</w:t>
      </w:r>
      <w:r>
        <w:rPr>
          <w:rFonts w:ascii="Times New Roman" w:eastAsia="Times New Roman" w:hAnsi="Times New Roman" w:cs="Times New Roman"/>
          <w:color w:val="212121"/>
          <w:kern w:val="0"/>
          <w14:ligatures w14:val="none"/>
        </w:rPr>
        <w:t>”</w:t>
      </w:r>
      <w:r>
        <w:rPr>
          <w:rFonts w:ascii="Times New Roman" w:eastAsia="Times New Roman" w:hAnsi="Times New Roman" w:cs="Times New Roman"/>
          <w:color w:val="212121"/>
          <w:kern w:val="0"/>
          <w14:ligatures w14:val="none"/>
        </w:rPr>
        <w:br/>
      </w:r>
    </w:p>
    <w:p w14:paraId="6CCF7F01" w14:textId="77777777" w:rsidR="00287373" w:rsidRPr="00287373" w:rsidRDefault="005E2CCA" w:rsidP="00287373">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Copy</w:t>
      </w:r>
      <w:r w:rsidRPr="00142D1D">
        <w:rPr>
          <w:rFonts w:ascii="Times New Roman" w:eastAsia="Times New Roman" w:hAnsi="Times New Roman" w:cs="Times New Roman"/>
          <w:color w:val="212121"/>
          <w:kern w:val="0"/>
          <w14:ligatures w14:val="none"/>
        </w:rPr>
        <w:noBreakHyphen/>
        <w:t>number assumptions: Partially addressed. Because readers will wonder, add a sentence justifying your choice not to apply per</w:t>
      </w:r>
      <w:r w:rsidRPr="00142D1D">
        <w:rPr>
          <w:rFonts w:ascii="Times New Roman" w:eastAsia="Times New Roman" w:hAnsi="Times New Roman" w:cs="Times New Roman"/>
          <w:color w:val="212121"/>
          <w:kern w:val="0"/>
          <w14:ligatures w14:val="none"/>
        </w:rPr>
        <w:noBreakHyphen/>
        <w:t>taxon 16S copy</w:t>
      </w:r>
      <w:r w:rsidRPr="00142D1D">
        <w:rPr>
          <w:rFonts w:ascii="Times New Roman" w:eastAsia="Times New Roman" w:hAnsi="Times New Roman" w:cs="Times New Roman"/>
          <w:color w:val="212121"/>
          <w:kern w:val="0"/>
          <w14:ligatures w14:val="none"/>
        </w:rPr>
        <w:noBreakHyphen/>
        <w:t>number correction, and, if possible, include a brief sensitivity check for one dataset in the supplement. This will preempt another common question set associated with multicopy 16S genes, which can be: 1) divergent within a single genome and 2) number &gt;15 in some lineages (e.g., Proteobacteria).</w:t>
      </w:r>
      <w:r w:rsidR="00287373">
        <w:rPr>
          <w:rFonts w:ascii="Times New Roman" w:eastAsia="Times New Roman" w:hAnsi="Times New Roman" w:cs="Times New Roman"/>
          <w:color w:val="212121"/>
          <w:kern w:val="0"/>
          <w14:ligatures w14:val="none"/>
        </w:rPr>
        <w:br/>
      </w:r>
    </w:p>
    <w:p w14:paraId="32B3F7ED" w14:textId="1CFBE0C5"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also enjoyed following up on this suggestion. We tested the effect of copy-number normalization (using PICRUSt2)</w:t>
      </w:r>
      <w:del w:id="9" w:author="Marian Louise Schmidt" w:date="2025-12-15T11:34:00Z" w16du:dateUtc="2025-12-15T16:34:00Z">
        <w:r w:rsidDel="00B20898">
          <w:rPr>
            <w:rFonts w:ascii="Times New Roman" w:eastAsia="Times New Roman" w:hAnsi="Times New Roman" w:cs="Times New Roman"/>
            <w:color w:val="212121"/>
            <w:kern w:val="0"/>
            <w14:ligatures w14:val="none"/>
          </w:rPr>
          <w:delText xml:space="preserve"> </w:delText>
        </w:r>
      </w:del>
      <w:r>
        <w:rPr>
          <w:rFonts w:ascii="Times New Roman" w:eastAsia="Times New Roman" w:hAnsi="Times New Roman" w:cs="Times New Roman"/>
          <w:color w:val="212121"/>
          <w:kern w:val="0"/>
          <w14:ligatures w14:val="none"/>
        </w:rPr>
        <w:t xml:space="preserve"> on </w:t>
      </w:r>
      <w:proofErr w:type="gramStart"/>
      <w:r>
        <w:rPr>
          <w:rFonts w:ascii="Times New Roman" w:eastAsia="Times New Roman" w:hAnsi="Times New Roman" w:cs="Times New Roman"/>
          <w:color w:val="212121"/>
          <w:kern w:val="0"/>
          <w14:ligatures w14:val="none"/>
        </w:rPr>
        <w:t>GUA, and</w:t>
      </w:r>
      <w:proofErr w:type="gramEnd"/>
      <w:r>
        <w:rPr>
          <w:rFonts w:ascii="Times New Roman" w:eastAsia="Times New Roman" w:hAnsi="Times New Roman" w:cs="Times New Roman"/>
          <w:color w:val="212121"/>
          <w:kern w:val="0"/>
          <w14:ligatures w14:val="none"/>
        </w:rPr>
        <w:t xml:space="preserve"> have incorporated these analyses into a new supporting figure (Fig. S6). We also included results text discussing these findings:</w:t>
      </w:r>
      <w:r>
        <w:rPr>
          <w:rFonts w:ascii="Times New Roman" w:eastAsia="Times New Roman" w:hAnsi="Times New Roman" w:cs="Times New Roman"/>
          <w:color w:val="212121"/>
          <w:kern w:val="0"/>
          <w14:ligatures w14:val="none"/>
        </w:rPr>
        <w:br/>
      </w:r>
    </w:p>
    <w:p w14:paraId="7663178B" w14:textId="32B1B743" w:rsidR="004027B0" w:rsidRPr="004027B0"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commentRangeStart w:id="10"/>
      <w:r>
        <w:rPr>
          <w:rFonts w:ascii="Times New Roman" w:eastAsia="Times New Roman" w:hAnsi="Times New Roman" w:cs="Times New Roman"/>
          <w:color w:val="212121"/>
          <w:kern w:val="0"/>
          <w14:ligatures w14:val="none"/>
        </w:rPr>
        <w:t xml:space="preserve">Line </w:t>
      </w:r>
      <w:r w:rsidRPr="00287373">
        <w:rPr>
          <w:rFonts w:ascii="Times New Roman" w:eastAsia="Times New Roman" w:hAnsi="Times New Roman" w:cs="Times New Roman"/>
          <w:color w:val="212121"/>
          <w:kern w:val="0"/>
          <w14:ligatures w14:val="none"/>
        </w:rPr>
        <w:t xml:space="preserve">301: </w:t>
      </w:r>
      <w:commentRangeEnd w:id="10"/>
      <w:r w:rsidR="00E44A71">
        <w:rPr>
          <w:rStyle w:val="CommentReference"/>
        </w:rPr>
        <w:commentReference w:id="10"/>
      </w:r>
      <w:r w:rsidRPr="00287373">
        <w:rPr>
          <w:rFonts w:ascii="Times New Roman" w:eastAsia="Times New Roman" w:hAnsi="Times New Roman" w:cs="Times New Roman"/>
          <w:color w:val="212121"/>
          <w:kern w:val="0"/>
          <w14:ligatures w14:val="none"/>
        </w:rPr>
        <w:t>“</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i/>
          <w:iCs/>
        </w:rPr>
        <w:t xml:space="preserve"> </w:t>
      </w:r>
      <w:r w:rsidRPr="00287373">
        <w:rPr>
          <w:rFonts w:ascii="Times New Roman" w:hAnsi="Times New Roman" w:cs="Times New Roman"/>
        </w:rPr>
        <w:t xml:space="preserve">was also insensitive to methods which normalize ASV abundance via the prediction of 16S copy number (Fig. S6). We used PICRUSt2 (v2.6) to normalize ASV abundances across each dataset based on predicted 16S copy numbers per genome, and then proceeded with our rarefaction pipeline and </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rPr>
        <w:t xml:space="preserve"> calculation </w:t>
      </w:r>
      <w:r w:rsidRPr="00287373">
        <w:rPr>
          <w:rFonts w:ascii="Times New Roman" w:hAnsi="Times New Roman" w:cs="Times New Roman"/>
        </w:rPr>
        <w:fldChar w:fldCharType="begin"/>
      </w:r>
      <w:r w:rsidRPr="00287373">
        <w:rPr>
          <w:rFonts w:ascii="Times New Roman" w:hAnsi="Times New Roman" w:cs="Times New Roman"/>
        </w:rPr>
        <w:instrText xml:space="preserve"> ADDIN ZOTERO_ITEM CSL_CITATION {"citationID":"QlqAkj2I","properties":{"formattedCitation":"[19, 20]","plainCitation":"[19, 20]","noteIndex":0},"citationItems":[{"id":2039,"uris":["http://zotero.org/groups/5077571/items/UIGMPRVP"],"itemData":{"id":2039,"type":"article-journal","abstract":"PICRUSt2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Pr="00287373">
        <w:rPr>
          <w:rFonts w:ascii="Times New Roman" w:hAnsi="Times New Roman" w:cs="Times New Roman"/>
        </w:rPr>
        <w:fldChar w:fldCharType="separate"/>
      </w:r>
      <w:r w:rsidRPr="00287373">
        <w:rPr>
          <w:rFonts w:ascii="Times New Roman" w:hAnsi="Times New Roman" w:cs="Times New Roman"/>
          <w:noProof/>
        </w:rPr>
        <w:t>[19, 20]</w:t>
      </w:r>
      <w:r w:rsidRPr="00287373">
        <w:rPr>
          <w:rFonts w:ascii="Times New Roman" w:hAnsi="Times New Roman" w:cs="Times New Roman"/>
        </w:rPr>
        <w:fldChar w:fldCharType="end"/>
      </w:r>
      <w:r w:rsidRPr="00287373">
        <w:rPr>
          <w:rFonts w:ascii="Times New Roman" w:hAnsi="Times New Roman" w:cs="Times New Roman"/>
        </w:rPr>
        <w:t xml:space="preserve">. Correlations between </w:t>
      </w:r>
      <w:r w:rsidRPr="00287373">
        <w:rPr>
          <w:rFonts w:ascii="Times New Roman" w:hAnsi="Times New Roman" w:cs="Times New Roman"/>
          <w:i/>
          <w:iCs/>
        </w:rPr>
        <w:t>GU</w:t>
      </w:r>
      <w:r w:rsidRPr="00287373">
        <w:rPr>
          <w:rFonts w:ascii="Times New Roman" w:hAnsi="Times New Roman" w:cs="Times New Roman"/>
          <w:i/>
          <w:iCs/>
          <w:vertAlign w:val="superscript"/>
        </w:rPr>
        <w:t xml:space="preserve">A </w:t>
      </w:r>
      <w:r w:rsidRPr="00287373">
        <w:rPr>
          <w:rFonts w:ascii="Times New Roman" w:hAnsi="Times New Roman" w:cs="Times New Roman"/>
        </w:rPr>
        <w:t xml:space="preserve">from normalized datasets versus from the original datasets were consistently high (Mantel’s R &gt; 0.98, Fig. S6A). The sensitivity of </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rPr>
        <w:t xml:space="preserve"> to copy number-normalization generally decreased with increasing values of </w:t>
      </w:r>
      <m:oMath>
        <m:r>
          <w:rPr>
            <w:rFonts w:ascii="Cambria Math" w:hAnsi="Cambria Math" w:cs="Times New Roman"/>
          </w:rPr>
          <m:t>α</m:t>
        </m:r>
      </m:oMath>
      <w:r w:rsidRPr="00287373">
        <w:rPr>
          <w:rFonts w:ascii="Times New Roman" w:eastAsiaTheme="minorEastAsia" w:hAnsi="Times New Roman" w:cs="Times New Roman"/>
        </w:rPr>
        <w:t xml:space="preserve"> (in the cooling reactor, freshwater, and soil datasets), but not in the mouse gut dataset (Fig. S6A). In the mouse gut dataset, several </w:t>
      </w:r>
      <w:proofErr w:type="gramStart"/>
      <w:r w:rsidRPr="00287373">
        <w:rPr>
          <w:rFonts w:ascii="Times New Roman" w:eastAsiaTheme="minorEastAsia" w:hAnsi="Times New Roman" w:cs="Times New Roman"/>
        </w:rPr>
        <w:t>highly-abundant</w:t>
      </w:r>
      <w:proofErr w:type="gramEnd"/>
      <w:r w:rsidRPr="00287373">
        <w:rPr>
          <w:rFonts w:ascii="Times New Roman" w:eastAsiaTheme="minorEastAsia" w:hAnsi="Times New Roman" w:cs="Times New Roman"/>
        </w:rPr>
        <w:t xml:space="preserve"> ASVs in the genus </w:t>
      </w:r>
      <w:proofErr w:type="spellStart"/>
      <w:r w:rsidRPr="00287373">
        <w:rPr>
          <w:rFonts w:ascii="Times New Roman" w:eastAsiaTheme="minorEastAsia" w:hAnsi="Times New Roman" w:cs="Times New Roman"/>
          <w:i/>
          <w:iCs/>
        </w:rPr>
        <w:t>Faecalibaculum</w:t>
      </w:r>
      <w:proofErr w:type="spellEnd"/>
      <w:r w:rsidRPr="00287373">
        <w:rPr>
          <w:rFonts w:ascii="Times New Roman" w:eastAsiaTheme="minorEastAsia" w:hAnsi="Times New Roman" w:cs="Times New Roman"/>
          <w:i/>
          <w:iCs/>
        </w:rPr>
        <w:t xml:space="preserve"> </w:t>
      </w:r>
      <w:r w:rsidRPr="00287373">
        <w:rPr>
          <w:rFonts w:ascii="Times New Roman" w:eastAsiaTheme="minorEastAsia" w:hAnsi="Times New Roman" w:cs="Times New Roman"/>
        </w:rPr>
        <w:t>had predicted 16S copy numbers of 7 copies/genome, explaining the relative (though still weak) sensitivity of this dataset to copy number normalization (Fig. S6B</w:t>
      </w:r>
      <w:r w:rsidRPr="00E67E75">
        <w:rPr>
          <w:rFonts w:ascii="Times New Roman" w:eastAsiaTheme="minorEastAsia" w:hAnsi="Times New Roman" w:cs="Times New Roman"/>
        </w:rPr>
        <w:t>).</w:t>
      </w:r>
      <w:r w:rsidR="00E67E75" w:rsidRPr="00E67E75">
        <w:rPr>
          <w:rFonts w:ascii="Times New Roman" w:eastAsiaTheme="minorEastAsia" w:hAnsi="Times New Roman" w:cs="Times New Roman"/>
        </w:rPr>
        <w:t xml:space="preserve"> These methods also do not address potential variation in genome copies/cell (ploidy), which can vary across several orders of magnitude between species and growth phase </w:t>
      </w:r>
      <w:r w:rsidR="00E67E75" w:rsidRPr="00E67E75">
        <w:rPr>
          <w:rFonts w:ascii="Times New Roman" w:eastAsiaTheme="minorEastAsia" w:hAnsi="Times New Roman" w:cs="Times New Roman"/>
        </w:rPr>
        <w:fldChar w:fldCharType="begin"/>
      </w:r>
      <w:r w:rsidR="00E67E75" w:rsidRPr="00E67E75">
        <w:rPr>
          <w:rFonts w:ascii="Times New Roman" w:eastAsiaTheme="minorEastAsia" w:hAnsi="Times New Roman" w:cs="Times New Roman"/>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sidR="00E67E75" w:rsidRPr="00E67E75">
        <w:rPr>
          <w:rFonts w:ascii="Times New Roman" w:eastAsiaTheme="minorEastAsia" w:hAnsi="Times New Roman" w:cs="Times New Roman"/>
        </w:rPr>
        <w:fldChar w:fldCharType="separate"/>
      </w:r>
      <w:r w:rsidR="00E67E75" w:rsidRPr="00E67E75">
        <w:rPr>
          <w:rFonts w:ascii="Times New Roman" w:hAnsi="Times New Roman" w:cs="Times New Roman"/>
          <w:kern w:val="0"/>
        </w:rPr>
        <w:t>[22–24]</w:t>
      </w:r>
      <w:r w:rsidR="00E67E75" w:rsidRPr="00E67E75">
        <w:rPr>
          <w:rFonts w:ascii="Times New Roman" w:eastAsiaTheme="minorEastAsia" w:hAnsi="Times New Roman" w:cs="Times New Roman"/>
        </w:rPr>
        <w:fldChar w:fldCharType="end"/>
      </w:r>
      <w:r w:rsidR="00E67E75" w:rsidRPr="00E67E75">
        <w:rPr>
          <w:rFonts w:ascii="Times New Roman" w:eastAsiaTheme="minorEastAsia" w:hAnsi="Times New Roman" w:cs="Times New Roman"/>
        </w:rPr>
        <w:t>.</w:t>
      </w:r>
      <w:r w:rsidRPr="00E67E75">
        <w:rPr>
          <w:rFonts w:ascii="Times New Roman" w:eastAsiaTheme="minorEastAsia" w:hAnsi="Times New Roman" w:cs="Times New Roman"/>
        </w:rPr>
        <w:t>"</w:t>
      </w:r>
    </w:p>
    <w:p w14:paraId="5DD405D4" w14:textId="7DA0E966" w:rsidR="004027B0" w:rsidRPr="004027B0" w:rsidRDefault="004027B0" w:rsidP="004027B0">
      <w:pPr>
        <w:spacing w:after="240" w:line="240" w:lineRule="auto"/>
        <w:ind w:left="1080"/>
        <w:rPr>
          <w:rFonts w:ascii="Times New Roman" w:eastAsia="Times New Roman" w:hAnsi="Times New Roman" w:cs="Times New Roman"/>
          <w:kern w:val="0"/>
          <w14:ligatures w14:val="none"/>
        </w:rPr>
      </w:pPr>
    </w:p>
    <w:p w14:paraId="6352FA18" w14:textId="71B8E91E" w:rsidR="0036007C" w:rsidRPr="004027B0" w:rsidRDefault="0036007C" w:rsidP="004027B0">
      <w:pPr>
        <w:spacing w:after="240" w:line="240" w:lineRule="auto"/>
        <w:rPr>
          <w:rFonts w:ascii="Times New Roman" w:eastAsia="Times New Roman" w:hAnsi="Times New Roman" w:cs="Times New Roman"/>
          <w:kern w:val="0"/>
          <w14:ligatures w14:val="none"/>
        </w:rPr>
      </w:pPr>
      <w:r w:rsidRPr="004027B0">
        <w:rPr>
          <w:rFonts w:ascii="Times New Roman" w:eastAsia="Times New Roman" w:hAnsi="Times New Roman" w:cs="Times New Roman"/>
          <w:color w:val="212121"/>
          <w:kern w:val="0"/>
          <w14:ligatures w14:val="none"/>
        </w:rPr>
        <w:t>Minor Comments</w:t>
      </w:r>
      <w:r w:rsidRPr="004027B0">
        <w:rPr>
          <w:rFonts w:ascii="Times New Roman" w:eastAsia="Times New Roman" w:hAnsi="Times New Roman" w:cs="Times New Roman"/>
          <w:color w:val="212121"/>
          <w:kern w:val="0"/>
          <w14:ligatures w14:val="none"/>
        </w:rPr>
        <w:br/>
      </w:r>
      <w:r w:rsidRPr="004027B0">
        <w:rPr>
          <w:rFonts w:ascii="Times New Roman" w:eastAsia="Times New Roman" w:hAnsi="Times New Roman" w:cs="Times New Roman"/>
          <w:color w:val="212121"/>
          <w:kern w:val="0"/>
          <w14:ligatures w14:val="none"/>
        </w:rPr>
        <w:br/>
      </w:r>
    </w:p>
    <w:p w14:paraId="66F64F57" w14:textId="06B8B0C0"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Abstract: Early in the abstract, it might be useful to indicate clearly that "load" and "abundance" are synonymous. This recommendation is </w:t>
      </w:r>
      <w:proofErr w:type="gramStart"/>
      <w:r w:rsidRPr="00142D1D">
        <w:rPr>
          <w:rFonts w:ascii="Times New Roman" w:eastAsia="Times New Roman" w:hAnsi="Times New Roman" w:cs="Times New Roman"/>
          <w:color w:val="212121"/>
          <w:kern w:val="0"/>
          <w14:ligatures w14:val="none"/>
        </w:rPr>
        <w:t>based on the fact that</w:t>
      </w:r>
      <w:proofErr w:type="gramEnd"/>
      <w:r w:rsidRPr="00142D1D">
        <w:rPr>
          <w:rFonts w:ascii="Times New Roman" w:eastAsia="Times New Roman" w:hAnsi="Times New Roman" w:cs="Times New Roman"/>
          <w:color w:val="212121"/>
          <w:kern w:val="0"/>
          <w14:ligatures w14:val="none"/>
        </w:rPr>
        <w:t xml:space="preserve"> "load" tends to be more of a medical-focused term, whereas the new metric is useful for other </w:t>
      </w:r>
      <w:r w:rsidRPr="00142D1D">
        <w:rPr>
          <w:rFonts w:ascii="Times New Roman" w:eastAsia="Times New Roman" w:hAnsi="Times New Roman" w:cs="Times New Roman"/>
          <w:color w:val="212121"/>
          <w:kern w:val="0"/>
          <w14:ligatures w14:val="none"/>
        </w:rPr>
        <w:lastRenderedPageBreak/>
        <w:t>microbial environments (e.g., soils, oceans) where the term "load" is less frequently used compared to "abundance". </w:t>
      </w:r>
      <w:r w:rsidR="00287373">
        <w:rPr>
          <w:rFonts w:ascii="Times New Roman" w:eastAsia="Times New Roman" w:hAnsi="Times New Roman" w:cs="Times New Roman"/>
          <w:color w:val="212121"/>
          <w:kern w:val="0"/>
          <w14:ligatures w14:val="none"/>
        </w:rPr>
        <w:br/>
      </w:r>
    </w:p>
    <w:p w14:paraId="3FC86ADF" w14:textId="158C0B86" w:rsid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del w:id="11" w:author="Marian Louise Schmidt" w:date="2025-12-15T12:14:00Z" w16du:dateUtc="2025-12-15T17:14:00Z">
        <w:r w:rsidDel="00E44A71">
          <w:rPr>
            <w:rFonts w:ascii="Times New Roman" w:eastAsia="Times New Roman" w:hAnsi="Times New Roman" w:cs="Times New Roman"/>
            <w:kern w:val="0"/>
            <w14:ligatures w14:val="none"/>
          </w:rPr>
          <w:delText xml:space="preserve">We are grateful for the suggestion. </w:delText>
        </w:r>
      </w:del>
      <w:r>
        <w:rPr>
          <w:rFonts w:ascii="Times New Roman" w:eastAsia="Times New Roman" w:hAnsi="Times New Roman" w:cs="Times New Roman"/>
          <w:kern w:val="0"/>
          <w14:ligatures w14:val="none"/>
        </w:rPr>
        <w:t>The first sentence now reads:</w:t>
      </w:r>
      <w:r>
        <w:rPr>
          <w:rFonts w:ascii="Times New Roman" w:eastAsia="Times New Roman" w:hAnsi="Times New Roman" w:cs="Times New Roman"/>
          <w:kern w:val="0"/>
          <w14:ligatures w14:val="none"/>
        </w:rPr>
        <w:br/>
      </w:r>
    </w:p>
    <w:p w14:paraId="146B82A5" w14:textId="149B117C"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Line 16: </w:t>
      </w:r>
      <w:r w:rsidRPr="00287373">
        <w:rPr>
          <w:rFonts w:ascii="Times New Roman" w:eastAsia="Times New Roman" w:hAnsi="Times New Roman" w:cs="Times New Roman"/>
          <w:kern w:val="0"/>
          <w14:ligatures w14:val="none"/>
        </w:rPr>
        <w:t>“</w:t>
      </w:r>
      <m:oMath>
        <m:r>
          <w:rPr>
            <w:rFonts w:ascii="Cambria Math" w:hAnsi="Cambria Math" w:cs="Times New Roman"/>
          </w:rPr>
          <m:t>β</m:t>
        </m:r>
      </m:oMath>
      <w:r w:rsidRPr="00287373">
        <w:rPr>
          <w:rFonts w:ascii="Times New Roman" w:hAnsi="Times New Roman" w:cs="Times New Roman"/>
        </w:rPr>
        <w:t>-diversity is central to microbial ecology, yet commonly used metrics overlook changes in microbial load (or “absolute abundance</w:t>
      </w:r>
      <w:proofErr w:type="gramStart"/>
      <w:r w:rsidRPr="00287373">
        <w:rPr>
          <w:rFonts w:ascii="Times New Roman" w:hAnsi="Times New Roman" w:cs="Times New Roman"/>
        </w:rPr>
        <w:t>”)…</w:t>
      </w:r>
      <w:proofErr w:type="gramEnd"/>
      <w:r w:rsidRPr="00287373">
        <w:rPr>
          <w:rFonts w:ascii="Times New Roman" w:hAnsi="Times New Roman" w:cs="Times New Roman"/>
        </w:rPr>
        <w:t>”</w:t>
      </w:r>
      <w:r>
        <w:rPr>
          <w:rFonts w:ascii="Times New Roman" w:hAnsi="Times New Roman" w:cs="Times New Roman"/>
        </w:rPr>
        <w:br/>
      </w:r>
    </w:p>
    <w:p w14:paraId="507CC109" w14:textId="77777777" w:rsidR="00287373"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Abstract line 31: if using alpha in the abstract, need to define as "tunable ecological dimension" or similar.</w:t>
      </w:r>
      <w:r w:rsidR="00287373">
        <w:rPr>
          <w:rFonts w:ascii="Times New Roman" w:eastAsia="Times New Roman" w:hAnsi="Times New Roman" w:cs="Times New Roman"/>
          <w:color w:val="212121"/>
          <w:kern w:val="0"/>
          <w14:ligatures w14:val="none"/>
        </w:rPr>
        <w:br/>
      </w:r>
    </w:p>
    <w:p w14:paraId="4A852E55" w14:textId="342602E0" w:rsidR="0036007C"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commentRangeStart w:id="12"/>
      <w:commentRangeStart w:id="13"/>
      <w:del w:id="14" w:author="Marian Louise Schmidt" w:date="2025-12-15T12:23:00Z" w16du:dateUtc="2025-12-15T17:23:00Z">
        <w:r w:rsidDel="00E44A71">
          <w:rPr>
            <w:rFonts w:ascii="Times New Roman" w:eastAsia="Times New Roman" w:hAnsi="Times New Roman" w:cs="Times New Roman"/>
            <w:color w:val="212121"/>
            <w:kern w:val="0"/>
            <w14:ligatures w14:val="none"/>
          </w:rPr>
          <w:delText xml:space="preserve">This was a thought-provoking comment. </w:delText>
        </w:r>
        <w:r w:rsidDel="001D622D">
          <w:rPr>
            <w:rFonts w:ascii="Times New Roman" w:eastAsia="Times New Roman" w:hAnsi="Times New Roman" w:cs="Times New Roman"/>
            <w:color w:val="212121"/>
            <w:kern w:val="0"/>
            <w14:ligatures w14:val="none"/>
          </w:rPr>
          <w:delText xml:space="preserve">We see alpha as less an ecological dimension itself, but rather a mathematical feature of the algorithm which allows us to modulate the relative important of highly abundant lineages in GUA’s calculation. </w:delText>
        </w:r>
      </w:del>
      <w:r>
        <w:rPr>
          <w:rFonts w:ascii="Times New Roman" w:eastAsia="Times New Roman" w:hAnsi="Times New Roman" w:cs="Times New Roman"/>
          <w:color w:val="212121"/>
          <w:kern w:val="0"/>
          <w14:ligatures w14:val="none"/>
        </w:rPr>
        <w:t>We’ve edited this sentence to make this clearer:</w:t>
      </w:r>
      <w:commentRangeEnd w:id="12"/>
      <w:r w:rsidR="001D622D">
        <w:rPr>
          <w:rStyle w:val="CommentReference"/>
        </w:rPr>
        <w:commentReference w:id="12"/>
      </w:r>
      <w:commentRangeEnd w:id="13"/>
      <w:r w:rsidR="001D622D">
        <w:rPr>
          <w:rStyle w:val="CommentReference"/>
        </w:rPr>
        <w:commentReference w:id="13"/>
      </w:r>
      <w:r>
        <w:rPr>
          <w:rFonts w:ascii="Times New Roman" w:eastAsia="Times New Roman" w:hAnsi="Times New Roman" w:cs="Times New Roman"/>
          <w:color w:val="212121"/>
          <w:kern w:val="0"/>
          <w14:ligatures w14:val="none"/>
        </w:rPr>
        <w:br/>
      </w:r>
    </w:p>
    <w:p w14:paraId="0D958629" w14:textId="3EC2B208" w:rsidR="00287373" w:rsidRPr="00142D1D"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commentRangeStart w:id="15"/>
      <w:r>
        <w:rPr>
          <w:rFonts w:ascii="Times New Roman" w:eastAsia="Times New Roman" w:hAnsi="Times New Roman" w:cs="Times New Roman"/>
          <w:color w:val="212121"/>
          <w:kern w:val="0"/>
          <w14:ligatures w14:val="none"/>
        </w:rPr>
        <w:t xml:space="preserve">Line 27: </w:t>
      </w:r>
      <w:commentRangeEnd w:id="15"/>
      <w:r w:rsidR="00E44A71">
        <w:rPr>
          <w:rStyle w:val="CommentReference"/>
        </w:rPr>
        <w:commentReference w:id="15"/>
      </w:r>
      <w:r>
        <w:rPr>
          <w:rFonts w:ascii="Times New Roman" w:eastAsia="Times New Roman" w:hAnsi="Times New Roman" w:cs="Times New Roman"/>
          <w:color w:val="212121"/>
          <w:kern w:val="0"/>
          <w14:ligatures w14:val="none"/>
        </w:rPr>
        <w:t>“</w:t>
      </w:r>
      <w:r w:rsidRPr="00287373">
        <w:rPr>
          <w:rFonts w:ascii="Times New Roman" w:hAnsi="Times New Roman" w:cs="Times New Roman"/>
        </w:rPr>
        <w:t>To balance these effects, we also incorporate absolute abundance into the generalized extension (</w:t>
      </w:r>
      <m:oMath>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Pr="00287373">
        <w:rPr>
          <w:rFonts w:ascii="Times New Roman" w:hAnsi="Times New Roman" w:cs="Times New Roman"/>
        </w:rPr>
        <w:t xml:space="preserve">) that has a tunable </w:t>
      </w:r>
      <m:oMath>
        <m:r>
          <w:rPr>
            <w:rFonts w:ascii="Cambria Math" w:hAnsi="Cambria Math" w:cs="Times New Roman"/>
          </w:rPr>
          <m:t>α</m:t>
        </m:r>
      </m:oMath>
      <w:r w:rsidRPr="00287373">
        <w:rPr>
          <w:rFonts w:ascii="Times New Roman" w:hAnsi="Times New Roman" w:cs="Times New Roman"/>
        </w:rPr>
        <w:t xml:space="preserve"> parameter to adjust the relative influence of abundant (versus rare) lineages.”</w:t>
      </w:r>
      <w:r>
        <w:rPr>
          <w:rFonts w:ascii="Times New Roman" w:eastAsia="Times New Roman" w:hAnsi="Times New Roman" w:cs="Times New Roman"/>
          <w:color w:val="212121"/>
          <w:kern w:val="0"/>
          <w14:ligatures w14:val="none"/>
        </w:rPr>
        <w:br/>
      </w:r>
    </w:p>
    <w:p w14:paraId="024D92F8" w14:textId="413BBD41"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Novelty statement is clearer. Add cautious "to our knowledge" phrasing on line 152.</w:t>
      </w:r>
      <w:r w:rsidR="00287373">
        <w:rPr>
          <w:rFonts w:ascii="Times New Roman" w:eastAsia="Times New Roman" w:hAnsi="Times New Roman" w:cs="Times New Roman"/>
          <w:color w:val="212121"/>
          <w:kern w:val="0"/>
          <w14:ligatures w14:val="none"/>
        </w:rPr>
        <w:br/>
      </w:r>
    </w:p>
    <w:p w14:paraId="21449E4A" w14:textId="2158054F" w:rsidR="00287373"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a fair point. We’ve reworded:</w:t>
      </w:r>
      <w:r>
        <w:rPr>
          <w:rFonts w:ascii="Times New Roman" w:eastAsia="Times New Roman" w:hAnsi="Times New Roman" w:cs="Times New Roman"/>
          <w:kern w:val="0"/>
          <w14:ligatures w14:val="none"/>
        </w:rPr>
        <w:br/>
      </w:r>
    </w:p>
    <w:p w14:paraId="7C54FE5F" w14:textId="7987096E" w:rsidR="00D86C5F"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Line 108: “Although substituting absolute for relative abundances is mathematically straightforward, to our knowledge there is no prior work that examines </w:t>
      </w:r>
      <w:proofErr w:type="spellStart"/>
      <w:r>
        <w:rPr>
          <w:rFonts w:ascii="Times New Roman" w:eastAsia="Times New Roman" w:hAnsi="Times New Roman" w:cs="Times New Roman"/>
          <w:kern w:val="0"/>
          <w14:ligatures w14:val="none"/>
        </w:rPr>
        <w:t>UniFrac</w:t>
      </w:r>
      <w:proofErr w:type="spellEnd"/>
      <w:r>
        <w:rPr>
          <w:rFonts w:ascii="Times New Roman" w:eastAsia="Times New Roman" w:hAnsi="Times New Roman" w:cs="Times New Roman"/>
          <w:kern w:val="0"/>
          <w14:ligatures w14:val="none"/>
        </w:rPr>
        <w:t xml:space="preserve"> in the context of absolute abundance…”</w:t>
      </w:r>
    </w:p>
    <w:p w14:paraId="27D985A5" w14:textId="77777777" w:rsidR="00D86C5F" w:rsidRPr="00142D1D" w:rsidRDefault="00D86C5F" w:rsidP="00D86C5F">
      <w:pPr>
        <w:pStyle w:val="ListParagraph"/>
        <w:spacing w:after="240" w:line="240" w:lineRule="auto"/>
        <w:ind w:left="1440"/>
        <w:rPr>
          <w:rFonts w:ascii="Times New Roman" w:eastAsia="Times New Roman" w:hAnsi="Times New Roman" w:cs="Times New Roman"/>
          <w:kern w:val="0"/>
          <w14:ligatures w14:val="none"/>
        </w:rPr>
      </w:pPr>
    </w:p>
    <w:p w14:paraId="21727773" w14:textId="2AD467EF"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Box 1 is useful. Add a one</w:t>
      </w:r>
      <w:r w:rsidRPr="00142D1D">
        <w:rPr>
          <w:rFonts w:ascii="Times New Roman" w:eastAsia="Times New Roman" w:hAnsi="Times New Roman" w:cs="Times New Roman"/>
          <w:color w:val="212121"/>
          <w:kern w:val="0"/>
          <w14:ligatures w14:val="none"/>
        </w:rPr>
        <w:noBreakHyphen/>
        <w:t>line note in the text that high α may produce biomass</w:t>
      </w:r>
      <w:r w:rsidRPr="00142D1D">
        <w:rPr>
          <w:rFonts w:ascii="Times New Roman" w:eastAsia="Times New Roman" w:hAnsi="Times New Roman" w:cs="Times New Roman"/>
          <w:color w:val="212121"/>
          <w:kern w:val="0"/>
          <w14:ligatures w14:val="none"/>
        </w:rPr>
        <w:noBreakHyphen/>
        <w:t>dominated ordinations and that NMDS or partial ordinations can help when Axis 1 tracks load. Aligns Box 1 advice with lines 198-200.</w:t>
      </w:r>
      <w:r w:rsidR="00D86C5F">
        <w:rPr>
          <w:rFonts w:ascii="Times New Roman" w:eastAsia="Times New Roman" w:hAnsi="Times New Roman" w:cs="Times New Roman"/>
          <w:color w:val="212121"/>
          <w:kern w:val="0"/>
          <w14:ligatures w14:val="none"/>
        </w:rPr>
        <w:br/>
      </w:r>
    </w:p>
    <w:p w14:paraId="7C2E0B77" w14:textId="7BA37281"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glad that Box 1 is useful! And the recommendation for NMDS or partial ordination is an excellent idea. We’ve added a sentence (after discussing the ordinations) to provide this option:</w:t>
      </w:r>
      <w:r>
        <w:rPr>
          <w:rFonts w:ascii="Times New Roman" w:eastAsia="Times New Roman" w:hAnsi="Times New Roman" w:cs="Times New Roman"/>
          <w:color w:val="212121"/>
          <w:kern w:val="0"/>
          <w14:ligatures w14:val="none"/>
        </w:rPr>
        <w:br/>
      </w:r>
    </w:p>
    <w:p w14:paraId="0F46BCCA" w14:textId="2B7D9826"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commentRangeStart w:id="16"/>
      <w:r w:rsidRPr="00D86C5F">
        <w:rPr>
          <w:rFonts w:ascii="Times New Roman" w:eastAsia="Times New Roman" w:hAnsi="Times New Roman" w:cs="Times New Roman"/>
          <w:color w:val="212121"/>
          <w:kern w:val="0"/>
          <w14:ligatures w14:val="none"/>
        </w:rPr>
        <w:t xml:space="preserve">Line 213: </w:t>
      </w:r>
      <w:commentRangeEnd w:id="16"/>
      <w:r w:rsidR="001D622D">
        <w:rPr>
          <w:rStyle w:val="CommentReference"/>
        </w:rPr>
        <w:commentReference w:id="16"/>
      </w:r>
      <w:r w:rsidRPr="00D86C5F">
        <w:rPr>
          <w:rFonts w:ascii="Times New Roman" w:eastAsia="Times New Roman" w:hAnsi="Times New Roman" w:cs="Times New Roman"/>
          <w:color w:val="212121"/>
          <w:kern w:val="0"/>
          <w14:ligatures w14:val="none"/>
        </w:rPr>
        <w:t>“</w:t>
      </w:r>
      <w:r w:rsidRPr="00D86C5F">
        <w:rPr>
          <w:rFonts w:ascii="Times New Roman" w:eastAsiaTheme="minorEastAsia" w:hAnsi="Times New Roman" w:cs="Times New Roman"/>
        </w:rPr>
        <w:t xml:space="preserve">Besides tuning </w:t>
      </w:r>
      <m:oMath>
        <m:r>
          <w:rPr>
            <w:rFonts w:ascii="Cambria Math" w:hAnsi="Cambria Math" w:cs="Times New Roman"/>
          </w:rPr>
          <m:t>α</m:t>
        </m:r>
      </m:oMath>
      <w:r w:rsidRPr="00D86C5F">
        <w:rPr>
          <w:rFonts w:ascii="Times New Roman" w:eastAsiaTheme="minorEastAsia" w:hAnsi="Times New Roman" w:cs="Times New Roman"/>
        </w:rPr>
        <w:t xml:space="preserve">, methods such as NMDS or partial ordination could be alternative approaches to modulate the sensitivity of ordinations to microbial load </w:t>
      </w:r>
      <w:r w:rsidRPr="00D86C5F">
        <w:rPr>
          <w:rFonts w:ascii="Times New Roman" w:eastAsiaTheme="minorEastAsia" w:hAnsi="Times New Roman" w:cs="Times New Roman"/>
        </w:rPr>
        <w:fldChar w:fldCharType="begin"/>
      </w:r>
      <w:r w:rsidRPr="00D86C5F">
        <w:rPr>
          <w:rFonts w:ascii="Times New Roman" w:eastAsiaTheme="minorEastAsia" w:hAnsi="Times New Roman" w:cs="Times New Roman"/>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Pr="00D86C5F">
        <w:rPr>
          <w:rFonts w:ascii="Times New Roman" w:eastAsiaTheme="minorEastAsia" w:hAnsi="Times New Roman" w:cs="Times New Roman"/>
        </w:rPr>
        <w:fldChar w:fldCharType="separate"/>
      </w:r>
      <w:r w:rsidRPr="00D86C5F">
        <w:rPr>
          <w:rFonts w:ascii="Times New Roman" w:eastAsiaTheme="minorEastAsia" w:hAnsi="Times New Roman" w:cs="Times New Roman"/>
          <w:noProof/>
        </w:rPr>
        <w:t>[16]</w:t>
      </w:r>
      <w:r w:rsidRPr="00D86C5F">
        <w:rPr>
          <w:rFonts w:ascii="Times New Roman" w:eastAsiaTheme="minorEastAsia" w:hAnsi="Times New Roman" w:cs="Times New Roman"/>
        </w:rPr>
        <w:fldChar w:fldCharType="end"/>
      </w:r>
      <w:r w:rsidRPr="00D86C5F">
        <w:rPr>
          <w:rFonts w:ascii="Times New Roman" w:eastAsiaTheme="minorEastAsia" w:hAnsi="Times New Roman" w:cs="Times New Roman"/>
        </w:rPr>
        <w:t>.”</w:t>
      </w:r>
      <w:r w:rsidRPr="00D86C5F">
        <w:rPr>
          <w:rFonts w:ascii="Times New Roman" w:eastAsiaTheme="minorEastAsia" w:hAnsi="Times New Roman" w:cs="Times New Roman"/>
        </w:rPr>
        <w:br/>
      </w:r>
    </w:p>
    <w:p w14:paraId="3D1368A6" w14:textId="4C07DF47"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Line 268: Possible word error: "cell number of 16S copy number" to "cell number or 16S copy number"</w:t>
      </w:r>
      <w:r w:rsidR="00D86C5F">
        <w:rPr>
          <w:rFonts w:ascii="Times New Roman" w:eastAsia="Times New Roman" w:hAnsi="Times New Roman" w:cs="Times New Roman"/>
          <w:color w:val="212121"/>
          <w:kern w:val="0"/>
          <w14:ligatures w14:val="none"/>
        </w:rPr>
        <w:br/>
      </w:r>
    </w:p>
    <w:p w14:paraId="54935B6D" w14:textId="4DBB2E31" w:rsidR="00D86C5F" w:rsidRPr="00142D1D"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This typo has been corrected.</w:t>
      </w:r>
      <w:r>
        <w:rPr>
          <w:rFonts w:ascii="Times New Roman" w:eastAsia="Times New Roman" w:hAnsi="Times New Roman" w:cs="Times New Roman"/>
          <w:color w:val="212121"/>
          <w:kern w:val="0"/>
          <w14:ligatures w14:val="none"/>
        </w:rPr>
        <w:br/>
      </w:r>
    </w:p>
    <w:p w14:paraId="7D3D33D7" w14:textId="20E7E40C"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Figure 3 Legend Line 331: Is the Freshwater dataset needing to be mentioned in this sentence?</w:t>
      </w:r>
      <w:r w:rsidR="00D86C5F">
        <w:rPr>
          <w:rFonts w:ascii="Times New Roman" w:eastAsia="Times New Roman" w:hAnsi="Times New Roman" w:cs="Times New Roman"/>
          <w:color w:val="212121"/>
          <w:kern w:val="0"/>
          <w14:ligatures w14:val="none"/>
        </w:rPr>
        <w:br/>
      </w:r>
    </w:p>
    <w:p w14:paraId="16CDD860" w14:textId="1C133D90" w:rsid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It was originally unmentioned as no samples were </w:t>
      </w:r>
      <w:proofErr w:type="spellStart"/>
      <w:r>
        <w:rPr>
          <w:rFonts w:ascii="Times New Roman" w:eastAsia="Times New Roman" w:hAnsi="Times New Roman" w:cs="Times New Roman"/>
          <w:kern w:val="0"/>
          <w14:ligatures w14:val="none"/>
        </w:rPr>
        <w:t>subsetted</w:t>
      </w:r>
      <w:proofErr w:type="spellEnd"/>
      <w:r>
        <w:rPr>
          <w:rFonts w:ascii="Times New Roman" w:eastAsia="Times New Roman" w:hAnsi="Times New Roman" w:cs="Times New Roman"/>
          <w:kern w:val="0"/>
          <w14:ligatures w14:val="none"/>
        </w:rPr>
        <w:t xml:space="preserve"> from this dataset; to clarify this, we’ve added:</w:t>
      </w:r>
      <w:r>
        <w:rPr>
          <w:rFonts w:ascii="Times New Roman" w:eastAsia="Times New Roman" w:hAnsi="Times New Roman" w:cs="Times New Roman"/>
          <w:kern w:val="0"/>
          <w14:ligatures w14:val="none"/>
        </w:rPr>
        <w:br/>
      </w:r>
    </w:p>
    <w:p w14:paraId="525AA3E1" w14:textId="04B1B4D4"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 222: “…and only mature rhizosphere samples for the soil dataset (no samples were excluded from the freshwater dataset).”</w:t>
      </w:r>
      <w:r>
        <w:rPr>
          <w:rFonts w:ascii="Times New Roman" w:eastAsia="Times New Roman" w:hAnsi="Times New Roman" w:cs="Times New Roman"/>
          <w:kern w:val="0"/>
          <w14:ligatures w14:val="none"/>
        </w:rPr>
        <w:br/>
      </w:r>
    </w:p>
    <w:p w14:paraId="71B4C1D1" w14:textId="77777777" w:rsidR="00331B38" w:rsidRPr="00331B38"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Figure S3: Define CR and SBR in the figure legend.</w:t>
      </w:r>
      <w:r w:rsidR="00331B38">
        <w:rPr>
          <w:rFonts w:ascii="Times New Roman" w:eastAsia="Times New Roman" w:hAnsi="Times New Roman" w:cs="Times New Roman"/>
          <w:color w:val="212121"/>
          <w:kern w:val="0"/>
          <w14:ligatures w14:val="none"/>
        </w:rPr>
        <w:br/>
      </w:r>
    </w:p>
    <w:p w14:paraId="739C52EF" w14:textId="0C21B8B0" w:rsidR="005E2CCA" w:rsidRPr="00142D1D" w:rsidRDefault="00331B38" w:rsidP="00331B38">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 xml:space="preserve">This suggestion has been incorporated, by defining </w:t>
      </w:r>
      <w:r w:rsidR="00D72CD7">
        <w:rPr>
          <w:rFonts w:ascii="Times New Roman" w:eastAsia="Times New Roman" w:hAnsi="Times New Roman" w:cs="Times New Roman"/>
          <w:color w:val="212121"/>
          <w:kern w:val="0"/>
          <w14:ligatures w14:val="none"/>
        </w:rPr>
        <w:t>conventional</w:t>
      </w:r>
      <w:r>
        <w:rPr>
          <w:rFonts w:ascii="Times New Roman" w:eastAsia="Times New Roman" w:hAnsi="Times New Roman" w:cs="Times New Roman"/>
          <w:color w:val="212121"/>
          <w:kern w:val="0"/>
          <w14:ligatures w14:val="none"/>
        </w:rPr>
        <w:t xml:space="preserve"> and </w:t>
      </w:r>
      <w:r w:rsidR="00D72CD7">
        <w:rPr>
          <w:rFonts w:ascii="Times New Roman" w:eastAsia="Times New Roman" w:hAnsi="Times New Roman" w:cs="Times New Roman"/>
          <w:color w:val="212121"/>
          <w:kern w:val="0"/>
          <w14:ligatures w14:val="none"/>
        </w:rPr>
        <w:t>s</w:t>
      </w:r>
      <w:r>
        <w:rPr>
          <w:rFonts w:ascii="Times New Roman" w:eastAsia="Times New Roman" w:hAnsi="Times New Roman" w:cs="Times New Roman"/>
          <w:color w:val="212121"/>
          <w:kern w:val="0"/>
          <w14:ligatures w14:val="none"/>
        </w:rPr>
        <w:t>od-</w:t>
      </w:r>
      <w:r w:rsidR="00D72CD7">
        <w:rPr>
          <w:rFonts w:ascii="Times New Roman" w:eastAsia="Times New Roman" w:hAnsi="Times New Roman" w:cs="Times New Roman"/>
          <w:color w:val="212121"/>
          <w:kern w:val="0"/>
          <w14:ligatures w14:val="none"/>
        </w:rPr>
        <w:t>b</w:t>
      </w:r>
      <w:r>
        <w:rPr>
          <w:rFonts w:ascii="Times New Roman" w:eastAsia="Times New Roman" w:hAnsi="Times New Roman" w:cs="Times New Roman"/>
          <w:color w:val="212121"/>
          <w:kern w:val="0"/>
          <w14:ligatures w14:val="none"/>
        </w:rPr>
        <w:t>ased rotation strategies directly in the legend</w:t>
      </w:r>
      <w:r w:rsidR="004027B0">
        <w:rPr>
          <w:rFonts w:ascii="Times New Roman" w:eastAsia="Times New Roman" w:hAnsi="Times New Roman" w:cs="Times New Roman"/>
          <w:color w:val="212121"/>
          <w:kern w:val="0"/>
          <w14:ligatures w14:val="none"/>
        </w:rPr>
        <w:t xml:space="preserve"> of Fig. S3.</w:t>
      </w:r>
      <w:r>
        <w:rPr>
          <w:rFonts w:ascii="Times New Roman" w:eastAsia="Times New Roman" w:hAnsi="Times New Roman" w:cs="Times New Roman"/>
          <w:color w:val="212121"/>
          <w:kern w:val="0"/>
          <w14:ligatures w14:val="none"/>
        </w:rPr>
        <w:br/>
      </w:r>
    </w:p>
    <w:p w14:paraId="26B7BD06" w14:textId="77777777" w:rsidR="005E2CCA" w:rsidRPr="00142D1D" w:rsidRDefault="005E2CCA"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DE88A94" w14:textId="77777777" w:rsidR="005414DE" w:rsidRPr="00142D1D" w:rsidRDefault="005414DE"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sectPr w:rsidR="005414DE" w:rsidRPr="00142D1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 Louise Schmidt" w:date="2025-12-15T12:37:00Z" w:initials="MS">
    <w:p w14:paraId="6F22396D" w14:textId="77777777" w:rsidR="00FD5169" w:rsidRDefault="00FD5169" w:rsidP="00FD5169">
      <w:r>
        <w:rPr>
          <w:rStyle w:val="CommentReference"/>
        </w:rPr>
        <w:annotationRef/>
      </w:r>
      <w:r>
        <w:rPr>
          <w:sz w:val="20"/>
          <w:szCs w:val="20"/>
        </w:rPr>
        <w:t xml:space="preserve">This looks good, Gus! :) I love the extra figures that you added to the supplement. They answer the reviewer comments very well and you've incorporated their discussion into the manuscript well! </w:t>
      </w:r>
    </w:p>
  </w:comment>
  <w:comment w:id="8" w:author="Marian Louise Schmidt" w:date="2025-12-15T11:33:00Z" w:initials="MS">
    <w:p w14:paraId="7A7278C2" w14:textId="0ABA853C" w:rsidR="00B20898" w:rsidRDefault="00B20898" w:rsidP="00B20898">
      <w:r>
        <w:rPr>
          <w:rStyle w:val="CommentReference"/>
        </w:rPr>
        <w:annotationRef/>
      </w:r>
      <w:r>
        <w:rPr>
          <w:sz w:val="20"/>
          <w:szCs w:val="20"/>
        </w:rPr>
        <w:t xml:space="preserve">Please see the slight edits that I made here in the main document and update the wording here. </w:t>
      </w:r>
    </w:p>
  </w:comment>
  <w:comment w:id="10" w:author="Marian Louise Schmidt" w:date="2025-12-15T12:13:00Z" w:initials="MS">
    <w:p w14:paraId="0159AB14" w14:textId="77777777" w:rsidR="00E44A71" w:rsidRDefault="00E44A71" w:rsidP="00E44A71">
      <w:r>
        <w:rPr>
          <w:rStyle w:val="CommentReference"/>
        </w:rPr>
        <w:annotationRef/>
      </w:r>
      <w:r>
        <w:rPr>
          <w:sz w:val="20"/>
          <w:szCs w:val="20"/>
        </w:rPr>
        <w:t>Please see in-line updated edits to these in the main text.</w:t>
      </w:r>
    </w:p>
  </w:comment>
  <w:comment w:id="12" w:author="Marian Louise Schmidt" w:date="2025-12-15T12:24:00Z" w:initials="MS">
    <w:p w14:paraId="09DC535A" w14:textId="77777777" w:rsidR="001D622D" w:rsidRDefault="001D622D" w:rsidP="001D622D">
      <w:r>
        <w:rPr>
          <w:rStyle w:val="CommentReference"/>
        </w:rPr>
        <w:annotationRef/>
      </w:r>
      <w:r>
        <w:rPr>
          <w:sz w:val="20"/>
          <w:szCs w:val="20"/>
        </w:rPr>
        <w:t xml:space="preserve">I actually agree with both of you. Modifying the influence of rare and abundant lineages makes it both mathematical and ecological (since it's abundances). I think the exciting part is that it is a continuous parameter, making it more robust to use and interpret compared to other weighted/unweighted metrics that are binary. </w:t>
      </w:r>
    </w:p>
  </w:comment>
  <w:comment w:id="13" w:author="Marian Louise Schmidt" w:date="2025-12-15T12:25:00Z" w:initials="MS">
    <w:p w14:paraId="54F1ADB6" w14:textId="77777777" w:rsidR="001D622D" w:rsidRDefault="001D622D" w:rsidP="001D622D">
      <w:r>
        <w:rPr>
          <w:rStyle w:val="CommentReference"/>
        </w:rPr>
        <w:annotationRef/>
      </w:r>
      <w:r>
        <w:rPr>
          <w:sz w:val="20"/>
          <w:szCs w:val="20"/>
        </w:rPr>
        <w:t xml:space="preserve">As such, I've updated the main text to include "continuous" and emphasize this impact to beta diversity metric. Happy to discuss. Please let me know what you think! </w:t>
      </w:r>
    </w:p>
  </w:comment>
  <w:comment w:id="15" w:author="Marian Louise Schmidt" w:date="2025-12-15T12:23:00Z" w:initials="MS">
    <w:p w14:paraId="4B3BA7E7" w14:textId="115D2F62" w:rsidR="00E44A71" w:rsidRDefault="00E44A71" w:rsidP="00E44A71">
      <w:r>
        <w:rPr>
          <w:rStyle w:val="CommentReference"/>
        </w:rPr>
        <w:annotationRef/>
      </w:r>
      <w:r>
        <w:rPr>
          <w:sz w:val="20"/>
          <w:szCs w:val="20"/>
        </w:rPr>
        <w:t xml:space="preserve">I edited this line, too. Please make sure the final version here matches. </w:t>
      </w:r>
    </w:p>
  </w:comment>
  <w:comment w:id="16" w:author="Marian Louise Schmidt" w:date="2025-12-15T12:31:00Z" w:initials="MS">
    <w:p w14:paraId="52C0F490" w14:textId="77777777" w:rsidR="001D622D" w:rsidRDefault="001D622D" w:rsidP="001D622D">
      <w:r>
        <w:rPr>
          <w:rStyle w:val="CommentReference"/>
        </w:rPr>
        <w:annotationRef/>
      </w:r>
      <w:r>
        <w:rPr>
          <w:sz w:val="20"/>
          <w:szCs w:val="20"/>
        </w:rPr>
        <w:t xml:space="preserve">Please see updates to this edit.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22396D" w15:done="0"/>
  <w15:commentEx w15:paraId="7A7278C2" w15:done="0"/>
  <w15:commentEx w15:paraId="0159AB14" w15:done="0"/>
  <w15:commentEx w15:paraId="09DC535A" w15:done="0"/>
  <w15:commentEx w15:paraId="54F1ADB6" w15:paraIdParent="09DC535A" w15:done="0"/>
  <w15:commentEx w15:paraId="4B3BA7E7" w15:done="0"/>
  <w15:commentEx w15:paraId="52C0F4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87A154" w16cex:dateUtc="2025-12-15T17:37:00Z"/>
  <w16cex:commentExtensible w16cex:durableId="38A7DFCB" w16cex:dateUtc="2025-12-15T16:33:00Z"/>
  <w16cex:commentExtensible w16cex:durableId="6DDACA51" w16cex:dateUtc="2025-12-15T17:13:00Z"/>
  <w16cex:commentExtensible w16cex:durableId="3E2DFC16" w16cex:dateUtc="2025-12-15T17:24:00Z"/>
  <w16cex:commentExtensible w16cex:durableId="3FA1E7B7" w16cex:dateUtc="2025-12-15T17:25:00Z"/>
  <w16cex:commentExtensible w16cex:durableId="565CB574" w16cex:dateUtc="2025-12-15T17:23:00Z"/>
  <w16cex:commentExtensible w16cex:durableId="1D20B35D" w16cex:dateUtc="2025-12-15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22396D" w16cid:durableId="4187A154"/>
  <w16cid:commentId w16cid:paraId="7A7278C2" w16cid:durableId="38A7DFCB"/>
  <w16cid:commentId w16cid:paraId="0159AB14" w16cid:durableId="6DDACA51"/>
  <w16cid:commentId w16cid:paraId="09DC535A" w16cid:durableId="3E2DFC16"/>
  <w16cid:commentId w16cid:paraId="54F1ADB6" w16cid:durableId="3FA1E7B7"/>
  <w16cid:commentId w16cid:paraId="4B3BA7E7" w16cid:durableId="565CB574"/>
  <w16cid:commentId w16cid:paraId="52C0F490" w16cid:durableId="1D20B3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F7004" w14:textId="77777777" w:rsidR="00D25765" w:rsidRDefault="00D25765" w:rsidP="00F32735">
      <w:pPr>
        <w:spacing w:after="0" w:line="240" w:lineRule="auto"/>
      </w:pPr>
      <w:r>
        <w:separator/>
      </w:r>
    </w:p>
  </w:endnote>
  <w:endnote w:type="continuationSeparator" w:id="0">
    <w:p w14:paraId="6677D87B" w14:textId="77777777" w:rsidR="00D25765" w:rsidRDefault="00D25765" w:rsidP="00F32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6318" w14:textId="650B4B82" w:rsidR="00F32735" w:rsidRPr="00F32735" w:rsidRDefault="00F32735" w:rsidP="00F32735">
    <w:pPr>
      <w:pStyle w:val="Footer"/>
      <w:jc w:val="center"/>
      <w:rPr>
        <w:sz w:val="22"/>
        <w:szCs w:val="22"/>
      </w:rPr>
    </w:pPr>
    <w:r w:rsidRPr="00F32735">
      <w:rPr>
        <w:rFonts w:ascii="Times New Roman" w:hAnsi="Times New Roman"/>
        <w:sz w:val="22"/>
        <w:szCs w:val="22"/>
      </w:rPr>
      <w:t xml:space="preserve">Page </w:t>
    </w:r>
    <w:r w:rsidRPr="00F32735">
      <w:rPr>
        <w:rFonts w:ascii="Times New Roman" w:hAnsi="Times New Roman"/>
        <w:sz w:val="22"/>
        <w:szCs w:val="22"/>
      </w:rPr>
      <w:fldChar w:fldCharType="begin"/>
    </w:r>
    <w:r w:rsidRPr="00F32735">
      <w:rPr>
        <w:rFonts w:ascii="Times New Roman" w:hAnsi="Times New Roman"/>
        <w:sz w:val="22"/>
        <w:szCs w:val="22"/>
      </w:rPr>
      <w:instrText xml:space="preserve"> PAGE </w:instrText>
    </w:r>
    <w:r w:rsidRPr="00F32735">
      <w:rPr>
        <w:rFonts w:ascii="Times New Roman" w:hAnsi="Times New Roman"/>
        <w:sz w:val="22"/>
        <w:szCs w:val="22"/>
      </w:rPr>
      <w:fldChar w:fldCharType="separate"/>
    </w:r>
    <w:r w:rsidRPr="00F32735">
      <w:rPr>
        <w:rFonts w:ascii="Times New Roman" w:hAnsi="Times New Roman"/>
        <w:noProof/>
        <w:sz w:val="22"/>
        <w:szCs w:val="22"/>
      </w:rPr>
      <w:t>1</w:t>
    </w:r>
    <w:r w:rsidRPr="00F32735">
      <w:rPr>
        <w:rFonts w:ascii="Times New Roman" w:hAnsi="Times New Roman"/>
        <w:sz w:val="22"/>
        <w:szCs w:val="22"/>
      </w:rPr>
      <w:fldChar w:fldCharType="end"/>
    </w:r>
    <w:r w:rsidRPr="00F32735">
      <w:rPr>
        <w:rFonts w:ascii="Times New Roman" w:hAnsi="Times New Roman"/>
        <w:sz w:val="22"/>
        <w:szCs w:val="22"/>
      </w:rPr>
      <w:t xml:space="preserve"> of </w:t>
    </w:r>
    <w:r w:rsidRPr="00F32735">
      <w:rPr>
        <w:rFonts w:ascii="Times New Roman" w:hAnsi="Times New Roman"/>
        <w:sz w:val="22"/>
        <w:szCs w:val="22"/>
      </w:rPr>
      <w:fldChar w:fldCharType="begin"/>
    </w:r>
    <w:r w:rsidRPr="00F32735">
      <w:rPr>
        <w:rFonts w:ascii="Times New Roman" w:hAnsi="Times New Roman"/>
        <w:sz w:val="22"/>
        <w:szCs w:val="22"/>
      </w:rPr>
      <w:instrText xml:space="preserve"> NUMPAGES </w:instrText>
    </w:r>
    <w:r w:rsidRPr="00F32735">
      <w:rPr>
        <w:rFonts w:ascii="Times New Roman" w:hAnsi="Times New Roman"/>
        <w:sz w:val="22"/>
        <w:szCs w:val="22"/>
      </w:rPr>
      <w:fldChar w:fldCharType="separate"/>
    </w:r>
    <w:r w:rsidRPr="00F32735">
      <w:rPr>
        <w:rFonts w:ascii="Times New Roman" w:hAnsi="Times New Roman"/>
        <w:noProof/>
        <w:sz w:val="22"/>
        <w:szCs w:val="22"/>
      </w:rPr>
      <w:t>5</w:t>
    </w:r>
    <w:r w:rsidRPr="00F32735">
      <w:rPr>
        <w:rFonts w:ascii="Times New Roman" w:hAnsi="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CBAE6" w14:textId="77777777" w:rsidR="00D25765" w:rsidRDefault="00D25765" w:rsidP="00F32735">
      <w:pPr>
        <w:spacing w:after="0" w:line="240" w:lineRule="auto"/>
      </w:pPr>
      <w:r>
        <w:separator/>
      </w:r>
    </w:p>
  </w:footnote>
  <w:footnote w:type="continuationSeparator" w:id="0">
    <w:p w14:paraId="5C1C2304" w14:textId="77777777" w:rsidR="00D25765" w:rsidRDefault="00D25765" w:rsidP="00F32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92F"/>
    <w:multiLevelType w:val="hybridMultilevel"/>
    <w:tmpl w:val="EBC0C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A1A8D"/>
    <w:multiLevelType w:val="hybridMultilevel"/>
    <w:tmpl w:val="939683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963614">
    <w:abstractNumId w:val="1"/>
  </w:num>
  <w:num w:numId="2" w16cid:durableId="15766263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 Louise Schmidt">
    <w15:presenceInfo w15:providerId="AD" w15:userId="S::mls528@cornell.edu::3a8b8edc-e41c-471b-832d-141d9b744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0E"/>
    <w:rsid w:val="00003280"/>
    <w:rsid w:val="000119C1"/>
    <w:rsid w:val="00023F8E"/>
    <w:rsid w:val="000B06D7"/>
    <w:rsid w:val="000B63EB"/>
    <w:rsid w:val="0013097C"/>
    <w:rsid w:val="00142D1D"/>
    <w:rsid w:val="001715C0"/>
    <w:rsid w:val="001D622D"/>
    <w:rsid w:val="001F1FEF"/>
    <w:rsid w:val="00287373"/>
    <w:rsid w:val="002D774E"/>
    <w:rsid w:val="00331B38"/>
    <w:rsid w:val="00344307"/>
    <w:rsid w:val="0036007C"/>
    <w:rsid w:val="00385259"/>
    <w:rsid w:val="003B0D31"/>
    <w:rsid w:val="003D5DF5"/>
    <w:rsid w:val="004027B0"/>
    <w:rsid w:val="00434865"/>
    <w:rsid w:val="004414CC"/>
    <w:rsid w:val="00453D58"/>
    <w:rsid w:val="004C6A40"/>
    <w:rsid w:val="004E4AA5"/>
    <w:rsid w:val="004F3207"/>
    <w:rsid w:val="0050030E"/>
    <w:rsid w:val="00504B9F"/>
    <w:rsid w:val="005414DE"/>
    <w:rsid w:val="00546941"/>
    <w:rsid w:val="00547F50"/>
    <w:rsid w:val="005500A4"/>
    <w:rsid w:val="00596B28"/>
    <w:rsid w:val="005B11F1"/>
    <w:rsid w:val="005C5850"/>
    <w:rsid w:val="005D3CBA"/>
    <w:rsid w:val="005E2CCA"/>
    <w:rsid w:val="005E5B28"/>
    <w:rsid w:val="00646B78"/>
    <w:rsid w:val="0065598B"/>
    <w:rsid w:val="006A7223"/>
    <w:rsid w:val="006D0887"/>
    <w:rsid w:val="006D2645"/>
    <w:rsid w:val="00744F4A"/>
    <w:rsid w:val="00776D38"/>
    <w:rsid w:val="007E7B85"/>
    <w:rsid w:val="00804117"/>
    <w:rsid w:val="008D6DDC"/>
    <w:rsid w:val="00946F20"/>
    <w:rsid w:val="00977861"/>
    <w:rsid w:val="009C2D84"/>
    <w:rsid w:val="00A24290"/>
    <w:rsid w:val="00A65FCE"/>
    <w:rsid w:val="00AB216F"/>
    <w:rsid w:val="00AF6441"/>
    <w:rsid w:val="00B021B1"/>
    <w:rsid w:val="00B20898"/>
    <w:rsid w:val="00C1206B"/>
    <w:rsid w:val="00C82EF0"/>
    <w:rsid w:val="00CA3059"/>
    <w:rsid w:val="00CA6456"/>
    <w:rsid w:val="00CC1460"/>
    <w:rsid w:val="00CD02BA"/>
    <w:rsid w:val="00D21997"/>
    <w:rsid w:val="00D251FB"/>
    <w:rsid w:val="00D25765"/>
    <w:rsid w:val="00D65BE4"/>
    <w:rsid w:val="00D72CD7"/>
    <w:rsid w:val="00D86C5F"/>
    <w:rsid w:val="00DC26D7"/>
    <w:rsid w:val="00DF0F3D"/>
    <w:rsid w:val="00E11238"/>
    <w:rsid w:val="00E30A58"/>
    <w:rsid w:val="00E35D27"/>
    <w:rsid w:val="00E374E9"/>
    <w:rsid w:val="00E44A71"/>
    <w:rsid w:val="00E62C75"/>
    <w:rsid w:val="00E67659"/>
    <w:rsid w:val="00E67E75"/>
    <w:rsid w:val="00ED3D3E"/>
    <w:rsid w:val="00F11FF7"/>
    <w:rsid w:val="00F32735"/>
    <w:rsid w:val="00FA52BA"/>
    <w:rsid w:val="00FB5BFE"/>
    <w:rsid w:val="00FD5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A65F9"/>
  <w15:chartTrackingRefBased/>
  <w15:docId w15:val="{8861D850-96D1-B442-9951-857EC4F6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0E"/>
    <w:rPr>
      <w:rFonts w:eastAsiaTheme="majorEastAsia" w:cstheme="majorBidi"/>
      <w:color w:val="272727" w:themeColor="text1" w:themeTint="D8"/>
    </w:rPr>
  </w:style>
  <w:style w:type="paragraph" w:styleId="Title">
    <w:name w:val="Title"/>
    <w:basedOn w:val="Normal"/>
    <w:next w:val="Normal"/>
    <w:link w:val="TitleChar"/>
    <w:uiPriority w:val="10"/>
    <w:qFormat/>
    <w:rsid w:val="0050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0E"/>
    <w:pPr>
      <w:spacing w:before="160"/>
      <w:jc w:val="center"/>
    </w:pPr>
    <w:rPr>
      <w:i/>
      <w:iCs/>
      <w:color w:val="404040" w:themeColor="text1" w:themeTint="BF"/>
    </w:rPr>
  </w:style>
  <w:style w:type="character" w:customStyle="1" w:styleId="QuoteChar">
    <w:name w:val="Quote Char"/>
    <w:basedOn w:val="DefaultParagraphFont"/>
    <w:link w:val="Quote"/>
    <w:uiPriority w:val="29"/>
    <w:rsid w:val="0050030E"/>
    <w:rPr>
      <w:i/>
      <w:iCs/>
      <w:color w:val="404040" w:themeColor="text1" w:themeTint="BF"/>
    </w:rPr>
  </w:style>
  <w:style w:type="paragraph" w:styleId="ListParagraph">
    <w:name w:val="List Paragraph"/>
    <w:basedOn w:val="Normal"/>
    <w:uiPriority w:val="34"/>
    <w:qFormat/>
    <w:rsid w:val="0050030E"/>
    <w:pPr>
      <w:ind w:left="720"/>
      <w:contextualSpacing/>
    </w:pPr>
  </w:style>
  <w:style w:type="character" w:styleId="IntenseEmphasis">
    <w:name w:val="Intense Emphasis"/>
    <w:basedOn w:val="DefaultParagraphFont"/>
    <w:uiPriority w:val="21"/>
    <w:qFormat/>
    <w:rsid w:val="0050030E"/>
    <w:rPr>
      <w:i/>
      <w:iCs/>
      <w:color w:val="0F4761" w:themeColor="accent1" w:themeShade="BF"/>
    </w:rPr>
  </w:style>
  <w:style w:type="paragraph" w:styleId="IntenseQuote">
    <w:name w:val="Intense Quote"/>
    <w:basedOn w:val="Normal"/>
    <w:next w:val="Normal"/>
    <w:link w:val="IntenseQuoteChar"/>
    <w:uiPriority w:val="30"/>
    <w:qFormat/>
    <w:rsid w:val="0050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0E"/>
    <w:rPr>
      <w:i/>
      <w:iCs/>
      <w:color w:val="0F4761" w:themeColor="accent1" w:themeShade="BF"/>
    </w:rPr>
  </w:style>
  <w:style w:type="character" w:styleId="IntenseReference">
    <w:name w:val="Intense Reference"/>
    <w:basedOn w:val="DefaultParagraphFont"/>
    <w:uiPriority w:val="32"/>
    <w:qFormat/>
    <w:rsid w:val="0050030E"/>
    <w:rPr>
      <w:b/>
      <w:bCs/>
      <w:smallCaps/>
      <w:color w:val="0F4761" w:themeColor="accent1" w:themeShade="BF"/>
      <w:spacing w:val="5"/>
    </w:rPr>
  </w:style>
  <w:style w:type="character" w:customStyle="1" w:styleId="mark64l39ep4g">
    <w:name w:val="mark64l39ep4g"/>
    <w:basedOn w:val="DefaultParagraphFont"/>
    <w:rsid w:val="0050030E"/>
  </w:style>
  <w:style w:type="character" w:styleId="Hyperlink">
    <w:name w:val="Hyperlink"/>
    <w:basedOn w:val="DefaultParagraphFont"/>
    <w:uiPriority w:val="99"/>
    <w:semiHidden/>
    <w:unhideWhenUsed/>
    <w:rsid w:val="0050030E"/>
    <w:rPr>
      <w:color w:val="0000FF"/>
      <w:u w:val="single"/>
    </w:rPr>
  </w:style>
  <w:style w:type="paragraph" w:styleId="Header">
    <w:name w:val="header"/>
    <w:basedOn w:val="Normal"/>
    <w:link w:val="HeaderChar"/>
    <w:uiPriority w:val="99"/>
    <w:unhideWhenUsed/>
    <w:rsid w:val="00F32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735"/>
  </w:style>
  <w:style w:type="paragraph" w:styleId="Footer">
    <w:name w:val="footer"/>
    <w:basedOn w:val="Normal"/>
    <w:link w:val="FooterChar"/>
    <w:uiPriority w:val="99"/>
    <w:unhideWhenUsed/>
    <w:rsid w:val="00F32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735"/>
  </w:style>
  <w:style w:type="paragraph" w:styleId="Revision">
    <w:name w:val="Revision"/>
    <w:hidden/>
    <w:uiPriority w:val="99"/>
    <w:semiHidden/>
    <w:rsid w:val="003B0D31"/>
    <w:pPr>
      <w:spacing w:after="0" w:line="240" w:lineRule="auto"/>
    </w:pPr>
  </w:style>
  <w:style w:type="character" w:styleId="CommentReference">
    <w:name w:val="annotation reference"/>
    <w:basedOn w:val="DefaultParagraphFont"/>
    <w:uiPriority w:val="99"/>
    <w:semiHidden/>
    <w:unhideWhenUsed/>
    <w:rsid w:val="00DC26D7"/>
    <w:rPr>
      <w:sz w:val="16"/>
      <w:szCs w:val="16"/>
    </w:rPr>
  </w:style>
  <w:style w:type="paragraph" w:styleId="CommentText">
    <w:name w:val="annotation text"/>
    <w:basedOn w:val="Normal"/>
    <w:link w:val="CommentTextChar"/>
    <w:uiPriority w:val="99"/>
    <w:semiHidden/>
    <w:unhideWhenUsed/>
    <w:rsid w:val="00DC26D7"/>
    <w:pPr>
      <w:spacing w:line="240" w:lineRule="auto"/>
    </w:pPr>
    <w:rPr>
      <w:sz w:val="20"/>
      <w:szCs w:val="20"/>
    </w:rPr>
  </w:style>
  <w:style w:type="character" w:customStyle="1" w:styleId="CommentTextChar">
    <w:name w:val="Comment Text Char"/>
    <w:basedOn w:val="DefaultParagraphFont"/>
    <w:link w:val="CommentText"/>
    <w:uiPriority w:val="99"/>
    <w:semiHidden/>
    <w:rsid w:val="00DC26D7"/>
    <w:rPr>
      <w:sz w:val="20"/>
      <w:szCs w:val="20"/>
    </w:rPr>
  </w:style>
  <w:style w:type="paragraph" w:styleId="CommentSubject">
    <w:name w:val="annotation subject"/>
    <w:basedOn w:val="CommentText"/>
    <w:next w:val="CommentText"/>
    <w:link w:val="CommentSubjectChar"/>
    <w:uiPriority w:val="99"/>
    <w:semiHidden/>
    <w:unhideWhenUsed/>
    <w:rsid w:val="00DC26D7"/>
    <w:rPr>
      <w:b/>
      <w:bCs/>
    </w:rPr>
  </w:style>
  <w:style w:type="character" w:customStyle="1" w:styleId="CommentSubjectChar">
    <w:name w:val="Comment Subject Char"/>
    <w:basedOn w:val="CommentTextChar"/>
    <w:link w:val="CommentSubject"/>
    <w:uiPriority w:val="99"/>
    <w:semiHidden/>
    <w:rsid w:val="00DC26D7"/>
    <w:rPr>
      <w:b/>
      <w:bCs/>
      <w:sz w:val="20"/>
      <w:szCs w:val="20"/>
    </w:rPr>
  </w:style>
  <w:style w:type="character" w:customStyle="1" w:styleId="apple-converted-space">
    <w:name w:val="apple-converted-space"/>
    <w:basedOn w:val="DefaultParagraphFont"/>
    <w:rsid w:val="005E2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3373</Words>
  <Characters>19806</Characters>
  <Application>Microsoft Office Word</Application>
  <DocSecurity>0</DocSecurity>
  <Lines>450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15</cp:revision>
  <cp:lastPrinted>2025-11-04T18:50:00Z</cp:lastPrinted>
  <dcterms:created xsi:type="dcterms:W3CDTF">2025-11-04T18:50:00Z</dcterms:created>
  <dcterms:modified xsi:type="dcterms:W3CDTF">2025-12-15T17:43:00Z</dcterms:modified>
</cp:coreProperties>
</file>