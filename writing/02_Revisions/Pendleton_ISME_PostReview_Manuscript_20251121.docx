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6A381E" w:rsidRDefault="0007048F" w:rsidP="006A381E">
      <w:pPr>
        <w:spacing w:line="240" w:lineRule="auto"/>
        <w:rPr>
          <w:b/>
          <w:bCs/>
        </w:rPr>
      </w:pPr>
      <w:bookmarkStart w:id="0" w:name="X61920d043a979f98ebd741c77f7cdf38bae6db9"/>
      <w:r w:rsidRPr="006A381E">
        <w:rPr>
          <w:b/>
          <w:bCs/>
        </w:rPr>
        <w:t>Interpreting UniFrac with Absolute Abundance: A Conceptual and Practical Guide</w:t>
      </w:r>
    </w:p>
    <w:p w14:paraId="2E7AB754" w14:textId="77777777" w:rsidR="0007048F" w:rsidRPr="0007048F" w:rsidRDefault="0007048F" w:rsidP="006A381E">
      <w:pPr>
        <w:spacing w:line="240" w:lineRule="auto"/>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rsidP="006A381E">
      <w:pPr>
        <w:spacing w:line="240" w:lineRule="auto"/>
      </w:pPr>
      <w:r w:rsidRPr="0007048F">
        <w:rPr>
          <w:vertAlign w:val="superscript"/>
        </w:rPr>
        <w:t>1</w:t>
      </w:r>
      <w:r w:rsidRPr="0007048F">
        <w:t>Department of Microbiology, Cornell University, 123 Wing Dr, Ithaca, NY 14850, USA</w:t>
      </w:r>
    </w:p>
    <w:p w14:paraId="5AA09167" w14:textId="3F44C2AE" w:rsidR="0007048F" w:rsidRPr="0007048F" w:rsidRDefault="0007048F" w:rsidP="006A381E">
      <w:pPr>
        <w:spacing w:line="240" w:lineRule="auto"/>
      </w:pPr>
      <w:r w:rsidRPr="0007048F">
        <w:rPr>
          <w:b/>
          <w:bCs/>
        </w:rPr>
        <w:t>Corresponding Authors:</w:t>
      </w:r>
      <w:r w:rsidRPr="0007048F">
        <w:t xml:space="preserve"> Augustus Pendleton: </w:t>
      </w:r>
      <w:r w:rsidRPr="00A47762">
        <w:rPr>
          <w:rFonts w:cs="Times New Roman"/>
        </w:rPr>
        <w:t>arp277@cornell.edu</w:t>
      </w:r>
      <w:r w:rsidRPr="0007048F">
        <w:t xml:space="preserve">; Marian L. Schmidt: </w:t>
      </w:r>
      <w:r w:rsidRPr="00A47762">
        <w:rPr>
          <w:rFonts w:cs="Times New Roman"/>
        </w:rPr>
        <w:t>marschmi@cornell.edu</w:t>
      </w:r>
    </w:p>
    <w:p w14:paraId="5CF6F85B" w14:textId="77777777" w:rsidR="0007048F" w:rsidRPr="0007048F" w:rsidRDefault="0007048F" w:rsidP="006A381E">
      <w:pPr>
        <w:spacing w:line="240" w:lineRule="auto"/>
      </w:pPr>
      <w:r w:rsidRPr="0007048F">
        <w:rPr>
          <w:b/>
          <w:bCs/>
        </w:rPr>
        <w:t>Author Contribution Statement:</w:t>
      </w:r>
      <w:r w:rsidRPr="0007048F">
        <w:t xml:space="preserve"> Both authors contributed equally to the manuscript.</w:t>
      </w:r>
    </w:p>
    <w:p w14:paraId="09A29008" w14:textId="07F5361C" w:rsidR="0007048F" w:rsidRPr="00496696" w:rsidRDefault="0007048F" w:rsidP="006A381E">
      <w:pPr>
        <w:spacing w:line="240" w:lineRule="auto"/>
        <w:rPr>
          <w:rFonts w:cs="Times New Roman"/>
        </w:rPr>
      </w:pPr>
      <w:r w:rsidRPr="0007048F">
        <w:rPr>
          <w:b/>
          <w:bCs/>
        </w:rPr>
        <w:t>Preprint servers:</w:t>
      </w:r>
      <w:r w:rsidRPr="0007048F">
        <w:t xml:space="preserve"> This article was submitted to </w:t>
      </w:r>
      <w:r w:rsidRPr="0007048F">
        <w:rPr>
          <w:i/>
          <w:iCs/>
        </w:rPr>
        <w:t>bioRxiv</w:t>
      </w:r>
      <w:r w:rsidRPr="0007048F">
        <w:t xml:space="preserve"> (doi</w:t>
      </w:r>
      <w:r w:rsidRPr="00496696">
        <w:rPr>
          <w:rFonts w:cs="Times New Roman"/>
        </w:rPr>
        <w:t xml:space="preserve">: </w:t>
      </w:r>
      <w:r w:rsidR="00A47762" w:rsidRPr="00496696">
        <w:rPr>
          <w:rFonts w:cs="Times New Roman"/>
          <w:color w:val="333333"/>
          <w:shd w:val="clear" w:color="auto" w:fill="FFFFFF"/>
        </w:rPr>
        <w:t>10.1101/2025.07.18.665540</w:t>
      </w:r>
      <w:r w:rsidRPr="00496696">
        <w:rPr>
          <w:rFonts w:cs="Times New Roman"/>
        </w:rPr>
        <w:t>) under a CC-BY-NC-ND 4.0 International license.</w:t>
      </w:r>
    </w:p>
    <w:p w14:paraId="3C7C35A2" w14:textId="77777777" w:rsidR="0007048F" w:rsidRPr="0007048F" w:rsidRDefault="0007048F" w:rsidP="006A381E">
      <w:pPr>
        <w:spacing w:line="240" w:lineRule="auto"/>
      </w:pPr>
      <w:r w:rsidRPr="0007048F">
        <w:rPr>
          <w:b/>
          <w:bCs/>
        </w:rPr>
        <w:t>Keywords:</w:t>
      </w:r>
      <w:r w:rsidRPr="0007048F">
        <w:t xml:space="preserve"> Microbial Ecology - Beta Diversity - Absolute Abundance - Bioinformatics - UniFrac</w:t>
      </w:r>
    </w:p>
    <w:p w14:paraId="04226092" w14:textId="38846CCA" w:rsidR="0007048F" w:rsidRPr="0007048F" w:rsidRDefault="0007048F" w:rsidP="006A381E">
      <w:pPr>
        <w:spacing w:line="240" w:lineRule="auto"/>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r w:rsidRPr="0007048F">
        <w:rPr>
          <w:rStyle w:val="VerbatimChar"/>
          <w:rFonts w:ascii="Times New Roman" w:hAnsi="Times New Roman" w:cs="Times New Roman"/>
          <w:sz w:val="24"/>
        </w:rPr>
        <w:t>renv</w:t>
      </w:r>
      <w:r w:rsidRPr="0007048F">
        <w:t xml:space="preserve"> environment. All packages used for analysis are listed in Table S1.</w:t>
      </w:r>
    </w:p>
    <w:p w14:paraId="35DF76EA" w14:textId="77777777" w:rsidR="0007048F" w:rsidRPr="0007048F" w:rsidRDefault="0007048F" w:rsidP="006A381E">
      <w:pPr>
        <w:spacing w:line="240" w:lineRule="auto"/>
      </w:pPr>
      <w:r w:rsidRPr="0007048F">
        <w:br w:type="page"/>
      </w:r>
    </w:p>
    <w:p w14:paraId="58E1B97C" w14:textId="77777777" w:rsidR="0007048F" w:rsidRPr="00496696" w:rsidRDefault="0007048F" w:rsidP="006A381E">
      <w:pPr>
        <w:spacing w:line="240" w:lineRule="auto"/>
        <w:rPr>
          <w:b/>
          <w:bCs/>
        </w:rPr>
      </w:pPr>
      <w:bookmarkStart w:id="1" w:name="abstract"/>
      <w:r w:rsidRPr="00496696">
        <w:rPr>
          <w:b/>
          <w:bCs/>
        </w:rPr>
        <w:lastRenderedPageBreak/>
        <w:t>Abstract</w:t>
      </w:r>
    </w:p>
    <w:p w14:paraId="18E7A8AB" w14:textId="0DA019A4" w:rsidR="0007048F" w:rsidRPr="0007048F" w:rsidRDefault="0007048F" w:rsidP="006A381E">
      <w:pPr>
        <w:spacing w:line="240" w:lineRule="auto"/>
      </w:pPr>
      <m:oMath>
        <m:r>
          <w:rPr>
            <w:rFonts w:ascii="Cambria Math" w:hAnsi="Cambria Math"/>
          </w:rPr>
          <m:t>β</m:t>
        </m:r>
      </m:oMath>
      <w:r w:rsidRPr="0007048F">
        <w:t>-diversity</w:t>
      </w:r>
      <w:r w:rsidR="001B3C95">
        <w:t xml:space="preserve"> is central to microbial ecology, yet commonly used metrics overlook changes in microbial load</w:t>
      </w:r>
      <w:ins w:id="2" w:author="Augustus Raymond Pendleton" w:date="2025-11-20T14:36:00Z" w16du:dateUtc="2025-11-20T19:36:00Z">
        <w:r w:rsidR="004E7775">
          <w:t xml:space="preserve"> (or “absolute abundance”)</w:t>
        </w:r>
      </w:ins>
      <w:r w:rsidR="001B3C95">
        <w:t>, limiting their ability to detect ecologically meaningful shifts.</w:t>
      </w:r>
      <w:r w:rsidRPr="0007048F">
        <w:t xml:space="preserve"> Popular for incorporating phylogenetic relationships, UniFrac distances </w:t>
      </w:r>
      <w:r w:rsidR="001B3C95">
        <w:t xml:space="preserve">currently </w:t>
      </w:r>
      <w:r w:rsidRPr="0007048F">
        <w:t>default to relative abundance</w:t>
      </w:r>
      <w:r w:rsidR="001B3C95">
        <w:t xml:space="preserve"> and therefore omit</w:t>
      </w:r>
      <w:r w:rsidRPr="0007048F">
        <w:t xml:space="preserve"> important variation in microbial </w:t>
      </w:r>
      <w:r w:rsidR="001B3C95">
        <w:t>abundances</w:t>
      </w:r>
      <w:r w:rsidRPr="0007048F">
        <w:t xml:space="preserve">. As </w:t>
      </w:r>
      <w:r w:rsidR="001B3C95">
        <w:t>quantifying</w:t>
      </w:r>
      <w:r w:rsidRPr="0007048F">
        <w:t xml:space="preserve"> absolute abundance</w:t>
      </w:r>
      <w:r w:rsidR="001B3C95">
        <w:t xml:space="preserve"> become</w:t>
      </w:r>
      <w:r w:rsidR="00EE4F86">
        <w:t>s</w:t>
      </w:r>
      <w:r w:rsidR="001B3C95">
        <w:t xml:space="preserve"> more accessible, integrating</w:t>
      </w:r>
      <w:r w:rsidRPr="0007048F">
        <w:t xml:space="preserve"> this information into </w:t>
      </w:r>
      <m:oMath>
        <m:r>
          <w:rPr>
            <w:rFonts w:ascii="Cambria Math" w:hAnsi="Cambria Math"/>
          </w:rPr>
          <m:t>β</m:t>
        </m:r>
      </m:oMath>
      <w:r w:rsidRPr="0007048F">
        <w:t xml:space="preserve">-diversity analyses </w:t>
      </w:r>
      <w:r w:rsidR="00EE4F86">
        <w:t>is</w:t>
      </w:r>
      <w:r w:rsidRPr="0007048F">
        <w:t xml:space="preserve"> essential. Here, we </w:t>
      </w:r>
      <w:r w:rsidR="001B3C95">
        <w:t>introduce</w:t>
      </w:r>
      <w:r w:rsidRPr="0007048F">
        <w:t xml:space="preserve"> </w:t>
      </w:r>
      <w:r w:rsidRPr="0007048F">
        <w:rPr>
          <w:i/>
          <w:iCs/>
        </w:rPr>
        <w:t>Absolute UniFrac</w:t>
      </w:r>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a variant of Weighted UniFrac that</w:t>
      </w:r>
      <w:r w:rsidR="001B3C95">
        <w:t xml:space="preserve"> incorporates</w:t>
      </w:r>
      <w:r w:rsidRPr="0007048F">
        <w:t xml:space="preserve"> absolute abundances. </w:t>
      </w:r>
      <w:r w:rsidR="001B3C95">
        <w:t>Using</w:t>
      </w:r>
      <w:r w:rsidRPr="0007048F">
        <w:t xml:space="preserve"> simulations and a </w:t>
      </w:r>
      <w:r w:rsidR="008A0D17">
        <w:t xml:space="preserve">reanalysis of four 16S </w:t>
      </w:r>
      <w:r w:rsidR="001B3C95">
        <w:t xml:space="preserve">rRNA </w:t>
      </w:r>
      <w:r w:rsidR="008A0D17">
        <w:t xml:space="preserve">metabarcoding datasets (from </w:t>
      </w:r>
      <w:r w:rsidR="000F0D90">
        <w:t xml:space="preserve">a </w:t>
      </w:r>
      <w:r w:rsidR="008A0D17">
        <w:t xml:space="preserve">nuclear reactor cooling tank, </w:t>
      </w:r>
      <w:r w:rsidR="000F0D90">
        <w:t xml:space="preserve">the </w:t>
      </w:r>
      <w:r w:rsidR="008A0D17">
        <w:t>mouse gut, a freshwater lake, and the peanut rhizospere),</w:t>
      </w:r>
      <w:r w:rsidRPr="0007048F">
        <w:t xml:space="preserve"> we </w:t>
      </w:r>
      <w:r w:rsidR="008A0D17">
        <w:t xml:space="preserve">demonstrate </w:t>
      </w:r>
      <w:r w:rsidR="001B3C95">
        <w:t>that</w:t>
      </w:r>
      <w:r w:rsidR="00533D53">
        <w:t xml:space="preserve"> </w:t>
      </w:r>
      <w:r w:rsidRPr="0007048F">
        <w:t xml:space="preserve">Absolute UniFrac </w:t>
      </w:r>
      <w:r w:rsidR="001B3C95">
        <w:t>captures</w:t>
      </w:r>
      <w:r w:rsidRPr="0007048F">
        <w:t xml:space="preserve"> microbial load</w:t>
      </w:r>
      <w:r w:rsidR="001B3C95">
        <w:t>, composition,</w:t>
      </w:r>
      <w:r w:rsidRPr="0007048F">
        <w:t xml:space="preserve"> and phylogenetic relationship</w:t>
      </w:r>
      <w:r w:rsidR="00533D53">
        <w:t>s. While this can</w:t>
      </w:r>
      <w:r w:rsidRPr="0007048F">
        <w:t xml:space="preserve"> improv</w:t>
      </w:r>
      <w:r w:rsidR="00533D53">
        <w:t>e</w:t>
      </w:r>
      <w:r w:rsidRPr="0007048F">
        <w:t xml:space="preserve"> statistical power to detect ecological shifts</w:t>
      </w:r>
      <w:r w:rsidR="00533D53">
        <w:t>, we also find Absolute Unifrac can be strongly correlated to differences in cell abundances alone.</w:t>
      </w:r>
      <w:r w:rsidR="001B3C95">
        <w:t xml:space="preserve"> To balance these effects, we </w:t>
      </w:r>
      <w:r w:rsidR="00384B48">
        <w:t>also incorporate absolute abundance into the</w:t>
      </w:r>
      <w:r w:rsidRPr="0007048F">
        <w:t xml:space="preserve"> generalized</w:t>
      </w:r>
      <w:r w:rsidR="001B3C95">
        <w:t xml:space="preserve"> extension</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384B48">
        <w:t>that has</w:t>
      </w:r>
      <w:r w:rsidRPr="0007048F">
        <w:t xml:space="preserve"> a tunable </w:t>
      </w:r>
      <m:oMath>
        <m:r>
          <w:rPr>
            <w:rFonts w:ascii="Cambria Math" w:hAnsi="Cambria Math"/>
          </w:rPr>
          <m:t>α</m:t>
        </m:r>
      </m:oMath>
      <w:r w:rsidRPr="0007048F">
        <w:t xml:space="preserve"> parameter to </w:t>
      </w:r>
      <w:r w:rsidR="001B3C95">
        <w:t xml:space="preserve">adjust the </w:t>
      </w:r>
      <w:ins w:id="3" w:author="Augustus Raymond Pendleton" w:date="2025-11-20T14:39:00Z" w16du:dateUtc="2025-11-20T19:39:00Z">
        <w:r w:rsidR="004E7775">
          <w:t xml:space="preserve">relative </w:t>
        </w:r>
      </w:ins>
      <w:r w:rsidR="001B3C95">
        <w:t xml:space="preserve">influence of </w:t>
      </w:r>
      <w:ins w:id="4" w:author="Augustus Raymond Pendleton" w:date="2025-11-20T14:39:00Z" w16du:dateUtc="2025-11-20T19:39:00Z">
        <w:r w:rsidR="004E7775">
          <w:t>abundant (versus rare) lineages.</w:t>
        </w:r>
      </w:ins>
      <w:del w:id="5" w:author="Augustus Raymond Pendleton" w:date="2025-11-20T14:39:00Z" w16du:dateUtc="2025-11-20T19:39:00Z">
        <w:r w:rsidR="001B3C95" w:rsidDel="004E7775">
          <w:delText>abundance and composition.</w:delText>
        </w:r>
      </w:del>
      <w:r w:rsidR="00533D53">
        <w:t xml:space="preserve"> </w:t>
      </w:r>
      <w:r w:rsidR="001B3C95">
        <w:t xml:space="preserve">Finally, we benchmark </w:t>
      </w:r>
      <w:r w:rsidR="00533D53">
        <w:rPr>
          <w:i/>
          <w:iCs/>
        </w:rPr>
        <w:t>GU</w:t>
      </w:r>
      <w:r w:rsidR="00533D53">
        <w:rPr>
          <w:i/>
          <w:iCs/>
          <w:vertAlign w:val="superscript"/>
        </w:rPr>
        <w:t>A</w:t>
      </w:r>
      <w:r w:rsidR="001B3C95">
        <w:t xml:space="preserve"> and show that although computationally slower than conventional alternatives, </w:t>
      </w:r>
      <w:r w:rsidR="00533D53">
        <w:rPr>
          <w:i/>
          <w:iCs/>
        </w:rPr>
        <w:t>GU</w:t>
      </w:r>
      <w:r w:rsidR="00533D53">
        <w:rPr>
          <w:i/>
          <w:iCs/>
          <w:vertAlign w:val="superscript"/>
        </w:rPr>
        <w:t xml:space="preserve">A </w:t>
      </w:r>
      <w:r w:rsidR="001B3C95">
        <w:t xml:space="preserve">is comparably </w:t>
      </w:r>
      <w:del w:id="6" w:author="Augustus Raymond Pendleton" w:date="2025-11-19T16:07:00Z" w16du:dateUtc="2025-11-19T21:07:00Z">
        <w:r w:rsidR="001B3C95" w:rsidDel="006A381E">
          <w:delText>in</w:delText>
        </w:r>
      </w:del>
      <w:r w:rsidR="001B3C95">
        <w:t xml:space="preserve">sensitive to </w:t>
      </w:r>
      <w:del w:id="7" w:author="Augustus Raymond Pendleton" w:date="2025-11-19T16:07:00Z" w16du:dateUtc="2025-11-19T21:07:00Z">
        <w:r w:rsidR="001B3C95" w:rsidDel="006A381E">
          <w:delText xml:space="preserve">realistic </w:delText>
        </w:r>
      </w:del>
      <w:r w:rsidR="001B3C95">
        <w:t>noise in load estimates compared to conventional alternatives lik</w:t>
      </w:r>
      <w:r w:rsidR="00D12EEF">
        <w:t>e</w:t>
      </w:r>
      <w:r w:rsidR="001B3C95">
        <w:t xml:space="preserve"> Bray-Curtis dissimilarities, particularly at l</w:t>
      </w:r>
      <w:r w:rsidR="00533D53">
        <w:t xml:space="preserve">ower </w:t>
      </w:r>
      <m:oMath>
        <m:r>
          <w:rPr>
            <w:rFonts w:ascii="Cambria Math" w:hAnsi="Cambria Math"/>
          </w:rPr>
          <m:t>α.</m:t>
        </m:r>
      </m:oMath>
      <w:r w:rsidR="001B3C95">
        <w:t xml:space="preserve"> By coupling phylogeny</w:t>
      </w:r>
      <w:r w:rsidR="00D12EEF">
        <w:t>, composition, and</w:t>
      </w:r>
      <w:r w:rsidR="001B3C95">
        <w:t xml:space="preserve"> microbial load, Absolute Unifrac</w:t>
      </w:r>
      <w:r w:rsidR="00D12EEF">
        <w:t xml:space="preserve"> </w:t>
      </w:r>
      <w:r w:rsidR="0060654F">
        <w:t>integrates three dimensions of ecological change, better equipping microbial ecologists to quantitatively compare microbial communities.</w:t>
      </w:r>
      <w:r w:rsidRPr="0007048F">
        <w:br w:type="page"/>
      </w:r>
    </w:p>
    <w:p w14:paraId="0A3E7646" w14:textId="77777777" w:rsidR="0007048F" w:rsidRPr="00496696" w:rsidRDefault="0007048F" w:rsidP="006A381E">
      <w:pPr>
        <w:spacing w:line="240" w:lineRule="auto"/>
        <w:rPr>
          <w:b/>
          <w:bCs/>
        </w:rPr>
      </w:pPr>
      <w:bookmarkStart w:id="8" w:name="main-text"/>
      <w:bookmarkEnd w:id="1"/>
      <w:r w:rsidRPr="00496696">
        <w:rPr>
          <w:b/>
          <w:bCs/>
        </w:rPr>
        <w:lastRenderedPageBreak/>
        <w:t>Main Text</w:t>
      </w:r>
    </w:p>
    <w:p w14:paraId="194C2037" w14:textId="50FD83BF" w:rsidR="0007048F" w:rsidRDefault="0007048F" w:rsidP="006A381E">
      <w:pPr>
        <w:spacing w:line="240" w:lineRule="auto"/>
        <w:ind w:firstLine="720"/>
      </w:pPr>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28B41253" w:rsidR="00444E42" w:rsidRDefault="00444E42" w:rsidP="006A381E">
      <w:pPr>
        <w:spacing w:line="240" w:lineRule="auto"/>
        <w:ind w:firstLine="720"/>
      </w:pPr>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m:oMath>
        <m:r>
          <w:rPr>
            <w:rFonts w:ascii="Cambria Math" w:hAnsi="Cambria Math"/>
          </w:rPr>
          <m:t>β</m:t>
        </m:r>
      </m:oMath>
      <w:r w:rsidRPr="0007048F">
        <w:t>-</w:t>
      </w:r>
      <w:r>
        <w:t>diversity metric encodes</w:t>
      </w:r>
      <w:r w:rsidR="00A20B2F">
        <w:t xml:space="preserve"> </w:t>
      </w:r>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As a result, </w:t>
      </w:r>
      <m:oMath>
        <m:r>
          <w:rPr>
            <w:rFonts w:ascii="Cambria Math" w:hAnsi="Cambria Math"/>
          </w:rPr>
          <m:t>β</m:t>
        </m:r>
      </m:oMath>
      <w:r w:rsidRPr="0007048F">
        <w:t>-</w:t>
      </w:r>
      <w:r>
        <w:t>diversity is often treated as if it includes biomass, even when absolute abundance is either not measured at all or is measured but excluded from the calculation (as in conventional UniFrac). Many studies therefore test biomass-linked hypotheses using a metric that normalizes biomass away</w:t>
      </w:r>
      <w:r w:rsidR="00A20B2F">
        <w:t xml:space="preserve"> </w:t>
      </w:r>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 conceptual correction is needed in which </w:t>
      </w:r>
      <m:oMath>
        <m:r>
          <w:rPr>
            <w:rFonts w:ascii="Cambria Math" w:hAnsi="Cambria Math"/>
          </w:rPr>
          <m:t>β</m:t>
        </m:r>
      </m:oMath>
      <w:r w:rsidRPr="0007048F">
        <w:t>-diversity</w:t>
      </w:r>
      <w:r>
        <w:t xml:space="preserve"> is understood as variation along three axes: composition, phylogeny and absolute abundance. </w:t>
      </w:r>
    </w:p>
    <w:p w14:paraId="52C89511" w14:textId="172606BA" w:rsidR="00BE0623" w:rsidRDefault="00444E42" w:rsidP="006A381E">
      <w:pPr>
        <w:spacing w:line="240" w:lineRule="auto"/>
        <w:ind w:firstLine="720"/>
      </w:pPr>
      <w:r>
        <w:t>Absolute microbial load measurements are now increasingly obtainable through</w:t>
      </w:r>
      <w:r w:rsidR="0007048F" w:rsidRPr="0007048F">
        <w:t xml:space="preserve"> flow cytometry, qPCR, and genomic spike-ins</w:t>
      </w:r>
      <w:r w:rsidR="00BE0623">
        <w:t>, allowing biomass to be quanti</w:t>
      </w:r>
      <w:r w:rsidR="00A20B2F">
        <w:t>fi</w:t>
      </w:r>
      <w:r w:rsidR="00BE0623">
        <w:t xml:space="preserve">ed alongside taxonomic composition </w:t>
      </w:r>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0007048F" w:rsidRPr="0007048F">
        <w:t xml:space="preserve">. These </w:t>
      </w:r>
      <w:r w:rsidR="00BE0623">
        <w:t>approaches</w:t>
      </w:r>
      <w:r w:rsidR="0007048F"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0007048F" w:rsidRPr="0007048F">
        <w:t xml:space="preserve">. Most studies </w:t>
      </w:r>
      <w:r w:rsidR="00BE0623">
        <w:t xml:space="preserve">that incorporate </w:t>
      </w:r>
      <w:r w:rsidR="0007048F" w:rsidRPr="0007048F">
        <w:t xml:space="preserve">absolute </w:t>
      </w:r>
      <w:r w:rsidR="00BE0623">
        <w:t>abundance counts currently rely on</w:t>
      </w:r>
      <w:r w:rsidR="0007048F" w:rsidRPr="0007048F">
        <w:t xml:space="preserve"> Bray-Curtis dissimilarity, which </w:t>
      </w:r>
      <w:r w:rsidR="00BE0623">
        <w:t>can capture load but does not consider phylogenetic similarit</w:t>
      </w:r>
      <w:r w:rsidR="00A20B2F">
        <w:t xml:space="preserve">y </w:t>
      </w:r>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0007048F" w:rsidRPr="0007048F">
        <w:t xml:space="preserve">. </w:t>
      </w:r>
      <w:r w:rsidR="00BE0623">
        <w:t>Unifrac distances provide the opposite strength, incorporating phylogeny but discarding absolute abundance, as they are restricted to relative abundance data by construction</w:t>
      </w:r>
      <w:r w:rsidR="00A20B2F">
        <w:t xml:space="preserve"> </w:t>
      </w:r>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r w:rsidR="00BE0623">
        <w:t xml:space="preserve">. This leaves no phylogenetically informed </w:t>
      </w:r>
      <w:r w:rsidR="00BE0623" w:rsidRPr="006A381E">
        <w:rPr>
          <w:i/>
          <w:iCs/>
        </w:rPr>
        <w:t>β</w:t>
      </w:r>
      <w:r w:rsidR="00BE0623">
        <w:t>-diversity metric that operates on absolute counts, despite the fact that biomass is central to many ecological hypotheses.</w:t>
      </w:r>
    </w:p>
    <w:p w14:paraId="3752C22E" w14:textId="11569508" w:rsidR="00BE0623" w:rsidRDefault="00BE0623" w:rsidP="006A381E">
      <w:pPr>
        <w:spacing w:line="240" w:lineRule="auto"/>
        <w:ind w:firstLine="720"/>
      </w:pPr>
      <w:r>
        <w:t xml:space="preserve">To evaluate the implications of incorporating absolute abundance into phylogenetic </w:t>
      </w:r>
      <m:oMath>
        <m:r>
          <w:rPr>
            <w:rFonts w:ascii="Cambria Math" w:hAnsi="Cambria Math"/>
          </w:rPr>
          <m:t>β</m:t>
        </m:r>
      </m:oMath>
      <w:r w:rsidRPr="0007048F">
        <w:t>-</w:t>
      </w:r>
      <w:r>
        <w:t xml:space="preserve">diversity, we use both simulations and reanalysis of four 16S rRNA amplicon datasets. The simulations use a simple four-taxon community with controlled abundance shifts to directly compare both Bray-Curtis and UniFrac in their relative and absolute forms, illustrating how each metric responds when abundance, composition, or evolutionary relatedness differ. We then reanalyze four real-world datasets spanning nuclear reactor cooling water </w:t>
      </w:r>
      <w:r>
        <w:fldChar w:fldCharType="begin"/>
      </w:r>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fldChar w:fldCharType="separate"/>
      </w:r>
      <w:r w:rsidR="00A20B2F">
        <w:rPr>
          <w:noProof/>
        </w:rPr>
        <w:t>[5]</w:t>
      </w:r>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fldChar w:fldCharType="separate"/>
      </w:r>
      <w:r w:rsidR="00A20B2F">
        <w:rPr>
          <w:noProof/>
        </w:rPr>
        <w:t>[9]</w:t>
      </w:r>
      <w:r>
        <w:fldChar w:fldCharType="end"/>
      </w:r>
      <w:r>
        <w:t xml:space="preserve">, and rhizosphere soil </w:t>
      </w:r>
      <w:r>
        <w:fldChar w:fldCharType="begin"/>
      </w:r>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fldChar w:fldCharType="separate"/>
      </w:r>
      <w:r w:rsidR="00A20B2F">
        <w:rPr>
          <w:noProof/>
        </w:rPr>
        <w:t>[10]</w:t>
      </w:r>
      <w:r>
        <w:fldChar w:fldCharType="end"/>
      </w:r>
      <w:r>
        <w:t xml:space="preserve">. These differ widely in richness, biomass range, and ecological context, allowing us to test when absolute abundance changes align with or diverge from phylogenetic turnover. Together, these simulations and reanalyses provide the empirical foundation for interpreting Absolute UniFrac relative to existing </w:t>
      </w:r>
      <m:oMath>
        <m:r>
          <w:rPr>
            <w:rFonts w:ascii="Cambria Math" w:hAnsi="Cambria Math"/>
          </w:rPr>
          <m:t>β</m:t>
        </m:r>
      </m:oMath>
      <w:r w:rsidRPr="0007048F">
        <w:t>-</w:t>
      </w:r>
      <w:r>
        <w:t>diversity measures across the three axes of ecological difference: abundance, composition, and phylogeny.</w:t>
      </w:r>
      <w:r w:rsidRPr="0007048F">
        <w:t xml:space="preserve"> </w:t>
      </w:r>
    </w:p>
    <w:p w14:paraId="1DB89F03" w14:textId="5041D0B5" w:rsidR="00BE0623" w:rsidRDefault="00BE0623" w:rsidP="006A381E">
      <w:pPr>
        <w:spacing w:line="240" w:lineRule="auto"/>
        <w:ind w:firstLine="720"/>
      </w:pPr>
      <w:r>
        <w:t xml:space="preserve">We also extend </w:t>
      </w:r>
      <w:r w:rsidRPr="001061A5">
        <w:t>Absolute UniFrac</w:t>
      </w:r>
      <w:r>
        <w:t xml:space="preserve"> as was proposed by </w:t>
      </w:r>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r>
        <w:t xml:space="preserve"> </w:t>
      </w:r>
      <w:r w:rsidR="00C45617">
        <w:t xml:space="preserve">to </w:t>
      </w:r>
      <w:r>
        <w:t xml:space="preserve">Generalized </w:t>
      </w:r>
      <w:r w:rsidR="00C45617">
        <w:t>Absolute</w:t>
      </w:r>
      <w:r w:rsidRPr="0007048F">
        <w:t xml:space="preserve"> UniFrac that incorporates </w:t>
      </w:r>
      <w:r>
        <w:t xml:space="preserve">a tunable ecological dimension, </w:t>
      </w:r>
      <m:oMath>
        <m:r>
          <w:rPr>
            <w:rFonts w:ascii="Cambria Math" w:hAnsi="Cambria Math"/>
          </w:rPr>
          <m:t xml:space="preserve">α, </m:t>
        </m:r>
      </m:oMath>
      <w:r w:rsidRPr="0007048F">
        <w:t>and evaluate its impact across simulated and real-world datasets.</w:t>
      </w:r>
      <w:r>
        <w:t xml:space="preserve"> </w:t>
      </w:r>
      <w:r>
        <w:rPr>
          <w:rFonts w:eastAsiaTheme="minorEastAsia"/>
        </w:rPr>
        <w:t xml:space="preserve">As </w:t>
      </w:r>
      <m:oMath>
        <m:r>
          <w:rPr>
            <w:rFonts w:ascii="Cambria Math" w:hAnsi="Cambria Math"/>
          </w:rPr>
          <m:t>α</m:t>
        </m:r>
      </m:oMath>
      <w:r>
        <w:rPr>
          <w:rFonts w:eastAsiaTheme="minorEastAsia"/>
        </w:rPr>
        <w:t xml:space="preserve"> increases, </w:t>
      </w:r>
      <m:oMath>
        <m:r>
          <w:rPr>
            <w:rFonts w:ascii="Cambria Math" w:hAnsi="Cambria Math"/>
          </w:rPr>
          <m:t>β</m:t>
        </m:r>
      </m:oMath>
      <w:r w:rsidR="00C45617" w:rsidRPr="0007048F">
        <w:t>-</w:t>
      </w:r>
      <w:r w:rsidR="00C45617">
        <w:t>diversity is increasingly correlated with differ</w:t>
      </w:r>
      <w:r w:rsidR="00A20B2F">
        <w:t>e</w:t>
      </w:r>
      <w:r w:rsidR="00C45617">
        <w:t>nces in absolute abundance, allowing researcher</w:t>
      </w:r>
      <w:r w:rsidR="00A20B2F">
        <w:t>s</w:t>
      </w:r>
      <w:r w:rsidR="00C45617">
        <w:t xml:space="preserve"> to fine tune the relative weight their analyses place on microbial load versus composition.</w:t>
      </w:r>
      <w:r>
        <w:t xml:space="preserve"> </w:t>
      </w:r>
    </w:p>
    <w:p w14:paraId="4EB8F135" w14:textId="77777777" w:rsidR="00BE0623" w:rsidRPr="006A381E" w:rsidRDefault="00BE0623" w:rsidP="006A381E">
      <w:pPr>
        <w:spacing w:line="240" w:lineRule="auto"/>
        <w:rPr>
          <w:b/>
          <w:bCs/>
        </w:rPr>
      </w:pPr>
      <w:r w:rsidRPr="006A381E">
        <w:rPr>
          <w:b/>
          <w:bCs/>
        </w:rPr>
        <w:lastRenderedPageBreak/>
        <w:t>Defining Absolute UniFrac</w:t>
      </w:r>
    </w:p>
    <w:p w14:paraId="022F15C7" w14:textId="385C95BB" w:rsidR="0007048F" w:rsidRPr="0007048F" w:rsidRDefault="0007048F" w:rsidP="006A381E">
      <w:pPr>
        <w:spacing w:line="240" w:lineRule="auto"/>
        <w:ind w:firstLine="720"/>
      </w:pPr>
      <w:r w:rsidRPr="0007048F">
        <w:t xml:space="preserve">The UniFrac distance was first introduced by Lozupone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A benefit of the UniFrac distance is that i</w:t>
      </w:r>
      <w:r w:rsidR="00A20B2F">
        <w:t>t</w:t>
      </w:r>
      <w:r w:rsidRPr="0007048F">
        <w:t xml:space="preserve"> considers phylogenetic information when estimating the distance between two communities. After first generating a phylogenetic tree representing species (or amplicon sequence variants, “ASVs”) from all samples, the UniFrac distance computes the fraction of branch-lengths which is </w:t>
      </w:r>
      <w:r w:rsidRPr="0007048F">
        <w:rPr>
          <w:i/>
          <w:iCs/>
        </w:rPr>
        <w:t>shared</w:t>
      </w:r>
      <w:r w:rsidRPr="0007048F">
        <w:t xml:space="preserve"> between communities, relative to the total branch length represented in the tree. UniFrac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eighted UniFrac is derived:</w:t>
      </w:r>
    </w:p>
    <w:p w14:paraId="636324F8" w14:textId="77777777" w:rsidR="0007048F" w:rsidRPr="0007048F" w:rsidRDefault="00000000" w:rsidP="006A381E">
      <w:pPr>
        <w:spacing w:line="240" w:lineRule="auto"/>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4D6B3926" w:rsidR="0007048F" w:rsidRPr="0007048F" w:rsidRDefault="0007048F" w:rsidP="006A381E">
      <w:pPr>
        <w:spacing w:line="240" w:lineRule="auto"/>
      </w:pPr>
      <w:r w:rsidRPr="0007048F">
        <w:t xml:space="preserve">where </w:t>
      </w:r>
      <w:r w:rsidR="00A20B2F">
        <w:t>the contribution</w:t>
      </w:r>
      <w:r w:rsidRPr="0007048F">
        <w:t xml:space="preserve"> of each branch</w:t>
      </w:r>
      <w:r w:rsidR="005C02A0">
        <w:t xml:space="preserve"> length</w:t>
      </w:r>
      <w:r w:rsidRPr="0007048F">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w:t>
      </w:r>
      <w:r w:rsidR="005C02A0">
        <w:t xml:space="preserve"> is weighted</w:t>
      </w:r>
      <w:r w:rsidRPr="0007048F">
        <w:t xml:space="preserve"> by the difference in the relative abundance of all species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for “Relative Uni</w:t>
      </w:r>
      <w:r w:rsidR="00B431C1">
        <w:t>F</w:t>
      </w:r>
      <w:r w:rsidRPr="0007048F">
        <w:t>rac”. Popular packages which calculate weighted Unifrac</w:t>
      </w:r>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r w:rsidRPr="0007048F">
        <w:rPr>
          <w:rStyle w:val="VerbatimChar"/>
          <w:rFonts w:ascii="Times New Roman" w:hAnsi="Times New Roman" w:cs="Times New Roman"/>
          <w:sz w:val="24"/>
        </w:rPr>
        <w:t>phyloseq</w:t>
      </w:r>
      <w:r w:rsidRPr="0007048F">
        <w:t xml:space="preserve"> and </w:t>
      </w:r>
      <w:r w:rsidRPr="0007048F">
        <w:rPr>
          <w:rStyle w:val="VerbatimChar"/>
          <w:rFonts w:ascii="Times New Roman" w:hAnsi="Times New Roman" w:cs="Times New Roman"/>
          <w:sz w:val="24"/>
        </w:rPr>
        <w:t>GUniFrac</w:t>
      </w:r>
      <w:r w:rsidR="00327654">
        <w:t>—</w:t>
      </w:r>
      <w:r w:rsidRPr="0007048F">
        <w:t>run this normalization by default</w:t>
      </w:r>
      <w:r w:rsidR="00C45617">
        <w:t xml:space="preserve"> </w:t>
      </w:r>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17CA68C1" w:rsidR="0007048F" w:rsidRPr="0007048F" w:rsidRDefault="00B431C1" w:rsidP="006A381E">
      <w:pPr>
        <w:spacing w:line="240" w:lineRule="auto"/>
        <w:ind w:firstLine="720"/>
      </w:pPr>
      <w:r>
        <w:t>Importantly,</w:t>
      </w:r>
      <w:r w:rsidR="0007048F"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r>
        <w:t>which</w:t>
      </w:r>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UniFrac distance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rsidP="006A381E">
      <w:pPr>
        <w:spacing w:line="240" w:lineRule="auto"/>
      </w:pPr>
      <m:oMathPara>
        <m:oMathParaPr>
          <m:jc m:val="center"/>
        </m:oMathParaP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rsidP="006A381E">
      <w:pPr>
        <w:spacing w:line="240" w:lineRule="auto"/>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UniFrac) up to 1 (identical to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rsidP="006A381E">
      <w:pPr>
        <w:spacing w:line="240" w:lineRule="auto"/>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7CBD9C5A" w14:textId="124C6537" w:rsidR="0007048F" w:rsidRDefault="0007048F" w:rsidP="006A381E">
      <w:pPr>
        <w:spacing w:line="240" w:lineRule="auto"/>
      </w:pPr>
      <w:r w:rsidRPr="0007048F">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r w:rsidR="00B431C1">
        <w:t>denote</w:t>
      </w:r>
      <w:r w:rsidRPr="0007048F">
        <w:t xml:space="preserve"> for the absolute counts of species descend</w:t>
      </w:r>
      <w:r w:rsidR="00B431C1">
        <w:t>ing</w:t>
      </w:r>
      <w:r w:rsidRPr="0007048F">
        <w:t xml:space="preserve"> from branch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 xml:space="preserve"> in communit</w:t>
      </w:r>
      <w:r w:rsidR="00B431C1">
        <w:t>ies</w:t>
      </w:r>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Absolute Uni</w:t>
      </w:r>
      <w:r w:rsidR="00B431C1">
        <w:rPr>
          <w:i/>
          <w:iCs/>
        </w:rPr>
        <w:t>F</w:t>
      </w:r>
      <w:r w:rsidRPr="0007048F">
        <w:rPr>
          <w:i/>
          <w:iCs/>
        </w:rPr>
        <w:t>rac</w:t>
      </w:r>
      <w:r w:rsidR="00B431C1">
        <w:rPr>
          <w:i/>
          <w:iCs/>
        </w:rPr>
        <w:t xml:space="preserve"> </w:t>
      </w:r>
      <w:r w:rsidR="00B431C1">
        <w:t>(</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t>)</w:t>
      </w:r>
      <w:r w:rsidRPr="0007048F">
        <w:t xml:space="preserve">and </w:t>
      </w:r>
      <w:r w:rsidRPr="0007048F">
        <w:rPr>
          <w:i/>
          <w:iCs/>
        </w:rPr>
        <w:t>Generalized Absolute Unifrac</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w:t>
      </w:r>
      <w:r w:rsidR="00686055">
        <w:t xml:space="preserve"> </w:t>
      </w:r>
      <w:r w:rsidR="00B431C1">
        <w:t xml:space="preserve">Although substituting absolute for relative abundances is mathematically straightforward, </w:t>
      </w:r>
      <w:ins w:id="9" w:author="Augustus Raymond Pendleton" w:date="2025-11-20T14:43:00Z" w16du:dateUtc="2025-11-20T19:43:00Z">
        <w:r w:rsidR="00944367">
          <w:t xml:space="preserve">to our </w:t>
        </w:r>
      </w:ins>
      <w:ins w:id="10" w:author="Augustus Raymond Pendleton" w:date="2025-11-20T14:44:00Z" w16du:dateUtc="2025-11-20T19:44:00Z">
        <w:r w:rsidR="00944367">
          <w:t>knowledge there is</w:t>
        </w:r>
      </w:ins>
      <w:del w:id="11" w:author="Augustus Raymond Pendleton" w:date="2025-11-20T14:44:00Z" w16du:dateUtc="2025-11-20T19:44:00Z">
        <w:r w:rsidR="00B431C1" w:rsidDel="00944367">
          <w:delText>we found</w:delText>
        </w:r>
      </w:del>
      <w:r w:rsidR="00B431C1">
        <w:t xml:space="preserve"> no prior work that examines UniFrac in the context of absolute abundance, either conceptually or in application. Incorporating absolut</w:t>
      </w:r>
      <w:r w:rsidR="005C02A0">
        <w:t>e</w:t>
      </w:r>
      <w:r w:rsidR="00B431C1">
        <w:t xml:space="preserve"> abundances introduces a third axis of ecological variation: beyond differences in composition and phylogenetic similarity,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rPr>
          <w:rFonts w:eastAsiaTheme="minorEastAsia"/>
        </w:rPr>
        <w:t xml:space="preserve"> </w:t>
      </w:r>
      <w:r w:rsidR="00475C3E">
        <w:rPr>
          <w:rFonts w:eastAsiaTheme="minorEastAsia"/>
        </w:rPr>
        <w:t xml:space="preserve">also captures divergence in microbial load. This makes interpretation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rsidR="00475C3E">
        <w:rPr>
          <w:rFonts w:eastAsiaTheme="minorEastAsia"/>
        </w:rPr>
        <w:t>nontrivial, particularly in complex microbiomes.</w:t>
      </w:r>
      <w:r w:rsidR="00686055">
        <w:t xml:space="preserve"> </w:t>
      </w:r>
    </w:p>
    <w:p w14:paraId="2835298F" w14:textId="016672FD" w:rsidR="00475C3E" w:rsidRPr="006A381E" w:rsidRDefault="00475C3E" w:rsidP="006A381E">
      <w:pPr>
        <w:spacing w:line="240" w:lineRule="auto"/>
        <w:rPr>
          <w:b/>
          <w:bCs/>
        </w:rPr>
      </w:pPr>
      <w:r>
        <w:rPr>
          <w:b/>
          <w:bCs/>
        </w:rPr>
        <w:t xml:space="preserve">Demonstrating </w:t>
      </w:r>
      <m:oMath>
        <m:r>
          <m:rPr>
            <m:sty m:val="bi"/>
          </m:rPr>
          <w:rPr>
            <w:rFonts w:ascii="Cambria Math" w:hAnsi="Cambria Math"/>
          </w:rPr>
          <m:t>β</m:t>
        </m:r>
      </m:oMath>
      <w:r w:rsidRPr="001061A5">
        <w:rPr>
          <w:b/>
          <w:bCs/>
        </w:rPr>
        <w:t>-diversity</w:t>
      </w:r>
      <w:r>
        <w:rPr>
          <w:b/>
          <w:bCs/>
        </w:rPr>
        <w:t xml:space="preserve"> metrics’ behavior </w:t>
      </w:r>
      <w:r w:rsidRPr="00DB4875">
        <w:rPr>
          <w:b/>
          <w:bCs/>
        </w:rPr>
        <w:t>with a simple s</w:t>
      </w:r>
      <w:r w:rsidRPr="006A381E">
        <w:rPr>
          <w:b/>
          <w:bCs/>
        </w:rPr>
        <w:t>imulation</w:t>
      </w:r>
    </w:p>
    <w:p w14:paraId="11242920" w14:textId="5CC2EE29" w:rsidR="0007048F" w:rsidRPr="0007048F" w:rsidRDefault="00475C3E" w:rsidP="006A381E">
      <w:pPr>
        <w:spacing w:line="240" w:lineRule="auto"/>
        <w:ind w:firstLine="720"/>
      </w:pPr>
      <w:r w:rsidRPr="0007048F">
        <w:lastRenderedPageBreak/>
        <w:t xml:space="preserve">To </w:t>
      </w:r>
      <w:r>
        <w:t xml:space="preserve">clarify </w:t>
      </w:r>
      <w:r w:rsidRPr="0007048F">
        <w:t xml:space="preserve">how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behaves relative to existing </w:t>
      </w:r>
      <m:oMath>
        <m:r>
          <w:rPr>
            <w:rFonts w:ascii="Cambria Math" w:hAnsi="Cambria Math"/>
          </w:rPr>
          <m:t>β</m:t>
        </m:r>
      </m:oMath>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r w:rsidR="0007048F" w:rsidRPr="0007048F">
        <w:t>By varying the absolute abundance of each ASV (1, 10, or 100), we generated 81 samples and 3,240 pairwise comparisons. For each pair, we computed four dissimilarity metrics: Bray-Curtis with relative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w:t>
      </w:r>
      <w:r>
        <w:t xml:space="preserve"> These comparisons help to illustrate how each axis of ecological difference—abundance, composition, and phylogeny—is expressed by the different metrics.</w:t>
      </w:r>
    </w:p>
    <w:p w14:paraId="334A70D7" w14:textId="146C17A0" w:rsidR="0007048F" w:rsidRPr="0007048F" w:rsidRDefault="00000000" w:rsidP="006A381E">
      <w:pPr>
        <w:spacing w:line="240" w:lineRule="auto"/>
        <w:ind w:firstLine="720"/>
      </w:pP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does not consistently yield higher or lower distances</w:t>
      </w:r>
      <w:r w:rsidR="005C02A0">
        <w:t xml:space="preserve"> compared to other metrics,</w:t>
      </w:r>
      <w:r w:rsidR="0007048F" w:rsidRPr="0007048F">
        <w:t xml:space="preserve"> but instead varies depending on how abundance and phylogeny intersect (Fig. 1B). In the improbable scenario that all branch lengths are equal,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xml:space="preserve"> (Fig. S1). These comparisons emphasize that</w:t>
      </w:r>
      <w:r w:rsidR="00475C3E">
        <w:t xml:space="preserve"> once branch length</w:t>
      </w:r>
      <w:r w:rsidR="005C02A0">
        <w:t>s</w:t>
      </w:r>
      <w:r w:rsidR="00475C3E">
        <w:t xml:space="preserve"> differ,</w:t>
      </w:r>
      <w:r w:rsidR="0007048F" w:rsidRPr="0007048F">
        <w:t xml:space="preserve"> incorporating phylogeny and absolute abundance</w:t>
      </w:r>
      <w:r w:rsidR="00475C3E">
        <w:t xml:space="preserve"> alters the structure of the distance space. The direction and magnitude of that change depend on which branches carry the abundance shifts.</w:t>
      </w:r>
      <w:r w:rsidR="005C02A0">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5C02A0" w:rsidRPr="0007048F">
        <w:t xml:space="preserve"> (Pearsons </w:t>
      </w:r>
      <m:oMath>
        <m:r>
          <w:rPr>
            <w:rFonts w:ascii="Cambria Math" w:hAnsi="Cambria Math"/>
          </w:rPr>
          <m:t>r</m:t>
        </m:r>
      </m:oMath>
      <w:r w:rsidR="005C02A0" w:rsidRPr="0007048F">
        <w:t xml:space="preserve"> = 0.82, </w:t>
      </w:r>
      <m:oMath>
        <m:r>
          <w:rPr>
            <w:rFonts w:ascii="Cambria Math" w:hAnsi="Cambria Math"/>
          </w:rPr>
          <m:t>p</m:t>
        </m:r>
      </m:oMath>
      <w:r w:rsidR="005C02A0" w:rsidRPr="0007048F">
        <w:t xml:space="preserve"> &lt; 0.0001) than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0.41)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0.55)</w:t>
      </w:r>
      <w:r w:rsidR="005C02A0">
        <w:t>.</w:t>
      </w:r>
    </w:p>
    <w:p w14:paraId="582144C2" w14:textId="12558DB4" w:rsidR="005C02A0" w:rsidRDefault="0007048F" w:rsidP="005C02A0">
      <w:pPr>
        <w:spacing w:line="240" w:lineRule="auto"/>
        <w:ind w:firstLine="720"/>
      </w:pPr>
      <w:r w:rsidRPr="0007048F">
        <w:t xml:space="preserve">To better understand how these metrics diverge, we examined individual sample pairs (Fig. 1C). Scenario 1 (gold star) illustrates the classic advantage of UniFrac: ASV_1 and ASV_2 are phylogenetically close, so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r w:rsidR="00475C3E">
        <w:t>abundance, even though their proportions differ</w:t>
      </w:r>
      <w:r w:rsidRPr="0007048F">
        <w:t xml:space="preserve">. In contrast, Scenario 4 (blue star) shows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can </w:t>
      </w:r>
      <w:r w:rsidR="00475C3E">
        <w:t xml:space="preserve">exceed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30848F7D" w14:textId="3F44D099" w:rsidR="005C02A0" w:rsidRDefault="005C02A0" w:rsidP="005C02A0">
      <w:pPr>
        <w:spacing w:line="240" w:lineRule="auto"/>
        <w:ind w:firstLine="720"/>
      </w:pPr>
      <w:r w:rsidRPr="0007048F">
        <w:t xml:space="preserve">These scenarios demonstrate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integrates variation along three ecologically relevant axes: composition, phylogenetic similarity, and microbial load, rather than isolating any single dimension. Because a given </w:t>
      </w:r>
      <m:oMath>
        <m:sSup>
          <m:sSupPr>
            <m:ctrlPr>
              <w:rPr>
                <w:rFonts w:ascii="Cambria Math" w:hAnsi="Cambria Math"/>
              </w:rPr>
            </m:ctrlPr>
          </m:sSupPr>
          <m:e>
            <m:r>
              <w:rPr>
                <w:rFonts w:ascii="Cambria Math" w:hAnsi="Cambria Math"/>
              </w:rPr>
              <m:t>U</m:t>
            </m:r>
          </m:e>
          <m:sup>
            <m:r>
              <w:rPr>
                <w:rFonts w:ascii="Cambria Math" w:hAnsi="Cambria Math"/>
              </w:rPr>
              <m:t>A</m:t>
            </m:r>
          </m:sup>
        </m:sSup>
      </m:oMath>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p>
    <w:p w14:paraId="660C8EA0" w14:textId="66B0146F" w:rsidR="005C02A0" w:rsidRDefault="005C02A0" w:rsidP="006A381E">
      <w:pPr>
        <w:spacing w:line="240" w:lineRule="auto"/>
      </w:pPr>
    </w:p>
    <w:p w14:paraId="4192CDC4" w14:textId="4A609174" w:rsidR="005C02A0" w:rsidRDefault="005C02A0" w:rsidP="006A381E">
      <w:pPr>
        <w:spacing w:line="240" w:lineRule="auto"/>
        <w:ind w:firstLine="720"/>
      </w:pPr>
    </w:p>
    <w:p w14:paraId="36028C7A" w14:textId="77777777" w:rsidR="00AE18EA" w:rsidRDefault="00AE18EA" w:rsidP="006A381E">
      <w:pPr>
        <w:spacing w:line="240" w:lineRule="auto"/>
        <w:ind w:firstLine="720"/>
      </w:pPr>
    </w:p>
    <w:p w14:paraId="26A4AD24" w14:textId="0F5026BD" w:rsidR="00AE18EA" w:rsidRPr="00AE18EA" w:rsidRDefault="005C02A0" w:rsidP="006A381E">
      <w:pPr>
        <w:spacing w:line="240" w:lineRule="auto"/>
        <w:rPr>
          <w:sz w:val="20"/>
          <w:szCs w:val="20"/>
        </w:rPr>
      </w:pPr>
      <w:r>
        <w:rPr>
          <w:noProof/>
        </w:rPr>
        <w:lastRenderedPageBreak/>
        <w:drawing>
          <wp:anchor distT="0" distB="0" distL="114300" distR="114300" simplePos="0" relativeHeight="251658240" behindDoc="0" locked="0" layoutInCell="1" allowOverlap="1" wp14:anchorId="746AB1CC" wp14:editId="503A445E">
            <wp:simplePos x="0" y="0"/>
            <wp:positionH relativeFrom="column">
              <wp:posOffset>-152400</wp:posOffset>
            </wp:positionH>
            <wp:positionV relativeFrom="paragraph">
              <wp:posOffset>0</wp:posOffset>
            </wp:positionV>
            <wp:extent cx="6111240" cy="3355340"/>
            <wp:effectExtent l="0" t="0" r="0" b="0"/>
            <wp:wrapSquare wrapText="bothSides"/>
            <wp:docPr id="5233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940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1240" cy="3355340"/>
                    </a:xfrm>
                    <a:prstGeom prst="rect">
                      <a:avLst/>
                    </a:prstGeom>
                  </pic:spPr>
                </pic:pic>
              </a:graphicData>
            </a:graphic>
            <wp14:sizeRelH relativeFrom="page">
              <wp14:pctWidth>0</wp14:pctWidth>
            </wp14:sizeRelH>
            <wp14:sizeRelV relativeFrom="page">
              <wp14:pctHeight>0</wp14:pctHeight>
            </wp14:sizeRelV>
          </wp:anchor>
        </w:drawing>
      </w:r>
      <w:r w:rsidR="00AE18EA" w:rsidRPr="00AE18EA">
        <w:rPr>
          <w:i/>
          <w:iCs/>
          <w:sz w:val="20"/>
          <w:szCs w:val="20"/>
        </w:rPr>
        <w:t>Figure 1. Simulated communities reveal how absolute abundance affects phylogenetic and non-phylogenetic β-diversity measures.</w:t>
      </w:r>
      <w:r w:rsidR="00AE18EA" w:rsidRPr="00AE18EA">
        <w:rPr>
          <w:sz w:val="20"/>
          <w:szCs w:val="20"/>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UniFrac using absolute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A</m:t>
            </m:r>
          </m:sup>
        </m:sSup>
      </m:oMath>
      <w:r w:rsidR="00AE18EA" w:rsidRPr="00AE18EA">
        <w:rPr>
          <w:sz w:val="20"/>
          <w:szCs w:val="20"/>
        </w:rPr>
        <w:t>) and three other metrics: Bray-Curtis using relative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R</m:t>
            </m:r>
          </m:sup>
        </m:sSup>
      </m:oMath>
      <w:r w:rsidR="00AE18EA" w:rsidRPr="00AE18EA">
        <w:rPr>
          <w:sz w:val="20"/>
          <w:szCs w:val="20"/>
        </w:rPr>
        <w:t>), weighted UniFrac using relative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R</m:t>
            </m:r>
          </m:sup>
        </m:sSup>
      </m:oMath>
      <w:r w:rsidR="00AE18EA" w:rsidRPr="00AE18EA">
        <w:rPr>
          <w:sz w:val="20"/>
          <w:szCs w:val="20"/>
        </w:rPr>
        <w:t>), and Bray-Curtis using absolute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A</m:t>
            </m:r>
          </m:sup>
        </m:sSup>
      </m:oMath>
      <w:r w:rsidR="00AE18EA" w:rsidRPr="00AE18EA">
        <w:rPr>
          <w:sz w:val="20"/>
          <w:szCs w:val="20"/>
        </w:rPr>
        <w:t xml:space="preserve">). (C) </w:t>
      </w:r>
      <w:r w:rsidR="00475C3E">
        <w:rPr>
          <w:sz w:val="20"/>
          <w:szCs w:val="20"/>
        </w:rPr>
        <w:t>I</w:t>
      </w:r>
      <w:r w:rsidR="00AE18EA" w:rsidRPr="00AE18EA">
        <w:rPr>
          <w:sz w:val="20"/>
          <w:szCs w:val="20"/>
        </w:rPr>
        <w:t>llustrati</w:t>
      </w:r>
      <w:r w:rsidR="003E5D44">
        <w:rPr>
          <w:sz w:val="20"/>
          <w:szCs w:val="20"/>
        </w:rPr>
        <w:t>ve</w:t>
      </w:r>
      <w:r w:rsidR="00475C3E">
        <w:rPr>
          <w:sz w:val="20"/>
          <w:szCs w:val="20"/>
        </w:rPr>
        <w:t xml:space="preserve"> sample pairs demonstrate how absolute abundances and phylogenetic structure interact to increase or decrease dissimilarity across metrics. S</w:t>
      </w:r>
      <w:r w:rsidR="00AE18EA" w:rsidRPr="00AE18EA">
        <w:rPr>
          <w:sz w:val="20"/>
          <w:szCs w:val="20"/>
        </w:rPr>
        <w:t>tars indicate where each scenario falls within the distributions shown in panel B. Actual values for each metric are displayed beneath each scenario.</w:t>
      </w:r>
    </w:p>
    <w:p w14:paraId="05CE7710" w14:textId="5027802F" w:rsidR="006237CB" w:rsidRPr="006A381E" w:rsidRDefault="006237CB" w:rsidP="006A381E">
      <w:pPr>
        <w:spacing w:line="240" w:lineRule="auto"/>
        <w:rPr>
          <w:b/>
          <w:bCs/>
        </w:rPr>
      </w:pPr>
      <w:r>
        <w:rPr>
          <w:b/>
          <w:bCs/>
        </w:rPr>
        <w:t>Application of Absolute UniFrac to Four Real-World Microbiome Datasets</w:t>
      </w:r>
    </w:p>
    <w:p w14:paraId="7A0417CA" w14:textId="39FB208D" w:rsidR="00CA4E44" w:rsidRDefault="00CC3C53">
      <w:pPr>
        <w:spacing w:line="240" w:lineRule="auto"/>
        <w:ind w:firstLine="720"/>
      </w:pPr>
      <w:r>
        <w:t xml:space="preserve">To illustrate the sensitivity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t xml:space="preserve">to </w:t>
      </w:r>
      <w:r w:rsidR="006237CB">
        <w:t xml:space="preserve">both </w:t>
      </w:r>
      <w:r>
        <w:t>variation in composition and absolute abundance, we re-analy</w:t>
      </w:r>
      <w:r w:rsidR="008729F6">
        <w:t>z</w:t>
      </w:r>
      <w:r>
        <w:t xml:space="preserve">ed four previously published datasets from diverse microbial systems. </w:t>
      </w:r>
      <w:r w:rsidR="008729F6">
        <w:t xml:space="preserve">These datasets included: </w:t>
      </w:r>
      <w:r w:rsidR="006237CB">
        <w:t xml:space="preserve">(i) </w:t>
      </w:r>
      <w:r w:rsidR="008729F6">
        <w:t xml:space="preserve">nuclear reactor cooling water </w:t>
      </w:r>
      <w:r w:rsidR="006237CB">
        <w:t xml:space="preserve">sampled </w:t>
      </w:r>
      <w:r w:rsidR="008729F6">
        <w:t xml:space="preserve">across three reactor cycle phases </w:t>
      </w:r>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r w:rsidR="008729F6">
        <w:t xml:space="preserve">; </w:t>
      </w:r>
      <w:r w:rsidR="006237CB">
        <w:t xml:space="preserve">(ii) the </w:t>
      </w:r>
      <w:r w:rsidR="008729F6">
        <w:t>mouse gut sample</w:t>
      </w:r>
      <w:r w:rsidR="003973E9">
        <w:t>d</w:t>
      </w:r>
      <w:r w:rsidR="008729F6">
        <w:t xml:space="preserve"> across multiple </w:t>
      </w:r>
      <w:r w:rsidR="003973E9">
        <w:t>regions</w:t>
      </w:r>
      <w:r w:rsidR="00BB7799">
        <w:t xml:space="preserve"> and</w:t>
      </w:r>
      <w:r w:rsidR="008729F6">
        <w:t xml:space="preserve"> between two diets </w:t>
      </w:r>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r w:rsidR="008729F6">
        <w:t xml:space="preserve">; </w:t>
      </w:r>
      <w:r w:rsidR="003973E9">
        <w:t>(iii) depth-stratified freshwater communities sampled across two months</w:t>
      </w:r>
      <w:r w:rsidR="008729F6">
        <w:t xml:space="preserve"> </w:t>
      </w:r>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r w:rsidR="008729F6">
        <w:t>; and</w:t>
      </w:r>
      <w:r w:rsidR="003973E9">
        <w:t xml:space="preserve"> (iv)</w:t>
      </w:r>
      <w:r w:rsidR="008729F6">
        <w:t xml:space="preserve"> peanut rhizo</w:t>
      </w:r>
      <w:r w:rsidR="003973E9">
        <w:t>s</w:t>
      </w:r>
      <w:r w:rsidR="008729F6">
        <w:t>pher</w:t>
      </w:r>
      <w:r w:rsidR="003973E9">
        <w:t>es under tw</w:t>
      </w:r>
      <w:r w:rsidR="008729F6">
        <w:t>o crop rotation schemes (conventional rotation (CR) vs. sod-based rotation (SBR)</w:t>
      </w:r>
      <w:r w:rsidR="003973E9">
        <w:t>)</w:t>
      </w:r>
      <w:r w:rsidR="00BB7799">
        <w:t xml:space="preserve">, plant maturities, and irrigation </w:t>
      </w:r>
      <w:r w:rsidR="003973E9">
        <w:t>treatments</w:t>
      </w:r>
      <w:r w:rsidR="008729F6">
        <w:t xml:space="preserve"> </w:t>
      </w:r>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r w:rsidR="008729F6">
        <w:t xml:space="preserve">. </w:t>
      </w:r>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w:t>
      </w:r>
      <w:r w:rsidR="00CA4E44">
        <w:lastRenderedPageBreak/>
        <w:t xml:space="preserve">details of the re-analysis workflow, including ASV generation and phylogenetic inference, are </w:t>
      </w:r>
      <w:r w:rsidR="005C02A0" w:rsidRPr="006A381E">
        <w:rPr>
          <w:noProof/>
          <w:sz w:val="20"/>
          <w:szCs w:val="20"/>
        </w:rPr>
        <w:drawing>
          <wp:anchor distT="0" distB="0" distL="114300" distR="114300" simplePos="0" relativeHeight="251659264" behindDoc="0" locked="0" layoutInCell="1" allowOverlap="1" wp14:anchorId="73DB701C" wp14:editId="15509A40">
            <wp:simplePos x="0" y="0"/>
            <wp:positionH relativeFrom="margin">
              <wp:posOffset>-23929</wp:posOffset>
            </wp:positionH>
            <wp:positionV relativeFrom="margin">
              <wp:posOffset>436880</wp:posOffset>
            </wp:positionV>
            <wp:extent cx="5942965" cy="5723255"/>
            <wp:effectExtent l="0" t="0" r="635" b="4445"/>
            <wp:wrapSquare wrapText="bothSides"/>
            <wp:docPr id="190665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5899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2965" cy="5723255"/>
                    </a:xfrm>
                    <a:prstGeom prst="rect">
                      <a:avLst/>
                    </a:prstGeom>
                  </pic:spPr>
                </pic:pic>
              </a:graphicData>
            </a:graphic>
            <wp14:sizeRelH relativeFrom="page">
              <wp14:pctWidth>0</wp14:pctWidth>
            </wp14:sizeRelH>
            <wp14:sizeRelV relativeFrom="page">
              <wp14:pctHeight>0</wp14:pctHeight>
            </wp14:sizeRelV>
          </wp:anchor>
        </w:drawing>
      </w:r>
      <w:r w:rsidR="00CA4E44">
        <w:t>provided in the Supporting Methods.</w:t>
      </w:r>
    </w:p>
    <w:p w14:paraId="32468638" w14:textId="6A305754" w:rsidR="005C02A0" w:rsidRPr="006A381E" w:rsidRDefault="005C02A0" w:rsidP="006A381E">
      <w:pPr>
        <w:spacing w:line="240" w:lineRule="auto"/>
        <w:rPr>
          <w:sz w:val="20"/>
          <w:szCs w:val="20"/>
        </w:rPr>
      </w:pPr>
      <w:r w:rsidRPr="001061A5">
        <w:rPr>
          <w:i/>
          <w:iCs/>
          <w:sz w:val="20"/>
          <w:szCs w:val="20"/>
        </w:rPr>
        <w:t xml:space="preserve">Figure 2. </w:t>
      </w:r>
      <w:r>
        <w:rPr>
          <w:i/>
          <w:iCs/>
          <w:sz w:val="20"/>
          <w:szCs w:val="20"/>
        </w:rPr>
        <w:t>Absolute UniFrac</w:t>
      </w:r>
      <w:r w:rsidRPr="001061A5">
        <w:rPr>
          <w:i/>
          <w:iCs/>
          <w:sz w:val="20"/>
          <w:szCs w:val="20"/>
        </w:rPr>
        <w:t xml:space="preserve"> </w:t>
      </w:r>
      <w:r>
        <w:rPr>
          <w:i/>
          <w:iCs/>
          <w:sz w:val="20"/>
          <w:szCs w:val="20"/>
        </w:rPr>
        <w:t>(</w:t>
      </w:r>
      <w:r w:rsidRPr="001061A5">
        <w:rPr>
          <w:i/>
          <w:iCs/>
          <w:sz w:val="20"/>
          <w:szCs w:val="20"/>
        </w:rPr>
        <w:t>U</w:t>
      </w:r>
      <w:r w:rsidRPr="001061A5">
        <w:rPr>
          <w:i/>
          <w:iCs/>
          <w:sz w:val="20"/>
          <w:szCs w:val="20"/>
          <w:vertAlign w:val="superscript"/>
        </w:rPr>
        <w:t>A</w:t>
      </w:r>
      <w:r>
        <w:rPr>
          <w:i/>
          <w:iCs/>
          <w:sz w:val="20"/>
          <w:szCs w:val="20"/>
        </w:rPr>
        <w:t xml:space="preserve">) compared with </w:t>
      </w:r>
      <w:r w:rsidRPr="001061A5">
        <w:rPr>
          <w:i/>
          <w:iCs/>
          <w:sz w:val="20"/>
          <w:szCs w:val="20"/>
        </w:rPr>
        <w:t xml:space="preserve">other </w:t>
      </w:r>
      <w:r>
        <w:rPr>
          <w:i/>
          <w:iCs/>
          <w:sz w:val="20"/>
          <w:szCs w:val="20"/>
        </w:rPr>
        <w:sym w:font="Symbol" w:char="F062"/>
      </w:r>
      <w:r>
        <w:rPr>
          <w:i/>
          <w:iCs/>
          <w:sz w:val="20"/>
          <w:szCs w:val="20"/>
        </w:rPr>
        <w:t xml:space="preserve">-diversity </w:t>
      </w:r>
      <w:r w:rsidRPr="001061A5">
        <w:rPr>
          <w:i/>
          <w:iCs/>
          <w:sz w:val="20"/>
          <w:szCs w:val="20"/>
        </w:rPr>
        <w:t xml:space="preserve">metrics across </w:t>
      </w:r>
      <w:r>
        <w:rPr>
          <w:i/>
          <w:iCs/>
          <w:sz w:val="20"/>
          <w:szCs w:val="20"/>
        </w:rPr>
        <w:t xml:space="preserve">four </w:t>
      </w:r>
      <w:r w:rsidRPr="001061A5">
        <w:rPr>
          <w:i/>
          <w:iCs/>
          <w:sz w:val="20"/>
          <w:szCs w:val="20"/>
        </w:rPr>
        <w:t xml:space="preserve">real microbial </w:t>
      </w:r>
      <w:r>
        <w:rPr>
          <w:i/>
          <w:iCs/>
          <w:sz w:val="20"/>
          <w:szCs w:val="20"/>
        </w:rPr>
        <w:t>datasets</w:t>
      </w:r>
      <w:r w:rsidRPr="001061A5">
        <w:rPr>
          <w:i/>
          <w:iCs/>
          <w:sz w:val="20"/>
          <w:szCs w:val="20"/>
        </w:rPr>
        <w:t xml:space="preserve">. </w:t>
      </w:r>
      <w:r>
        <w:rPr>
          <w:sz w:val="20"/>
          <w:szCs w:val="20"/>
        </w:rPr>
        <w:t xml:space="preserve">Each panel shows pairwise sample distances for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(x-axis) against </w:t>
      </w:r>
      <w:r w:rsidRPr="001061A5">
        <w:rPr>
          <w:sz w:val="20"/>
          <w:szCs w:val="20"/>
        </w:rPr>
        <w:t xml:space="preserve">another metric </w:t>
      </w:r>
      <w:r>
        <w:rPr>
          <w:sz w:val="20"/>
          <w:szCs w:val="20"/>
        </w:rPr>
        <w:t>(</w:t>
      </w:r>
      <w:r w:rsidRPr="001061A5">
        <w:rPr>
          <w:sz w:val="20"/>
          <w:szCs w:val="20"/>
        </w:rPr>
        <w:t>y-axis</w:t>
      </w:r>
      <w:r>
        <w:rPr>
          <w:sz w:val="20"/>
          <w:szCs w:val="20"/>
        </w:rPr>
        <w:t>)</w:t>
      </w:r>
      <w:r w:rsidRPr="001061A5">
        <w:rPr>
          <w:sz w:val="20"/>
          <w:szCs w:val="20"/>
        </w:rPr>
        <w:t xml:space="preserve">: </w:t>
      </w:r>
      <w:r>
        <w:rPr>
          <w:sz w:val="20"/>
          <w:szCs w:val="20"/>
        </w:rPr>
        <w:t>Bray-Curtis using relative abundance (</w:t>
      </w:r>
      <w:r w:rsidRPr="001061A5">
        <w:rPr>
          <w:i/>
          <w:iCs/>
          <w:sz w:val="20"/>
          <w:szCs w:val="20"/>
        </w:rPr>
        <w:t>BC</w:t>
      </w:r>
      <w:r w:rsidRPr="001061A5">
        <w:rPr>
          <w:i/>
          <w:iCs/>
          <w:sz w:val="20"/>
          <w:szCs w:val="20"/>
          <w:vertAlign w:val="superscript"/>
        </w:rPr>
        <w:t>R</w:t>
      </w:r>
      <w:r>
        <w:rPr>
          <w:sz w:val="20"/>
          <w:szCs w:val="20"/>
        </w:rPr>
        <w:t xml:space="preserve">, </w:t>
      </w:r>
      <w:r w:rsidRPr="001061A5">
        <w:rPr>
          <w:sz w:val="20"/>
          <w:szCs w:val="20"/>
        </w:rPr>
        <w:t>first column</w:t>
      </w:r>
      <w:r>
        <w:rPr>
          <w:sz w:val="20"/>
          <w:szCs w:val="20"/>
        </w:rPr>
        <w:t>)</w:t>
      </w:r>
      <w:r w:rsidRPr="001061A5">
        <w:rPr>
          <w:sz w:val="20"/>
          <w:szCs w:val="20"/>
        </w:rPr>
        <w:t>,</w:t>
      </w:r>
      <w:r>
        <w:rPr>
          <w:sz w:val="20"/>
          <w:szCs w:val="20"/>
        </w:rPr>
        <w:t xml:space="preserve"> weighted UniFrac using relative abundances (</w:t>
      </w:r>
      <w:r w:rsidRPr="001061A5">
        <w:rPr>
          <w:i/>
          <w:iCs/>
          <w:sz w:val="20"/>
          <w:szCs w:val="20"/>
        </w:rPr>
        <w:t>U</w:t>
      </w:r>
      <w:r w:rsidRPr="001061A5">
        <w:rPr>
          <w:i/>
          <w:iCs/>
          <w:sz w:val="20"/>
          <w:szCs w:val="20"/>
          <w:vertAlign w:val="superscript"/>
        </w:rPr>
        <w:t>R</w:t>
      </w:r>
      <w:r>
        <w:rPr>
          <w:sz w:val="20"/>
          <w:szCs w:val="20"/>
        </w:rPr>
        <w:t xml:space="preserve">, </w:t>
      </w:r>
      <w:r w:rsidRPr="001061A5">
        <w:rPr>
          <w:sz w:val="20"/>
          <w:szCs w:val="20"/>
        </w:rPr>
        <w:t>second</w:t>
      </w:r>
      <w:r>
        <w:rPr>
          <w:sz w:val="20"/>
          <w:szCs w:val="20"/>
        </w:rPr>
        <w:t xml:space="preserve"> column)</w:t>
      </w:r>
      <w:r w:rsidRPr="001061A5">
        <w:rPr>
          <w:sz w:val="20"/>
          <w:szCs w:val="20"/>
        </w:rPr>
        <w:t>, and</w:t>
      </w:r>
      <w:r>
        <w:rPr>
          <w:sz w:val="20"/>
          <w:szCs w:val="20"/>
        </w:rPr>
        <w:t xml:space="preserve"> Bray-curtis using absolute abundances (</w:t>
      </w:r>
      <w:r w:rsidRPr="001061A5">
        <w:rPr>
          <w:i/>
          <w:iCs/>
          <w:sz w:val="20"/>
          <w:szCs w:val="20"/>
        </w:rPr>
        <w:t>BC</w:t>
      </w:r>
      <w:r w:rsidRPr="001061A5">
        <w:rPr>
          <w:i/>
          <w:iCs/>
          <w:sz w:val="20"/>
          <w:szCs w:val="20"/>
          <w:vertAlign w:val="superscript"/>
        </w:rPr>
        <w:t>A</w:t>
      </w:r>
      <w:r>
        <w:rPr>
          <w:sz w:val="20"/>
          <w:szCs w:val="20"/>
        </w:rPr>
        <w:t xml:space="preserve">, </w:t>
      </w:r>
      <w:r w:rsidRPr="001061A5">
        <w:rPr>
          <w:sz w:val="20"/>
          <w:szCs w:val="20"/>
        </w:rPr>
        <w:t>third</w:t>
      </w:r>
      <w:r>
        <w:rPr>
          <w:sz w:val="20"/>
          <w:szCs w:val="20"/>
        </w:rPr>
        <w:t xml:space="preserve"> column)</w:t>
      </w:r>
      <w:r w:rsidRPr="001061A5">
        <w:rPr>
          <w:sz w:val="20"/>
          <w:szCs w:val="20"/>
        </w:rPr>
        <w:t>. Contours in</w:t>
      </w:r>
      <w:r>
        <w:rPr>
          <w:sz w:val="20"/>
          <w:szCs w:val="20"/>
        </w:rPr>
        <w:t xml:space="preserve">dicate </w:t>
      </w:r>
      <w:r w:rsidRPr="001061A5">
        <w:rPr>
          <w:sz w:val="20"/>
          <w:szCs w:val="20"/>
        </w:rPr>
        <w:t xml:space="preserve">the </w:t>
      </w:r>
      <w:r>
        <w:rPr>
          <w:sz w:val="20"/>
          <w:szCs w:val="20"/>
        </w:rPr>
        <w:t xml:space="preserve">relative </w:t>
      </w:r>
      <w:r w:rsidRPr="001061A5">
        <w:rPr>
          <w:sz w:val="20"/>
          <w:szCs w:val="20"/>
        </w:rPr>
        <w:t xml:space="preserve">density of </w:t>
      </w:r>
      <w:r>
        <w:rPr>
          <w:sz w:val="20"/>
          <w:szCs w:val="20"/>
        </w:rPr>
        <w:t>pairwise comparisons (</w:t>
      </w:r>
      <w:r w:rsidRPr="001061A5">
        <w:rPr>
          <w:sz w:val="20"/>
          <w:szCs w:val="20"/>
        </w:rPr>
        <w:t xml:space="preserve">n </w:t>
      </w:r>
      <w:r>
        <w:rPr>
          <w:sz w:val="20"/>
          <w:szCs w:val="20"/>
        </w:rPr>
        <w:t xml:space="preserve">shown for </w:t>
      </w:r>
      <w:r w:rsidRPr="001061A5">
        <w:rPr>
          <w:sz w:val="20"/>
          <w:szCs w:val="20"/>
        </w:rPr>
        <w:t>each dataset</w:t>
      </w:r>
      <w:r>
        <w:rPr>
          <w:sz w:val="20"/>
          <w:szCs w:val="20"/>
        </w:rPr>
        <w:t>, left</w:t>
      </w:r>
      <w:r w:rsidRPr="001061A5">
        <w:rPr>
          <w:sz w:val="20"/>
          <w:szCs w:val="20"/>
        </w:rPr>
        <w:t xml:space="preserve">), with darker </w:t>
      </w:r>
      <w:r>
        <w:rPr>
          <w:sz w:val="20"/>
          <w:szCs w:val="20"/>
        </w:rPr>
        <w:t>shading</w:t>
      </w:r>
      <w:r w:rsidRPr="001061A5">
        <w:rPr>
          <w:sz w:val="20"/>
          <w:szCs w:val="20"/>
        </w:rPr>
        <w:t xml:space="preserve"> corresponding to more observations. The</w:t>
      </w:r>
      <w:r>
        <w:rPr>
          <w:sz w:val="20"/>
          <w:szCs w:val="20"/>
        </w:rPr>
        <w:t xml:space="preserve"> dashed line marks the </w:t>
      </w:r>
      <w:r w:rsidRPr="001061A5">
        <w:rPr>
          <w:sz w:val="20"/>
          <w:szCs w:val="20"/>
        </w:rPr>
        <w:t xml:space="preserve">1:1 </w:t>
      </w:r>
      <w:r>
        <w:rPr>
          <w:sz w:val="20"/>
          <w:szCs w:val="20"/>
        </w:rPr>
        <w:t xml:space="preserve">relationship. Points </w:t>
      </w:r>
      <w:r w:rsidRPr="001061A5">
        <w:rPr>
          <w:sz w:val="20"/>
          <w:szCs w:val="20"/>
        </w:rPr>
        <w:t>above the line</w:t>
      </w:r>
      <w:r>
        <w:rPr>
          <w:sz w:val="20"/>
          <w:szCs w:val="20"/>
        </w:rPr>
        <w:t xml:space="preserve"> indicate cases where</w:t>
      </w:r>
      <w:r w:rsidRPr="001061A5">
        <w:rPr>
          <w:sz w:val="20"/>
          <w:szCs w:val="20"/>
        </w:rPr>
        <w:t xml:space="preserve">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is smaller than the comparator metric, while points below the line indicate cases where </w:t>
      </w:r>
      <w:r w:rsidRPr="00B926F8">
        <w:rPr>
          <w:i/>
          <w:iCs/>
          <w:sz w:val="20"/>
          <w:szCs w:val="20"/>
        </w:rPr>
        <w:t>U</w:t>
      </w:r>
      <w:r w:rsidRPr="00B926F8">
        <w:rPr>
          <w:i/>
          <w:iCs/>
          <w:sz w:val="20"/>
          <w:szCs w:val="20"/>
          <w:vertAlign w:val="superscript"/>
        </w:rPr>
        <w:t>A</w:t>
      </w:r>
      <w:r w:rsidRPr="00B926F8">
        <w:rPr>
          <w:sz w:val="20"/>
          <w:szCs w:val="20"/>
        </w:rPr>
        <w:t xml:space="preserve"> </w:t>
      </w:r>
      <w:r>
        <w:rPr>
          <w:sz w:val="20"/>
          <w:szCs w:val="20"/>
        </w:rPr>
        <w:t>is larger.</w:t>
      </w:r>
    </w:p>
    <w:p w14:paraId="0A11A17D" w14:textId="532E8CE9" w:rsidR="00CA4E44" w:rsidRDefault="00CA4E44" w:rsidP="006A381E">
      <w:pPr>
        <w:spacing w:line="240" w:lineRule="auto"/>
        <w:ind w:firstLine="720"/>
      </w:pPr>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w:t>
      </w:r>
      <w:r>
        <w:lastRenderedPageBreak/>
        <w:t xml:space="preserve">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p>
    <w:p w14:paraId="6CC29618" w14:textId="77777777" w:rsidR="00CA4E44" w:rsidRDefault="00CA4E44" w:rsidP="006A381E">
      <w:pPr>
        <w:spacing w:line="240" w:lineRule="auto"/>
        <w:ind w:firstLine="720"/>
      </w:pPr>
      <w:r>
        <w:rPr>
          <w:i/>
          <w:iCs/>
        </w:rPr>
        <w:t>U</w:t>
      </w:r>
      <w:r>
        <w:rPr>
          <w:i/>
          <w:iCs/>
          <w:vertAlign w:val="superscript"/>
        </w:rPr>
        <w:t>A</w:t>
      </w:r>
      <w:r>
        <w:rPr>
          <w:i/>
          <w:iCs/>
        </w:rPr>
        <w:t xml:space="preserve"> </w:t>
      </w:r>
      <w:r>
        <w:t xml:space="preserve">generally reported distances that were similar to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similar to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closely-related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p>
    <w:p w14:paraId="0004FF8C" w14:textId="7505EE4E" w:rsidR="00CA4E44" w:rsidRDefault="00CA4E44" w:rsidP="006A381E">
      <w:pPr>
        <w:spacing w:line="240" w:lineRule="auto"/>
        <w:ind w:firstLine="720"/>
        <w:rPr>
          <w:rFonts w:eastAsiaTheme="minorEastAsia"/>
        </w:rPr>
      </w:pPr>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strongly absolute abundance contributed to this discrimination, we also calculated </w:t>
      </w:r>
      <w:r>
        <w:rPr>
          <w:i/>
          <w:iCs/>
        </w:rPr>
        <w:t>GU</w:t>
      </w:r>
      <w:r>
        <w:rPr>
          <w:i/>
          <w:iCs/>
          <w:vertAlign w:val="superscript"/>
        </w:rPr>
        <w:t>A</w:t>
      </w:r>
      <w:r>
        <w:rPr>
          <w:i/>
          <w:iCs/>
        </w:rPr>
        <w:t xml:space="preserve"> </w:t>
      </w:r>
      <w:r>
        <w:t xml:space="preserve">across a range of </w:t>
      </w:r>
      <m:oMath>
        <m:r>
          <w:rPr>
            <w:rFonts w:ascii="Cambria Math" w:hAnsi="Cambria Math"/>
          </w:rPr>
          <m:t>α</m:t>
        </m:r>
      </m:oMath>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p>
    <w:p w14:paraId="772E1E7B" w14:textId="0062F88D" w:rsidR="00CA4E44" w:rsidRDefault="00CA4E44" w:rsidP="006A381E">
      <w:pPr>
        <w:spacing w:line="240" w:lineRule="auto"/>
        <w:rPr>
          <w:rFonts w:eastAsiaTheme="minorEastAsia"/>
        </w:rPr>
      </w:pPr>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m:oMath>
        <m:r>
          <w:rPr>
            <w:rFonts w:ascii="Cambria Math" w:hAnsi="Cambria Math"/>
          </w:rPr>
          <m:t>α</m:t>
        </m:r>
      </m:oMath>
      <w:r>
        <w:rPr>
          <w:rFonts w:eastAsiaTheme="minorEastAsia"/>
        </w:rPr>
        <w:t xml:space="preserve"> increased. In contrast, relative metrics captured more variation in the cooling water dataset (again at higher </w:t>
      </w:r>
      <m:oMath>
        <m:r>
          <w:rPr>
            <w:rFonts w:ascii="Cambria Math" w:hAnsi="Cambria Math"/>
          </w:rPr>
          <m:t>α)</m:t>
        </m:r>
      </m:oMath>
      <w:r>
        <w:rPr>
          <w:rFonts w:eastAsiaTheme="minorEastAsia"/>
        </w:rPr>
        <w:t xml:space="preserve">, and all metrics explained comparably little variance in the soil dataset. Taken at face value, these trends might suggest that higher </w:t>
      </w:r>
      <m:oMath>
        <m:r>
          <w:rPr>
            <w:rFonts w:ascii="Cambria Math" w:hAnsi="Cambria Math"/>
          </w:rPr>
          <m:t>α</m:t>
        </m:r>
      </m:oMath>
      <w:r>
        <w:rPr>
          <w:rFonts w:eastAsiaTheme="minorEastAsia"/>
        </w:rPr>
        <w:t xml:space="preserve"> values typically improve group differentiation. </w:t>
      </w:r>
    </w:p>
    <w:p w14:paraId="56080E16" w14:textId="41322809" w:rsidR="00CA4E44" w:rsidRDefault="00CA4E44" w:rsidP="006A381E">
      <w:pPr>
        <w:spacing w:line="240" w:lineRule="auto"/>
        <w:ind w:firstLine="720"/>
      </w:pPr>
      <w:r>
        <w:rPr>
          <w:rFonts w:eastAsiaTheme="minorEastAsia"/>
        </w:rPr>
        <w:t xml:space="preserve">However, this comes with a major caveat: </w:t>
      </w:r>
      <w:r w:rsidRPr="0007048F">
        <w:t xml:space="preserve">at high </w:t>
      </w:r>
      <w:bookmarkStart w:id="12" w:name="_Hlk214542613"/>
      <m:oMath>
        <m:r>
          <w:rPr>
            <w:rFonts w:ascii="Cambria Math" w:hAnsi="Cambria Math"/>
          </w:rPr>
          <m:t>α</m:t>
        </m:r>
      </m:oMath>
      <w:bookmarkEnd w:id="12"/>
      <w:r w:rsidRPr="0007048F">
        <w:t xml:space="preserve"> values,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m:oMath>
        <m:r>
          <w:rPr>
            <w:rFonts w:ascii="Cambria Math" w:hAnsi="Cambria Math"/>
          </w:rPr>
          <m:t>α</m:t>
        </m:r>
      </m:oMath>
      <w:r w:rsidRPr="0007048F">
        <w:t xml:space="preserve"> = 1,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fldChar w:fldCharType="separate"/>
      </w:r>
      <w:r w:rsidR="00A20B2F">
        <w:rPr>
          <w:noProof/>
        </w:rPr>
        <w:t>[15]</w:t>
      </w:r>
      <w:r>
        <w:fldChar w:fldCharType="end"/>
      </w:r>
      <w:r>
        <w:t xml:space="preserve">, </w:t>
      </w:r>
      <w:r w:rsidRPr="0007048F">
        <w:t>potentially distorting ecological interpretation</w:t>
      </w:r>
      <w:r>
        <w:rPr>
          <w:rFonts w:eastAsiaTheme="minorEastAsia"/>
        </w:rPr>
        <w:t>.</w:t>
      </w:r>
      <w:ins w:id="13" w:author="Augustus Raymond Pendleton" w:date="2025-11-20T14:46:00Z" w16du:dateUtc="2025-11-20T19:46:00Z">
        <w:r w:rsidR="00210DF7">
          <w:rPr>
            <w:rFonts w:eastAsiaTheme="minorEastAsia"/>
          </w:rPr>
          <w:t xml:space="preserve"> </w:t>
        </w:r>
      </w:ins>
      <w:ins w:id="14" w:author="Augustus Raymond Pendleton" w:date="2025-11-20T14:48:00Z" w16du:dateUtc="2025-11-20T19:48:00Z">
        <w:r w:rsidR="00210DF7">
          <w:rPr>
            <w:rFonts w:eastAsiaTheme="minorEastAsia"/>
          </w:rPr>
          <w:t xml:space="preserve">Besides tuning </w:t>
        </w:r>
      </w:ins>
      <m:oMath>
        <m:r>
          <w:ins w:id="15" w:author="Augustus Raymond Pendleton" w:date="2025-11-20T14:48:00Z" w16du:dateUtc="2025-11-20T19:48:00Z">
            <w:rPr>
              <w:rFonts w:ascii="Cambria Math" w:hAnsi="Cambria Math"/>
            </w:rPr>
            <m:t>α</m:t>
          </w:ins>
        </m:r>
      </m:oMath>
      <w:ins w:id="16" w:author="Augustus Raymond Pendleton" w:date="2025-11-20T14:48:00Z" w16du:dateUtc="2025-11-20T19:48:00Z">
        <w:r w:rsidR="00210DF7">
          <w:rPr>
            <w:rFonts w:eastAsiaTheme="minorEastAsia"/>
          </w:rPr>
          <w:t>,</w:t>
        </w:r>
      </w:ins>
      <w:ins w:id="17" w:author="Augustus Raymond Pendleton" w:date="2025-11-20T14:46:00Z" w16du:dateUtc="2025-11-20T19:46:00Z">
        <w:r w:rsidR="00210DF7">
          <w:rPr>
            <w:rFonts w:eastAsiaTheme="minorEastAsia"/>
          </w:rPr>
          <w:t xml:space="preserve"> methods such as NMDS or partial ordination</w:t>
        </w:r>
      </w:ins>
      <w:ins w:id="18" w:author="Augustus Raymond Pendleton" w:date="2025-11-20T14:49:00Z" w16du:dateUtc="2025-11-20T19:49:00Z">
        <w:r w:rsidR="00210DF7">
          <w:rPr>
            <w:rFonts w:eastAsiaTheme="minorEastAsia"/>
          </w:rPr>
          <w:t xml:space="preserve"> could be alternative approaches to modulate the sensitivity of ordinations to microbial load </w:t>
        </w:r>
      </w:ins>
      <w:r w:rsidR="00210DF7">
        <w:rPr>
          <w:rFonts w:eastAsiaTheme="minorEastAsia"/>
        </w:rPr>
        <w:fldChar w:fldCharType="begin"/>
      </w:r>
      <w:r w:rsidR="00210DF7">
        <w:rPr>
          <w:rFonts w:eastAsiaTheme="minorEastAsia"/>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210DF7">
        <w:rPr>
          <w:rFonts w:eastAsiaTheme="minorEastAsia"/>
        </w:rPr>
        <w:fldChar w:fldCharType="separate"/>
      </w:r>
      <w:r w:rsidR="00210DF7">
        <w:rPr>
          <w:rFonts w:eastAsiaTheme="minorEastAsia"/>
          <w:noProof/>
        </w:rPr>
        <w:t>[16]</w:t>
      </w:r>
      <w:r w:rsidR="00210DF7">
        <w:rPr>
          <w:rFonts w:eastAsiaTheme="minorEastAsia"/>
        </w:rPr>
        <w:fldChar w:fldCharType="end"/>
      </w:r>
      <w:ins w:id="19" w:author="Augustus Raymond Pendleton" w:date="2025-11-20T14:50:00Z" w16du:dateUtc="2025-11-20T19:50:00Z">
        <w:r w:rsidR="00210DF7">
          <w:rPr>
            <w:rFonts w:eastAsiaTheme="minorEastAsia"/>
          </w:rPr>
          <w:t xml:space="preserve">. </w:t>
        </w:r>
      </w:ins>
    </w:p>
    <w:p w14:paraId="14B5890C" w14:textId="2A3F1D73" w:rsidR="0007048F" w:rsidRDefault="0007048F" w:rsidP="006A381E">
      <w:pPr>
        <w:spacing w:line="240" w:lineRule="auto"/>
        <w:ind w:firstLine="720"/>
      </w:pPr>
    </w:p>
    <w:p w14:paraId="7FD12C05" w14:textId="0C7DADAE" w:rsidR="008A350F" w:rsidRDefault="0099506B" w:rsidP="006A381E">
      <w:pPr>
        <w:spacing w:line="240" w:lineRule="auto"/>
      </w:pPr>
      <w:r>
        <w:rPr>
          <w:noProof/>
        </w:rPr>
        <w:lastRenderedPageBreak/>
        <w:drawing>
          <wp:anchor distT="0" distB="0" distL="114300" distR="114300" simplePos="0" relativeHeight="251660288" behindDoc="0" locked="0" layoutInCell="1" allowOverlap="1" wp14:anchorId="0079D173" wp14:editId="4EEA8080">
            <wp:simplePos x="0" y="0"/>
            <wp:positionH relativeFrom="column">
              <wp:posOffset>-88900</wp:posOffset>
            </wp:positionH>
            <wp:positionV relativeFrom="paragraph">
              <wp:posOffset>101600</wp:posOffset>
            </wp:positionV>
            <wp:extent cx="5942330" cy="2492375"/>
            <wp:effectExtent l="0" t="0" r="1270" b="0"/>
            <wp:wrapSquare wrapText="bothSides"/>
            <wp:docPr id="1430345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568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330" cy="2492375"/>
                    </a:xfrm>
                    <a:prstGeom prst="rect">
                      <a:avLst/>
                    </a:prstGeom>
                  </pic:spPr>
                </pic:pic>
              </a:graphicData>
            </a:graphic>
            <wp14:sizeRelH relativeFrom="page">
              <wp14:pctWidth>0</wp14:pctWidth>
            </wp14:sizeRelH>
            <wp14:sizeRelV relativeFrom="page">
              <wp14:pctHeight>0</wp14:pctHeight>
            </wp14:sizeRelV>
          </wp:anchor>
        </w:drawing>
      </w:r>
      <w:r w:rsidR="00E32F80" w:rsidRPr="006A381E">
        <w:rPr>
          <w:i/>
          <w:iCs/>
          <w:sz w:val="20"/>
          <w:szCs w:val="20"/>
        </w:rPr>
        <w:t xml:space="preserve">Figure 3. </w:t>
      </w:r>
      <w:r w:rsidR="00CA4E44">
        <w:rPr>
          <w:i/>
          <w:iCs/>
          <w:sz w:val="20"/>
          <w:szCs w:val="20"/>
        </w:rPr>
        <w:t>D</w:t>
      </w:r>
      <w:r w:rsidR="00CA4E44" w:rsidRPr="001061A5">
        <w:rPr>
          <w:i/>
          <w:iCs/>
          <w:sz w:val="20"/>
          <w:szCs w:val="20"/>
        </w:rPr>
        <w:t>iscriminat</w:t>
      </w:r>
      <w:r w:rsidR="00CA4E44">
        <w:rPr>
          <w:i/>
          <w:iCs/>
          <w:sz w:val="20"/>
          <w:szCs w:val="20"/>
        </w:rPr>
        <w:t>ory performance of U</w:t>
      </w:r>
      <w:r w:rsidR="00CA4E44" w:rsidRPr="001061A5">
        <w:rPr>
          <w:i/>
          <w:iCs/>
          <w:sz w:val="20"/>
          <w:szCs w:val="20"/>
          <w:vertAlign w:val="superscript"/>
        </w:rPr>
        <w:t>A</w:t>
      </w:r>
      <w:r w:rsidR="00CA4E44">
        <w:rPr>
          <w:i/>
          <w:iCs/>
          <w:sz w:val="20"/>
          <w:szCs w:val="20"/>
        </w:rPr>
        <w:t xml:space="preserve"> and related metrics across four microbial systems</w:t>
      </w:r>
      <w:r w:rsidR="00CA4E44" w:rsidRPr="001061A5">
        <w:rPr>
          <w:i/>
          <w:iCs/>
          <w:sz w:val="20"/>
          <w:szCs w:val="20"/>
        </w:rPr>
        <w:t xml:space="preserve">. </w:t>
      </w:r>
      <w:r w:rsidR="00CA4E44" w:rsidRPr="001061A5">
        <w:rPr>
          <w:sz w:val="20"/>
          <w:szCs w:val="20"/>
        </w:rPr>
        <w:t xml:space="preserve">(A) PERMANOVAs were </w:t>
      </w:r>
      <w:r w:rsidR="00CA4E44">
        <w:rPr>
          <w:sz w:val="20"/>
          <w:szCs w:val="20"/>
        </w:rPr>
        <w:t>used to quantify the percent variance (</w:t>
      </w:r>
      <w:r w:rsidR="00CA4E44" w:rsidRPr="001061A5">
        <w:rPr>
          <w:i/>
          <w:iCs/>
          <w:sz w:val="20"/>
          <w:szCs w:val="20"/>
        </w:rPr>
        <w:t>R</w:t>
      </w:r>
      <w:r w:rsidR="00CA4E44" w:rsidRPr="001061A5">
        <w:rPr>
          <w:i/>
          <w:iCs/>
          <w:sz w:val="20"/>
          <w:szCs w:val="20"/>
          <w:vertAlign w:val="superscript"/>
        </w:rPr>
        <w:t>2</w:t>
      </w:r>
      <w:r w:rsidR="00CA4E44">
        <w:rPr>
          <w:sz w:val="20"/>
          <w:szCs w:val="20"/>
        </w:rPr>
        <w:t xml:space="preserve">) explained by predefined </w:t>
      </w:r>
      <w:r w:rsidR="00CA4E44" w:rsidRPr="001061A5">
        <w:rPr>
          <w:sz w:val="20"/>
          <w:szCs w:val="20"/>
        </w:rPr>
        <w:t>categor</w:t>
      </w:r>
      <w:r w:rsidR="00CA4E44">
        <w:rPr>
          <w:sz w:val="20"/>
          <w:szCs w:val="20"/>
        </w:rPr>
        <w:t>ical</w:t>
      </w:r>
      <w:r w:rsidR="00CA4E44" w:rsidRPr="001061A5">
        <w:rPr>
          <w:sz w:val="20"/>
          <w:szCs w:val="20"/>
        </w:rPr>
        <w:t xml:space="preserve"> groups </w:t>
      </w:r>
      <w:r w:rsidR="00CA4E44">
        <w:rPr>
          <w:sz w:val="20"/>
          <w:szCs w:val="20"/>
        </w:rPr>
        <w:t>(shown in italics beneath each dataset name),</w:t>
      </w:r>
      <w:r w:rsidR="00CA4E44" w:rsidRPr="001061A5">
        <w:rPr>
          <w:sz w:val="20"/>
          <w:szCs w:val="20"/>
        </w:rPr>
        <w:t xml:space="preserve"> with 1,000 </w:t>
      </w:r>
      <w:r w:rsidR="00CA4E44">
        <w:rPr>
          <w:sz w:val="20"/>
          <w:szCs w:val="20"/>
        </w:rPr>
        <w:t>permutations</w:t>
      </w:r>
      <w:r w:rsidR="00CA4E44" w:rsidRPr="001061A5">
        <w:rPr>
          <w:sz w:val="20"/>
          <w:szCs w:val="20"/>
        </w:rPr>
        <w:t xml:space="preserve">. </w:t>
      </w:r>
      <w:r w:rsidR="00DB4875">
        <w:rPr>
          <w:sz w:val="20"/>
          <w:szCs w:val="20"/>
        </w:rPr>
        <w:t>PERMANOVA results</w:t>
      </w:r>
      <w:r w:rsidR="00CA4E44">
        <w:rPr>
          <w:sz w:val="20"/>
          <w:szCs w:val="20"/>
        </w:rPr>
        <w:t xml:space="preserve"> were evaluated</w:t>
      </w:r>
      <w:r w:rsidR="00CA4E44" w:rsidRPr="001061A5">
        <w:rPr>
          <w:sz w:val="20"/>
          <w:szCs w:val="20"/>
        </w:rPr>
        <w:t xml:space="preserve"> across five metrics and, where applicable, across eleven </w:t>
      </w:r>
      <m:oMath>
        <m:r>
          <w:rPr>
            <w:rFonts w:ascii="Cambria Math" w:hAnsi="Cambria Math"/>
            <w:sz w:val="20"/>
            <w:szCs w:val="20"/>
          </w:rPr>
          <m:t>α</m:t>
        </m:r>
      </m:oMath>
      <w:r w:rsidR="00CA4E44" w:rsidRPr="001061A5">
        <w:rPr>
          <w:rFonts w:eastAsiaTheme="minorEastAsia"/>
          <w:sz w:val="20"/>
          <w:szCs w:val="20"/>
        </w:rPr>
        <w:t xml:space="preserve"> values (0</w:t>
      </w:r>
      <w:r w:rsidR="00CA4E44">
        <w:rPr>
          <w:rFonts w:eastAsiaTheme="minorEastAsia"/>
          <w:sz w:val="20"/>
          <w:szCs w:val="20"/>
        </w:rPr>
        <w:t>-</w:t>
      </w:r>
      <w:r w:rsidR="00CA4E44" w:rsidRPr="001061A5">
        <w:rPr>
          <w:rFonts w:eastAsiaTheme="minorEastAsia"/>
          <w:sz w:val="20"/>
          <w:szCs w:val="20"/>
        </w:rPr>
        <w:t xml:space="preserve">1 in 0.1 </w:t>
      </w:r>
      <w:r w:rsidR="00CA4E44">
        <w:rPr>
          <w:rFonts w:eastAsiaTheme="minorEastAsia"/>
          <w:sz w:val="20"/>
          <w:szCs w:val="20"/>
        </w:rPr>
        <w:t>increments</w:t>
      </w:r>
      <w:r w:rsidR="00CA4E44" w:rsidRPr="001061A5">
        <w:rPr>
          <w:rFonts w:eastAsiaTheme="minorEastAsia"/>
          <w:sz w:val="20"/>
          <w:szCs w:val="20"/>
        </w:rPr>
        <w:t>).</w:t>
      </w:r>
      <w:r w:rsidR="00CA4E44">
        <w:rPr>
          <w:rFonts w:eastAsiaTheme="minorEastAsia"/>
          <w:sz w:val="20"/>
          <w:szCs w:val="20"/>
        </w:rPr>
        <w:t xml:space="preserve"> For consistency with the original studies, only samples from Reactor cycle 1 were used for the cooling-water dataset, only stool samples for the mouse gut dataset, and only mature rhizosphere samples for the </w:t>
      </w:r>
      <w:ins w:id="20" w:author="Augustus Raymond Pendleton" w:date="2025-11-20T14:53:00Z" w16du:dateUtc="2025-11-20T19:53:00Z">
        <w:r w:rsidR="00210DF7">
          <w:rPr>
            <w:rFonts w:eastAsiaTheme="minorEastAsia"/>
            <w:sz w:val="20"/>
            <w:szCs w:val="20"/>
          </w:rPr>
          <w:t xml:space="preserve">soil </w:t>
        </w:r>
      </w:ins>
      <w:r w:rsidR="00CA4E44">
        <w:rPr>
          <w:rFonts w:eastAsiaTheme="minorEastAsia"/>
          <w:sz w:val="20"/>
          <w:szCs w:val="20"/>
        </w:rPr>
        <w:t>dataset</w:t>
      </w:r>
      <w:ins w:id="21" w:author="Augustus Raymond Pendleton" w:date="2025-11-20T14:52:00Z" w16du:dateUtc="2025-11-20T19:52:00Z">
        <w:r w:rsidR="00210DF7">
          <w:rPr>
            <w:rFonts w:eastAsiaTheme="minorEastAsia"/>
            <w:sz w:val="20"/>
            <w:szCs w:val="20"/>
          </w:rPr>
          <w:t xml:space="preserve"> (no samples were excluded from the freshwater dataset)</w:t>
        </w:r>
      </w:ins>
      <w:r w:rsidR="00CA4E44">
        <w:rPr>
          <w:rFonts w:eastAsiaTheme="minorEastAsia"/>
          <w:sz w:val="20"/>
          <w:szCs w:val="20"/>
        </w:rPr>
        <w:t>.</w:t>
      </w:r>
      <w:r w:rsidR="00CA4E44" w:rsidRPr="001061A5">
        <w:rPr>
          <w:rFonts w:eastAsiaTheme="minorEastAsia"/>
          <w:sz w:val="20"/>
          <w:szCs w:val="20"/>
        </w:rPr>
        <w:t xml:space="preserve"> (B) </w:t>
      </w:r>
      <w:r w:rsidR="00CA4E44">
        <w:rPr>
          <w:rFonts w:eastAsiaTheme="minorEastAsia"/>
          <w:sz w:val="20"/>
          <w:szCs w:val="20"/>
        </w:rPr>
        <w:t>Mantel c</w:t>
      </w:r>
      <w:r w:rsidR="00CA4E44" w:rsidRPr="001061A5">
        <w:rPr>
          <w:rFonts w:eastAsiaTheme="minorEastAsia"/>
          <w:sz w:val="20"/>
          <w:szCs w:val="20"/>
        </w:rPr>
        <w:t xml:space="preserve">orrelation </w:t>
      </w:r>
      <w:r w:rsidR="00CA4E44">
        <w:rPr>
          <w:rFonts w:eastAsiaTheme="minorEastAsia"/>
          <w:sz w:val="20"/>
          <w:szCs w:val="20"/>
        </w:rPr>
        <w:t xml:space="preserve">(R) </w:t>
      </w:r>
      <w:r w:rsidR="00CA4E44" w:rsidRPr="001061A5">
        <w:rPr>
          <w:rFonts w:eastAsiaTheme="minorEastAsia"/>
          <w:sz w:val="20"/>
          <w:szCs w:val="20"/>
        </w:rPr>
        <w:t xml:space="preserve">between each distance metric and the </w:t>
      </w:r>
      <w:r w:rsidR="00CA4E44">
        <w:rPr>
          <w:rFonts w:eastAsiaTheme="minorEastAsia"/>
          <w:sz w:val="20"/>
          <w:szCs w:val="20"/>
        </w:rPr>
        <w:t xml:space="preserve">pairwise differences in </w:t>
      </w:r>
      <w:r w:rsidR="00CA4E44" w:rsidRPr="001061A5">
        <w:rPr>
          <w:rFonts w:eastAsiaTheme="minorEastAsia"/>
          <w:sz w:val="20"/>
          <w:szCs w:val="20"/>
        </w:rPr>
        <w:t xml:space="preserve">absolute </w:t>
      </w:r>
      <w:r w:rsidR="00CA4E44">
        <w:rPr>
          <w:rFonts w:eastAsiaTheme="minorEastAsia"/>
          <w:sz w:val="20"/>
          <w:szCs w:val="20"/>
        </w:rPr>
        <w:t>abundance (</w:t>
      </w:r>
      <w:r w:rsidR="00CA4E44" w:rsidRPr="001061A5">
        <w:rPr>
          <w:rFonts w:eastAsiaTheme="minorEastAsia"/>
          <w:sz w:val="20"/>
          <w:szCs w:val="20"/>
        </w:rPr>
        <w:t>cell counts or 16S copy number</w:t>
      </w:r>
      <w:r w:rsidR="00CA4E44">
        <w:rPr>
          <w:rFonts w:eastAsiaTheme="minorEastAsia"/>
          <w:sz w:val="20"/>
          <w:szCs w:val="20"/>
        </w:rPr>
        <w:t>), illustrating the degree to which each metric is driven by biomass differences</w:t>
      </w:r>
      <w:r w:rsidR="00CA4E44" w:rsidRPr="001061A5">
        <w:rPr>
          <w:rFonts w:eastAsiaTheme="minorEastAsia"/>
          <w:sz w:val="20"/>
          <w:szCs w:val="20"/>
        </w:rPr>
        <w:t>.</w:t>
      </w:r>
    </w:p>
    <w:p w14:paraId="4F0CD58C" w14:textId="3BAAEEDE" w:rsidR="008A350F" w:rsidRDefault="0007048F" w:rsidP="006A381E">
      <w:pPr>
        <w:spacing w:line="240" w:lineRule="auto"/>
        <w:ind w:firstLine="720"/>
      </w:pPr>
      <w:r w:rsidRPr="0007048F">
        <w:t xml:space="preserve">We </w:t>
      </w:r>
      <w:r w:rsidR="008A350F">
        <w:t xml:space="preserve">recommend calibrating </w:t>
      </w:r>
      <m:oMath>
        <m:r>
          <w:rPr>
            <w:rFonts w:ascii="Cambria Math" w:hAnsi="Cambria Math"/>
          </w:rPr>
          <m:t>α</m:t>
        </m:r>
      </m:oMath>
      <w:r w:rsidRPr="0007048F">
        <w:t xml:space="preserve"> based on research goals, </w:t>
      </w:r>
      <w:r w:rsidR="008A350F">
        <w:t xml:space="preserve">modulating </w:t>
      </w:r>
      <w:r w:rsidRPr="0007048F">
        <w:t>this effect</w:t>
      </w:r>
      <w:r w:rsidR="00F86279">
        <w:t xml:space="preserve"> by</w:t>
      </w:r>
      <w:r w:rsidRPr="0007048F">
        <w:t xml:space="preserve"> using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F86279">
        <w:t>a</w:t>
      </w:r>
      <w:r w:rsidR="00AA63C5">
        <w:t>cross</w:t>
      </w:r>
      <w:r w:rsidR="00F86279">
        <w:t xml:space="preserve"> a range of </w:t>
      </w:r>
      <m:oMath>
        <m:r>
          <w:rPr>
            <w:rFonts w:ascii="Cambria Math" w:hAnsi="Cambria Math"/>
          </w:rPr>
          <m:t>α</m:t>
        </m:r>
      </m:oMath>
      <w:r w:rsidR="00F86279" w:rsidRPr="0007048F">
        <w:t xml:space="preserve"> </w:t>
      </w:r>
      <w:r w:rsidRPr="0007048F">
        <w:t>rather than</w:t>
      </w:r>
      <w:r w:rsidR="008A350F">
        <w:t xml:space="preserve"> relying on</w:t>
      </w:r>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8A350F">
        <w:rPr>
          <w:rFonts w:eastAsiaTheme="minorEastAsia"/>
        </w:rPr>
        <w:t xml:space="preserve"> (</w:t>
      </w:r>
      <m:oMath>
        <m:r>
          <w:rPr>
            <w:rFonts w:ascii="Cambria Math" w:hAnsi="Cambria Math"/>
          </w:rPr>
          <m:t>α=1)</m:t>
        </m:r>
      </m:oMath>
      <w:r w:rsidRPr="0007048F">
        <w:t>.</w:t>
      </w:r>
      <w:r w:rsidR="008A350F">
        <w:t xml:space="preserve"> </w:t>
      </w:r>
      <w:r w:rsidRPr="0007048F">
        <w:t>Researchers should consider how much emphasis they want their dissimilarity metric to place on microbial load</w:t>
      </w:r>
      <w:r w:rsidR="008A350F">
        <w:t xml:space="preserve"> (Box 1)</w:t>
      </w:r>
      <w:r w:rsidRPr="0007048F">
        <w:t xml:space="preserve">. </w:t>
      </w:r>
      <w:r w:rsidR="008A350F">
        <w:t xml:space="preserve">When biomass differences are central to the hypothesis being tested (for example, detecting cyanobacterial blooms), high </w:t>
      </w:r>
      <m:oMath>
        <m:r>
          <w:rPr>
            <w:rFonts w:ascii="Cambria Math" w:hAnsi="Cambria Math"/>
          </w:rPr>
          <m:t>α</m:t>
        </m:r>
      </m:oMath>
      <w:r w:rsidR="008A350F">
        <w:rPr>
          <w:rFonts w:eastAsiaTheme="minorEastAsia"/>
        </w:rPr>
        <w:t xml:space="preserve"> are recommended. In contrast, if microbial load is irrelevant or independent of the hypothesis in question, low </w:t>
      </w:r>
      <m:oMath>
        <m:r>
          <w:rPr>
            <w:rFonts w:ascii="Cambria Math" w:hAnsi="Cambria Math"/>
          </w:rPr>
          <m:t>α</m:t>
        </m:r>
      </m:oMath>
      <w:r w:rsidR="008A350F">
        <w:rPr>
          <w:rFonts w:eastAsiaTheme="minorEastAsia"/>
        </w:rPr>
        <w:t xml:space="preserve"> (or </w:t>
      </w:r>
      <w:r w:rsidR="008A350F">
        <w:rPr>
          <w:i/>
          <w:iCs/>
        </w:rPr>
        <w:t>U</w:t>
      </w:r>
      <w:r w:rsidR="008A350F">
        <w:rPr>
          <w:i/>
          <w:iCs/>
          <w:vertAlign w:val="superscript"/>
        </w:rPr>
        <w:t>R</w:t>
      </w:r>
      <w:r w:rsidR="008A350F">
        <w:t xml:space="preserve">) may be preferred; for example in the soil dataset, fine-scale differences in composition may be obscured by random variation in microbial load. </w:t>
      </w:r>
    </w:p>
    <w:p w14:paraId="7133A012" w14:textId="602AEB1D" w:rsidR="0007048F" w:rsidRDefault="008A350F" w:rsidP="006A381E">
      <w:pPr>
        <w:spacing w:line="240" w:lineRule="auto"/>
        <w:ind w:firstLine="720"/>
      </w:pPr>
      <w:r>
        <w:t>In many systems, microbial biomass is one piece of the story, likely correlated to other variables being tested</w:t>
      </w:r>
      <w:r>
        <w:rPr>
          <w:rFonts w:eastAsiaTheme="minorEastAsia"/>
        </w:rPr>
        <w:t>.</w:t>
      </w:r>
      <w:r>
        <w:t xml:space="preserve"> If the importance of microbia</w:t>
      </w:r>
      <w:r w:rsidR="008E17D7">
        <w:t>l</w:t>
      </w:r>
      <w:r>
        <w:t xml:space="preserve"> load in the system is unknown, o</w:t>
      </w:r>
      <w:r w:rsidR="00042DC3">
        <w:t>ne potential approac</w:t>
      </w:r>
      <w:r>
        <w:t>h</w:t>
      </w:r>
      <w:r w:rsidR="00042DC3">
        <w:t xml:space="preserve"> is to calculate correlations as demonstrated in Fig. 3B and select an </w:t>
      </w:r>
      <m:oMath>
        <m:r>
          <w:rPr>
            <w:rFonts w:ascii="Cambria Math" w:hAnsi="Cambria Math"/>
          </w:rPr>
          <m:t>α</m:t>
        </m:r>
      </m:oMath>
      <w:r w:rsidR="00042DC3">
        <w:t xml:space="preserve"> prior to any ordinations or statistical testing. </w:t>
      </w:r>
      <w:r w:rsidR="00DB4875">
        <w:t xml:space="preserve">Again, correlation to cell count is valuable and is intrinsic to absolute abundance-aware measures, </w:t>
      </w:r>
      <w:r w:rsidR="00042DC3">
        <w:t>especially when microbial load is relevant to the hypotheses being tested. C</w:t>
      </w:r>
      <w:r w:rsidR="00F86279">
        <w:t xml:space="preserve">orrelations to cell count in </w:t>
      </w:r>
      <w:r w:rsidR="00F86279">
        <w:rPr>
          <w:i/>
          <w:iCs/>
        </w:rPr>
        <w:t>BC</w:t>
      </w:r>
      <w:r w:rsidR="00F86279">
        <w:rPr>
          <w:i/>
          <w:iCs/>
          <w:vertAlign w:val="superscript"/>
        </w:rPr>
        <w:t>A</w:t>
      </w:r>
      <w:r w:rsidR="00F86279">
        <w:rPr>
          <w:i/>
          <w:iCs/>
        </w:rPr>
        <w:t>,</w:t>
      </w:r>
      <w:r w:rsidR="00F86279">
        <w:t xml:space="preserve"> an accepted approach in the literature</w:t>
      </w:r>
      <w:r w:rsidR="00042DC3">
        <w:t>,</w:t>
      </w:r>
      <w:r w:rsidR="00F86279">
        <w:t xml:space="preserve"> range</w:t>
      </w:r>
      <w:r w:rsidR="00042DC3">
        <w:t>d</w:t>
      </w:r>
      <w:r w:rsidR="00F86279">
        <w:t xml:space="preserve"> from ~0.5 up to ~0.8</w:t>
      </w:r>
      <w:r w:rsidR="00042DC3">
        <w:t xml:space="preserve">. As a general recommendation from these analyses, we recommend </w:t>
      </w:r>
      <m:oMath>
        <m:r>
          <w:rPr>
            <w:rFonts w:ascii="Cambria Math" w:hAnsi="Cambria Math"/>
          </w:rPr>
          <m:t>α</m:t>
        </m:r>
      </m:oMath>
      <w:r w:rsidR="00042DC3">
        <w:t xml:space="preserve"> values in an intermediate range from 0.</w:t>
      </w:r>
      <w:r w:rsidR="008E17D7">
        <w:t>1</w:t>
      </w:r>
      <w:r w:rsidR="00042DC3">
        <w:t xml:space="preserve"> up to 0.</w:t>
      </w:r>
      <w:r w:rsidR="008E17D7">
        <w:t>6</w:t>
      </w:r>
      <w:r w:rsidR="00DB4875">
        <w:t xml:space="preserve">, wherein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00DB4875">
        <w:rPr>
          <w:rFonts w:eastAsiaTheme="minorEastAsia"/>
        </w:rPr>
        <w:t xml:space="preserve"> has similar correlation to cell count as </w:t>
      </w:r>
      <w:r w:rsidR="00DB4875">
        <w:rPr>
          <w:i/>
          <w:iCs/>
        </w:rPr>
        <w:t>BC</w:t>
      </w:r>
      <w:r w:rsidR="00DB4875">
        <w:rPr>
          <w:i/>
          <w:iCs/>
          <w:vertAlign w:val="superscript"/>
        </w:rPr>
        <w:t>A</w:t>
      </w:r>
      <w:r w:rsidR="00042DC3">
        <w:t>.</w:t>
      </w:r>
      <w:r w:rsidR="00B64A34" w:rsidRPr="0007048F" w:rsidDel="00B64A34">
        <w:t xml:space="preserve"> </w:t>
      </w:r>
    </w:p>
    <w:p w14:paraId="008924E5" w14:textId="7D4C7C7D" w:rsidR="008E17D7" w:rsidRPr="006A381E" w:rsidRDefault="008E17D7" w:rsidP="006A381E">
      <w:pPr>
        <w:spacing w:line="240" w:lineRule="auto"/>
        <w:rPr>
          <w:b/>
          <w:bCs/>
        </w:rPr>
      </w:pPr>
      <w:r>
        <w:rPr>
          <w:b/>
          <w:bCs/>
        </w:rPr>
        <w:t xml:space="preserve">Computational and Methodological Considerations </w:t>
      </w:r>
    </w:p>
    <w:p w14:paraId="08449A29" w14:textId="789F018E" w:rsidR="00F81530" w:rsidRPr="00620593" w:rsidRDefault="008E17D7" w:rsidP="006A381E">
      <w:pPr>
        <w:spacing w:line="240" w:lineRule="auto"/>
        <w:ind w:firstLine="720"/>
        <w:rPr>
          <w:iCs/>
        </w:rPr>
      </w:pPr>
      <w:r>
        <w:t xml:space="preserve">Applying </w:t>
      </w:r>
      <w:r>
        <w:rPr>
          <w:i/>
          <w:iCs/>
        </w:rPr>
        <w:t>GU</w:t>
      </w:r>
      <w:r>
        <w:rPr>
          <w:i/>
          <w:iCs/>
          <w:vertAlign w:val="superscript"/>
        </w:rPr>
        <w:t>A</w:t>
      </w:r>
      <w:r>
        <w:t xml:space="preserve"> in practice raises several considerations related to sequencing depth, richness, and computational cost. Both Bray-Curtis and Uni</w:t>
      </w:r>
      <w:r w:rsidR="00C150F6">
        <w:t>F</w:t>
      </w:r>
      <w:r>
        <w:t xml:space="preserve">rac can be sensitive to sequencing depth because richness varies with read count </w:t>
      </w:r>
      <w:r w:rsidR="009C4CF7">
        <w:fldChar w:fldCharType="begin"/>
      </w:r>
      <w:r w:rsidR="00210DF7">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rsidR="009C4CF7">
        <w:fldChar w:fldCharType="separate"/>
      </w:r>
      <w:r w:rsidR="00210DF7" w:rsidRPr="00210DF7">
        <w:rPr>
          <w:rFonts w:cs="Times New Roman"/>
          <w:kern w:val="0"/>
        </w:rPr>
        <w:t>[17–19]</w:t>
      </w:r>
      <w:r w:rsidR="009C4CF7">
        <w:fldChar w:fldCharType="end"/>
      </w:r>
      <w:r w:rsidR="00F81530">
        <w:t xml:space="preserve">. </w:t>
      </w:r>
      <w:ins w:id="22" w:author="Augustus Raymond Pendleton" w:date="2025-11-20T13:55:00Z" w16du:dateUtc="2025-11-20T18:55:00Z">
        <w:r w:rsidR="00620593">
          <w:t xml:space="preserve">Here, we provide a workflow and code for how we incorporated rarefaction into our own analyses (Box 2 and available code). This approach minimizes sequencing-depth biases while preserving abundance scaling for </w:t>
        </w:r>
        <w:r w:rsidR="00620593">
          <w:lastRenderedPageBreak/>
          <w:t xml:space="preserve">downstream </w:t>
        </w:r>
      </w:ins>
      <m:oMath>
        <m:r>
          <w:ins w:id="23" w:author="Augustus Raymond Pendleton" w:date="2025-11-20T13:55:00Z" w16du:dateUtc="2025-11-20T18:55:00Z">
            <w:rPr>
              <w:rFonts w:ascii="Cambria Math" w:hAnsi="Cambria Math"/>
            </w:rPr>
            <m:t>β</m:t>
          </w:ins>
        </m:r>
      </m:oMath>
      <w:ins w:id="24" w:author="Augustus Raymond Pendleton" w:date="2025-11-20T13:55:00Z" w16du:dateUtc="2025-11-20T18:55:00Z">
        <w:r w:rsidR="00620593">
          <w:t xml:space="preserve">-diversity analysis. </w:t>
        </w:r>
      </w:ins>
      <w:ins w:id="25" w:author="Augustus Raymond Pendleton" w:date="2025-11-20T13:59:00Z" w16du:dateUtc="2025-11-20T18:59:00Z">
        <w:r w:rsidR="00620593">
          <w:t>To e</w:t>
        </w:r>
      </w:ins>
      <w:ins w:id="26" w:author="Augustus Raymond Pendleton" w:date="2025-11-20T13:58:00Z" w16du:dateUtc="2025-11-20T18:58:00Z">
        <w:r w:rsidR="00620593">
          <w:t xml:space="preserve">xplore the sensitivity of </w:t>
        </w:r>
        <w:r w:rsidR="00620593">
          <w:rPr>
            <w:i/>
            <w:iCs/>
          </w:rPr>
          <w:t>GU</w:t>
        </w:r>
        <w:r w:rsidR="00620593">
          <w:rPr>
            <w:i/>
            <w:iCs/>
            <w:vertAlign w:val="superscript"/>
          </w:rPr>
          <w:t>A</w:t>
        </w:r>
        <w:r w:rsidR="00620593">
          <w:t xml:space="preserve"> to rarefaction</w:t>
        </w:r>
      </w:ins>
      <w:ins w:id="27" w:author="Augustus Raymond Pendleton" w:date="2025-11-20T13:59:00Z" w16du:dateUtc="2025-11-20T18:59:00Z">
        <w:r w:rsidR="00620593">
          <w:t>, we c</w:t>
        </w:r>
      </w:ins>
      <w:ins w:id="28" w:author="Augustus Raymond Pendleton" w:date="2025-11-20T13:56:00Z" w16du:dateUtc="2025-11-20T18:56:00Z">
        <w:r w:rsidR="00620593">
          <w:t xml:space="preserve">alculated </w:t>
        </w:r>
        <w:r w:rsidR="00620593">
          <w:rPr>
            <w:i/>
            <w:iCs/>
          </w:rPr>
          <w:t>GU</w:t>
        </w:r>
        <w:r w:rsidR="00620593">
          <w:rPr>
            <w:i/>
            <w:iCs/>
            <w:vertAlign w:val="superscript"/>
          </w:rPr>
          <w:t>A</w:t>
        </w:r>
        <w:r w:rsidR="00620593">
          <w:t xml:space="preserve"> </w:t>
        </w:r>
      </w:ins>
      <w:ins w:id="29" w:author="Augustus Raymond Pendleton" w:date="2025-11-20T13:57:00Z" w16du:dateUtc="2025-11-20T18:57:00Z">
        <w:r w:rsidR="00620593">
          <w:t>using rarefaction at multiple sequencing depths,</w:t>
        </w:r>
      </w:ins>
      <w:ins w:id="30" w:author="Augustus Raymond Pendleton" w:date="2025-11-20T14:03:00Z" w16du:dateUtc="2025-11-20T19:03:00Z">
        <w:r w:rsidR="006767F7">
          <w:t xml:space="preserve"> </w:t>
        </w:r>
      </w:ins>
      <w:ins w:id="31" w:author="Augustus Raymond Pendleton" w:date="2025-11-20T13:57:00Z" w16du:dateUtc="2025-11-20T18:57:00Z">
        <w:r w:rsidR="00620593">
          <w:t>and used M</w:t>
        </w:r>
      </w:ins>
      <w:ins w:id="32" w:author="Augustus Raymond Pendleton" w:date="2025-11-20T13:56:00Z" w16du:dateUtc="2025-11-20T18:56:00Z">
        <w:r w:rsidR="00620593">
          <w:t xml:space="preserve">antel tests to calculate the correlation between the rarefied </w:t>
        </w:r>
        <w:r w:rsidR="00620593">
          <w:rPr>
            <w:i/>
            <w:iCs/>
          </w:rPr>
          <w:t>GU</w:t>
        </w:r>
        <w:r w:rsidR="00620593">
          <w:rPr>
            <w:i/>
            <w:iCs/>
            <w:vertAlign w:val="superscript"/>
          </w:rPr>
          <w:t>A</w:t>
        </w:r>
        <w:r w:rsidR="00620593">
          <w:t xml:space="preserve"> distance matrices </w:t>
        </w:r>
      </w:ins>
      <w:ins w:id="33" w:author="Augustus Raymond Pendleton" w:date="2025-11-20T13:57:00Z" w16du:dateUtc="2025-11-20T18:57:00Z">
        <w:r w:rsidR="00620593">
          <w:t>and</w:t>
        </w:r>
      </w:ins>
      <w:ins w:id="34" w:author="Augustus Raymond Pendleton" w:date="2025-11-20T13:56:00Z" w16du:dateUtc="2025-11-20T18:56:00Z">
        <w:r w:rsidR="00620593">
          <w:t xml:space="preserve"> </w:t>
        </w:r>
        <w:r w:rsidR="00620593">
          <w:rPr>
            <w:i/>
            <w:iCs/>
          </w:rPr>
          <w:t>GU</w:t>
        </w:r>
        <w:r w:rsidR="00620593">
          <w:rPr>
            <w:i/>
            <w:iCs/>
            <w:vertAlign w:val="superscript"/>
          </w:rPr>
          <w:t>A</w:t>
        </w:r>
        <w:r w:rsidR="00620593">
          <w:t xml:space="preserve"> calculated on the non-rarefied control</w:t>
        </w:r>
      </w:ins>
      <w:ins w:id="35" w:author="Augustus Raymond Pendleton" w:date="2025-11-20T13:59:00Z" w16du:dateUtc="2025-11-20T18:59:00Z">
        <w:r w:rsidR="00620593">
          <w:t xml:space="preserve"> (Fig. S4)</w:t>
        </w:r>
      </w:ins>
      <w:ins w:id="36" w:author="Augustus Raymond Pendleton" w:date="2025-11-20T13:56:00Z" w16du:dateUtc="2025-11-20T18:56:00Z">
        <w:r w:rsidR="00620593">
          <w:t>.</w:t>
        </w:r>
      </w:ins>
      <w:ins w:id="37" w:author="Augustus Raymond Pendleton" w:date="2025-11-20T13:57:00Z" w16du:dateUtc="2025-11-20T18:57:00Z">
        <w:r w:rsidR="00620593">
          <w:t xml:space="preserve"> </w:t>
        </w:r>
      </w:ins>
      <w:ins w:id="38" w:author="Augustus Raymond Pendleton" w:date="2025-11-20T14:03:00Z" w16du:dateUtc="2025-11-20T19:03:00Z">
        <w:r w:rsidR="006767F7">
          <w:rPr>
            <w:i/>
            <w:iCs/>
          </w:rPr>
          <w:t>GU</w:t>
        </w:r>
        <w:r w:rsidR="006767F7">
          <w:rPr>
            <w:i/>
            <w:iCs/>
            <w:vertAlign w:val="superscript"/>
          </w:rPr>
          <w:t>A</w:t>
        </w:r>
        <w:r w:rsidR="006767F7">
          <w:t xml:space="preserve"> was insensitive to rarefaction at </w:t>
        </w:r>
      </w:ins>
      <w:ins w:id="39" w:author="Augustus Raymond Pendleton" w:date="2025-11-20T13:58:00Z" w16du:dateUtc="2025-11-20T18:58:00Z">
        <w:r w:rsidR="00620593">
          <w:t>high values of</w:t>
        </w:r>
      </w:ins>
      <w:ins w:id="40" w:author="Augustus Raymond Pendleton" w:date="2025-11-20T13:56:00Z" w16du:dateUtc="2025-11-20T18:56:00Z">
        <w:r w:rsidR="00620593">
          <w:t xml:space="preserve"> </w:t>
        </w:r>
      </w:ins>
      <m:oMath>
        <m:r>
          <w:ins w:id="41" w:author="Augustus Raymond Pendleton" w:date="2025-11-20T13:58:00Z" w16du:dateUtc="2025-11-20T18:58:00Z">
            <w:rPr>
              <w:rFonts w:ascii="Cambria Math" w:hAnsi="Cambria Math"/>
            </w:rPr>
            <m:t>α</m:t>
          </w:ins>
        </m:r>
      </m:oMath>
      <w:ins w:id="42" w:author="Augustus Raymond Pendleton" w:date="2025-11-20T13:59:00Z" w16du:dateUtc="2025-11-20T18:59:00Z">
        <w:r w:rsidR="00620593">
          <w:rPr>
            <w:rFonts w:eastAsiaTheme="minorEastAsia"/>
          </w:rPr>
          <w:t>, even to very low depths of 250 reads/sample</w:t>
        </w:r>
      </w:ins>
      <w:ins w:id="43" w:author="Augustus Raymond Pendleton" w:date="2025-11-20T14:24:00Z" w16du:dateUtc="2025-11-20T19:24:00Z">
        <w:r w:rsidR="00556492">
          <w:rPr>
            <w:rFonts w:eastAsiaTheme="minorEastAsia"/>
          </w:rPr>
          <w:t>,</w:t>
        </w:r>
      </w:ins>
      <w:ins w:id="44" w:author="Augustus Raymond Pendleton" w:date="2025-11-20T14:03:00Z" w16du:dateUtc="2025-11-20T19:03:00Z">
        <w:r w:rsidR="006767F7">
          <w:rPr>
            <w:rFonts w:eastAsiaTheme="minorEastAsia"/>
          </w:rPr>
          <w:t xml:space="preserve"> but became more sensitive as</w:t>
        </w:r>
      </w:ins>
      <w:ins w:id="45" w:author="Augustus Raymond Pendleton" w:date="2025-11-20T14:00:00Z" w16du:dateUtc="2025-11-20T19:00:00Z">
        <w:r w:rsidR="00620593">
          <w:t xml:space="preserve"> </w:t>
        </w:r>
      </w:ins>
      <m:oMath>
        <m:r>
          <w:ins w:id="46" w:author="Augustus Raymond Pendleton" w:date="2025-11-20T14:00:00Z" w16du:dateUtc="2025-11-20T19:00:00Z">
            <w:rPr>
              <w:rFonts w:ascii="Cambria Math" w:hAnsi="Cambria Math"/>
            </w:rPr>
            <m:t>α</m:t>
          </w:ins>
        </m:r>
      </m:oMath>
      <w:ins w:id="47" w:author="Augustus Raymond Pendleton" w:date="2025-11-20T14:00:00Z" w16du:dateUtc="2025-11-20T19:00:00Z">
        <w:r w:rsidR="00620593">
          <w:t xml:space="preserve"> decreased</w:t>
        </w:r>
      </w:ins>
      <w:ins w:id="48" w:author="Augustus Raymond Pendleton" w:date="2025-11-20T14:04:00Z" w16du:dateUtc="2025-11-20T19:04:00Z">
        <w:r w:rsidR="006767F7">
          <w:t xml:space="preserve"> (Fig. S4). W</w:t>
        </w:r>
      </w:ins>
      <w:ins w:id="49" w:author="Augustus Raymond Pendleton" w:date="2025-11-20T14:02:00Z" w16du:dateUtc="2025-11-20T19:02:00Z">
        <w:r w:rsidR="00620593">
          <w:t>hen rarefying to</w:t>
        </w:r>
      </w:ins>
      <w:ins w:id="50" w:author="Augustus Raymond Pendleton" w:date="2025-11-20T14:01:00Z" w16du:dateUtc="2025-11-20T19:01:00Z">
        <w:r w:rsidR="00620593">
          <w:t xml:space="preserve"> </w:t>
        </w:r>
      </w:ins>
      <w:ins w:id="51" w:author="Augustus Raymond Pendleton" w:date="2025-11-20T14:04:00Z" w16du:dateUtc="2025-11-20T19:04:00Z">
        <w:r w:rsidR="006767F7">
          <w:t xml:space="preserve">the </w:t>
        </w:r>
      </w:ins>
      <w:ins w:id="52" w:author="Augustus Raymond Pendleton" w:date="2025-11-20T14:01:00Z" w16du:dateUtc="2025-11-20T19:01:00Z">
        <w:r w:rsidR="00620593">
          <w:t xml:space="preserve">minimum sequencing depth </w:t>
        </w:r>
      </w:ins>
      <w:ins w:id="53" w:author="Augustus Raymond Pendleton" w:date="2025-11-20T14:02:00Z" w16du:dateUtc="2025-11-20T19:02:00Z">
        <w:r w:rsidR="00620593">
          <w:t>as suggested</w:t>
        </w:r>
      </w:ins>
      <w:ins w:id="54" w:author="Augustus Raymond Pendleton" w:date="2025-11-20T14:04:00Z" w16du:dateUtc="2025-11-20T19:04:00Z">
        <w:r w:rsidR="006767F7">
          <w:t xml:space="preserve">, however, </w:t>
        </w:r>
      </w:ins>
      <w:ins w:id="55" w:author="Augustus Raymond Pendleton" w:date="2025-11-20T14:02:00Z" w16du:dateUtc="2025-11-20T19:02:00Z">
        <w:r w:rsidR="00620593">
          <w:t>rarefaction was negligible</w:t>
        </w:r>
        <w:r w:rsidR="006767F7">
          <w:t xml:space="preserve"> (all Mantel’s R &gt; 0.95</w:t>
        </w:r>
      </w:ins>
      <w:ins w:id="56" w:author="Augustus Raymond Pendleton" w:date="2025-11-20T14:05:00Z" w16du:dateUtc="2025-11-20T19:05:00Z">
        <w:r w:rsidR="006767F7">
          <w:t>, Fig. S4</w:t>
        </w:r>
      </w:ins>
      <w:ins w:id="57" w:author="Augustus Raymond Pendleton" w:date="2025-11-20T14:02:00Z" w16du:dateUtc="2025-11-20T19:02:00Z">
        <w:r w:rsidR="006767F7">
          <w:t>).</w:t>
        </w:r>
      </w:ins>
      <w:del w:id="58" w:author="Augustus Raymond Pendleton" w:date="2025-11-20T14:02:00Z" w16du:dateUtc="2025-11-20T19:02:00Z">
        <w:r w:rsidR="00622F9C" w:rsidDel="006767F7">
          <w:delText>Methods to address these concerns, including rarefaction, remain debated and are challenging to benchmark rigorously</w:delText>
        </w:r>
        <w:r w:rsidR="00F81530" w:rsidDel="006767F7">
          <w:delText xml:space="preserve"> </w:delText>
        </w:r>
        <w:r w:rsidR="009C4CF7" w:rsidDel="006767F7">
          <w:fldChar w:fldCharType="begin"/>
        </w:r>
        <w:r w:rsidR="00A20B2F" w:rsidDel="006767F7">
          <w:delInstrText xml:space="preserve"> ADDIN ZOTERO_ITEM CSL_CITATION {"citationID":"zFNsNEFO","properties":{"formattedCitation":"[19]","plainCitation":"[19]","noteIndex":0},"citationItems":[{"id":2077,"uris":["http://zotero.org/groups/5077571/items/VAST522A"],"itemData":{"id":2077,"type":"article-journal","container-title":"mSphere","DOI":"10.1128/msphere.00355-23","issue":"1","note":"publisher: American Society for Microbiology","page":"e00355-23","source":"journals.asm.org (Atypon)","title":"Waste not, want not: revisiting the analysis that called into question the practice of rarefaction","title-short":"Waste not, want not","volume":"9","author":[{"family":"Schloss","given":"Patrick D."}],"issued":{"date-parts":[["2023",12,6]]},"citation-key":"schlossWasteNotWant2023"}}],"schema":"https://github.com/citation-style-language/schema/raw/master/csl-citation.json"} </w:delInstrText>
        </w:r>
        <w:r w:rsidR="009C4CF7" w:rsidDel="006767F7">
          <w:fldChar w:fldCharType="separate"/>
        </w:r>
        <w:r w:rsidR="00A20B2F" w:rsidDel="006767F7">
          <w:rPr>
            <w:noProof/>
          </w:rPr>
          <w:delText>[19]</w:delText>
        </w:r>
        <w:r w:rsidR="009C4CF7" w:rsidDel="006767F7">
          <w:fldChar w:fldCharType="end"/>
        </w:r>
        <w:r w:rsidR="00F81530" w:rsidDel="006767F7">
          <w:delText xml:space="preserve">. </w:delText>
        </w:r>
      </w:del>
      <w:del w:id="59" w:author="Augustus Raymond Pendleton" w:date="2025-11-20T13:52:00Z" w16du:dateUtc="2025-11-20T18:52:00Z">
        <w:r w:rsidR="00F81530" w:rsidDel="00620593">
          <w:delText>We do not e</w:delText>
        </w:r>
        <w:r w:rsidR="00622F9C" w:rsidDel="00620593">
          <w:delText xml:space="preserve">valuate </w:delText>
        </w:r>
        <w:r w:rsidR="00F81530" w:rsidDel="00620593">
          <w:delText xml:space="preserve">the sensitivity of </w:delText>
        </w:r>
        <w:r w:rsidR="00F81530" w:rsidDel="00620593">
          <w:rPr>
            <w:i/>
            <w:iCs/>
          </w:rPr>
          <w:delText>U</w:delText>
        </w:r>
        <w:r w:rsidR="00F81530" w:rsidDel="00620593">
          <w:rPr>
            <w:i/>
            <w:iCs/>
            <w:vertAlign w:val="superscript"/>
          </w:rPr>
          <w:delText>A</w:delText>
        </w:r>
        <w:r w:rsidR="00622F9C" w:rsidDel="00620593">
          <w:rPr>
            <w:i/>
            <w:iCs/>
          </w:rPr>
          <w:delText xml:space="preserve"> </w:delText>
        </w:r>
        <w:r w:rsidR="00622F9C" w:rsidDel="00620593">
          <w:delText xml:space="preserve">or </w:delText>
        </w:r>
        <w:r w:rsidR="00F81530" w:rsidDel="00620593">
          <w:rPr>
            <w:i/>
            <w:iCs/>
          </w:rPr>
          <w:delText>GU</w:delText>
        </w:r>
        <w:r w:rsidR="00F81530" w:rsidDel="00620593">
          <w:rPr>
            <w:i/>
            <w:iCs/>
            <w:vertAlign w:val="superscript"/>
          </w:rPr>
          <w:delText>A</w:delText>
        </w:r>
        <w:r w:rsidR="00F81530" w:rsidDel="00620593">
          <w:rPr>
            <w:i/>
            <w:iCs/>
          </w:rPr>
          <w:delText xml:space="preserve"> </w:delText>
        </w:r>
        <w:r w:rsidR="00F81530" w:rsidDel="00620593">
          <w:delText xml:space="preserve">to </w:delText>
        </w:r>
        <w:r w:rsidR="00622F9C" w:rsidDel="00620593">
          <w:delText xml:space="preserve">different </w:delText>
        </w:r>
        <w:r w:rsidR="00F81530" w:rsidDel="00620593">
          <w:delText xml:space="preserve">rarefaction </w:delText>
        </w:r>
        <w:r w:rsidR="00622F9C" w:rsidDel="00620593">
          <w:delText>strategies here, but we do</w:delText>
        </w:r>
      </w:del>
      <w:del w:id="60" w:author="Augustus Raymond Pendleton" w:date="2025-11-20T13:55:00Z" w16du:dateUtc="2025-11-20T18:55:00Z">
        <w:r w:rsidR="00F81530" w:rsidDel="00620593">
          <w:delText xml:space="preserve"> provide a </w:delText>
        </w:r>
        <w:r w:rsidR="00622F9C" w:rsidDel="00620593">
          <w:delText xml:space="preserve">workflow </w:delText>
        </w:r>
        <w:r w:rsidR="00F81530" w:rsidDel="00620593">
          <w:delText>and code for how we incorporated rarefaction into our own analyses (</w:delText>
        </w:r>
        <w:r w:rsidR="00622F9C" w:rsidDel="00620593">
          <w:delText>Box 2</w:delText>
        </w:r>
        <w:r w:rsidR="00F81530" w:rsidDel="00620593">
          <w:delText xml:space="preserve"> and available code). </w:delText>
        </w:r>
        <w:r w:rsidR="00622F9C" w:rsidDel="00620593">
          <w:delText xml:space="preserve">This approach minimizes sequencing-depth biases while preserving abundance scaling for downstream </w:delText>
        </w:r>
      </w:del>
      <m:oMath>
        <m:r>
          <w:del w:id="61" w:author="Augustus Raymond Pendleton" w:date="2025-11-20T13:55:00Z" w16du:dateUtc="2025-11-20T18:55:00Z">
            <w:rPr>
              <w:rFonts w:ascii="Cambria Math" w:hAnsi="Cambria Math"/>
            </w:rPr>
            <m:t>β</m:t>
          </w:del>
        </m:r>
      </m:oMath>
      <w:del w:id="62" w:author="Augustus Raymond Pendleton" w:date="2025-11-20T13:55:00Z" w16du:dateUtc="2025-11-20T18:55:00Z">
        <w:r w:rsidR="00622F9C" w:rsidDel="00620593">
          <w:delText xml:space="preserve">-diversity analysis. </w:delText>
        </w:r>
      </w:del>
    </w:p>
    <w:p w14:paraId="6FF6F704" w14:textId="666BAA96" w:rsidR="00622F9C" w:rsidRDefault="00622F9C" w:rsidP="006A381E">
      <w:pPr>
        <w:spacing w:line="240" w:lineRule="auto"/>
      </w:pPr>
      <w:r>
        <w:rPr>
          <w:noProof/>
        </w:rPr>
        <w:drawing>
          <wp:inline distT="0" distB="0" distL="0" distR="0" wp14:anchorId="4B7C33C7" wp14:editId="405D4484">
            <wp:extent cx="5943447" cy="5494019"/>
            <wp:effectExtent l="0" t="0" r="635" b="5715"/>
            <wp:docPr id="16522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086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447" cy="5494019"/>
                    </a:xfrm>
                    <a:prstGeom prst="rect">
                      <a:avLst/>
                    </a:prstGeom>
                  </pic:spPr>
                </pic:pic>
              </a:graphicData>
            </a:graphic>
          </wp:inline>
        </w:drawing>
      </w:r>
    </w:p>
    <w:p w14:paraId="359318B5" w14:textId="00A7067F" w:rsidR="00622F9C" w:rsidRPr="00057D48" w:rsidRDefault="00622F9C" w:rsidP="006A381E">
      <w:pPr>
        <w:spacing w:line="240" w:lineRule="auto"/>
        <w:rPr>
          <w:sz w:val="20"/>
          <w:szCs w:val="20"/>
        </w:rPr>
      </w:pPr>
      <w:r w:rsidRPr="00057D48">
        <w:rPr>
          <w:i/>
          <w:iCs/>
          <w:sz w:val="20"/>
          <w:szCs w:val="20"/>
        </w:rPr>
        <w:t>Figure 4. GU</w:t>
      </w:r>
      <w:r w:rsidRPr="00057D48">
        <w:rPr>
          <w:i/>
          <w:iCs/>
          <w:sz w:val="20"/>
          <w:szCs w:val="20"/>
          <w:vertAlign w:val="superscript"/>
        </w:rPr>
        <w:t>A</w:t>
      </w:r>
      <w:r w:rsidRPr="00057D48">
        <w:rPr>
          <w:i/>
          <w:iCs/>
          <w:sz w:val="20"/>
          <w:szCs w:val="20"/>
        </w:rPr>
        <w:t xml:space="preserve"> </w:t>
      </w:r>
      <w:r>
        <w:rPr>
          <w:i/>
          <w:iCs/>
          <w:sz w:val="20"/>
          <w:szCs w:val="20"/>
        </w:rPr>
        <w:t xml:space="preserve">requires more computational time but remains </w:t>
      </w:r>
      <w:r w:rsidRPr="00057D48">
        <w:rPr>
          <w:i/>
          <w:iCs/>
          <w:sz w:val="20"/>
          <w:szCs w:val="20"/>
        </w:rPr>
        <w:t>resilien</w:t>
      </w:r>
      <w:r>
        <w:rPr>
          <w:i/>
          <w:iCs/>
          <w:sz w:val="20"/>
          <w:szCs w:val="20"/>
        </w:rPr>
        <w:t>t</w:t>
      </w:r>
      <w:r w:rsidRPr="00057D48">
        <w:rPr>
          <w:i/>
          <w:iCs/>
          <w:sz w:val="20"/>
          <w:szCs w:val="20"/>
        </w:rPr>
        <w:t xml:space="preserve"> to quantification error. </w:t>
      </w:r>
      <w:r w:rsidRPr="00057D48">
        <w:rPr>
          <w:sz w:val="20"/>
          <w:szCs w:val="20"/>
        </w:rPr>
        <w:t xml:space="preserve">(A) </w:t>
      </w:r>
      <w:r>
        <w:rPr>
          <w:sz w:val="20"/>
          <w:szCs w:val="20"/>
        </w:rPr>
        <w:t>Runtime for</w:t>
      </w:r>
      <w:r w:rsidRPr="00057D48">
        <w:rPr>
          <w:sz w:val="20"/>
          <w:szCs w:val="20"/>
        </w:rPr>
        <w:t xml:space="preserve">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(GUni</w:t>
      </w:r>
      <w:r w:rsidR="00C150F6">
        <w:rPr>
          <w:sz w:val="20"/>
          <w:szCs w:val="20"/>
        </w:rPr>
        <w:t>F</w:t>
      </w:r>
      <w:r w:rsidRPr="00057D48">
        <w:rPr>
          <w:sz w:val="20"/>
          <w:szCs w:val="20"/>
        </w:rPr>
        <w:t>rac</w:t>
      </w:r>
      <w:r w:rsidR="00C150F6">
        <w:rPr>
          <w:sz w:val="20"/>
          <w:szCs w:val="20"/>
        </w:rPr>
        <w:t xml:space="preserve"> package</w:t>
      </w:r>
      <w:r w:rsidRPr="00057D48">
        <w:rPr>
          <w:sz w:val="20"/>
          <w:szCs w:val="20"/>
        </w:rPr>
        <w:t xml:space="preserve">), </w:t>
      </w:r>
      <w:r w:rsidRPr="00057D48">
        <w:rPr>
          <w:i/>
          <w:iCs/>
          <w:sz w:val="20"/>
          <w:szCs w:val="20"/>
        </w:rPr>
        <w:t>U</w:t>
      </w:r>
      <w:r w:rsidRPr="00057D48">
        <w:rPr>
          <w:i/>
          <w:iCs/>
          <w:sz w:val="20"/>
          <w:szCs w:val="20"/>
          <w:vertAlign w:val="superscript"/>
        </w:rPr>
        <w:t>R</w:t>
      </w:r>
      <w:r w:rsidRPr="00057D48">
        <w:rPr>
          <w:sz w:val="20"/>
          <w:szCs w:val="20"/>
        </w:rPr>
        <w:t xml:space="preserve"> (FastUni</w:t>
      </w:r>
      <w:r w:rsidR="00C150F6">
        <w:rPr>
          <w:sz w:val="20"/>
          <w:szCs w:val="20"/>
        </w:rPr>
        <w:t>F</w:t>
      </w:r>
      <w:r w:rsidRPr="00057D48">
        <w:rPr>
          <w:sz w:val="20"/>
          <w:szCs w:val="20"/>
        </w:rPr>
        <w:t>rac in the phyloseq</w:t>
      </w:r>
      <w:r w:rsidR="00C150F6">
        <w:rPr>
          <w:sz w:val="20"/>
          <w:szCs w:val="20"/>
        </w:rPr>
        <w:t xml:space="preserve"> package</w:t>
      </w:r>
      <w:r w:rsidRPr="00057D48">
        <w:rPr>
          <w:sz w:val="20"/>
          <w:szCs w:val="20"/>
        </w:rPr>
        <w:t xml:space="preserve">) and </w:t>
      </w:r>
      <w:r w:rsidRPr="00057D48">
        <w:rPr>
          <w:i/>
          <w:iCs/>
          <w:sz w:val="20"/>
          <w:szCs w:val="20"/>
        </w:rPr>
        <w:t>BC</w:t>
      </w:r>
      <w:r w:rsidRPr="00057D48">
        <w:rPr>
          <w:i/>
          <w:iCs/>
          <w:sz w:val="20"/>
          <w:szCs w:val="20"/>
          <w:vertAlign w:val="superscript"/>
        </w:rPr>
        <w:t>A</w:t>
      </w:r>
      <w:r w:rsidRPr="00057D48">
        <w:rPr>
          <w:sz w:val="20"/>
          <w:szCs w:val="20"/>
        </w:rPr>
        <w:t xml:space="preserve"> (vegan</w:t>
      </w:r>
      <w:r w:rsidR="00C150F6">
        <w:rPr>
          <w:sz w:val="20"/>
          <w:szCs w:val="20"/>
        </w:rPr>
        <w:t xml:space="preserve"> package</w:t>
      </w:r>
      <w:r w:rsidRPr="00057D48">
        <w:rPr>
          <w:sz w:val="20"/>
          <w:szCs w:val="20"/>
        </w:rPr>
        <w:t xml:space="preserve">) was </w:t>
      </w:r>
      <w:r>
        <w:rPr>
          <w:sz w:val="20"/>
          <w:szCs w:val="20"/>
        </w:rPr>
        <w:t>benchmarked</w:t>
      </w:r>
      <w:r w:rsidRPr="00057D48">
        <w:rPr>
          <w:sz w:val="20"/>
          <w:szCs w:val="20"/>
        </w:rPr>
        <w:t xml:space="preserve"> across 50 iterations on </w:t>
      </w:r>
      <w:r>
        <w:rPr>
          <w:sz w:val="20"/>
          <w:szCs w:val="20"/>
        </w:rPr>
        <w:t>a</w:t>
      </w:r>
      <w:r w:rsidRPr="00057D48">
        <w:rPr>
          <w:sz w:val="20"/>
          <w:szCs w:val="20"/>
        </w:rPr>
        <w:t xml:space="preserve"> sub-sampled soil dataset</w:t>
      </w:r>
      <w:r>
        <w:rPr>
          <w:sz w:val="20"/>
          <w:szCs w:val="20"/>
        </w:rPr>
        <w:t xml:space="preserve"> (mature samples only) </w:t>
      </w:r>
      <w:r w:rsidRPr="00057D48">
        <w:rPr>
          <w:sz w:val="20"/>
          <w:szCs w:val="20"/>
        </w:rPr>
        <w:fldChar w:fldCharType="begin"/>
      </w:r>
      <w:r w:rsidR="00A20B2F">
        <w:rPr>
          <w:sz w:val="20"/>
          <w:szCs w:val="20"/>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Pr="00057D48">
        <w:rPr>
          <w:sz w:val="20"/>
          <w:szCs w:val="20"/>
        </w:rPr>
        <w:fldChar w:fldCharType="separate"/>
      </w:r>
      <w:r w:rsidR="00A20B2F">
        <w:rPr>
          <w:noProof/>
          <w:sz w:val="20"/>
          <w:szCs w:val="20"/>
        </w:rPr>
        <w:t>[10]</w:t>
      </w:r>
      <w:r w:rsidRPr="00057D48">
        <w:rPr>
          <w:sz w:val="20"/>
          <w:szCs w:val="20"/>
        </w:rPr>
        <w:fldChar w:fldCharType="end"/>
      </w:r>
      <w:r>
        <w:rPr>
          <w:sz w:val="20"/>
          <w:szCs w:val="20"/>
        </w:rPr>
        <w:t xml:space="preserve">, using increasing </w:t>
      </w:r>
      <w:r w:rsidRPr="00057D48">
        <w:rPr>
          <w:sz w:val="20"/>
          <w:szCs w:val="20"/>
        </w:rPr>
        <w:t xml:space="preserve">ASV </w:t>
      </w:r>
      <w:r>
        <w:rPr>
          <w:sz w:val="20"/>
          <w:szCs w:val="20"/>
        </w:rPr>
        <w:t>richness</w:t>
      </w:r>
      <w:r w:rsidRPr="00057D48">
        <w:rPr>
          <w:sz w:val="20"/>
          <w:szCs w:val="20"/>
        </w:rPr>
        <w:t xml:space="preserve"> (50, 100, 200, 500, 1,000, 2,000, 5,000, 10,000), </w:t>
      </w:r>
      <w:r>
        <w:rPr>
          <w:sz w:val="20"/>
          <w:szCs w:val="20"/>
        </w:rPr>
        <w:t>with</w:t>
      </w:r>
      <w:r w:rsidRPr="00057D48">
        <w:rPr>
          <w:sz w:val="20"/>
          <w:szCs w:val="20"/>
        </w:rPr>
        <w:t xml:space="preserve"> 10 samples and </w:t>
      </w:r>
      <w:r>
        <w:rPr>
          <w:sz w:val="20"/>
          <w:szCs w:val="20"/>
        </w:rPr>
        <w:t>one</w:t>
      </w:r>
      <w:r w:rsidRPr="00057D48">
        <w:rPr>
          <w:sz w:val="20"/>
          <w:szCs w:val="20"/>
        </w:rPr>
        <w:t xml:space="preserve"> </w:t>
      </w:r>
      <m:oMath>
        <m:r>
          <w:rPr>
            <w:rFonts w:ascii="Cambria Math" w:hAnsi="Cambria Math"/>
            <w:sz w:val="20"/>
            <w:szCs w:val="20"/>
          </w:rPr>
          <m:t>α</m:t>
        </m:r>
      </m:oMath>
      <w:r w:rsidRPr="00057D48">
        <w:rPr>
          <w:sz w:val="20"/>
          <w:szCs w:val="20"/>
        </w:rPr>
        <w:t xml:space="preserve"> value </w:t>
      </w:r>
      <w:r>
        <w:rPr>
          <w:sz w:val="20"/>
          <w:szCs w:val="20"/>
        </w:rPr>
        <w:t xml:space="preserve">per run </w:t>
      </w:r>
      <w:r w:rsidRPr="00057D48">
        <w:rPr>
          <w:sz w:val="20"/>
          <w:szCs w:val="20"/>
        </w:rPr>
        <w:t>(unweighted Uni</w:t>
      </w:r>
      <w:r w:rsidR="00C150F6">
        <w:rPr>
          <w:sz w:val="20"/>
          <w:szCs w:val="20"/>
        </w:rPr>
        <w:t>F</w:t>
      </w:r>
      <w:r w:rsidRPr="00057D48">
        <w:rPr>
          <w:sz w:val="20"/>
          <w:szCs w:val="20"/>
        </w:rPr>
        <w:t xml:space="preserve">rac is also calculated by default). </w:t>
      </w:r>
      <w:r w:rsidR="00C65332">
        <w:rPr>
          <w:sz w:val="20"/>
          <w:szCs w:val="20"/>
        </w:rPr>
        <w:t>Error bars represent standard deviation.</w:t>
      </w:r>
      <w:r w:rsidRPr="00057D48">
        <w:rPr>
          <w:sz w:val="20"/>
          <w:szCs w:val="20"/>
        </w:rPr>
        <w:t xml:space="preserve"> (B) </w:t>
      </w:r>
      <w:r w:rsidR="00C65332">
        <w:rPr>
          <w:sz w:val="20"/>
          <w:szCs w:val="20"/>
        </w:rPr>
        <w:t>Quadratic</w:t>
      </w:r>
      <w:r w:rsidRPr="00057D48">
        <w:rPr>
          <w:sz w:val="20"/>
          <w:szCs w:val="20"/>
        </w:rPr>
        <w:t xml:space="preserve"> relationship</w:t>
      </w:r>
      <w:r w:rsidR="00C65332">
        <w:rPr>
          <w:sz w:val="20"/>
          <w:szCs w:val="20"/>
        </w:rPr>
        <w:t xml:space="preserve"> </w:t>
      </w:r>
      <w:r w:rsidRPr="00057D48">
        <w:rPr>
          <w:sz w:val="20"/>
          <w:szCs w:val="20"/>
        </w:rPr>
        <w:t xml:space="preserve">between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 xml:space="preserve">computation time and ASV </w:t>
      </w:r>
      <w:r>
        <w:rPr>
          <w:sz w:val="20"/>
          <w:szCs w:val="20"/>
        </w:rPr>
        <w:t>richness</w:t>
      </w:r>
      <w:r w:rsidRPr="00057D48">
        <w:rPr>
          <w:sz w:val="20"/>
          <w:szCs w:val="20"/>
        </w:rPr>
        <w:t xml:space="preserve">. </w:t>
      </w:r>
      <w:r w:rsidR="00C65332">
        <w:rPr>
          <w:sz w:val="20"/>
          <w:szCs w:val="20"/>
        </w:rPr>
        <w:t>Large center point represents median across 50 iterations, error bars (standard deviation) are too small to be seen.</w:t>
      </w:r>
      <w:ins w:id="63" w:author="Augustus Raymond Pendleton" w:date="2025-11-20T14:28:00Z" w16du:dateUtc="2025-11-20T19:28:00Z">
        <w:r w:rsidR="00556492">
          <w:rPr>
            <w:sz w:val="20"/>
            <w:szCs w:val="20"/>
          </w:rPr>
          <w:t xml:space="preserve"> </w:t>
        </w:r>
      </w:ins>
      <w:ins w:id="64" w:author="Augustus Raymond Pendleton" w:date="2025-11-20T14:29:00Z" w16du:dateUtc="2025-11-20T19:29:00Z">
        <w:r w:rsidR="00556492">
          <w:rPr>
            <w:sz w:val="20"/>
            <w:szCs w:val="20"/>
          </w:rPr>
          <w:t xml:space="preserve">All benchmarks were run on an </w:t>
        </w:r>
        <w:r w:rsidR="00556492" w:rsidRPr="00556492">
          <w:rPr>
            <w:sz w:val="20"/>
            <w:szCs w:val="20"/>
          </w:rPr>
          <w:t>AMD EPYC 64-core processor with 1014</w:t>
        </w:r>
        <w:r w:rsidR="00556492">
          <w:rPr>
            <w:sz w:val="20"/>
            <w:szCs w:val="20"/>
          </w:rPr>
          <w:t xml:space="preserve"> </w:t>
        </w:r>
        <w:r w:rsidR="00556492" w:rsidRPr="00556492">
          <w:rPr>
            <w:sz w:val="20"/>
            <w:szCs w:val="20"/>
          </w:rPr>
          <w:t>GB system memory</w:t>
        </w:r>
      </w:ins>
      <w:ins w:id="65" w:author="Augustus Raymond Pendleton" w:date="2025-11-20T14:30:00Z" w16du:dateUtc="2025-11-20T19:30:00Z">
        <w:r w:rsidR="00556492">
          <w:rPr>
            <w:sz w:val="20"/>
            <w:szCs w:val="20"/>
          </w:rPr>
          <w:t xml:space="preserve"> (R v4.3.3,</w:t>
        </w:r>
      </w:ins>
      <w:ins w:id="66" w:author="Augustus Raymond Pendleton" w:date="2025-11-20T14:31:00Z" w16du:dateUtc="2025-11-20T19:31:00Z">
        <w:r w:rsidR="00556492">
          <w:rPr>
            <w:sz w:val="20"/>
            <w:szCs w:val="20"/>
          </w:rPr>
          <w:t xml:space="preserve"> vegan v2.7-1, phyloseq </w:t>
        </w:r>
      </w:ins>
      <w:ins w:id="67" w:author="Augustus Raymond Pendleton" w:date="2025-11-20T14:33:00Z" w16du:dateUtc="2025-11-20T19:33:00Z">
        <w:r w:rsidR="004E7775">
          <w:rPr>
            <w:sz w:val="20"/>
            <w:szCs w:val="20"/>
          </w:rPr>
          <w:t>v</w:t>
        </w:r>
      </w:ins>
      <w:ins w:id="68" w:author="Augustus Raymond Pendleton" w:date="2025-11-20T14:32:00Z" w16du:dateUtc="2025-11-20T19:32:00Z">
        <w:r w:rsidR="00556492">
          <w:rPr>
            <w:sz w:val="20"/>
            <w:szCs w:val="20"/>
          </w:rPr>
          <w:t xml:space="preserve">1.52.0, GUnifrac </w:t>
        </w:r>
      </w:ins>
      <w:ins w:id="69" w:author="Augustus Raymond Pendleton" w:date="2025-11-20T14:33:00Z" w16du:dateUtc="2025-11-20T19:33:00Z">
        <w:r w:rsidR="004E7775">
          <w:rPr>
            <w:sz w:val="20"/>
            <w:szCs w:val="20"/>
          </w:rPr>
          <w:t>v</w:t>
        </w:r>
      </w:ins>
      <w:ins w:id="70" w:author="Augustus Raymond Pendleton" w:date="2025-11-20T14:32:00Z" w16du:dateUtc="2025-11-20T19:32:00Z">
        <w:r w:rsidR="00556492">
          <w:rPr>
            <w:sz w:val="20"/>
            <w:szCs w:val="20"/>
          </w:rPr>
          <w:t>1.8.1</w:t>
        </w:r>
      </w:ins>
      <w:ins w:id="71" w:author="Augustus Raymond Pendleton" w:date="2025-11-20T14:33:00Z" w16du:dateUtc="2025-11-20T19:33:00Z">
        <w:r w:rsidR="00556492">
          <w:rPr>
            <w:sz w:val="20"/>
            <w:szCs w:val="20"/>
          </w:rPr>
          <w:t>)</w:t>
        </w:r>
      </w:ins>
      <w:ins w:id="72" w:author="Augustus Raymond Pendleton" w:date="2025-11-20T14:32:00Z" w16du:dateUtc="2025-11-20T19:32:00Z">
        <w:r w:rsidR="00556492">
          <w:rPr>
            <w:sz w:val="20"/>
            <w:szCs w:val="20"/>
          </w:rPr>
          <w:t>.</w:t>
        </w:r>
      </w:ins>
      <w:ins w:id="73" w:author="Augustus Raymond Pendleton" w:date="2025-11-20T14:30:00Z" w16du:dateUtc="2025-11-20T19:30:00Z">
        <w:r w:rsidR="00556492">
          <w:rPr>
            <w:sz w:val="20"/>
            <w:szCs w:val="20"/>
          </w:rPr>
          <w:t xml:space="preserve"> </w:t>
        </w:r>
      </w:ins>
      <w:del w:id="74" w:author="Augustus Raymond Pendleton" w:date="2025-11-20T14:29:00Z" w16du:dateUtc="2025-11-20T19:29:00Z">
        <w:r w:rsidR="00C65332" w:rsidDel="00556492">
          <w:rPr>
            <w:sz w:val="20"/>
            <w:szCs w:val="20"/>
          </w:rPr>
          <w:delText xml:space="preserve"> </w:delText>
        </w:r>
      </w:del>
      <w:r w:rsidRPr="00057D48">
        <w:rPr>
          <w:sz w:val="20"/>
          <w:szCs w:val="20"/>
        </w:rPr>
        <w:t xml:space="preserve">(C-D) </w:t>
      </w:r>
      <w:r>
        <w:rPr>
          <w:sz w:val="20"/>
          <w:szCs w:val="20"/>
        </w:rPr>
        <w:t>Sensit</w:t>
      </w:r>
      <w:r w:rsidR="00C150F6">
        <w:rPr>
          <w:sz w:val="20"/>
          <w:szCs w:val="20"/>
        </w:rPr>
        <w:t>i</w:t>
      </w:r>
      <w:r>
        <w:rPr>
          <w:sz w:val="20"/>
          <w:szCs w:val="20"/>
        </w:rPr>
        <w:t xml:space="preserve">vity of </w:t>
      </w:r>
      <w:r w:rsidRPr="00057D48">
        <w:rPr>
          <w:i/>
          <w:iCs/>
          <w:sz w:val="20"/>
          <w:szCs w:val="20"/>
        </w:rPr>
        <w:t>GU</w:t>
      </w:r>
      <w:r w:rsidRPr="00057D48">
        <w:rPr>
          <w:i/>
          <w:iCs/>
          <w:sz w:val="20"/>
          <w:szCs w:val="20"/>
          <w:vertAlign w:val="superscript"/>
        </w:rPr>
        <w:t>A</w:t>
      </w:r>
      <w:r w:rsidRPr="00057D48">
        <w:rPr>
          <w:sz w:val="20"/>
          <w:szCs w:val="20"/>
        </w:rPr>
        <w:t xml:space="preserve"> (</w:t>
      </w:r>
      <m:oMath>
        <m:r>
          <w:rPr>
            <w:rFonts w:ascii="Cambria Math" w:hAnsi="Cambria Math"/>
            <w:sz w:val="20"/>
            <w:szCs w:val="20"/>
          </w:rPr>
          <m:t>α</m:t>
        </m:r>
      </m:oMath>
      <w:r w:rsidRPr="00057D48">
        <w:rPr>
          <w:sz w:val="20"/>
          <w:szCs w:val="20"/>
        </w:rPr>
        <w:t xml:space="preserve"> =</w:t>
      </w:r>
      <w:r>
        <w:rPr>
          <w:sz w:val="20"/>
          <w:szCs w:val="20"/>
        </w:rPr>
        <w:t xml:space="preserve"> </w:t>
      </w:r>
      <w:r w:rsidRPr="00057D48">
        <w:rPr>
          <w:sz w:val="20"/>
          <w:szCs w:val="20"/>
        </w:rPr>
        <w:t>1</w:t>
      </w:r>
      <w:r>
        <w:rPr>
          <w:sz w:val="20"/>
          <w:szCs w:val="20"/>
        </w:rPr>
        <w:t xml:space="preserve"> and 0.2) and </w:t>
      </w:r>
      <w:r>
        <w:rPr>
          <w:i/>
          <w:iCs/>
          <w:sz w:val="20"/>
          <w:szCs w:val="20"/>
        </w:rPr>
        <w:t>BC</w:t>
      </w:r>
      <w:r w:rsidRPr="00057D48">
        <w:rPr>
          <w:i/>
          <w:iCs/>
          <w:sz w:val="20"/>
          <w:szCs w:val="20"/>
          <w:vertAlign w:val="superscript"/>
        </w:rPr>
        <w:t>A</w:t>
      </w:r>
      <w:r w:rsidRPr="00057D48">
        <w:rPr>
          <w:sz w:val="20"/>
          <w:szCs w:val="20"/>
        </w:rPr>
        <w:t xml:space="preserve"> </w:t>
      </w:r>
      <w:r>
        <w:rPr>
          <w:sz w:val="20"/>
          <w:szCs w:val="20"/>
        </w:rPr>
        <w:t xml:space="preserve">to </w:t>
      </w:r>
      <w:r>
        <w:rPr>
          <w:sz w:val="20"/>
          <w:szCs w:val="20"/>
        </w:rPr>
        <w:lastRenderedPageBreak/>
        <w:t>measurement error was evaluated by adding random variation (</w:t>
      </w:r>
      <w:r w:rsidRPr="006B42C1">
        <w:rPr>
          <w:sz w:val="20"/>
          <w:szCs w:val="20"/>
        </w:rPr>
        <w:t>±</w:t>
      </w:r>
      <w:r w:rsidRPr="00057D48">
        <w:rPr>
          <w:sz w:val="20"/>
          <w:szCs w:val="20"/>
        </w:rPr>
        <w:t xml:space="preserve">1% to </w:t>
      </w:r>
      <w:r w:rsidRPr="006B42C1">
        <w:rPr>
          <w:sz w:val="20"/>
          <w:szCs w:val="20"/>
        </w:rPr>
        <w:t>±</w:t>
      </w:r>
      <w:r w:rsidRPr="00057D48">
        <w:rPr>
          <w:sz w:val="20"/>
          <w:szCs w:val="20"/>
        </w:rPr>
        <w:t>50%</w:t>
      </w:r>
      <w:r>
        <w:rPr>
          <w:sz w:val="20"/>
          <w:szCs w:val="20"/>
        </w:rPr>
        <w:t xml:space="preserve">; </w:t>
      </w:r>
      <w:r w:rsidRPr="00057D48">
        <w:rPr>
          <w:sz w:val="20"/>
          <w:szCs w:val="20"/>
        </w:rPr>
        <w:t>Supp</w:t>
      </w:r>
      <w:r>
        <w:rPr>
          <w:sz w:val="20"/>
          <w:szCs w:val="20"/>
        </w:rPr>
        <w:t>orting</w:t>
      </w:r>
      <w:r w:rsidRPr="00057D48">
        <w:rPr>
          <w:sz w:val="20"/>
          <w:szCs w:val="20"/>
        </w:rPr>
        <w:t xml:space="preserve"> Methods</w:t>
      </w:r>
      <w:r>
        <w:rPr>
          <w:sz w:val="20"/>
          <w:szCs w:val="20"/>
        </w:rPr>
        <w:t xml:space="preserve">) to 16S </w:t>
      </w:r>
      <w:r w:rsidR="00C150F6">
        <w:rPr>
          <w:sz w:val="20"/>
          <w:szCs w:val="20"/>
        </w:rPr>
        <w:t>c</w:t>
      </w:r>
      <w:r>
        <w:rPr>
          <w:sz w:val="20"/>
          <w:szCs w:val="20"/>
        </w:rPr>
        <w:t>opy number estimates in</w:t>
      </w:r>
      <w:r w:rsidR="00C150F6">
        <w:rPr>
          <w:sz w:val="20"/>
          <w:szCs w:val="20"/>
        </w:rPr>
        <w:t xml:space="preserve"> stool samples from</w:t>
      </w:r>
      <w:r>
        <w:rPr>
          <w:sz w:val="20"/>
          <w:szCs w:val="20"/>
        </w:rPr>
        <w:t xml:space="preserve"> </w:t>
      </w:r>
      <w:r w:rsidRPr="00057D48">
        <w:rPr>
          <w:sz w:val="20"/>
          <w:szCs w:val="20"/>
        </w:rPr>
        <w:t xml:space="preserve">the mouse gut dataset </w:t>
      </w:r>
      <w:r w:rsidRPr="00057D48">
        <w:rPr>
          <w:sz w:val="20"/>
          <w:szCs w:val="20"/>
        </w:rPr>
        <w:fldChar w:fldCharType="begin"/>
      </w:r>
      <w:r>
        <w:rPr>
          <w:sz w:val="20"/>
          <w:szCs w:val="20"/>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Pr="00057D48">
        <w:rPr>
          <w:sz w:val="20"/>
          <w:szCs w:val="20"/>
        </w:rPr>
        <w:fldChar w:fldCharType="separate"/>
      </w:r>
      <w:r>
        <w:rPr>
          <w:noProof/>
          <w:sz w:val="20"/>
          <w:szCs w:val="20"/>
        </w:rPr>
        <w:t>[3]</w:t>
      </w:r>
      <w:r w:rsidRPr="00057D48">
        <w:rPr>
          <w:sz w:val="20"/>
          <w:szCs w:val="20"/>
        </w:rPr>
        <w:fldChar w:fldCharType="end"/>
      </w:r>
      <w:r>
        <w:rPr>
          <w:sz w:val="20"/>
          <w:szCs w:val="20"/>
        </w:rPr>
        <w:t xml:space="preserve">. For each error level, </w:t>
      </w:r>
      <w:r w:rsidRPr="00057D48">
        <w:rPr>
          <w:sz w:val="20"/>
          <w:szCs w:val="20"/>
        </w:rPr>
        <w:t xml:space="preserve">50 </w:t>
      </w:r>
      <w:r>
        <w:rPr>
          <w:sz w:val="20"/>
          <w:szCs w:val="20"/>
        </w:rPr>
        <w:t xml:space="preserve">replicate matrices were generated and </w:t>
      </w:r>
      <w:r w:rsidRPr="00057D48">
        <w:rPr>
          <w:sz w:val="20"/>
          <w:szCs w:val="20"/>
        </w:rPr>
        <w:t xml:space="preserve">compared to the original </w:t>
      </w:r>
      <w:r>
        <w:rPr>
          <w:sz w:val="20"/>
          <w:szCs w:val="20"/>
        </w:rPr>
        <w:t>values.</w:t>
      </w:r>
      <w:r w:rsidRPr="00057D48">
        <w:rPr>
          <w:sz w:val="20"/>
          <w:szCs w:val="20"/>
        </w:rPr>
        <w:t xml:space="preserve"> </w:t>
      </w:r>
      <w:r>
        <w:rPr>
          <w:sz w:val="20"/>
          <w:szCs w:val="20"/>
        </w:rPr>
        <w:t xml:space="preserve">Panels </w:t>
      </w:r>
      <w:r w:rsidRPr="00057D48">
        <w:rPr>
          <w:sz w:val="20"/>
          <w:szCs w:val="20"/>
        </w:rPr>
        <w:t>reflect the (C) mean difference and (D) max difference between the error-added metrics compared to the original</w:t>
      </w:r>
      <w:r>
        <w:rPr>
          <w:sz w:val="20"/>
          <w:szCs w:val="20"/>
        </w:rPr>
        <w:t>s</w:t>
      </w:r>
      <w:r w:rsidRPr="00057D48">
        <w:rPr>
          <w:sz w:val="20"/>
          <w:szCs w:val="20"/>
        </w:rPr>
        <w:t>. Error bars represent the standard deviation of the average mean and max difference across 50 iterations.</w:t>
      </w:r>
    </w:p>
    <w:p w14:paraId="7BFE8391" w14:textId="7B4E1D5A" w:rsidR="00F81530" w:rsidRDefault="00F81530" w:rsidP="006A381E">
      <w:pPr>
        <w:spacing w:line="240" w:lineRule="auto"/>
      </w:pPr>
      <w:r>
        <w:tab/>
      </w:r>
      <w:r>
        <w:rPr>
          <w:i/>
          <w:iCs/>
        </w:rPr>
        <w:t>GU</w:t>
      </w:r>
      <w:r>
        <w:rPr>
          <w:i/>
          <w:iCs/>
          <w:vertAlign w:val="superscript"/>
        </w:rPr>
        <w:t xml:space="preserve">A </w:t>
      </w:r>
      <w:r>
        <w:t xml:space="preserve">is slower </w:t>
      </w:r>
      <w:r w:rsidR="00FF50D0">
        <w:t xml:space="preserve">to compute </w:t>
      </w:r>
      <w:r>
        <w:t>than</w:t>
      </w:r>
      <w:r w:rsidR="00425EC1">
        <w:t xml:space="preserve"> both</w:t>
      </w:r>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 xml:space="preserve">R </w:t>
      </w:r>
      <w:r w:rsidR="001D13C8">
        <w:t>because it must traverse the phylogenetic tree to calculate branch lengths for each iteration</w:t>
      </w:r>
      <w:r w:rsidR="00FF50D0">
        <w:t xml:space="preserve">. </w:t>
      </w:r>
      <w:r w:rsidR="001D13C8">
        <w:t>Computational time of</w:t>
      </w:r>
      <w:r w:rsidR="00FF50D0">
        <w:t xml:space="preserve"> </w:t>
      </w:r>
      <w:r w:rsidR="00FF50D0">
        <w:rPr>
          <w:i/>
          <w:iCs/>
        </w:rPr>
        <w:t>GU</w:t>
      </w:r>
      <w:r w:rsidR="00FF50D0">
        <w:rPr>
          <w:i/>
          <w:iCs/>
          <w:vertAlign w:val="superscript"/>
        </w:rPr>
        <w:t>A</w:t>
      </w:r>
      <w:r w:rsidR="00FF50D0">
        <w:rPr>
          <w:i/>
          <w:iCs/>
        </w:rPr>
        <w:t xml:space="preserve"> </w:t>
      </w:r>
      <w:r w:rsidR="001D13C8">
        <w:t xml:space="preserve">increases quadratically with ASV number and </w:t>
      </w:r>
      <w:r w:rsidR="00FF50D0">
        <w:t xml:space="preserve">is </w:t>
      </w:r>
      <w:r w:rsidR="00FE2461">
        <w:t xml:space="preserve">10-20 times slower, though up to 50 times slower, than </w:t>
      </w:r>
      <w:r w:rsidR="00FE2461">
        <w:rPr>
          <w:i/>
          <w:iCs/>
        </w:rPr>
        <w:t>BC</w:t>
      </w:r>
      <w:r w:rsidR="00FE2461">
        <w:rPr>
          <w:i/>
          <w:iCs/>
          <w:vertAlign w:val="superscript"/>
        </w:rPr>
        <w:t>A</w:t>
      </w:r>
      <w:r w:rsidR="001D13C8">
        <w:rPr>
          <w:i/>
          <w:iCs/>
          <w:vertAlign w:val="superscript"/>
        </w:rPr>
        <w:t xml:space="preserve"> </w:t>
      </w:r>
      <w:r w:rsidR="001D13C8">
        <w:t>(Fig. 4A-B).</w:t>
      </w:r>
      <w:r w:rsidR="00FF50D0">
        <w:t xml:space="preserve"> </w:t>
      </w:r>
      <w:r w:rsidR="001D13C8">
        <w:t xml:space="preserve">The </w:t>
      </w:r>
      <w:r w:rsidR="00FF50D0">
        <w:t xml:space="preserve">number of samples or </w:t>
      </w:r>
      <m:oMath>
        <m:r>
          <w:rPr>
            <w:rFonts w:ascii="Cambria Math" w:hAnsi="Cambria Math"/>
          </w:rPr>
          <m:t>α</m:t>
        </m:r>
      </m:oMath>
      <w:r w:rsidR="00FF50D0">
        <w:t xml:space="preserve"> values</w:t>
      </w:r>
      <w:r w:rsidR="001D13C8">
        <w:t>, however, have relatively little effect on runtime (</w:t>
      </w:r>
      <w:del w:id="75" w:author="Augustus Raymond Pendleton" w:date="2025-11-20T13:51:00Z" w16du:dateUtc="2025-11-20T18:51:00Z">
        <w:r w:rsidR="001D13C8" w:rsidDel="00620593">
          <w:delText>Fig. S</w:delText>
        </w:r>
        <w:r w:rsidR="00153449" w:rsidDel="00620593">
          <w:delText>4</w:delText>
        </w:r>
      </w:del>
      <w:ins w:id="76" w:author="Augustus Raymond Pendleton" w:date="2025-11-20T13:51:00Z" w16du:dateUtc="2025-11-20T18:51:00Z">
        <w:r w:rsidR="00620593">
          <w:t>Fig. S5</w:t>
        </w:r>
      </w:ins>
      <w:r w:rsidR="001D13C8">
        <w:t>).</w:t>
      </w:r>
      <w:r w:rsidR="00FF50D0">
        <w:t xml:space="preserve"> </w:t>
      </w:r>
      <w:r w:rsidR="001D13C8">
        <w:t>For a dataset of</w:t>
      </w:r>
      <w:r w:rsidR="00FF50D0">
        <w:t xml:space="preserve"> </w:t>
      </w:r>
      <w:r w:rsidR="00FE2461">
        <w:t>24</w:t>
      </w:r>
      <w:r w:rsidR="00FF50D0">
        <w:t>,000 ASV</w:t>
      </w:r>
      <w:r w:rsidR="001D13C8">
        <w:t>s, computing on a single CPU is still reasonable</w:t>
      </w:r>
      <w:r w:rsidR="00FF50D0">
        <w:t xml:space="preserve"> (</w:t>
      </w:r>
      <w:r w:rsidR="00FE2461">
        <w:t>1.4</w:t>
      </w:r>
      <w:r w:rsidR="00FF50D0">
        <w:t xml:space="preserve"> minutes), </w:t>
      </w:r>
      <w:r w:rsidR="001D13C8">
        <w:t>but repeated rarefaction increases runtime substantially because</w:t>
      </w:r>
      <w:r w:rsidR="00FF50D0">
        <w:t xml:space="preserve"> branch lengths are redundantly calculated </w:t>
      </w:r>
      <w:r w:rsidR="001D13C8">
        <w:t>with each iteration</w:t>
      </w:r>
      <w:r w:rsidR="00FF50D0">
        <w:t xml:space="preserve">. </w:t>
      </w:r>
      <w:r w:rsidR="001D13C8">
        <w:t xml:space="preserve">Allowing branch-length objects to be cached or incorporated directly </w:t>
      </w:r>
      <w:r w:rsidR="00FF50D0">
        <w:t xml:space="preserve">into the GUnifrac </w:t>
      </w:r>
      <w:r w:rsidR="001D13C8">
        <w:t xml:space="preserve">workflow would considerably </w:t>
      </w:r>
      <w:r w:rsidR="00FF50D0">
        <w:t xml:space="preserve">improve computational efficiency. </w:t>
      </w:r>
    </w:p>
    <w:p w14:paraId="5F0EF64C" w14:textId="0E58CBD1" w:rsidR="001D13C8" w:rsidRPr="006A381E" w:rsidRDefault="001D13C8" w:rsidP="006A381E">
      <w:pPr>
        <w:spacing w:line="240" w:lineRule="auto"/>
        <w:ind w:firstLine="720"/>
      </w:pPr>
      <w:r>
        <w:t xml:space="preserve">We also evaluated the sensitivity of </w:t>
      </w:r>
      <w:r>
        <w:rPr>
          <w:i/>
          <w:iCs/>
        </w:rPr>
        <w:t>GU</w:t>
      </w:r>
      <w:r>
        <w:rPr>
          <w:i/>
          <w:iCs/>
          <w:vertAlign w:val="superscript"/>
        </w:rPr>
        <w:t>A</w:t>
      </w:r>
      <w:r>
        <w:t xml:space="preserve"> to measurement error in absolute abundance due to </w:t>
      </w:r>
      <w:r w:rsidR="00FF50D0">
        <w:t>uncertainty arising from the quantification of cell number o</w:t>
      </w:r>
      <w:ins w:id="77" w:author="Augustus Raymond Pendleton" w:date="2025-11-20T14:51:00Z" w16du:dateUtc="2025-11-20T19:51:00Z">
        <w:r w:rsidR="00210DF7">
          <w:t>r</w:t>
        </w:r>
      </w:ins>
      <w:del w:id="78" w:author="Augustus Raymond Pendleton" w:date="2025-11-20T14:51:00Z" w16du:dateUtc="2025-11-20T19:51:00Z">
        <w:r w:rsidR="00FF50D0" w:rsidDel="00210DF7">
          <w:delText>f</w:delText>
        </w:r>
      </w:del>
      <w:r w:rsidR="00FF50D0">
        <w:t xml:space="preserve">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we added random error to the 16S copy number measurements from the mouse gut dataset, limiting our analyses to the stool samples where copy numbers varied by an order of magnitude. Across 50 iterations, each copy number could randomly vary by a given percentage of error in either direction. We re-calculated </w:t>
      </w:r>
      <m:oMath>
        <m:r>
          <w:rPr>
            <w:rFonts w:ascii="Cambria Math" w:hAnsi="Cambria Math"/>
          </w:rPr>
          <m:t>β</m:t>
        </m:r>
      </m:oMath>
      <w:r w:rsidR="00FF50D0" w:rsidRPr="0007048F">
        <w:t>-diversity</w:t>
      </w:r>
      <w:r w:rsidR="00FF50D0">
        <w:t xml:space="preserve"> (</w:t>
      </w:r>
      <w:r w:rsidR="00FF50D0">
        <w:rPr>
          <w:i/>
          <w:iCs/>
        </w:rPr>
        <w:t>BC</w:t>
      </w:r>
      <w:r w:rsidR="00FF50D0">
        <w:rPr>
          <w:i/>
          <w:iCs/>
          <w:vertAlign w:val="superscript"/>
        </w:rPr>
        <w:t>A</w:t>
      </w:r>
      <w:r w:rsidR="00FF50D0">
        <w:rPr>
          <w:i/>
          <w:iCs/>
        </w:rPr>
        <w:t xml:space="preserve"> </w:t>
      </w:r>
      <w:r w:rsidR="00FF50D0" w:rsidRPr="006A381E">
        <w:t>and</w:t>
      </w:r>
      <w:r w:rsidR="00FF50D0">
        <w:rPr>
          <w:i/>
          <w:iCs/>
        </w:rPr>
        <w:t xml:space="preserve"> GU</w:t>
      </w:r>
      <w:r w:rsidR="00FF50D0">
        <w:rPr>
          <w:i/>
          <w:iCs/>
          <w:vertAlign w:val="superscript"/>
        </w:rPr>
        <w:t>A</w:t>
      </w:r>
      <w:r w:rsidR="00FF50D0">
        <w:rPr>
          <w:i/>
          <w:iCs/>
        </w:rPr>
        <w:t xml:space="preserve"> </w:t>
      </w:r>
      <w:r w:rsidR="00FF50D0" w:rsidRPr="006A381E">
        <w:t>at</w:t>
      </w:r>
      <w:r w:rsidR="00FF50D0">
        <w:rPr>
          <w:i/>
          <w:iCs/>
        </w:rPr>
        <w:t xml:space="preserve"> </w:t>
      </w:r>
      <m:oMath>
        <m:r>
          <w:rPr>
            <w:rFonts w:ascii="Cambria Math" w:hAnsi="Cambria Math"/>
          </w:rPr>
          <m:t>α</m:t>
        </m:r>
      </m:oMath>
      <w:r w:rsidR="00FF50D0">
        <w:t xml:space="preserve"> = 1 and </w:t>
      </w:r>
      <m:oMath>
        <m:r>
          <w:rPr>
            <w:rFonts w:ascii="Cambria Math" w:hAnsi="Cambria Math"/>
          </w:rPr>
          <m:t>α</m:t>
        </m:r>
      </m:oMath>
      <w:r w:rsidR="00FF50D0">
        <w:t xml:space="preserve"> = 0.2) and compared these measurements to the original dataset. </w:t>
      </w:r>
    </w:p>
    <w:p w14:paraId="6A1A37C0" w14:textId="4BE998D7" w:rsidR="00693D9A" w:rsidRDefault="001D13C8" w:rsidP="006A381E">
      <w:pPr>
        <w:spacing w:line="240" w:lineRule="auto"/>
        <w:ind w:firstLine="720"/>
        <w:rPr>
          <w:ins w:id="79" w:author="Augustus Raymond Pendleton" w:date="2025-11-20T14:06:00Z" w16du:dateUtc="2025-11-20T19:06:00Z"/>
          <w:rFonts w:eastAsiaTheme="minorEastAsia"/>
        </w:rPr>
      </w:pPr>
      <w:r w:rsidRPr="006A381E">
        <w:rPr>
          <w:rFonts w:cs="Times New Roman"/>
          <w:kern w:val="0"/>
        </w:rPr>
        <w:t>Introducing random variation into measured 16S copy number altered</w:t>
      </w:r>
      <w:r>
        <w:rPr>
          <w:rFonts w:cs="Times New Roman"/>
          <w:kern w:val="0"/>
        </w:rPr>
        <w:t xml:space="preserve"> </w:t>
      </w:r>
      <w:r>
        <w:rPr>
          <w:i/>
          <w:iCs/>
        </w:rPr>
        <w:t>GU</w:t>
      </w:r>
      <w:r>
        <w:rPr>
          <w:i/>
          <w:iCs/>
          <w:vertAlign w:val="superscript"/>
        </w:rPr>
        <w:t>A</w:t>
      </w:r>
      <w:r w:rsidRPr="006A381E">
        <w:rPr>
          <w:rFonts w:cs="Times New Roman"/>
          <w:kern w:val="0"/>
        </w:rPr>
        <w:t xml:space="preserve"> values only modestly, and the effect was proportional to the magnitude of the added noise (Fig. 4C–D). At α = 1, each 1% of quantification error introduced an average difference of 0.0022 in </w:t>
      </w:r>
      <w:r w:rsidR="00DB4875">
        <w:rPr>
          <w:i/>
          <w:iCs/>
        </w:rPr>
        <w:t>GU</w:t>
      </w:r>
      <w:r w:rsidR="00DB4875">
        <w:rPr>
          <w:i/>
          <w:iCs/>
          <w:vertAlign w:val="superscript"/>
        </w:rPr>
        <w:t>A</w:t>
      </w:r>
      <w:r w:rsidRPr="006A381E">
        <w:rPr>
          <w:rFonts w:cs="Times New Roman"/>
          <w:kern w:val="0"/>
        </w:rPr>
        <w:t xml:space="preserve">; at α = 0.2, </w:t>
      </w:r>
      <w:r w:rsidR="00DB4875">
        <w:rPr>
          <w:i/>
          <w:iCs/>
        </w:rPr>
        <w:t>GU</w:t>
      </w:r>
      <w:r w:rsidR="00DB4875">
        <w:rPr>
          <w:i/>
          <w:iCs/>
          <w:vertAlign w:val="superscript"/>
        </w:rPr>
        <w:t>A</w:t>
      </w:r>
      <w:r w:rsidRPr="006A381E">
        <w:rPr>
          <w:rFonts w:cs="Times New Roman"/>
          <w:kern w:val="0"/>
        </w:rPr>
        <w:t xml:space="preserve"> was even less sensitive. Thus, moderate α values provide a balance between interpretability and robustness to noise in absolute quantification.</w:t>
      </w:r>
      <w:r>
        <w:rPr>
          <w:rFonts w:cs="Times New Roman"/>
        </w:rPr>
        <w:t xml:space="preserve"> </w:t>
      </w:r>
      <w:r w:rsidR="000E114E">
        <w:rPr>
          <w:rFonts w:eastAsiaTheme="minorEastAsia"/>
        </w:rPr>
        <w:t>The max d</w:t>
      </w:r>
      <w:r w:rsidR="006B7ABE">
        <w:rPr>
          <w:rFonts w:eastAsiaTheme="minorEastAsia"/>
        </w:rPr>
        <w:t>eviation from true</w:t>
      </w:r>
      <w:r w:rsidR="000E114E">
        <w:rPr>
          <w:rFonts w:eastAsiaTheme="minorEastAsia"/>
        </w:rPr>
        <w:t xml:space="preserve"> that added error could </w:t>
      </w:r>
      <w:r w:rsidR="006B7ABE">
        <w:rPr>
          <w:rFonts w:eastAsiaTheme="minorEastAsia"/>
        </w:rPr>
        <w:t>inflict on a given metric was also proportional (and always less) than the magnitude of the error itself (Fig. 4D)</w:t>
      </w:r>
      <w:r>
        <w:rPr>
          <w:rFonts w:eastAsiaTheme="minorEastAsia"/>
        </w:rPr>
        <w:t xml:space="preserve">. </w:t>
      </w:r>
      <w:r w:rsidR="006B7ABE">
        <w:rPr>
          <w:rFonts w:eastAsiaTheme="minorEastAsia"/>
        </w:rPr>
        <w:t>A more rigorous approach to assessing error propagation within these metrics, including mathematical proofs of the relationships estimated above, is outside the scope of this paper but would be helpful.</w:t>
      </w:r>
    </w:p>
    <w:p w14:paraId="0BA103A4" w14:textId="5F9D3370" w:rsidR="00206EE1" w:rsidRPr="00206EE1" w:rsidRDefault="00206EE1" w:rsidP="006A381E">
      <w:pPr>
        <w:spacing w:line="240" w:lineRule="auto"/>
        <w:ind w:firstLine="720"/>
        <w:rPr>
          <w:rFonts w:eastAsiaTheme="minorEastAsia"/>
        </w:rPr>
      </w:pPr>
      <w:ins w:id="80" w:author="Augustus Raymond Pendleton" w:date="2025-11-20T14:07:00Z" w16du:dateUtc="2025-11-20T19:07:00Z">
        <w:r>
          <w:rPr>
            <w:i/>
            <w:iCs/>
          </w:rPr>
          <w:t>GU</w:t>
        </w:r>
        <w:r>
          <w:rPr>
            <w:i/>
            <w:iCs/>
            <w:vertAlign w:val="superscript"/>
          </w:rPr>
          <w:t>A</w:t>
        </w:r>
        <w:r>
          <w:rPr>
            <w:i/>
            <w:iCs/>
          </w:rPr>
          <w:t xml:space="preserve"> </w:t>
        </w:r>
        <w:r>
          <w:t xml:space="preserve">was also insensitive to methods which normalize ASV abundance via the prediction </w:t>
        </w:r>
      </w:ins>
      <w:ins w:id="81" w:author="Augustus Raymond Pendleton" w:date="2025-11-20T14:15:00Z" w16du:dateUtc="2025-11-20T19:15:00Z">
        <w:r w:rsidR="007652B2">
          <w:t>of</w:t>
        </w:r>
      </w:ins>
      <w:ins w:id="82" w:author="Augustus Raymond Pendleton" w:date="2025-11-20T14:07:00Z" w16du:dateUtc="2025-11-20T19:07:00Z">
        <w:r>
          <w:t xml:space="preserve"> 16S copy number</w:t>
        </w:r>
      </w:ins>
      <w:ins w:id="83" w:author="Augustus Raymond Pendleton" w:date="2025-11-20T14:08:00Z" w16du:dateUtc="2025-11-20T19:08:00Z">
        <w:r>
          <w:t xml:space="preserve"> (Fig. S6)</w:t>
        </w:r>
      </w:ins>
      <w:ins w:id="84" w:author="Augustus Raymond Pendleton" w:date="2025-11-20T14:07:00Z" w16du:dateUtc="2025-11-20T19:07:00Z">
        <w:r>
          <w:t xml:space="preserve">. We used PICRUSt2 (v2.6) to </w:t>
        </w:r>
      </w:ins>
      <w:ins w:id="85" w:author="Augustus Raymond Pendleton" w:date="2025-11-20T14:08:00Z" w16du:dateUtc="2025-11-20T19:08:00Z">
        <w:r>
          <w:t>normalize ASV abundances across each dataset</w:t>
        </w:r>
      </w:ins>
      <w:ins w:id="86" w:author="Augustus Raymond Pendleton" w:date="2025-11-20T14:09:00Z" w16du:dateUtc="2025-11-20T19:09:00Z">
        <w:r>
          <w:t xml:space="preserve"> based on predicted 16S copy numbers per genome</w:t>
        </w:r>
      </w:ins>
      <w:ins w:id="87" w:author="Augustus Raymond Pendleton" w:date="2025-11-20T14:08:00Z" w16du:dateUtc="2025-11-20T19:08:00Z">
        <w:r>
          <w:t xml:space="preserve">, and then proceeded with our rarefaction pipeline and </w:t>
        </w:r>
        <w:r>
          <w:rPr>
            <w:i/>
            <w:iCs/>
          </w:rPr>
          <w:t>GU</w:t>
        </w:r>
        <w:r>
          <w:rPr>
            <w:i/>
            <w:iCs/>
            <w:vertAlign w:val="superscript"/>
          </w:rPr>
          <w:t>A</w:t>
        </w:r>
        <w:r>
          <w:t xml:space="preserve"> calculation</w:t>
        </w:r>
      </w:ins>
      <w:ins w:id="88" w:author="Augustus Raymond Pendleton" w:date="2025-11-20T14:17:00Z" w16du:dateUtc="2025-11-20T19:17:00Z">
        <w:r w:rsidR="003C70B0">
          <w:t xml:space="preserve"> </w:t>
        </w:r>
      </w:ins>
      <w:r w:rsidR="003C70B0">
        <w:fldChar w:fldCharType="begin"/>
      </w:r>
      <w:r w:rsidR="00210DF7">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003C70B0">
        <w:fldChar w:fldCharType="separate"/>
      </w:r>
      <w:r w:rsidR="00210DF7">
        <w:rPr>
          <w:noProof/>
        </w:rPr>
        <w:t>[20, 21]</w:t>
      </w:r>
      <w:r w:rsidR="003C70B0">
        <w:fldChar w:fldCharType="end"/>
      </w:r>
      <w:ins w:id="89" w:author="Augustus Raymond Pendleton" w:date="2025-11-20T14:08:00Z" w16du:dateUtc="2025-11-20T19:08:00Z">
        <w:r>
          <w:t xml:space="preserve">. </w:t>
        </w:r>
      </w:ins>
      <w:ins w:id="90" w:author="Augustus Raymond Pendleton" w:date="2025-11-20T14:09:00Z" w16du:dateUtc="2025-11-20T19:09:00Z">
        <w:r>
          <w:t xml:space="preserve">Correlations between </w:t>
        </w:r>
        <w:r>
          <w:rPr>
            <w:i/>
            <w:iCs/>
          </w:rPr>
          <w:t>GU</w:t>
        </w:r>
        <w:r>
          <w:rPr>
            <w:i/>
            <w:iCs/>
            <w:vertAlign w:val="superscript"/>
          </w:rPr>
          <w:t xml:space="preserve">A </w:t>
        </w:r>
        <w:r>
          <w:t>from normalized datasets</w:t>
        </w:r>
      </w:ins>
      <w:ins w:id="91" w:author="Augustus Raymond Pendleton" w:date="2025-11-20T14:10:00Z" w16du:dateUtc="2025-11-20T19:10:00Z">
        <w:r>
          <w:t xml:space="preserve"> versus from the original dat</w:t>
        </w:r>
      </w:ins>
      <w:ins w:id="92" w:author="Augustus Raymond Pendleton" w:date="2025-11-20T14:11:00Z" w16du:dateUtc="2025-11-20T19:11:00Z">
        <w:r>
          <w:t>a</w:t>
        </w:r>
      </w:ins>
      <w:ins w:id="93" w:author="Augustus Raymond Pendleton" w:date="2025-11-20T14:10:00Z" w16du:dateUtc="2025-11-20T19:10:00Z">
        <w:r>
          <w:t>sets were consistently high (Mantel’s R &gt; 0.98</w:t>
        </w:r>
      </w:ins>
      <w:ins w:id="94" w:author="Augustus Raymond Pendleton" w:date="2025-11-20T14:12:00Z" w16du:dateUtc="2025-11-20T19:12:00Z">
        <w:r>
          <w:t>, Fig. S6A</w:t>
        </w:r>
      </w:ins>
      <w:ins w:id="95" w:author="Augustus Raymond Pendleton" w:date="2025-11-20T14:10:00Z" w16du:dateUtc="2025-11-20T19:10:00Z">
        <w:r>
          <w:t>)</w:t>
        </w:r>
      </w:ins>
      <w:ins w:id="96" w:author="Augustus Raymond Pendleton" w:date="2025-11-20T14:13:00Z" w16du:dateUtc="2025-11-20T19:13:00Z">
        <w:r w:rsidR="007652B2">
          <w:t>.</w:t>
        </w:r>
      </w:ins>
      <w:ins w:id="97" w:author="Augustus Raymond Pendleton" w:date="2025-11-20T14:11:00Z" w16du:dateUtc="2025-11-20T19:11:00Z">
        <w:r>
          <w:t xml:space="preserve"> The sensitivity of </w:t>
        </w:r>
        <w:r>
          <w:rPr>
            <w:i/>
            <w:iCs/>
          </w:rPr>
          <w:t>GU</w:t>
        </w:r>
        <w:r>
          <w:rPr>
            <w:i/>
            <w:iCs/>
            <w:vertAlign w:val="superscript"/>
          </w:rPr>
          <w:t>A</w:t>
        </w:r>
        <w:r>
          <w:t xml:space="preserve"> to copy number-normalization generally decreased with increasing</w:t>
        </w:r>
      </w:ins>
      <w:ins w:id="98" w:author="Augustus Raymond Pendleton" w:date="2025-11-20T14:10:00Z" w16du:dateUtc="2025-11-20T19:10:00Z">
        <w:r>
          <w:t xml:space="preserve"> values of </w:t>
        </w:r>
      </w:ins>
      <m:oMath>
        <m:r>
          <w:ins w:id="99" w:author="Augustus Raymond Pendleton" w:date="2025-11-20T14:10:00Z" w16du:dateUtc="2025-11-20T19:10:00Z">
            <w:rPr>
              <w:rFonts w:ascii="Cambria Math" w:hAnsi="Cambria Math"/>
            </w:rPr>
            <m:t>α</m:t>
          </w:ins>
        </m:r>
      </m:oMath>
      <w:ins w:id="100" w:author="Augustus Raymond Pendleton" w:date="2025-11-20T14:11:00Z" w16du:dateUtc="2025-11-20T19:11:00Z">
        <w:r>
          <w:rPr>
            <w:rFonts w:eastAsiaTheme="minorEastAsia"/>
          </w:rPr>
          <w:t xml:space="preserve"> (</w:t>
        </w:r>
      </w:ins>
      <w:ins w:id="101" w:author="Augustus Raymond Pendleton" w:date="2025-11-20T14:10:00Z" w16du:dateUtc="2025-11-20T19:10:00Z">
        <w:r>
          <w:rPr>
            <w:rFonts w:eastAsiaTheme="minorEastAsia"/>
          </w:rPr>
          <w:t>in the cooling reactor, freshwater</w:t>
        </w:r>
      </w:ins>
      <w:ins w:id="102" w:author="Augustus Raymond Pendleton" w:date="2025-11-20T14:11:00Z" w16du:dateUtc="2025-11-20T19:11:00Z">
        <w:r>
          <w:rPr>
            <w:rFonts w:eastAsiaTheme="minorEastAsia"/>
          </w:rPr>
          <w:t>, and soil datasets)</w:t>
        </w:r>
      </w:ins>
      <w:ins w:id="103" w:author="Augustus Raymond Pendleton" w:date="2025-11-20T14:12:00Z" w16du:dateUtc="2025-11-20T19:12:00Z">
        <w:r>
          <w:rPr>
            <w:rFonts w:eastAsiaTheme="minorEastAsia"/>
          </w:rPr>
          <w:t>, but not in the mouse gut dataset (Fig. S6A)</w:t>
        </w:r>
      </w:ins>
      <w:ins w:id="104" w:author="Augustus Raymond Pendleton" w:date="2025-11-20T14:11:00Z" w16du:dateUtc="2025-11-20T19:11:00Z">
        <w:r>
          <w:rPr>
            <w:rFonts w:eastAsiaTheme="minorEastAsia"/>
          </w:rPr>
          <w:t>.</w:t>
        </w:r>
      </w:ins>
      <w:ins w:id="105" w:author="Augustus Raymond Pendleton" w:date="2025-11-20T14:12:00Z" w16du:dateUtc="2025-11-20T19:12:00Z">
        <w:r>
          <w:rPr>
            <w:rFonts w:eastAsiaTheme="minorEastAsia"/>
          </w:rPr>
          <w:t xml:space="preserve"> </w:t>
        </w:r>
      </w:ins>
      <w:ins w:id="106" w:author="Augustus Raymond Pendleton" w:date="2025-11-20T14:14:00Z" w16du:dateUtc="2025-11-20T19:14:00Z">
        <w:r w:rsidR="007652B2">
          <w:rPr>
            <w:rFonts w:eastAsiaTheme="minorEastAsia"/>
          </w:rPr>
          <w:t xml:space="preserve">In the mouse gut dataset, several highly-abundant ASVs in the genus </w:t>
        </w:r>
        <w:r w:rsidR="007652B2">
          <w:rPr>
            <w:rFonts w:eastAsiaTheme="minorEastAsia"/>
            <w:i/>
            <w:iCs/>
          </w:rPr>
          <w:t xml:space="preserve">Faecalibaculum </w:t>
        </w:r>
        <w:r w:rsidR="007652B2">
          <w:rPr>
            <w:rFonts w:eastAsiaTheme="minorEastAsia"/>
          </w:rPr>
          <w:t>had predicted 16S copy numbers of 7 copies/genome, explaining the relative</w:t>
        </w:r>
      </w:ins>
      <w:ins w:id="107" w:author="Augustus Raymond Pendleton" w:date="2025-11-20T14:15:00Z" w16du:dateUtc="2025-11-20T19:15:00Z">
        <w:r w:rsidR="007652B2">
          <w:rPr>
            <w:rFonts w:eastAsiaTheme="minorEastAsia"/>
          </w:rPr>
          <w:t xml:space="preserve"> (t</w:t>
        </w:r>
      </w:ins>
      <w:ins w:id="108" w:author="Augustus Raymond Pendleton" w:date="2025-11-20T14:16:00Z" w16du:dateUtc="2025-11-20T19:16:00Z">
        <w:r w:rsidR="007652B2">
          <w:rPr>
            <w:rFonts w:eastAsiaTheme="minorEastAsia"/>
          </w:rPr>
          <w:t>hough still weak)</w:t>
        </w:r>
      </w:ins>
      <w:ins w:id="109" w:author="Augustus Raymond Pendleton" w:date="2025-11-20T14:14:00Z" w16du:dateUtc="2025-11-20T19:14:00Z">
        <w:r w:rsidR="007652B2">
          <w:rPr>
            <w:rFonts w:eastAsiaTheme="minorEastAsia"/>
          </w:rPr>
          <w:t xml:space="preserve"> sensitivity </w:t>
        </w:r>
      </w:ins>
      <w:ins w:id="110" w:author="Augustus Raymond Pendleton" w:date="2025-11-20T14:15:00Z" w16du:dateUtc="2025-11-20T19:15:00Z">
        <w:r w:rsidR="007652B2">
          <w:rPr>
            <w:rFonts w:eastAsiaTheme="minorEastAsia"/>
          </w:rPr>
          <w:t xml:space="preserve">of this dataset to copy number normalization (Fig. S6B). </w:t>
        </w:r>
      </w:ins>
      <w:bookmarkStart w:id="111" w:name="_Hlk214543626"/>
      <w:ins w:id="112" w:author="Augustus Raymond Pendleton" w:date="2025-11-20T15:05:00Z" w16du:dateUtc="2025-11-20T20:05:00Z">
        <w:r w:rsidR="009E56F5">
          <w:rPr>
            <w:rFonts w:eastAsiaTheme="minorEastAsia"/>
          </w:rPr>
          <w:t>T</w:t>
        </w:r>
      </w:ins>
      <w:ins w:id="113" w:author="Augustus Raymond Pendleton" w:date="2025-11-20T15:02:00Z" w16du:dateUtc="2025-11-20T20:02:00Z">
        <w:r w:rsidR="00B756E3">
          <w:rPr>
            <w:rFonts w:eastAsiaTheme="minorEastAsia"/>
          </w:rPr>
          <w:t>hese methods also do not address potential variation in genome copies/cell (pl</w:t>
        </w:r>
      </w:ins>
      <w:ins w:id="114" w:author="Augustus Raymond Pendleton" w:date="2025-11-20T15:03:00Z" w16du:dateUtc="2025-11-20T20:03:00Z">
        <w:r w:rsidR="00B756E3">
          <w:rPr>
            <w:rFonts w:eastAsiaTheme="minorEastAsia"/>
          </w:rPr>
          <w:t xml:space="preserve">oidy), which can vary across several orders of magnitude between species and growth phase </w:t>
        </w:r>
      </w:ins>
      <w:r w:rsidR="00B756E3">
        <w:rPr>
          <w:rFonts w:eastAsiaTheme="minorEastAsia"/>
        </w:rPr>
        <w:fldChar w:fldCharType="begin"/>
      </w:r>
      <w:r w:rsidR="009E56F5">
        <w:rPr>
          <w:rFonts w:eastAsiaTheme="minorEastAsia"/>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sidR="00B756E3">
        <w:rPr>
          <w:rFonts w:eastAsiaTheme="minorEastAsia"/>
        </w:rPr>
        <w:fldChar w:fldCharType="separate"/>
      </w:r>
      <w:r w:rsidR="009E56F5" w:rsidRPr="009E56F5">
        <w:rPr>
          <w:rFonts w:cs="Times New Roman"/>
          <w:kern w:val="0"/>
        </w:rPr>
        <w:t>[22–24]</w:t>
      </w:r>
      <w:r w:rsidR="00B756E3">
        <w:rPr>
          <w:rFonts w:eastAsiaTheme="minorEastAsia"/>
        </w:rPr>
        <w:fldChar w:fldCharType="end"/>
      </w:r>
      <w:ins w:id="115" w:author="Augustus Raymond Pendleton" w:date="2025-11-20T15:05:00Z" w16du:dateUtc="2025-11-20T20:05:00Z">
        <w:r w:rsidR="009E56F5">
          <w:rPr>
            <w:rFonts w:eastAsiaTheme="minorEastAsia"/>
          </w:rPr>
          <w:t>.</w:t>
        </w:r>
      </w:ins>
      <w:bookmarkEnd w:id="111"/>
    </w:p>
    <w:p w14:paraId="37D7F57D" w14:textId="77777777" w:rsidR="001D13C8" w:rsidRPr="006A381E" w:rsidRDefault="001D13C8" w:rsidP="006A381E">
      <w:pPr>
        <w:spacing w:line="240" w:lineRule="auto"/>
        <w:rPr>
          <w:rFonts w:eastAsiaTheme="minorEastAsia"/>
          <w:b/>
          <w:bCs/>
        </w:rPr>
      </w:pPr>
      <w:r w:rsidRPr="006A381E">
        <w:rPr>
          <w:rFonts w:eastAsiaTheme="minorEastAsia"/>
          <w:b/>
          <w:bCs/>
        </w:rPr>
        <w:t>Ecological Interpretation and conceptual significance</w:t>
      </w:r>
    </w:p>
    <w:p w14:paraId="3479E1FD" w14:textId="353408E3" w:rsidR="001D13C8" w:rsidRPr="006A381E" w:rsidRDefault="001D13C8" w:rsidP="006A381E">
      <w:pPr>
        <w:spacing w:line="240" w:lineRule="auto"/>
        <w:ind w:firstLine="504"/>
        <w:rPr>
          <w:sz w:val="20"/>
          <w:szCs w:val="20"/>
        </w:rPr>
      </w:pPr>
      <w:r>
        <w:lastRenderedPageBreak/>
        <w:t>Absolute Uni</w:t>
      </w:r>
      <w:r w:rsidR="000C73B5">
        <w:t>F</w:t>
      </w:r>
      <w:r>
        <w:t xml:space="preserve">rac reframes the interpretation of </w:t>
      </w:r>
      <w:r w:rsidRPr="001061A5">
        <w:rPr>
          <w:i/>
          <w:iCs/>
        </w:rPr>
        <w:t>β</w:t>
      </w:r>
      <w:r w:rsidRPr="00057D48">
        <w:t>-diversity</w:t>
      </w:r>
      <w:r>
        <w:t xml:space="preserve"> by making biomass an explicit ecological axis rather than an unmeasured or normalized-away quantity. Conventional UniFrac capture</w:t>
      </w:r>
      <w:r w:rsidR="00DB4875">
        <w:t>s</w:t>
      </w:r>
      <w:r>
        <w:t xml:space="preserve"> composition and shared evolutionary history, but implicitly invites interpretation as if it also encodes differences on microbial load. By incorporating absolute abundance directly, Absolute UniFrac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 That said, the additional dimension of microbial load also increases the complexity of applying and interpreting this metric.</w:t>
      </w:r>
    </w:p>
    <w:p w14:paraId="54E17743" w14:textId="5348A11A" w:rsidR="006B42C1" w:rsidRDefault="00AA63C5" w:rsidP="006A381E">
      <w:pPr>
        <w:spacing w:line="240" w:lineRule="auto"/>
        <w:ind w:firstLine="504"/>
      </w:pPr>
      <w:r>
        <w:t>There are many cases where t</w:t>
      </w:r>
      <w:r w:rsidRPr="0007048F">
        <w:t xml:space="preserve">he incorporation of absolute abundance allows microbial ecologists to assess more realistic, ecologically-relevant differences in microbial communities, especially </w:t>
      </w:r>
      <w:r w:rsidR="001D13C8">
        <w:t>when</w:t>
      </w:r>
      <w:r w:rsidRPr="0007048F">
        <w:t xml:space="preserve"> </w:t>
      </w:r>
      <w:r w:rsidR="001D13C8">
        <w:t>microbial load is mechanistically central</w:t>
      </w:r>
      <w:r w:rsidRPr="0007048F">
        <w:t>.</w:t>
      </w:r>
      <w:r w:rsidR="006B42C1">
        <w:t xml:space="preserve"> Outside of the datasets re-analyzed here </w:t>
      </w:r>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r w:rsidR="006B42C1">
        <w:t>;</w:t>
      </w:r>
      <w:r w:rsidRPr="0007048F">
        <w:t xml:space="preserve"> the temporal development of the infant </w:t>
      </w:r>
      <w:r w:rsidR="001D13C8">
        <w:t xml:space="preserve">gut </w:t>
      </w:r>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r w:rsidR="009E56F5">
        <w:instrText xml:space="preserve"> ADDIN ZOTERO_ITEM CSL_CITATION {"citationID":"SoXYc4XP","properties":{"formattedCitation":"[25]","plainCitation":"[25]","noteIndex":0},"citationItems":[{"id":2066,"uris":["http://zotero.org/groups/5077571/items/T76SVMUI"],"itemData":{"id":2066,"type":"article-journal","abstract":"Changes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r>
        <w:fldChar w:fldCharType="separate"/>
      </w:r>
      <w:r w:rsidR="009E56F5">
        <w:rPr>
          <w:noProof/>
        </w:rPr>
        <w:t>[25]</w:t>
      </w:r>
      <w:r>
        <w:fldChar w:fldCharType="end"/>
      </w:r>
      <w:r>
        <w:t xml:space="preserve">; </w:t>
      </w:r>
      <w:r w:rsidRPr="0007048F">
        <w:t>and antibiotic-driven declines in specific swine gut taxa were missed using relative abundance approaches</w:t>
      </w:r>
      <w:r>
        <w:t xml:space="preserve"> </w:t>
      </w:r>
      <w:r>
        <w:fldChar w:fldCharType="begin"/>
      </w:r>
      <w:r w:rsidR="009E56F5">
        <w:instrText xml:space="preserve"> ADDIN ZOTERO_ITEM CSL_CITATION {"citationID":"iCFiKdIH","properties":{"formattedCitation":"[26]","plainCitation":"[26]","noteIndex":0},"citationItems":[{"id":2067,"uris":["http://zotero.org/groups/5077571/items/RCJKTQVA"],"itemData":{"id":2067,"type":"article-journal","abstract":"BackgroundThe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r>
        <w:fldChar w:fldCharType="separate"/>
      </w:r>
      <w:r w:rsidR="009E56F5">
        <w:rPr>
          <w:noProof/>
        </w:rPr>
        <w:t>[26]</w:t>
      </w:r>
      <w:r>
        <w:fldChar w:fldCharType="end"/>
      </w:r>
      <w:r w:rsidRPr="0007048F">
        <w:t xml:space="preserve">. As </w:t>
      </w:r>
      <m:oMath>
        <m:r>
          <w:rPr>
            <w:rFonts w:ascii="Cambria Math" w:hAnsi="Cambria Math"/>
          </w:rPr>
          <m:t>β</m:t>
        </m:r>
      </m:oMath>
      <w:r w:rsidRPr="0007048F">
        <w:t xml:space="preserve">-diversity metrics (and UniFrac specifically) remain central to microbial ecology, </w:t>
      </w:r>
      <w:r w:rsidR="0092229D">
        <w:t xml:space="preserve">these findings highlight how interpretation changes once biomass is incorporated. Broader adoption of absolute abundance profiling will also depend on data availability. Few studies currently make absolute quantification data publicly accessible, underscoring the need to deposit absolute measurements alongside sequencing reads for reproducibility, ideally as metadata within SRA submissions. </w:t>
      </w:r>
    </w:p>
    <w:p w14:paraId="25270F58" w14:textId="0FE0EBDD" w:rsidR="00AA63C5" w:rsidRDefault="00AA63C5" w:rsidP="006A381E">
      <w:pPr>
        <w:spacing w:line="240" w:lineRule="auto"/>
        <w:ind w:firstLine="504"/>
      </w:pPr>
      <w:r w:rsidRPr="0007048F">
        <w:t xml:space="preserve">While demonstrated here with 16S rRNA data, the approach </w:t>
      </w:r>
      <w:r>
        <w:t xml:space="preserve">should </w:t>
      </w:r>
      <w:r w:rsidR="0092229D">
        <w:t>extend</w:t>
      </w:r>
      <w:r w:rsidRPr="0007048F">
        <w:t xml:space="preserve"> to other marker genes or (meta)genomic features, provided absolute abundance estimates are available.</w:t>
      </w:r>
      <w:r w:rsidR="006B42C1">
        <w:t xml:space="preserve"> </w:t>
      </w:r>
      <w:r w:rsidRPr="0007048F">
        <w:t xml:space="preserve">In </w:t>
      </w:r>
      <w:r w:rsidR="0092229D">
        <w:t>this sense</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offers a more </w:t>
      </w:r>
      <w:r w:rsidR="0092229D">
        <w:t xml:space="preserve">ecologically </w:t>
      </w:r>
      <w:r w:rsidRPr="0007048F">
        <w:t xml:space="preserve">grounded </w:t>
      </w:r>
      <w:r w:rsidR="0092229D">
        <w:t>view</w:t>
      </w:r>
      <w:r w:rsidRPr="0007048F">
        <w:t xml:space="preserve"> of lineage </w:t>
      </w:r>
      <w:r w:rsidR="0092229D">
        <w:t>turnover by jointly reflecting variation in biomass and phylogenetic structure.</w:t>
      </w:r>
    </w:p>
    <w:p w14:paraId="666BB825" w14:textId="08F916E4" w:rsidR="00AA63C5" w:rsidRDefault="0092229D" w:rsidP="006A381E">
      <w:pPr>
        <w:spacing w:line="240" w:lineRule="auto"/>
        <w:ind w:firstLine="504"/>
        <w:rPr>
          <w:rFonts w:eastAsiaTheme="minorEastAsia"/>
        </w:rPr>
      </w:pPr>
      <w:r>
        <w:t>N</w:t>
      </w:r>
      <w:r w:rsidR="00AA63C5">
        <w:t>o</w:t>
      </w:r>
      <w:r>
        <w:t xml:space="preserve"> single</w:t>
      </w:r>
      <w:r w:rsidR="00AA63C5">
        <w:t xml:space="preserve"> metric (or </w:t>
      </w:r>
      <m:oMath>
        <m:r>
          <w:rPr>
            <w:rFonts w:ascii="Cambria Math" w:hAnsi="Cambria Math"/>
          </w:rPr>
          <m:t>α</m:t>
        </m:r>
      </m:oMath>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r w:rsidR="00AA63C5">
        <w:rPr>
          <w:noProof/>
        </w:rPr>
        <w:t>)</w:t>
      </w:r>
      <w:r>
        <w:rPr>
          <w:noProof/>
        </w:rPr>
        <w:t xml:space="preserve">, however, </w:t>
      </w:r>
      <w:r w:rsidR="00AA63C5">
        <w:rPr>
          <w:noProof/>
        </w:rPr>
        <w:t xml:space="preserve"> is</w:t>
      </w:r>
      <w:r>
        <w:rPr>
          <w:noProof/>
        </w:rPr>
        <w:t xml:space="preserve"> universally </w:t>
      </w:r>
      <w:r w:rsidR="00AA63C5">
        <w:rPr>
          <w:noProof/>
        </w:rPr>
        <w:t>“be</w:t>
      </w:r>
      <w:r>
        <w:rPr>
          <w:noProof/>
        </w:rPr>
        <w:t>st</w:t>
      </w:r>
      <w:r w:rsidR="00AA63C5">
        <w:rPr>
          <w:noProof/>
        </w:rPr>
        <w:t>”</w:t>
      </w:r>
      <w:r>
        <w:rPr>
          <w:noProof/>
        </w:rPr>
        <w:t xml:space="preserve">. Each </w:t>
      </w:r>
      <w:r w:rsidRPr="00057D48">
        <w:t>β-diversity</w:t>
      </w:r>
      <w:r>
        <w:rPr>
          <w:noProof/>
        </w:rPr>
        <w:t xml:space="preserve"> metric emphasizes a different dimension of community change. Researchers should therefore select </w:t>
      </w:r>
      <w:r>
        <w:t>metrics based on the ecological quantity that is hypothesized to matter most</w:t>
      </w:r>
      <w:r w:rsidR="00DB4875">
        <w:t xml:space="preserve"> (Box 1)</w:t>
      </w:r>
      <w:r>
        <w:t xml:space="preserve">. Here, we demonstrate </w:t>
      </w:r>
      <w:r w:rsidRPr="00C407FA">
        <w:t>not</w:t>
      </w:r>
      <w:r w:rsidRPr="001061A5">
        <w:rPr>
          <w:b/>
          <w:bCs/>
        </w:rPr>
        <w:t xml:space="preserve"> </w:t>
      </w:r>
      <w:r>
        <w:t xml:space="preserve">that </w:t>
      </w:r>
      <w:r w:rsidRPr="001061A5">
        <w:rPr>
          <w:i/>
          <w:iCs/>
        </w:rPr>
        <w:t>GU</w:t>
      </w:r>
      <w:r w:rsidRPr="001061A5">
        <w:rPr>
          <w:i/>
          <w:iCs/>
          <w:vertAlign w:val="superscript"/>
        </w:rPr>
        <w:t>A</w:t>
      </w:r>
      <w:r w:rsidRPr="001061A5">
        <w:rPr>
          <w:i/>
          <w:iCs/>
        </w:rPr>
        <w:t xml:space="preserve"> </w:t>
      </w:r>
      <w:r>
        <w:t xml:space="preserve">outperforms other measures, but that it faithfully incorporates the three axes of variation it was designed to incorporate: composition, phylogenetic similarity, and absolute abundance (Fig. 1 and Fig. 2). </w:t>
      </w:r>
      <w:r w:rsidR="00693D9A">
        <w:t xml:space="preserve">As with any </w:t>
      </w:r>
      <m:oMath>
        <m:r>
          <w:rPr>
            <w:rFonts w:ascii="Cambria Math" w:hAnsi="Cambria Math"/>
          </w:rPr>
          <m:t>β</m:t>
        </m:r>
      </m:oMath>
      <w:r w:rsidR="00693D9A" w:rsidRPr="0007048F">
        <w:t>-diversity</w:t>
      </w:r>
      <w:r w:rsidR="00693D9A">
        <w:t xml:space="preserve"> </w:t>
      </w:r>
      <w:r>
        <w:t>analysis</w:t>
      </w:r>
      <w:r w:rsidR="00693D9A">
        <w:t xml:space="preserve">, </w:t>
      </w:r>
      <w:r>
        <w:t xml:space="preserve">interpretation requires matching the metric to the ecological question </w:t>
      </w:r>
      <w:r w:rsidR="000C73B5">
        <w:t xml:space="preserve">at hand, </w:t>
      </w:r>
      <w:r>
        <w:t xml:space="preserve">and exploring sensitivity across </w:t>
      </w:r>
      <w:r w:rsidR="000C73B5">
        <w:t>different metrics</w:t>
      </w:r>
      <w:r>
        <w:t xml:space="preserve"> where appropriate</w:t>
      </w:r>
      <w:r w:rsidR="00693D9A">
        <w:rPr>
          <w:rFonts w:eastAsiaTheme="minorEastAsia"/>
        </w:rPr>
        <w:t xml:space="preserve"> </w:t>
      </w:r>
      <w:r w:rsidR="00693D9A">
        <w:rPr>
          <w:rFonts w:eastAsiaTheme="minorEastAsia"/>
        </w:rPr>
        <w:fldChar w:fldCharType="begin"/>
      </w:r>
      <w:r w:rsidR="009E56F5">
        <w:rPr>
          <w:rFonts w:eastAsiaTheme="minorEastAsia"/>
        </w:rPr>
        <w:instrText xml:space="preserve"> ADDIN ZOTERO_ITEM CSL_CITATION {"citationID":"cR3kDa6k","properties":{"formattedCitation":"[27]","plainCitation":"[27]","noteIndex":0},"citationItems":[{"id":2068,"uris":["http://zotero.org/groups/5077571/items/LHSHIHDL"],"itemData":{"id":2068,"type":"article-journal","abstract":"Background\nSince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9E56F5">
        <w:rPr>
          <w:rFonts w:eastAsiaTheme="minorEastAsia"/>
          <w:noProof/>
        </w:rPr>
        <w:t>[27]</w:t>
      </w:r>
      <w:r w:rsidR="00693D9A">
        <w:rPr>
          <w:rFonts w:eastAsiaTheme="minorEastAsia"/>
        </w:rPr>
        <w:fldChar w:fldCharType="end"/>
      </w:r>
      <w:r w:rsidR="00FF313F">
        <w:rPr>
          <w:rFonts w:eastAsiaTheme="minorEastAsia"/>
        </w:rPr>
        <w:t xml:space="preserve">. By providing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6A381E">
        <w:rPr>
          <w:rFonts w:eastAsiaTheme="minorEastAsia"/>
        </w:rPr>
        <w:t>we hope to encourage the use of these metrics as a tool of microbial ecology.</w:t>
      </w:r>
    </w:p>
    <w:p w14:paraId="28D739F6" w14:textId="07942D72" w:rsidR="0092229D" w:rsidRPr="001061A5" w:rsidRDefault="0092229D" w:rsidP="006A381E">
      <w:pPr>
        <w:spacing w:line="240" w:lineRule="auto"/>
        <w:rPr>
          <w:rFonts w:eastAsiaTheme="minorEastAsia"/>
          <w:b/>
          <w:bCs/>
        </w:rPr>
      </w:pPr>
      <w:r>
        <w:rPr>
          <w:rFonts w:eastAsiaTheme="minorEastAsia"/>
          <w:b/>
          <w:bCs/>
        </w:rPr>
        <w:t>Conclusion</w:t>
      </w:r>
    </w:p>
    <w:p w14:paraId="63D758B9" w14:textId="69B70515" w:rsidR="0092229D" w:rsidRDefault="0092229D" w:rsidP="00B26FCE">
      <w:pPr>
        <w:pStyle w:val="p1"/>
        <w:ind w:firstLine="504"/>
      </w:pPr>
      <w:r>
        <w:t>By explicitly incorporating absolute abundance, Absolute UniFrac shifts phylogenetic β-diversity from a two-axis approximation to a three-axis ecological measure. This reframing connects the metric to the underlying biological questions that motivate m</w:t>
      </w:r>
      <w:r w:rsidR="000C73B5">
        <w:t>any</w:t>
      </w:r>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UniFrac is not </w:t>
      </w:r>
      <w:r>
        <w:lastRenderedPageBreak/>
        <w:t>simply an alternative distance metric but a tool for aligning statistical representation with ecological mechanism.</w:t>
      </w:r>
    </w:p>
    <w:p w14:paraId="3FB85BBF" w14:textId="07FE4D43" w:rsidR="005B0677" w:rsidRDefault="005B0677">
      <w:pPr>
        <w:rPr>
          <w:rFonts w:eastAsia="Times New Roman" w:cs="Times New Roman"/>
          <w:kern w:val="0"/>
          <w14:ligatures w14:val="none"/>
        </w:rPr>
      </w:pPr>
      <w:r>
        <w:br w:type="page"/>
      </w:r>
    </w:p>
    <w:p w14:paraId="41E6BF22" w14:textId="77777777" w:rsidR="00153449" w:rsidRDefault="00153449" w:rsidP="00153449">
      <w:pPr>
        <w:pStyle w:val="p1"/>
      </w:pPr>
    </w:p>
    <w:p w14:paraId="61923BF3" w14:textId="77777777" w:rsidR="00153449" w:rsidRDefault="00153449" w:rsidP="00153449">
      <w:pPr>
        <w:pStyle w:val="p1"/>
        <w:rPr>
          <w:b/>
          <w:bCs/>
        </w:rPr>
      </w:pPr>
      <w:r w:rsidRPr="00153449">
        <w:rPr>
          <w:b/>
          <w:bCs/>
        </w:rPr>
        <w:t xml:space="preserve">Box 1: </w:t>
      </w:r>
      <w:r w:rsidRPr="006A381E">
        <w:rPr>
          <w:b/>
          <w:bCs/>
        </w:rPr>
        <w:t>β-diversity metrics should reflect the hypothesis being tested</w:t>
      </w:r>
    </w:p>
    <w:p w14:paraId="7228A697" w14:textId="61F91E28" w:rsidR="00340F0D" w:rsidRPr="00340F0D" w:rsidRDefault="00340F0D" w:rsidP="00153449">
      <w:pPr>
        <w:pStyle w:val="p1"/>
      </w:pPr>
      <w:r>
        <w:t>Absolute UniFrac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p>
    <w:tbl>
      <w:tblPr>
        <w:tblStyle w:val="TableGrid"/>
        <w:tblW w:w="0" w:type="auto"/>
        <w:shd w:val="clear" w:color="auto" w:fill="FFFFFF" w:themeFill="background1"/>
        <w:tblLook w:val="04A0" w:firstRow="1" w:lastRow="0" w:firstColumn="1" w:lastColumn="0" w:noHBand="0" w:noVBand="1"/>
      </w:tblPr>
      <w:tblGrid>
        <w:gridCol w:w="941"/>
        <w:gridCol w:w="551"/>
        <w:gridCol w:w="1067"/>
        <w:gridCol w:w="1065"/>
        <w:gridCol w:w="1163"/>
        <w:gridCol w:w="1016"/>
        <w:gridCol w:w="2038"/>
        <w:gridCol w:w="1509"/>
      </w:tblGrid>
      <w:tr w:rsidR="00BB1FB4" w:rsidRPr="00BB1FB4" w14:paraId="053020C6" w14:textId="77777777" w:rsidTr="00BB1FB4">
        <w:trPr>
          <w:trHeight w:val="221"/>
        </w:trPr>
        <w:tc>
          <w:tcPr>
            <w:tcW w:w="5803" w:type="dxa"/>
            <w:gridSpan w:val="6"/>
            <w:shd w:val="clear" w:color="auto" w:fill="FFFFFF" w:themeFill="background1"/>
            <w:vAlign w:val="center"/>
          </w:tcPr>
          <w:p w14:paraId="62ADA7E0" w14:textId="77777777" w:rsidR="00BB1FB4" w:rsidRPr="006A381E" w:rsidRDefault="00BB1FB4" w:rsidP="00BB1FB4">
            <w:pPr>
              <w:pStyle w:val="p1"/>
              <w:jc w:val="center"/>
              <w:rPr>
                <w:sz w:val="20"/>
                <w:szCs w:val="20"/>
              </w:rPr>
            </w:pPr>
          </w:p>
        </w:tc>
        <w:tc>
          <w:tcPr>
            <w:tcW w:w="2038" w:type="dxa"/>
            <w:shd w:val="clear" w:color="auto" w:fill="FFFFFF" w:themeFill="background1"/>
            <w:vAlign w:val="center"/>
          </w:tcPr>
          <w:p w14:paraId="239B5492" w14:textId="7D23D4F5" w:rsidR="00BB1FB4" w:rsidRPr="006A381E" w:rsidRDefault="00BB1FB4" w:rsidP="00BB1FB4">
            <w:pPr>
              <w:pStyle w:val="p1"/>
              <w:jc w:val="center"/>
              <w:rPr>
                <w:sz w:val="20"/>
                <w:szCs w:val="20"/>
              </w:rPr>
            </w:pPr>
            <w:r w:rsidRPr="006A381E">
              <w:rPr>
                <w:sz w:val="20"/>
                <w:szCs w:val="20"/>
              </w:rPr>
              <w:t>Metric to Use</w:t>
            </w:r>
          </w:p>
        </w:tc>
        <w:tc>
          <w:tcPr>
            <w:tcW w:w="1509" w:type="dxa"/>
            <w:shd w:val="clear" w:color="auto" w:fill="FFFFFF" w:themeFill="background1"/>
            <w:vAlign w:val="center"/>
          </w:tcPr>
          <w:p w14:paraId="0BEAB4D0" w14:textId="1830FB8E" w:rsidR="00BB1FB4" w:rsidRPr="006A381E" w:rsidRDefault="00B54C61" w:rsidP="005B0677">
            <w:pPr>
              <w:pStyle w:val="p1"/>
              <w:jc w:val="center"/>
              <w:rPr>
                <w:sz w:val="20"/>
                <w:szCs w:val="20"/>
              </w:rPr>
            </w:pPr>
            <w:r>
              <w:rPr>
                <w:sz w:val="20"/>
                <w:szCs w:val="20"/>
              </w:rPr>
              <w:t xml:space="preserve">Hypothetical </w:t>
            </w:r>
            <w:r w:rsidR="00BB1FB4" w:rsidRPr="006A381E">
              <w:rPr>
                <w:sz w:val="20"/>
                <w:szCs w:val="20"/>
              </w:rPr>
              <w:t>Example</w:t>
            </w:r>
          </w:p>
        </w:tc>
      </w:tr>
      <w:tr w:rsidR="00B54C61" w:rsidRPr="00340F0D" w14:paraId="436E4EA4" w14:textId="77777777" w:rsidTr="00F035EF">
        <w:trPr>
          <w:trHeight w:val="221"/>
        </w:trPr>
        <w:tc>
          <w:tcPr>
            <w:tcW w:w="941" w:type="dxa"/>
            <w:vMerge w:val="restart"/>
            <w:shd w:val="clear" w:color="auto" w:fill="FFFFFF" w:themeFill="background1"/>
            <w:vAlign w:val="center"/>
          </w:tcPr>
          <w:p w14:paraId="018A1308" w14:textId="4D4AA493" w:rsidR="00340F0D" w:rsidRPr="006A381E" w:rsidRDefault="00340F0D" w:rsidP="006A381E">
            <w:pPr>
              <w:pStyle w:val="p1"/>
              <w:jc w:val="center"/>
              <w:rPr>
                <w:sz w:val="20"/>
                <w:szCs w:val="20"/>
              </w:rPr>
            </w:pPr>
            <w:r w:rsidRPr="006A381E">
              <w:rPr>
                <w:sz w:val="20"/>
                <w:szCs w:val="20"/>
              </w:rPr>
              <w:t>Treat closely related lineages as similar?</w:t>
            </w:r>
          </w:p>
        </w:tc>
        <w:tc>
          <w:tcPr>
            <w:tcW w:w="551" w:type="dxa"/>
            <w:vMerge w:val="restart"/>
            <w:shd w:val="clear" w:color="auto" w:fill="FFFFFF" w:themeFill="background1"/>
            <w:vAlign w:val="center"/>
          </w:tcPr>
          <w:p w14:paraId="2908C5D1" w14:textId="33758552" w:rsidR="00340F0D" w:rsidRPr="006A381E" w:rsidRDefault="00340F0D" w:rsidP="006A381E">
            <w:pPr>
              <w:pStyle w:val="p1"/>
              <w:jc w:val="center"/>
              <w:rPr>
                <w:sz w:val="20"/>
                <w:szCs w:val="20"/>
              </w:rPr>
            </w:pPr>
            <w:r w:rsidRPr="006A381E">
              <w:rPr>
                <w:sz w:val="20"/>
                <w:szCs w:val="20"/>
              </w:rPr>
              <w:t>Yes</w:t>
            </w:r>
          </w:p>
        </w:tc>
        <w:tc>
          <w:tcPr>
            <w:tcW w:w="1067" w:type="dxa"/>
            <w:vMerge w:val="restart"/>
            <w:shd w:val="clear" w:color="auto" w:fill="FFFFFF" w:themeFill="background1"/>
            <w:vAlign w:val="center"/>
          </w:tcPr>
          <w:p w14:paraId="5099A756" w14:textId="69DA27C9" w:rsidR="00340F0D" w:rsidRPr="006A381E" w:rsidRDefault="00340F0D" w:rsidP="006A381E">
            <w:pPr>
              <w:pStyle w:val="p1"/>
              <w:jc w:val="center"/>
              <w:rPr>
                <w:sz w:val="20"/>
                <w:szCs w:val="20"/>
              </w:rPr>
            </w:pPr>
            <w:r w:rsidRPr="006A381E">
              <w:rPr>
                <w:sz w:val="20"/>
                <w:szCs w:val="20"/>
              </w:rPr>
              <w:t>How relevant is microbial load?</w:t>
            </w:r>
          </w:p>
        </w:tc>
        <w:tc>
          <w:tcPr>
            <w:tcW w:w="3244" w:type="dxa"/>
            <w:gridSpan w:val="3"/>
            <w:shd w:val="clear" w:color="auto" w:fill="FFFFFF" w:themeFill="background1"/>
            <w:vAlign w:val="center"/>
          </w:tcPr>
          <w:p w14:paraId="29796AFF" w14:textId="03D377EF" w:rsidR="00340F0D" w:rsidRPr="006A381E" w:rsidRDefault="00340F0D" w:rsidP="00BB1FB4">
            <w:pPr>
              <w:pStyle w:val="p1"/>
              <w:jc w:val="center"/>
              <w:rPr>
                <w:rFonts w:eastAsiaTheme="minorEastAsia"/>
                <w:i/>
                <w:iCs/>
                <w:sz w:val="20"/>
                <w:szCs w:val="20"/>
              </w:rPr>
            </w:pPr>
            <w:r w:rsidRPr="006A381E">
              <w:rPr>
                <w:sz w:val="20"/>
                <w:szCs w:val="20"/>
              </w:rPr>
              <w:t>Central to hypothesis</w:t>
            </w:r>
          </w:p>
        </w:tc>
        <w:tc>
          <w:tcPr>
            <w:tcW w:w="2038" w:type="dxa"/>
            <w:shd w:val="clear" w:color="auto" w:fill="FFFFFF" w:themeFill="background1"/>
            <w:vAlign w:val="center"/>
          </w:tcPr>
          <w:p w14:paraId="6A39283D" w14:textId="3B0E2A4C"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217C9509" w14:textId="500AC6C2" w:rsidR="00340F0D" w:rsidRPr="006A381E" w:rsidRDefault="00340F0D" w:rsidP="006A381E">
            <w:pPr>
              <w:pStyle w:val="p1"/>
              <w:jc w:val="center"/>
              <w:rPr>
                <w:sz w:val="20"/>
                <w:szCs w:val="20"/>
              </w:rPr>
            </w:pPr>
            <w:r w:rsidRPr="006A381E">
              <w:rPr>
                <w:sz w:val="20"/>
                <w:szCs w:val="20"/>
              </w:rPr>
              <w:t>Cyanobacterial bloom, pathogen proliferation</w:t>
            </w:r>
          </w:p>
        </w:tc>
      </w:tr>
      <w:tr w:rsidR="00B54C61" w:rsidRPr="00340F0D" w14:paraId="4F034B83" w14:textId="77777777" w:rsidTr="00EE30AE">
        <w:trPr>
          <w:trHeight w:val="194"/>
        </w:trPr>
        <w:tc>
          <w:tcPr>
            <w:tcW w:w="941" w:type="dxa"/>
            <w:vMerge/>
            <w:shd w:val="clear" w:color="auto" w:fill="FFFFFF" w:themeFill="background1"/>
            <w:vAlign w:val="center"/>
          </w:tcPr>
          <w:p w14:paraId="18967311"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5EC906F3"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611C85D2"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56079904" w14:textId="5AA4DB81" w:rsidR="00340F0D" w:rsidRPr="006A381E" w:rsidRDefault="00340F0D" w:rsidP="00BB1FB4">
            <w:pPr>
              <w:pStyle w:val="p1"/>
              <w:jc w:val="center"/>
              <w:rPr>
                <w:rFonts w:eastAsiaTheme="minorEastAsia"/>
                <w:i/>
                <w:iCs/>
                <w:sz w:val="20"/>
                <w:szCs w:val="20"/>
              </w:rPr>
            </w:pPr>
            <w:r w:rsidRPr="006A381E">
              <w:rPr>
                <w:sz w:val="20"/>
                <w:szCs w:val="20"/>
              </w:rPr>
              <w:t>Relevant, but associated with other variables of interest</w:t>
            </w:r>
          </w:p>
        </w:tc>
        <w:tc>
          <w:tcPr>
            <w:tcW w:w="2038" w:type="dxa"/>
            <w:shd w:val="clear" w:color="auto" w:fill="FFFFFF" w:themeFill="background1"/>
            <w:vAlign w:val="center"/>
          </w:tcPr>
          <w:p w14:paraId="2AAD1711" w14:textId="320A73C2"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0.1 &lt;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1A2315AD" w14:textId="05385A2E" w:rsidR="00340F0D" w:rsidRPr="006A381E" w:rsidRDefault="00340F0D" w:rsidP="005B0677">
            <w:pPr>
              <w:pStyle w:val="p1"/>
              <w:jc w:val="center"/>
              <w:rPr>
                <w:sz w:val="20"/>
                <w:szCs w:val="20"/>
              </w:rPr>
            </w:pPr>
            <w:r w:rsidRPr="006A381E">
              <w:rPr>
                <w:sz w:val="20"/>
                <w:szCs w:val="20"/>
              </w:rPr>
              <w:t>Compositional shifts in response to nutrient addition</w:t>
            </w:r>
          </w:p>
        </w:tc>
      </w:tr>
      <w:tr w:rsidR="00B54C61" w:rsidRPr="00BB1FB4" w14:paraId="4303850A" w14:textId="77777777" w:rsidTr="00BB1FB4">
        <w:trPr>
          <w:trHeight w:val="539"/>
        </w:trPr>
        <w:tc>
          <w:tcPr>
            <w:tcW w:w="941" w:type="dxa"/>
            <w:vMerge/>
            <w:shd w:val="clear" w:color="auto" w:fill="FFFFFF" w:themeFill="background1"/>
            <w:vAlign w:val="center"/>
          </w:tcPr>
          <w:p w14:paraId="3889934B" w14:textId="77777777" w:rsidR="00BB1FB4" w:rsidRPr="006A381E" w:rsidRDefault="00BB1FB4" w:rsidP="005B0677">
            <w:pPr>
              <w:pStyle w:val="p1"/>
              <w:jc w:val="center"/>
              <w:rPr>
                <w:sz w:val="20"/>
                <w:szCs w:val="20"/>
              </w:rPr>
            </w:pPr>
          </w:p>
        </w:tc>
        <w:tc>
          <w:tcPr>
            <w:tcW w:w="551" w:type="dxa"/>
            <w:vMerge/>
            <w:shd w:val="clear" w:color="auto" w:fill="FFFFFF" w:themeFill="background1"/>
            <w:vAlign w:val="center"/>
          </w:tcPr>
          <w:p w14:paraId="10E48282" w14:textId="77777777" w:rsidR="00BB1FB4" w:rsidRPr="006A381E" w:rsidRDefault="00BB1FB4" w:rsidP="005B0677">
            <w:pPr>
              <w:pStyle w:val="p1"/>
              <w:jc w:val="center"/>
              <w:rPr>
                <w:sz w:val="20"/>
                <w:szCs w:val="20"/>
              </w:rPr>
            </w:pPr>
          </w:p>
        </w:tc>
        <w:tc>
          <w:tcPr>
            <w:tcW w:w="1067" w:type="dxa"/>
            <w:vMerge/>
            <w:shd w:val="clear" w:color="auto" w:fill="FFFFFF" w:themeFill="background1"/>
            <w:vAlign w:val="center"/>
          </w:tcPr>
          <w:p w14:paraId="296F7C09" w14:textId="77777777" w:rsidR="00BB1FB4" w:rsidRPr="006A381E" w:rsidRDefault="00BB1FB4" w:rsidP="005B0677">
            <w:pPr>
              <w:pStyle w:val="p1"/>
              <w:jc w:val="center"/>
              <w:rPr>
                <w:sz w:val="20"/>
                <w:szCs w:val="20"/>
              </w:rPr>
            </w:pPr>
          </w:p>
        </w:tc>
        <w:tc>
          <w:tcPr>
            <w:tcW w:w="1065" w:type="dxa"/>
            <w:vMerge w:val="restart"/>
            <w:shd w:val="clear" w:color="auto" w:fill="FFFFFF" w:themeFill="background1"/>
            <w:vAlign w:val="center"/>
          </w:tcPr>
          <w:p w14:paraId="34F631B3" w14:textId="74C1A2D1" w:rsidR="00BB1FB4" w:rsidRPr="006A381E" w:rsidRDefault="00BB1FB4" w:rsidP="005B0677">
            <w:pPr>
              <w:pStyle w:val="p1"/>
              <w:jc w:val="center"/>
              <w:rPr>
                <w:sz w:val="20"/>
                <w:szCs w:val="20"/>
              </w:rPr>
            </w:pPr>
            <w:r w:rsidRPr="006A381E">
              <w:rPr>
                <w:sz w:val="20"/>
                <w:szCs w:val="20"/>
              </w:rPr>
              <w:t>Irrelevant</w:t>
            </w:r>
          </w:p>
        </w:tc>
        <w:tc>
          <w:tcPr>
            <w:tcW w:w="1163" w:type="dxa"/>
            <w:vMerge w:val="restart"/>
            <w:shd w:val="clear" w:color="auto" w:fill="FFFFFF" w:themeFill="background1"/>
            <w:vAlign w:val="center"/>
          </w:tcPr>
          <w:p w14:paraId="632628BF" w14:textId="398CC019" w:rsidR="00BB1FB4" w:rsidRPr="006A381E" w:rsidRDefault="00BB1FB4" w:rsidP="005B0677">
            <w:pPr>
              <w:pStyle w:val="p1"/>
              <w:jc w:val="center"/>
              <w:rPr>
                <w:sz w:val="20"/>
                <w:szCs w:val="20"/>
              </w:rPr>
            </w:pPr>
            <w:r w:rsidRPr="006A381E">
              <w:rPr>
                <w:sz w:val="20"/>
                <w:szCs w:val="20"/>
              </w:rPr>
              <w:t>Emphasize rare o</w:t>
            </w:r>
            <w:r w:rsidR="00F2781F">
              <w:rPr>
                <w:sz w:val="20"/>
                <w:szCs w:val="20"/>
              </w:rPr>
              <w:t>r</w:t>
            </w:r>
            <w:r w:rsidRPr="006A381E">
              <w:rPr>
                <w:sz w:val="20"/>
                <w:szCs w:val="20"/>
              </w:rPr>
              <w:t xml:space="preserve"> dominant taxa?</w:t>
            </w:r>
          </w:p>
        </w:tc>
        <w:tc>
          <w:tcPr>
            <w:tcW w:w="1016" w:type="dxa"/>
            <w:shd w:val="clear" w:color="auto" w:fill="FFFFFF" w:themeFill="background1"/>
            <w:vAlign w:val="center"/>
          </w:tcPr>
          <w:p w14:paraId="3D26F4D9" w14:textId="52DE36DB" w:rsidR="00BB1FB4" w:rsidRPr="006A381E" w:rsidRDefault="00BB1FB4" w:rsidP="00BB1FB4">
            <w:pPr>
              <w:pStyle w:val="p1"/>
              <w:jc w:val="center"/>
              <w:rPr>
                <w:rFonts w:eastAsiaTheme="minorEastAsia"/>
                <w:i/>
                <w:iCs/>
                <w:sz w:val="20"/>
                <w:szCs w:val="20"/>
              </w:rPr>
            </w:pPr>
            <w:r w:rsidRPr="006A381E">
              <w:rPr>
                <w:sz w:val="20"/>
                <w:szCs w:val="20"/>
              </w:rPr>
              <w:t>Dominant</w:t>
            </w:r>
          </w:p>
        </w:tc>
        <w:tc>
          <w:tcPr>
            <w:tcW w:w="2038" w:type="dxa"/>
            <w:shd w:val="clear" w:color="auto" w:fill="FFFFFF" w:themeFill="background1"/>
            <w:vAlign w:val="center"/>
          </w:tcPr>
          <w:p w14:paraId="0270C802" w14:textId="7C86097D" w:rsidR="00BB1FB4" w:rsidRPr="006A381E" w:rsidRDefault="00BB1FB4"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63DD5DFE" w14:textId="552D2E35" w:rsidR="00BB1FB4" w:rsidRPr="006A381E" w:rsidRDefault="00BB1FB4" w:rsidP="005B0677">
            <w:pPr>
              <w:pStyle w:val="p1"/>
              <w:jc w:val="center"/>
              <w:rPr>
                <w:sz w:val="20"/>
                <w:szCs w:val="20"/>
              </w:rPr>
            </w:pPr>
            <w:r w:rsidRPr="006A381E">
              <w:rPr>
                <w:sz w:val="20"/>
                <w:szCs w:val="20"/>
              </w:rPr>
              <w:t>Diet-associated microbiome shifts across hosts</w:t>
            </w:r>
          </w:p>
        </w:tc>
      </w:tr>
      <w:tr w:rsidR="00B54C61" w:rsidRPr="00BB1FB4" w14:paraId="2E0B7C42" w14:textId="77777777" w:rsidTr="00BB1FB4">
        <w:trPr>
          <w:trHeight w:val="215"/>
        </w:trPr>
        <w:tc>
          <w:tcPr>
            <w:tcW w:w="941" w:type="dxa"/>
            <w:vMerge/>
            <w:shd w:val="clear" w:color="auto" w:fill="FFFFFF" w:themeFill="background1"/>
            <w:vAlign w:val="center"/>
          </w:tcPr>
          <w:p w14:paraId="6E097597" w14:textId="77777777" w:rsidR="00BB1FB4" w:rsidRPr="006A381E" w:rsidRDefault="00BB1FB4" w:rsidP="005B0677">
            <w:pPr>
              <w:pStyle w:val="p1"/>
              <w:jc w:val="center"/>
              <w:rPr>
                <w:sz w:val="20"/>
                <w:szCs w:val="20"/>
              </w:rPr>
            </w:pPr>
          </w:p>
        </w:tc>
        <w:tc>
          <w:tcPr>
            <w:tcW w:w="551" w:type="dxa"/>
            <w:vMerge/>
            <w:shd w:val="clear" w:color="auto" w:fill="FFFFFF" w:themeFill="background1"/>
            <w:vAlign w:val="center"/>
          </w:tcPr>
          <w:p w14:paraId="7BF1176A" w14:textId="77777777" w:rsidR="00BB1FB4" w:rsidRPr="006A381E" w:rsidRDefault="00BB1FB4" w:rsidP="005B0677">
            <w:pPr>
              <w:pStyle w:val="p1"/>
              <w:jc w:val="center"/>
              <w:rPr>
                <w:sz w:val="20"/>
                <w:szCs w:val="20"/>
              </w:rPr>
            </w:pPr>
          </w:p>
        </w:tc>
        <w:tc>
          <w:tcPr>
            <w:tcW w:w="1067" w:type="dxa"/>
            <w:vMerge/>
            <w:shd w:val="clear" w:color="auto" w:fill="FFFFFF" w:themeFill="background1"/>
            <w:vAlign w:val="center"/>
          </w:tcPr>
          <w:p w14:paraId="6B1C3D8F" w14:textId="77777777" w:rsidR="00BB1FB4" w:rsidRPr="006A381E" w:rsidRDefault="00BB1FB4" w:rsidP="005B0677">
            <w:pPr>
              <w:pStyle w:val="p1"/>
              <w:jc w:val="center"/>
              <w:rPr>
                <w:sz w:val="20"/>
                <w:szCs w:val="20"/>
              </w:rPr>
            </w:pPr>
          </w:p>
        </w:tc>
        <w:tc>
          <w:tcPr>
            <w:tcW w:w="1065" w:type="dxa"/>
            <w:vMerge/>
            <w:shd w:val="clear" w:color="auto" w:fill="FFFFFF" w:themeFill="background1"/>
            <w:vAlign w:val="center"/>
          </w:tcPr>
          <w:p w14:paraId="35728120" w14:textId="77777777" w:rsidR="00BB1FB4" w:rsidRPr="006A381E" w:rsidRDefault="00BB1FB4" w:rsidP="005B0677">
            <w:pPr>
              <w:pStyle w:val="p1"/>
              <w:jc w:val="center"/>
              <w:rPr>
                <w:sz w:val="20"/>
                <w:szCs w:val="20"/>
              </w:rPr>
            </w:pPr>
          </w:p>
        </w:tc>
        <w:tc>
          <w:tcPr>
            <w:tcW w:w="1163" w:type="dxa"/>
            <w:vMerge/>
            <w:shd w:val="clear" w:color="auto" w:fill="FFFFFF" w:themeFill="background1"/>
            <w:vAlign w:val="center"/>
          </w:tcPr>
          <w:p w14:paraId="00DC2325" w14:textId="77777777" w:rsidR="00BB1FB4" w:rsidRPr="006A381E" w:rsidRDefault="00BB1FB4" w:rsidP="005B0677">
            <w:pPr>
              <w:pStyle w:val="p1"/>
              <w:jc w:val="center"/>
              <w:rPr>
                <w:sz w:val="20"/>
                <w:szCs w:val="20"/>
              </w:rPr>
            </w:pPr>
          </w:p>
        </w:tc>
        <w:tc>
          <w:tcPr>
            <w:tcW w:w="1016" w:type="dxa"/>
            <w:shd w:val="clear" w:color="auto" w:fill="FFFFFF" w:themeFill="background1"/>
            <w:vAlign w:val="center"/>
          </w:tcPr>
          <w:p w14:paraId="09DC0050" w14:textId="0AA80739" w:rsidR="00BB1FB4" w:rsidRPr="006A381E" w:rsidRDefault="00BB1FB4" w:rsidP="00BB1FB4">
            <w:pPr>
              <w:pStyle w:val="p1"/>
              <w:jc w:val="center"/>
              <w:rPr>
                <w:rFonts w:eastAsiaTheme="minorEastAsia"/>
                <w:i/>
                <w:iCs/>
                <w:sz w:val="20"/>
                <w:szCs w:val="20"/>
              </w:rPr>
            </w:pPr>
            <w:r w:rsidRPr="006A381E">
              <w:rPr>
                <w:sz w:val="20"/>
                <w:szCs w:val="20"/>
              </w:rPr>
              <w:t>Rare</w:t>
            </w:r>
          </w:p>
        </w:tc>
        <w:tc>
          <w:tcPr>
            <w:tcW w:w="2038" w:type="dxa"/>
            <w:shd w:val="clear" w:color="auto" w:fill="FFFFFF" w:themeFill="background1"/>
            <w:vAlign w:val="center"/>
          </w:tcPr>
          <w:p w14:paraId="77371895" w14:textId="1A8C0D04" w:rsidR="00BB1FB4" w:rsidRPr="006A381E" w:rsidRDefault="00BB1FB4"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04D06AF1" w14:textId="552F5B9F" w:rsidR="00BB1FB4" w:rsidRPr="006A381E" w:rsidRDefault="00BB1FB4" w:rsidP="005B0677">
            <w:pPr>
              <w:pStyle w:val="p1"/>
              <w:jc w:val="center"/>
              <w:rPr>
                <w:sz w:val="20"/>
                <w:szCs w:val="20"/>
              </w:rPr>
            </w:pPr>
            <w:r w:rsidRPr="006A381E">
              <w:rPr>
                <w:sz w:val="20"/>
                <w:szCs w:val="20"/>
              </w:rPr>
              <w:t>Tributary inputs of rare taxa</w:t>
            </w:r>
          </w:p>
        </w:tc>
      </w:tr>
      <w:tr w:rsidR="00B54C61" w:rsidRPr="00340F0D" w14:paraId="4DEF674C" w14:textId="77777777" w:rsidTr="00A25DC1">
        <w:trPr>
          <w:trHeight w:val="192"/>
        </w:trPr>
        <w:tc>
          <w:tcPr>
            <w:tcW w:w="941" w:type="dxa"/>
            <w:vMerge/>
            <w:shd w:val="clear" w:color="auto" w:fill="FFFFFF" w:themeFill="background1"/>
            <w:vAlign w:val="center"/>
          </w:tcPr>
          <w:p w14:paraId="460242DA"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5FCB8181"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1D3429AD"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47E6E4F1" w14:textId="4A7D68F8" w:rsidR="00340F0D" w:rsidRPr="006A381E" w:rsidRDefault="00340F0D" w:rsidP="00BB1FB4">
            <w:pPr>
              <w:pStyle w:val="p1"/>
              <w:jc w:val="center"/>
              <w:rPr>
                <w:rFonts w:eastAsiaTheme="minorEastAsia"/>
                <w:i/>
                <w:iCs/>
                <w:sz w:val="20"/>
                <w:szCs w:val="20"/>
              </w:rPr>
            </w:pPr>
            <w:r w:rsidRPr="006A381E">
              <w:rPr>
                <w:sz w:val="20"/>
                <w:szCs w:val="20"/>
              </w:rPr>
              <w:t>Unknown</w:t>
            </w:r>
          </w:p>
        </w:tc>
        <w:tc>
          <w:tcPr>
            <w:tcW w:w="2038" w:type="dxa"/>
            <w:shd w:val="clear" w:color="auto" w:fill="FFFFFF" w:themeFill="background1"/>
            <w:vAlign w:val="center"/>
          </w:tcPr>
          <w:p w14:paraId="20C313A1" w14:textId="5804B6D5"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w:r w:rsidRPr="006A381E">
              <w:rPr>
                <w:rFonts w:eastAsiaTheme="minorEastAsia"/>
                <w:sz w:val="20"/>
                <w:szCs w:val="20"/>
              </w:rPr>
              <w:t xml:space="preserve">at multiple </w:t>
            </w:r>
            <m:oMath>
              <m:r>
                <w:rPr>
                  <w:rFonts w:ascii="Cambria Math" w:hAnsi="Cambria Math"/>
                  <w:sz w:val="20"/>
                  <w:szCs w:val="20"/>
                </w:rPr>
                <m:t>α</m:t>
              </m:r>
            </m:oMath>
          </w:p>
        </w:tc>
        <w:tc>
          <w:tcPr>
            <w:tcW w:w="1509" w:type="dxa"/>
            <w:shd w:val="clear" w:color="auto" w:fill="FFFFFF" w:themeFill="background1"/>
            <w:vAlign w:val="center"/>
          </w:tcPr>
          <w:p w14:paraId="3DA71578" w14:textId="572F7608" w:rsidR="00340F0D" w:rsidRPr="006A381E" w:rsidRDefault="00340F0D" w:rsidP="005B0677">
            <w:pPr>
              <w:pStyle w:val="p1"/>
              <w:jc w:val="center"/>
              <w:rPr>
                <w:sz w:val="20"/>
                <w:szCs w:val="20"/>
              </w:rPr>
            </w:pPr>
            <w:r w:rsidRPr="006A381E">
              <w:rPr>
                <w:sz w:val="20"/>
                <w:szCs w:val="20"/>
              </w:rPr>
              <w:t>Random variation in microbial load obscured compositional shifts in soil communities</w:t>
            </w:r>
          </w:p>
        </w:tc>
      </w:tr>
      <w:tr w:rsidR="00B54C61" w:rsidRPr="00340F0D" w14:paraId="1193D148" w14:textId="77777777" w:rsidTr="00515234">
        <w:trPr>
          <w:trHeight w:val="431"/>
        </w:trPr>
        <w:tc>
          <w:tcPr>
            <w:tcW w:w="941" w:type="dxa"/>
            <w:vMerge/>
            <w:shd w:val="clear" w:color="auto" w:fill="FFFFFF" w:themeFill="background1"/>
            <w:vAlign w:val="center"/>
          </w:tcPr>
          <w:p w14:paraId="392CA36E" w14:textId="77777777" w:rsidR="00340F0D" w:rsidRPr="006A381E" w:rsidRDefault="00340F0D" w:rsidP="006A381E">
            <w:pPr>
              <w:pStyle w:val="p1"/>
              <w:jc w:val="center"/>
              <w:rPr>
                <w:sz w:val="20"/>
                <w:szCs w:val="20"/>
              </w:rPr>
            </w:pPr>
          </w:p>
        </w:tc>
        <w:tc>
          <w:tcPr>
            <w:tcW w:w="551" w:type="dxa"/>
            <w:vMerge w:val="restart"/>
            <w:shd w:val="clear" w:color="auto" w:fill="FFFFFF" w:themeFill="background1"/>
            <w:vAlign w:val="center"/>
          </w:tcPr>
          <w:p w14:paraId="00868DC7" w14:textId="4F814AD0" w:rsidR="00340F0D" w:rsidRPr="006A381E" w:rsidRDefault="00340F0D" w:rsidP="006A381E">
            <w:pPr>
              <w:pStyle w:val="p1"/>
              <w:jc w:val="center"/>
              <w:rPr>
                <w:sz w:val="20"/>
                <w:szCs w:val="20"/>
              </w:rPr>
            </w:pPr>
            <w:r w:rsidRPr="006A381E">
              <w:rPr>
                <w:sz w:val="20"/>
                <w:szCs w:val="20"/>
              </w:rPr>
              <w:t>No</w:t>
            </w:r>
          </w:p>
        </w:tc>
        <w:tc>
          <w:tcPr>
            <w:tcW w:w="1067" w:type="dxa"/>
            <w:vMerge w:val="restart"/>
            <w:shd w:val="clear" w:color="auto" w:fill="FFFFFF" w:themeFill="background1"/>
            <w:vAlign w:val="center"/>
          </w:tcPr>
          <w:p w14:paraId="44F9C477" w14:textId="309359D2" w:rsidR="00340F0D" w:rsidRPr="006A381E" w:rsidRDefault="00340F0D" w:rsidP="006A381E">
            <w:pPr>
              <w:pStyle w:val="p1"/>
              <w:jc w:val="center"/>
              <w:rPr>
                <w:sz w:val="20"/>
                <w:szCs w:val="20"/>
              </w:rPr>
            </w:pPr>
            <w:r w:rsidRPr="006A381E">
              <w:rPr>
                <w:sz w:val="20"/>
                <w:szCs w:val="20"/>
              </w:rPr>
              <w:t>Microbial load relevant?</w:t>
            </w:r>
          </w:p>
        </w:tc>
        <w:tc>
          <w:tcPr>
            <w:tcW w:w="3244" w:type="dxa"/>
            <w:gridSpan w:val="3"/>
            <w:shd w:val="clear" w:color="auto" w:fill="FFFFFF" w:themeFill="background1"/>
            <w:vAlign w:val="center"/>
          </w:tcPr>
          <w:p w14:paraId="46F8CF54" w14:textId="51ADA6F0" w:rsidR="00340F0D" w:rsidRPr="006A381E" w:rsidRDefault="00340F0D" w:rsidP="00BB1FB4">
            <w:pPr>
              <w:pStyle w:val="p1"/>
              <w:jc w:val="center"/>
              <w:rPr>
                <w:rFonts w:eastAsiaTheme="minorEastAsia"/>
                <w:i/>
                <w:iCs/>
                <w:sz w:val="20"/>
                <w:szCs w:val="20"/>
              </w:rPr>
            </w:pPr>
            <w:r w:rsidRPr="006A381E">
              <w:rPr>
                <w:sz w:val="20"/>
                <w:szCs w:val="20"/>
              </w:rPr>
              <w:t>Yes</w:t>
            </w:r>
          </w:p>
        </w:tc>
        <w:tc>
          <w:tcPr>
            <w:tcW w:w="2038" w:type="dxa"/>
            <w:shd w:val="clear" w:color="auto" w:fill="FFFFFF" w:themeFill="background1"/>
            <w:vAlign w:val="center"/>
          </w:tcPr>
          <w:p w14:paraId="5D0C4542" w14:textId="7FE9CA0A" w:rsidR="00340F0D" w:rsidRPr="006A381E" w:rsidRDefault="00340F0D" w:rsidP="00BB1FB4">
            <w:pPr>
              <w:pStyle w:val="p1"/>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A</w:t>
            </w:r>
          </w:p>
        </w:tc>
        <w:tc>
          <w:tcPr>
            <w:tcW w:w="1509" w:type="dxa"/>
            <w:shd w:val="clear" w:color="auto" w:fill="FFFFFF" w:themeFill="background1"/>
            <w:vAlign w:val="center"/>
          </w:tcPr>
          <w:p w14:paraId="6BD97CC0" w14:textId="67961898" w:rsidR="00340F0D" w:rsidRPr="006A381E" w:rsidRDefault="00340F0D" w:rsidP="006A381E">
            <w:pPr>
              <w:pStyle w:val="p1"/>
              <w:jc w:val="center"/>
              <w:rPr>
                <w:sz w:val="20"/>
                <w:szCs w:val="20"/>
              </w:rPr>
            </w:pPr>
            <w:r w:rsidRPr="006A381E">
              <w:rPr>
                <w:sz w:val="20"/>
                <w:szCs w:val="20"/>
              </w:rPr>
              <w:t>Strain turnover and proliferation in the infant gut</w:t>
            </w:r>
          </w:p>
        </w:tc>
      </w:tr>
      <w:tr w:rsidR="00B54C61" w:rsidRPr="00340F0D" w14:paraId="3FFC7AC3" w14:textId="77777777" w:rsidTr="00436AB9">
        <w:trPr>
          <w:trHeight w:val="220"/>
        </w:trPr>
        <w:tc>
          <w:tcPr>
            <w:tcW w:w="941" w:type="dxa"/>
            <w:vMerge/>
            <w:shd w:val="clear" w:color="auto" w:fill="FFFFFF" w:themeFill="background1"/>
            <w:vAlign w:val="center"/>
          </w:tcPr>
          <w:p w14:paraId="28E6DCF7"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3BB7AA7A"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1013CD62"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14B2B0E8" w14:textId="181EBD0B" w:rsidR="00340F0D" w:rsidRPr="006A381E" w:rsidRDefault="00340F0D" w:rsidP="00BB1FB4">
            <w:pPr>
              <w:pStyle w:val="p1"/>
              <w:jc w:val="center"/>
              <w:rPr>
                <w:rFonts w:eastAsiaTheme="minorEastAsia"/>
                <w:i/>
                <w:iCs/>
                <w:sz w:val="20"/>
                <w:szCs w:val="20"/>
              </w:rPr>
            </w:pPr>
            <w:r w:rsidRPr="006A381E">
              <w:rPr>
                <w:sz w:val="20"/>
                <w:szCs w:val="20"/>
              </w:rPr>
              <w:t>No</w:t>
            </w:r>
          </w:p>
        </w:tc>
        <w:tc>
          <w:tcPr>
            <w:tcW w:w="2038" w:type="dxa"/>
            <w:shd w:val="clear" w:color="auto" w:fill="FFFFFF" w:themeFill="background1"/>
            <w:vAlign w:val="center"/>
          </w:tcPr>
          <w:p w14:paraId="6EAD8FF4" w14:textId="5236A05B" w:rsidR="00340F0D" w:rsidRPr="006A381E" w:rsidRDefault="00340F0D" w:rsidP="00BB1FB4">
            <w:pPr>
              <w:pStyle w:val="p1"/>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R</w:t>
            </w:r>
          </w:p>
        </w:tc>
        <w:tc>
          <w:tcPr>
            <w:tcW w:w="1509" w:type="dxa"/>
            <w:shd w:val="clear" w:color="auto" w:fill="FFFFFF" w:themeFill="background1"/>
            <w:vAlign w:val="center"/>
          </w:tcPr>
          <w:p w14:paraId="38DE374E" w14:textId="4F42C06A" w:rsidR="00340F0D" w:rsidRPr="006A381E" w:rsidRDefault="00340F0D" w:rsidP="005B0677">
            <w:pPr>
              <w:pStyle w:val="p1"/>
              <w:jc w:val="center"/>
              <w:rPr>
                <w:sz w:val="20"/>
                <w:szCs w:val="20"/>
              </w:rPr>
            </w:pPr>
            <w:r w:rsidRPr="006A381E">
              <w:rPr>
                <w:sz w:val="20"/>
                <w:szCs w:val="20"/>
              </w:rPr>
              <w:t>Temporal succession in chemostat</w:t>
            </w:r>
          </w:p>
        </w:tc>
      </w:tr>
    </w:tbl>
    <w:p w14:paraId="4B7C17AC" w14:textId="5868CD30" w:rsidR="00153449" w:rsidRDefault="00153449" w:rsidP="00153449">
      <w:pPr>
        <w:pStyle w:val="p1"/>
      </w:pPr>
      <w:r>
        <w:t xml:space="preserve"> </w:t>
      </w:r>
    </w:p>
    <w:p w14:paraId="27D887EE" w14:textId="6989C950" w:rsidR="00406912" w:rsidRDefault="00406912">
      <w:pPr>
        <w:rPr>
          <w:rFonts w:eastAsia="Times New Roman" w:cs="Times New Roman"/>
          <w:kern w:val="0"/>
          <w14:ligatures w14:val="none"/>
        </w:rPr>
      </w:pPr>
      <w:r>
        <w:br w:type="page"/>
      </w:r>
    </w:p>
    <w:p w14:paraId="65FCE9D6" w14:textId="77777777" w:rsidR="00153449" w:rsidRPr="00153449" w:rsidRDefault="00153449" w:rsidP="00153449">
      <w:pPr>
        <w:pStyle w:val="p1"/>
      </w:pPr>
    </w:p>
    <w:p w14:paraId="27EF4D1C" w14:textId="0FF2A7A7" w:rsidR="0092229D" w:rsidRDefault="00153449" w:rsidP="00B26FCE">
      <w:pPr>
        <w:spacing w:line="240" w:lineRule="auto"/>
        <w:rPr>
          <w:b/>
          <w:bCs/>
        </w:rPr>
      </w:pPr>
      <w:r w:rsidRPr="006A381E">
        <w:rPr>
          <w:b/>
          <w:bCs/>
        </w:rPr>
        <w:t>Box 2: Rarefaction workflow for incorporating absolute abundance</w:t>
      </w:r>
      <w:r w:rsidR="005B0677" w:rsidRPr="005B0677">
        <w:rPr>
          <w:noProof/>
        </w:rPr>
        <w:t xml:space="preserve"> </w:t>
      </w:r>
    </w:p>
    <w:p w14:paraId="343DB5DE" w14:textId="640D783C" w:rsidR="00153449" w:rsidRDefault="00406912" w:rsidP="00153449">
      <w:r>
        <w:rPr>
          <w:noProof/>
        </w:rPr>
        <w:drawing>
          <wp:anchor distT="0" distB="0" distL="114300" distR="114300" simplePos="0" relativeHeight="251662336" behindDoc="1" locked="0" layoutInCell="1" allowOverlap="1" wp14:anchorId="13025A7E" wp14:editId="47E5F13A">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r w:rsidR="00B54C61">
        <w:t>While we refrain from an in-depth analysis of rarefaction approaches, here we present our workflow for incorporating rarefaction alongside absolute abundance</w:t>
      </w:r>
      <w:r w:rsidR="00F2781F">
        <w:t xml:space="preserve">. </w:t>
      </w:r>
      <w:r w:rsidR="00153449">
        <w:t>First, samples were assessed for anomalously low read counts and discarded (sequencing blanks and controls were also removed). For rarefaction, each sample in</w:t>
      </w:r>
      <w:r w:rsidR="00643576">
        <w:t xml:space="preserve"> the</w:t>
      </w:r>
      <w:r w:rsidR="00153449">
        <w:t xml:space="preserve"> ASV table was subsampled to equal </w:t>
      </w:r>
      <w:r w:rsidR="00153449" w:rsidRPr="00054B18">
        <w:rPr>
          <w:i/>
          <w:iCs/>
        </w:rPr>
        <w:t>sequencing</w:t>
      </w:r>
      <w:r w:rsidR="00153449">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w:t>
      </w:r>
      <w:ins w:id="116" w:author="Augustus Raymond Pendleton" w:date="2025-11-20T14:18:00Z" w16du:dateUtc="2025-11-20T19:18:00Z">
        <w:r w:rsidR="003C70B0">
          <w:t xml:space="preserve"> unless explicitly stated (Fig. S6)</w:t>
        </w:r>
      </w:ins>
      <w:r w:rsidR="00153449">
        <w:t xml:space="preserve"> </w:t>
      </w:r>
      <w:r w:rsidR="00153449">
        <w:fldChar w:fldCharType="begin"/>
      </w:r>
      <w:r w:rsidR="00210DF7">
        <w:instrText xml:space="preserve"> ADDIN ZOTERO_ITEM CSL_CITATION {"citationID":"EtgeKYQW","properties":{"formattedCitation":"[20,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00153449">
        <w:fldChar w:fldCharType="separate"/>
      </w:r>
      <w:r w:rsidR="00210DF7">
        <w:rPr>
          <w:noProof/>
        </w:rPr>
        <w:t>[20, 21]</w:t>
      </w:r>
      <w:r w:rsidR="00153449">
        <w:fldChar w:fldCharType="end"/>
      </w:r>
      <w:r w:rsidR="00153449">
        <w:t>.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Uni</w:t>
      </w:r>
      <w:r w:rsidR="00B54C61">
        <w:t>F</w:t>
      </w:r>
      <w:r w:rsidR="00153449">
        <w:t xml:space="preserve">rac distances. </w:t>
      </w:r>
    </w:p>
    <w:p w14:paraId="1032B5DC" w14:textId="60EE896F" w:rsidR="00406912" w:rsidRDefault="00406912">
      <w:r>
        <w:br w:type="page"/>
      </w:r>
    </w:p>
    <w:p w14:paraId="3A1B5A6A" w14:textId="77777777" w:rsidR="00153449" w:rsidRPr="00153449" w:rsidRDefault="00153449" w:rsidP="00B26FCE">
      <w:pPr>
        <w:spacing w:line="240" w:lineRule="auto"/>
      </w:pPr>
    </w:p>
    <w:p w14:paraId="59BE4468" w14:textId="77777777" w:rsidR="00153449" w:rsidRPr="00153449" w:rsidRDefault="00153449" w:rsidP="006A381E">
      <w:pPr>
        <w:spacing w:line="240" w:lineRule="auto"/>
      </w:pPr>
    </w:p>
    <w:p w14:paraId="23227280" w14:textId="77777777" w:rsidR="0007048F" w:rsidRPr="008D202E" w:rsidRDefault="0007048F" w:rsidP="00B26FCE">
      <w:pPr>
        <w:spacing w:line="240" w:lineRule="auto"/>
        <w:rPr>
          <w:b/>
          <w:bCs/>
        </w:rPr>
      </w:pPr>
      <w:bookmarkStart w:id="117" w:name="references"/>
      <w:r w:rsidRPr="008D202E">
        <w:rPr>
          <w:b/>
          <w:bCs/>
        </w:rPr>
        <w:t>References</w:t>
      </w:r>
    </w:p>
    <w:bookmarkEnd w:id="0"/>
    <w:bookmarkEnd w:id="8"/>
    <w:bookmarkEnd w:id="117"/>
    <w:p w14:paraId="094183EC" w14:textId="77777777" w:rsidR="009E56F5" w:rsidRPr="009E56F5" w:rsidRDefault="008D202E" w:rsidP="009E56F5">
      <w:pPr>
        <w:pStyle w:val="Bibliography"/>
        <w:rPr>
          <w:rFonts w:cs="Times New Roman"/>
        </w:rPr>
      </w:pPr>
      <w:r>
        <w:fldChar w:fldCharType="begin"/>
      </w:r>
      <w:r w:rsidR="009E56F5">
        <w:instrText xml:space="preserve"> ADDIN ZOTERO_BIBL {"uncited":[],"omitted":[],"custom":[]} CSL_BIBLIOGRAPHY </w:instrText>
      </w:r>
      <w:r>
        <w:fldChar w:fldCharType="separate"/>
      </w:r>
      <w:r w:rsidR="009E56F5" w:rsidRPr="009E56F5">
        <w:rPr>
          <w:rFonts w:cs="Times New Roman"/>
        </w:rPr>
        <w:t xml:space="preserve">1. </w:t>
      </w:r>
      <w:r w:rsidR="009E56F5" w:rsidRPr="009E56F5">
        <w:rPr>
          <w:rFonts w:cs="Times New Roman"/>
        </w:rPr>
        <w:tab/>
        <w:t xml:space="preserve">Gloor GB et al. Microbiome Datasets Are Compositional: And This Is Not Optional. </w:t>
      </w:r>
      <w:r w:rsidR="009E56F5" w:rsidRPr="009E56F5">
        <w:rPr>
          <w:rFonts w:cs="Times New Roman"/>
          <w:i/>
          <w:iCs/>
        </w:rPr>
        <w:t>Front Microbiol</w:t>
      </w:r>
      <w:r w:rsidR="009E56F5" w:rsidRPr="009E56F5">
        <w:rPr>
          <w:rFonts w:cs="Times New Roman"/>
        </w:rPr>
        <w:t xml:space="preserve"> 2017;</w:t>
      </w:r>
      <w:r w:rsidR="009E56F5" w:rsidRPr="009E56F5">
        <w:rPr>
          <w:rFonts w:cs="Times New Roman"/>
          <w:b/>
          <w:bCs/>
        </w:rPr>
        <w:t>8</w:t>
      </w:r>
      <w:r w:rsidR="009E56F5" w:rsidRPr="009E56F5">
        <w:rPr>
          <w:rFonts w:cs="Times New Roman"/>
        </w:rPr>
        <w:t>:2224. https://doi.org/10.3389/fmicb.2017.02224</w:t>
      </w:r>
    </w:p>
    <w:p w14:paraId="316EA06B" w14:textId="77777777" w:rsidR="009E56F5" w:rsidRPr="009E56F5" w:rsidRDefault="009E56F5" w:rsidP="009E56F5">
      <w:pPr>
        <w:pStyle w:val="Bibliography"/>
        <w:rPr>
          <w:rFonts w:cs="Times New Roman"/>
        </w:rPr>
      </w:pPr>
      <w:r w:rsidRPr="009E56F5">
        <w:rPr>
          <w:rFonts w:cs="Times New Roman"/>
        </w:rPr>
        <w:t xml:space="preserve">2. </w:t>
      </w:r>
      <w:r w:rsidRPr="009E56F5">
        <w:rPr>
          <w:rFonts w:cs="Times New Roman"/>
        </w:rPr>
        <w:tab/>
        <w:t xml:space="preserve">Vandeputte D et al. Stool consistency is strongly associated with gut microbiota richness and composition, enterotypes and bacterial growth rates. </w:t>
      </w:r>
      <w:r w:rsidRPr="009E56F5">
        <w:rPr>
          <w:rFonts w:cs="Times New Roman"/>
          <w:i/>
          <w:iCs/>
        </w:rPr>
        <w:t>Gut</w:t>
      </w:r>
      <w:r w:rsidRPr="009E56F5">
        <w:rPr>
          <w:rFonts w:cs="Times New Roman"/>
        </w:rPr>
        <w:t xml:space="preserve"> 2016;</w:t>
      </w:r>
      <w:r w:rsidRPr="009E56F5">
        <w:rPr>
          <w:rFonts w:cs="Times New Roman"/>
          <w:b/>
          <w:bCs/>
        </w:rPr>
        <w:t>65</w:t>
      </w:r>
      <w:r w:rsidRPr="009E56F5">
        <w:rPr>
          <w:rFonts w:cs="Times New Roman"/>
        </w:rPr>
        <w:t>:57–62. https://doi.org/10.1136/gutjnl-2015-309618</w:t>
      </w:r>
    </w:p>
    <w:p w14:paraId="7C0CFEBC" w14:textId="77777777" w:rsidR="009E56F5" w:rsidRPr="009E56F5" w:rsidRDefault="009E56F5" w:rsidP="009E56F5">
      <w:pPr>
        <w:pStyle w:val="Bibliography"/>
        <w:rPr>
          <w:rFonts w:cs="Times New Roman"/>
        </w:rPr>
      </w:pPr>
      <w:r w:rsidRPr="009E56F5">
        <w:rPr>
          <w:rFonts w:cs="Times New Roman"/>
        </w:rPr>
        <w:t xml:space="preserve">3. </w:t>
      </w:r>
      <w:r w:rsidRPr="009E56F5">
        <w:rPr>
          <w:rFonts w:cs="Times New Roman"/>
        </w:rPr>
        <w:tab/>
        <w:t xml:space="preserve">Barlow JT, Bogatyrev SR, Ismagilov RF. A quantitative sequencing framework for absolute abundance measurements of mucosal and lumenal microbial communities. </w:t>
      </w:r>
      <w:r w:rsidRPr="009E56F5">
        <w:rPr>
          <w:rFonts w:cs="Times New Roman"/>
          <w:i/>
          <w:iCs/>
        </w:rPr>
        <w:t>Nat Commun</w:t>
      </w:r>
      <w:r w:rsidRPr="009E56F5">
        <w:rPr>
          <w:rFonts w:cs="Times New Roman"/>
        </w:rPr>
        <w:t xml:space="preserve"> 2020;</w:t>
      </w:r>
      <w:r w:rsidRPr="009E56F5">
        <w:rPr>
          <w:rFonts w:cs="Times New Roman"/>
          <w:b/>
          <w:bCs/>
        </w:rPr>
        <w:t>11</w:t>
      </w:r>
      <w:r w:rsidRPr="009E56F5">
        <w:rPr>
          <w:rFonts w:cs="Times New Roman"/>
        </w:rPr>
        <w:t>:2590. https://doi.org/10.1038/s41467-020-16224-6</w:t>
      </w:r>
    </w:p>
    <w:p w14:paraId="199578A5" w14:textId="77777777" w:rsidR="009E56F5" w:rsidRPr="009E56F5" w:rsidRDefault="009E56F5" w:rsidP="009E56F5">
      <w:pPr>
        <w:pStyle w:val="Bibliography"/>
        <w:rPr>
          <w:rFonts w:cs="Times New Roman"/>
        </w:rPr>
      </w:pPr>
      <w:r w:rsidRPr="009E56F5">
        <w:rPr>
          <w:rFonts w:cs="Times New Roman"/>
        </w:rPr>
        <w:t xml:space="preserve">4. </w:t>
      </w:r>
      <w:r w:rsidRPr="009E56F5">
        <w:rPr>
          <w:rFonts w:cs="Times New Roman"/>
        </w:rPr>
        <w:tab/>
        <w:t xml:space="preserve">Wang X et al. Current Applications of Absolute Bacterial Quantification in Microbiome Studies and Decision-Making Regarding Different Biological Questions. </w:t>
      </w:r>
      <w:r w:rsidRPr="009E56F5">
        <w:rPr>
          <w:rFonts w:cs="Times New Roman"/>
          <w:i/>
          <w:iCs/>
        </w:rPr>
        <w:t>Microorganisms</w:t>
      </w:r>
      <w:r w:rsidRPr="009E56F5">
        <w:rPr>
          <w:rFonts w:cs="Times New Roman"/>
        </w:rPr>
        <w:t xml:space="preserve"> 2021;</w:t>
      </w:r>
      <w:r w:rsidRPr="009E56F5">
        <w:rPr>
          <w:rFonts w:cs="Times New Roman"/>
          <w:b/>
          <w:bCs/>
        </w:rPr>
        <w:t>9</w:t>
      </w:r>
      <w:r w:rsidRPr="009E56F5">
        <w:rPr>
          <w:rFonts w:cs="Times New Roman"/>
        </w:rPr>
        <w:t>:1797. https://doi.org/10.3390/microorganisms9091797</w:t>
      </w:r>
    </w:p>
    <w:p w14:paraId="16421FA5" w14:textId="77777777" w:rsidR="009E56F5" w:rsidRPr="009E56F5" w:rsidRDefault="009E56F5" w:rsidP="009E56F5">
      <w:pPr>
        <w:pStyle w:val="Bibliography"/>
        <w:rPr>
          <w:rFonts w:cs="Times New Roman"/>
        </w:rPr>
      </w:pPr>
      <w:r w:rsidRPr="009E56F5">
        <w:rPr>
          <w:rFonts w:cs="Times New Roman"/>
        </w:rPr>
        <w:t xml:space="preserve">5. </w:t>
      </w:r>
      <w:r w:rsidRPr="009E56F5">
        <w:rPr>
          <w:rFonts w:cs="Times New Roman"/>
        </w:rPr>
        <w:tab/>
        <w:t xml:space="preserve">Props R et al. Absolute quantification of microbial taxon abundances. </w:t>
      </w:r>
      <w:r w:rsidRPr="009E56F5">
        <w:rPr>
          <w:rFonts w:cs="Times New Roman"/>
          <w:i/>
          <w:iCs/>
        </w:rPr>
        <w:t>ISME J</w:t>
      </w:r>
      <w:r w:rsidRPr="009E56F5">
        <w:rPr>
          <w:rFonts w:cs="Times New Roman"/>
        </w:rPr>
        <w:t xml:space="preserve"> 2017;</w:t>
      </w:r>
      <w:r w:rsidRPr="009E56F5">
        <w:rPr>
          <w:rFonts w:cs="Times New Roman"/>
          <w:b/>
          <w:bCs/>
        </w:rPr>
        <w:t>11</w:t>
      </w:r>
      <w:r w:rsidRPr="009E56F5">
        <w:rPr>
          <w:rFonts w:cs="Times New Roman"/>
        </w:rPr>
        <w:t>:584–587. https://doi.org/10.1038/ismej.2016.117</w:t>
      </w:r>
    </w:p>
    <w:p w14:paraId="01C4BE48" w14:textId="77777777" w:rsidR="009E56F5" w:rsidRPr="009E56F5" w:rsidRDefault="009E56F5" w:rsidP="009E56F5">
      <w:pPr>
        <w:pStyle w:val="Bibliography"/>
        <w:rPr>
          <w:rFonts w:cs="Times New Roman"/>
        </w:rPr>
      </w:pPr>
      <w:r w:rsidRPr="009E56F5">
        <w:rPr>
          <w:rFonts w:cs="Times New Roman"/>
        </w:rPr>
        <w:t xml:space="preserve">6. </w:t>
      </w:r>
      <w:r w:rsidRPr="009E56F5">
        <w:rPr>
          <w:rFonts w:cs="Times New Roman"/>
        </w:rPr>
        <w:tab/>
        <w:t xml:space="preserve">Rao C et al. Multi-kingdom ecological drivers of microbiota assembly in preterm infants. </w:t>
      </w:r>
      <w:r w:rsidRPr="009E56F5">
        <w:rPr>
          <w:rFonts w:cs="Times New Roman"/>
          <w:i/>
          <w:iCs/>
        </w:rPr>
        <w:t>Nature</w:t>
      </w:r>
      <w:r w:rsidRPr="009E56F5">
        <w:rPr>
          <w:rFonts w:cs="Times New Roman"/>
        </w:rPr>
        <w:t xml:space="preserve"> 2021;</w:t>
      </w:r>
      <w:r w:rsidRPr="009E56F5">
        <w:rPr>
          <w:rFonts w:cs="Times New Roman"/>
          <w:b/>
          <w:bCs/>
        </w:rPr>
        <w:t>591</w:t>
      </w:r>
      <w:r w:rsidRPr="009E56F5">
        <w:rPr>
          <w:rFonts w:cs="Times New Roman"/>
        </w:rPr>
        <w:t>:633–638. https://doi.org/10.1038/s41586-021-03241-8</w:t>
      </w:r>
    </w:p>
    <w:p w14:paraId="73C4929D" w14:textId="77777777" w:rsidR="009E56F5" w:rsidRPr="009E56F5" w:rsidRDefault="009E56F5" w:rsidP="009E56F5">
      <w:pPr>
        <w:pStyle w:val="Bibliography"/>
        <w:rPr>
          <w:rFonts w:cs="Times New Roman"/>
        </w:rPr>
      </w:pPr>
      <w:r w:rsidRPr="009E56F5">
        <w:rPr>
          <w:rFonts w:cs="Times New Roman"/>
        </w:rPr>
        <w:t xml:space="preserve">7. </w:t>
      </w:r>
      <w:r w:rsidRPr="009E56F5">
        <w:rPr>
          <w:rFonts w:cs="Times New Roman"/>
        </w:rPr>
        <w:tab/>
        <w:t xml:space="preserve">Bray JR, Curtis JT. An Ordination of the Upland Forest Communities of Southern Wisconsin. </w:t>
      </w:r>
      <w:r w:rsidRPr="009E56F5">
        <w:rPr>
          <w:rFonts w:cs="Times New Roman"/>
          <w:i/>
          <w:iCs/>
        </w:rPr>
        <w:t>Ecological Monographs</w:t>
      </w:r>
      <w:r w:rsidRPr="009E56F5">
        <w:rPr>
          <w:rFonts w:cs="Times New Roman"/>
        </w:rPr>
        <w:t xml:space="preserve"> 1957;</w:t>
      </w:r>
      <w:r w:rsidRPr="009E56F5">
        <w:rPr>
          <w:rFonts w:cs="Times New Roman"/>
          <w:b/>
          <w:bCs/>
        </w:rPr>
        <w:t>27</w:t>
      </w:r>
      <w:r w:rsidRPr="009E56F5">
        <w:rPr>
          <w:rFonts w:cs="Times New Roman"/>
        </w:rPr>
        <w:t>:326–349. https://doi.org/10.2307/1942268</w:t>
      </w:r>
    </w:p>
    <w:p w14:paraId="573995A9" w14:textId="77777777" w:rsidR="009E56F5" w:rsidRPr="009E56F5" w:rsidRDefault="009E56F5" w:rsidP="009E56F5">
      <w:pPr>
        <w:pStyle w:val="Bibliography"/>
        <w:rPr>
          <w:rFonts w:cs="Times New Roman"/>
        </w:rPr>
      </w:pPr>
      <w:r w:rsidRPr="009E56F5">
        <w:rPr>
          <w:rFonts w:cs="Times New Roman"/>
        </w:rPr>
        <w:t xml:space="preserve">8. </w:t>
      </w:r>
      <w:r w:rsidRPr="009E56F5">
        <w:rPr>
          <w:rFonts w:cs="Times New Roman"/>
        </w:rPr>
        <w:tab/>
        <w:t xml:space="preserve">Lozupone CA et al. Quantitative and Qualitative β Diversity Measures Lead to Different Insights into Factors That Structure Microbial Communities. </w:t>
      </w:r>
      <w:r w:rsidRPr="009E56F5">
        <w:rPr>
          <w:rFonts w:cs="Times New Roman"/>
          <w:i/>
          <w:iCs/>
        </w:rPr>
        <w:t>Applied and Environmental Microbiology</w:t>
      </w:r>
      <w:r w:rsidRPr="009E56F5">
        <w:rPr>
          <w:rFonts w:cs="Times New Roman"/>
        </w:rPr>
        <w:t xml:space="preserve"> 2007;</w:t>
      </w:r>
      <w:r w:rsidRPr="009E56F5">
        <w:rPr>
          <w:rFonts w:cs="Times New Roman"/>
          <w:b/>
          <w:bCs/>
        </w:rPr>
        <w:t>73</w:t>
      </w:r>
      <w:r w:rsidRPr="009E56F5">
        <w:rPr>
          <w:rFonts w:cs="Times New Roman"/>
        </w:rPr>
        <w:t>:1576–1585. https://doi.org/10.1128/AEM.01996-06</w:t>
      </w:r>
    </w:p>
    <w:p w14:paraId="572F5221" w14:textId="77777777" w:rsidR="009E56F5" w:rsidRPr="009E56F5" w:rsidRDefault="009E56F5" w:rsidP="009E56F5">
      <w:pPr>
        <w:pStyle w:val="Bibliography"/>
        <w:rPr>
          <w:rFonts w:cs="Times New Roman"/>
        </w:rPr>
      </w:pPr>
      <w:r w:rsidRPr="009E56F5">
        <w:rPr>
          <w:rFonts w:cs="Times New Roman"/>
        </w:rPr>
        <w:lastRenderedPageBreak/>
        <w:t xml:space="preserve">9. </w:t>
      </w:r>
      <w:r w:rsidRPr="009E56F5">
        <w:rPr>
          <w:rFonts w:cs="Times New Roman"/>
        </w:rPr>
        <w:tab/>
        <w:t>Pendleton A, Wells M, Schmidt ML. Upwelling periodically disturbs the ecological assembly of microbial communities in the Laurentian Great Lakes. 2025. bioRxiv, 2025. , 2025.01.17.633667</w:t>
      </w:r>
    </w:p>
    <w:p w14:paraId="4D6E9EBE" w14:textId="77777777" w:rsidR="009E56F5" w:rsidRPr="009E56F5" w:rsidRDefault="009E56F5" w:rsidP="009E56F5">
      <w:pPr>
        <w:pStyle w:val="Bibliography"/>
        <w:rPr>
          <w:rFonts w:cs="Times New Roman"/>
        </w:rPr>
      </w:pPr>
      <w:r w:rsidRPr="009E56F5">
        <w:rPr>
          <w:rFonts w:cs="Times New Roman"/>
        </w:rPr>
        <w:t xml:space="preserve">10. </w:t>
      </w:r>
      <w:r w:rsidRPr="009E56F5">
        <w:rPr>
          <w:rFonts w:cs="Times New Roman"/>
        </w:rPr>
        <w:tab/>
        <w:t xml:space="preserve">Zhang K et al. Absolute microbiome profiling highlights the links among microbial stability, soil health, and crop productivity under long-term sod-based rotation. </w:t>
      </w:r>
      <w:r w:rsidRPr="009E56F5">
        <w:rPr>
          <w:rFonts w:cs="Times New Roman"/>
          <w:i/>
          <w:iCs/>
        </w:rPr>
        <w:t>Biol Fertil Soils</w:t>
      </w:r>
      <w:r w:rsidRPr="009E56F5">
        <w:rPr>
          <w:rFonts w:cs="Times New Roman"/>
        </w:rPr>
        <w:t xml:space="preserve"> 2022;</w:t>
      </w:r>
      <w:r w:rsidRPr="009E56F5">
        <w:rPr>
          <w:rFonts w:cs="Times New Roman"/>
          <w:b/>
          <w:bCs/>
        </w:rPr>
        <w:t>58</w:t>
      </w:r>
      <w:r w:rsidRPr="009E56F5">
        <w:rPr>
          <w:rFonts w:cs="Times New Roman"/>
        </w:rPr>
        <w:t>:883–901. https://doi.org/10.1007/s00374-022-01675-4</w:t>
      </w:r>
    </w:p>
    <w:p w14:paraId="27CCC84D" w14:textId="77777777" w:rsidR="009E56F5" w:rsidRPr="009E56F5" w:rsidRDefault="009E56F5" w:rsidP="009E56F5">
      <w:pPr>
        <w:pStyle w:val="Bibliography"/>
        <w:rPr>
          <w:rFonts w:cs="Times New Roman"/>
        </w:rPr>
      </w:pPr>
      <w:r w:rsidRPr="009E56F5">
        <w:rPr>
          <w:rFonts w:cs="Times New Roman"/>
        </w:rPr>
        <w:t xml:space="preserve">11. </w:t>
      </w:r>
      <w:r w:rsidRPr="009E56F5">
        <w:rPr>
          <w:rFonts w:cs="Times New Roman"/>
        </w:rPr>
        <w:tab/>
        <w:t xml:space="preserve">Chen J et al. Associating microbiome composition with environmental covariates using generalized UniFrac distances. </w:t>
      </w:r>
      <w:r w:rsidRPr="009E56F5">
        <w:rPr>
          <w:rFonts w:cs="Times New Roman"/>
          <w:i/>
          <w:iCs/>
        </w:rPr>
        <w:t>Bioinformatics</w:t>
      </w:r>
      <w:r w:rsidRPr="009E56F5">
        <w:rPr>
          <w:rFonts w:cs="Times New Roman"/>
        </w:rPr>
        <w:t xml:space="preserve"> 2012;</w:t>
      </w:r>
      <w:r w:rsidRPr="009E56F5">
        <w:rPr>
          <w:rFonts w:cs="Times New Roman"/>
          <w:b/>
          <w:bCs/>
        </w:rPr>
        <w:t>28</w:t>
      </w:r>
      <w:r w:rsidRPr="009E56F5">
        <w:rPr>
          <w:rFonts w:cs="Times New Roman"/>
        </w:rPr>
        <w:t>:2106–2113. https://doi.org/10.1093/bioinformatics/bts342</w:t>
      </w:r>
    </w:p>
    <w:p w14:paraId="762CED50" w14:textId="77777777" w:rsidR="009E56F5" w:rsidRPr="009E56F5" w:rsidRDefault="009E56F5" w:rsidP="009E56F5">
      <w:pPr>
        <w:pStyle w:val="Bibliography"/>
        <w:rPr>
          <w:rFonts w:cs="Times New Roman"/>
        </w:rPr>
      </w:pPr>
      <w:r w:rsidRPr="009E56F5">
        <w:rPr>
          <w:rFonts w:cs="Times New Roman"/>
        </w:rPr>
        <w:t xml:space="preserve">12. </w:t>
      </w:r>
      <w:r w:rsidRPr="009E56F5">
        <w:rPr>
          <w:rFonts w:cs="Times New Roman"/>
        </w:rPr>
        <w:tab/>
        <w:t xml:space="preserve">Lozupone C, Knight R. UniFrac: a New Phylogenetic Method for Comparing Microbial Communities. </w:t>
      </w:r>
      <w:r w:rsidRPr="009E56F5">
        <w:rPr>
          <w:rFonts w:cs="Times New Roman"/>
          <w:i/>
          <w:iCs/>
        </w:rPr>
        <w:t>Applied and Environmental Microbiology</w:t>
      </w:r>
      <w:r w:rsidRPr="009E56F5">
        <w:rPr>
          <w:rFonts w:cs="Times New Roman"/>
        </w:rPr>
        <w:t xml:space="preserve"> 2005;</w:t>
      </w:r>
      <w:r w:rsidRPr="009E56F5">
        <w:rPr>
          <w:rFonts w:cs="Times New Roman"/>
          <w:b/>
          <w:bCs/>
        </w:rPr>
        <w:t>71</w:t>
      </w:r>
      <w:r w:rsidRPr="009E56F5">
        <w:rPr>
          <w:rFonts w:cs="Times New Roman"/>
        </w:rPr>
        <w:t>:8228–8235. https://doi.org/10.1128/AEM.71.12.8228-8235.2005</w:t>
      </w:r>
    </w:p>
    <w:p w14:paraId="349910DF" w14:textId="77777777" w:rsidR="009E56F5" w:rsidRPr="009E56F5" w:rsidRDefault="009E56F5" w:rsidP="009E56F5">
      <w:pPr>
        <w:pStyle w:val="Bibliography"/>
        <w:rPr>
          <w:rFonts w:cs="Times New Roman"/>
        </w:rPr>
      </w:pPr>
      <w:r w:rsidRPr="009E56F5">
        <w:rPr>
          <w:rFonts w:cs="Times New Roman"/>
        </w:rPr>
        <w:t xml:space="preserve">13. </w:t>
      </w:r>
      <w:r w:rsidRPr="009E56F5">
        <w:rPr>
          <w:rFonts w:cs="Times New Roman"/>
        </w:rPr>
        <w:tab/>
        <w:t xml:space="preserve">McMurdie PJ, Holmes S. phyloseq: An R package for reproducible interactive analysis and graphics of microbiome census data. </w:t>
      </w:r>
      <w:r w:rsidRPr="009E56F5">
        <w:rPr>
          <w:rFonts w:cs="Times New Roman"/>
          <w:i/>
          <w:iCs/>
        </w:rPr>
        <w:t>PLoS ONE</w:t>
      </w:r>
      <w:r w:rsidRPr="009E56F5">
        <w:rPr>
          <w:rFonts w:cs="Times New Roman"/>
        </w:rPr>
        <w:t xml:space="preserve"> 2013;</w:t>
      </w:r>
      <w:r w:rsidRPr="009E56F5">
        <w:rPr>
          <w:rFonts w:cs="Times New Roman"/>
          <w:b/>
          <w:bCs/>
        </w:rPr>
        <w:t>8</w:t>
      </w:r>
      <w:r w:rsidRPr="009E56F5">
        <w:rPr>
          <w:rFonts w:cs="Times New Roman"/>
        </w:rPr>
        <w:t xml:space="preserve">:e61217. </w:t>
      </w:r>
    </w:p>
    <w:p w14:paraId="6F2909C2" w14:textId="77777777" w:rsidR="009E56F5" w:rsidRPr="009E56F5" w:rsidRDefault="009E56F5" w:rsidP="009E56F5">
      <w:pPr>
        <w:pStyle w:val="Bibliography"/>
        <w:rPr>
          <w:rFonts w:cs="Times New Roman"/>
        </w:rPr>
      </w:pPr>
      <w:r w:rsidRPr="009E56F5">
        <w:rPr>
          <w:rFonts w:cs="Times New Roman"/>
        </w:rPr>
        <w:t xml:space="preserve">14. </w:t>
      </w:r>
      <w:r w:rsidRPr="009E56F5">
        <w:rPr>
          <w:rFonts w:cs="Times New Roman"/>
        </w:rPr>
        <w:tab/>
        <w:t xml:space="preserve">Bolyen E et al. Reproducible, interactive, scalable and extensible microbiome data science using QIIME 2. </w:t>
      </w:r>
      <w:r w:rsidRPr="009E56F5">
        <w:rPr>
          <w:rFonts w:cs="Times New Roman"/>
          <w:i/>
          <w:iCs/>
        </w:rPr>
        <w:t>Nat Biotechnol</w:t>
      </w:r>
      <w:r w:rsidRPr="009E56F5">
        <w:rPr>
          <w:rFonts w:cs="Times New Roman"/>
        </w:rPr>
        <w:t xml:space="preserve"> 2019;</w:t>
      </w:r>
      <w:r w:rsidRPr="009E56F5">
        <w:rPr>
          <w:rFonts w:cs="Times New Roman"/>
          <w:b/>
          <w:bCs/>
        </w:rPr>
        <w:t>37</w:t>
      </w:r>
      <w:r w:rsidRPr="009E56F5">
        <w:rPr>
          <w:rFonts w:cs="Times New Roman"/>
        </w:rPr>
        <w:t>:852–857. https://doi.org/10.1038/s41587-019-0209-9</w:t>
      </w:r>
    </w:p>
    <w:p w14:paraId="14685403" w14:textId="77777777" w:rsidR="009E56F5" w:rsidRPr="009E56F5" w:rsidRDefault="009E56F5" w:rsidP="009E56F5">
      <w:pPr>
        <w:pStyle w:val="Bibliography"/>
        <w:rPr>
          <w:rFonts w:cs="Times New Roman"/>
        </w:rPr>
      </w:pPr>
      <w:r w:rsidRPr="009E56F5">
        <w:rPr>
          <w:rFonts w:cs="Times New Roman"/>
        </w:rPr>
        <w:t xml:space="preserve">15. </w:t>
      </w:r>
      <w:r w:rsidRPr="009E56F5">
        <w:rPr>
          <w:rFonts w:cs="Times New Roman"/>
        </w:rPr>
        <w:tab/>
        <w:t xml:space="preserve">Morton JT et al. Uncovering the Horseshoe Effect in Microbial Analyses. </w:t>
      </w:r>
      <w:r w:rsidRPr="009E56F5">
        <w:rPr>
          <w:rFonts w:cs="Times New Roman"/>
          <w:i/>
          <w:iCs/>
        </w:rPr>
        <w:t>mSystems</w:t>
      </w:r>
      <w:r w:rsidRPr="009E56F5">
        <w:rPr>
          <w:rFonts w:cs="Times New Roman"/>
        </w:rPr>
        <w:t xml:space="preserve"> 2017;</w:t>
      </w:r>
      <w:r w:rsidRPr="009E56F5">
        <w:rPr>
          <w:rFonts w:cs="Times New Roman"/>
          <w:b/>
          <w:bCs/>
        </w:rPr>
        <w:t>2</w:t>
      </w:r>
      <w:r w:rsidRPr="009E56F5">
        <w:rPr>
          <w:rFonts w:cs="Times New Roman"/>
        </w:rPr>
        <w:t>:10.1128/msystems.00166-16. https://doi.org/10.1128/msystems.00166-16</w:t>
      </w:r>
    </w:p>
    <w:p w14:paraId="016BA639" w14:textId="77777777" w:rsidR="009E56F5" w:rsidRPr="009E56F5" w:rsidRDefault="009E56F5" w:rsidP="009E56F5">
      <w:pPr>
        <w:pStyle w:val="Bibliography"/>
        <w:rPr>
          <w:rFonts w:cs="Times New Roman"/>
        </w:rPr>
      </w:pPr>
      <w:r w:rsidRPr="009E56F5">
        <w:rPr>
          <w:rFonts w:cs="Times New Roman"/>
        </w:rPr>
        <w:t xml:space="preserve">16. </w:t>
      </w:r>
      <w:r w:rsidRPr="009E56F5">
        <w:rPr>
          <w:rFonts w:cs="Times New Roman"/>
        </w:rPr>
        <w:tab/>
        <w:t xml:space="preserve">Paliy O, Shankar V. Application of multivariate statistical techniques in microbial ecology. </w:t>
      </w:r>
      <w:r w:rsidRPr="009E56F5">
        <w:rPr>
          <w:rFonts w:cs="Times New Roman"/>
          <w:i/>
          <w:iCs/>
        </w:rPr>
        <w:t>Molecular Ecology</w:t>
      </w:r>
      <w:r w:rsidRPr="009E56F5">
        <w:rPr>
          <w:rFonts w:cs="Times New Roman"/>
        </w:rPr>
        <w:t xml:space="preserve"> 2016;</w:t>
      </w:r>
      <w:r w:rsidRPr="009E56F5">
        <w:rPr>
          <w:rFonts w:cs="Times New Roman"/>
          <w:b/>
          <w:bCs/>
        </w:rPr>
        <w:t>25</w:t>
      </w:r>
      <w:r w:rsidRPr="009E56F5">
        <w:rPr>
          <w:rFonts w:cs="Times New Roman"/>
        </w:rPr>
        <w:t>:1032–1057. https://doi.org/10.1111/mec.13536</w:t>
      </w:r>
    </w:p>
    <w:p w14:paraId="19D495DA" w14:textId="77777777" w:rsidR="009E56F5" w:rsidRPr="009E56F5" w:rsidRDefault="009E56F5" w:rsidP="009E56F5">
      <w:pPr>
        <w:pStyle w:val="Bibliography"/>
        <w:rPr>
          <w:rFonts w:cs="Times New Roman"/>
        </w:rPr>
      </w:pPr>
      <w:r w:rsidRPr="009E56F5">
        <w:rPr>
          <w:rFonts w:cs="Times New Roman"/>
        </w:rPr>
        <w:lastRenderedPageBreak/>
        <w:t xml:space="preserve">17. </w:t>
      </w:r>
      <w:r w:rsidRPr="009E56F5">
        <w:rPr>
          <w:rFonts w:cs="Times New Roman"/>
        </w:rPr>
        <w:tab/>
        <w:t xml:space="preserve">Schloss PD. Evaluating different approaches that test whether microbial communities have the same structure. </w:t>
      </w:r>
      <w:r w:rsidRPr="009E56F5">
        <w:rPr>
          <w:rFonts w:cs="Times New Roman"/>
          <w:i/>
          <w:iCs/>
        </w:rPr>
        <w:t>The ISME Journal</w:t>
      </w:r>
      <w:r w:rsidRPr="009E56F5">
        <w:rPr>
          <w:rFonts w:cs="Times New Roman"/>
        </w:rPr>
        <w:t xml:space="preserve"> 2008;</w:t>
      </w:r>
      <w:r w:rsidRPr="009E56F5">
        <w:rPr>
          <w:rFonts w:cs="Times New Roman"/>
          <w:b/>
          <w:bCs/>
        </w:rPr>
        <w:t>2</w:t>
      </w:r>
      <w:r w:rsidRPr="009E56F5">
        <w:rPr>
          <w:rFonts w:cs="Times New Roman"/>
        </w:rPr>
        <w:t>:265–275. https://doi.org/10.1038/ismej.2008.5</w:t>
      </w:r>
    </w:p>
    <w:p w14:paraId="0B858811" w14:textId="77777777" w:rsidR="009E56F5" w:rsidRPr="009E56F5" w:rsidRDefault="009E56F5" w:rsidP="009E56F5">
      <w:pPr>
        <w:pStyle w:val="Bibliography"/>
        <w:rPr>
          <w:rFonts w:cs="Times New Roman"/>
        </w:rPr>
      </w:pPr>
      <w:r w:rsidRPr="009E56F5">
        <w:rPr>
          <w:rFonts w:cs="Times New Roman"/>
        </w:rPr>
        <w:t xml:space="preserve">18. </w:t>
      </w:r>
      <w:r w:rsidRPr="009E56F5">
        <w:rPr>
          <w:rFonts w:cs="Times New Roman"/>
        </w:rPr>
        <w:tab/>
        <w:t xml:space="preserve">Fukuyama J et al. Comparisons of distance methods for combining covariates and abundances in microbiome studies. Biocomputing 2012. WORLD SCIENTIFIC, 2011, 213–224. </w:t>
      </w:r>
    </w:p>
    <w:p w14:paraId="1CC1B82D" w14:textId="77777777" w:rsidR="009E56F5" w:rsidRPr="009E56F5" w:rsidRDefault="009E56F5" w:rsidP="009E56F5">
      <w:pPr>
        <w:pStyle w:val="Bibliography"/>
        <w:rPr>
          <w:rFonts w:cs="Times New Roman"/>
        </w:rPr>
      </w:pPr>
      <w:r w:rsidRPr="009E56F5">
        <w:rPr>
          <w:rFonts w:cs="Times New Roman"/>
        </w:rPr>
        <w:t xml:space="preserve">19. </w:t>
      </w:r>
      <w:r w:rsidRPr="009E56F5">
        <w:rPr>
          <w:rFonts w:cs="Times New Roman"/>
        </w:rPr>
        <w:tab/>
        <w:t xml:space="preserve">McMurdie PJ, Holmes S. Waste Not, Want Not: Why Rarefying Microbiome Data Is Inadmissible. </w:t>
      </w:r>
      <w:r w:rsidRPr="009E56F5">
        <w:rPr>
          <w:rFonts w:cs="Times New Roman"/>
          <w:i/>
          <w:iCs/>
        </w:rPr>
        <w:t>PLOS Computational Biology</w:t>
      </w:r>
      <w:r w:rsidRPr="009E56F5">
        <w:rPr>
          <w:rFonts w:cs="Times New Roman"/>
        </w:rPr>
        <w:t xml:space="preserve"> 2014;</w:t>
      </w:r>
      <w:r w:rsidRPr="009E56F5">
        <w:rPr>
          <w:rFonts w:cs="Times New Roman"/>
          <w:b/>
          <w:bCs/>
        </w:rPr>
        <w:t>10</w:t>
      </w:r>
      <w:r w:rsidRPr="009E56F5">
        <w:rPr>
          <w:rFonts w:cs="Times New Roman"/>
        </w:rPr>
        <w:t>:e1003531. https://doi.org/10.1371/journal.pcbi.1003531</w:t>
      </w:r>
    </w:p>
    <w:p w14:paraId="4EC356D3" w14:textId="77777777" w:rsidR="009E56F5" w:rsidRPr="009E56F5" w:rsidRDefault="009E56F5" w:rsidP="009E56F5">
      <w:pPr>
        <w:pStyle w:val="Bibliography"/>
        <w:rPr>
          <w:rFonts w:cs="Times New Roman"/>
        </w:rPr>
      </w:pPr>
      <w:r w:rsidRPr="009E56F5">
        <w:rPr>
          <w:rFonts w:cs="Times New Roman"/>
        </w:rPr>
        <w:t xml:space="preserve">20. </w:t>
      </w:r>
      <w:r w:rsidRPr="009E56F5">
        <w:rPr>
          <w:rFonts w:cs="Times New Roman"/>
        </w:rPr>
        <w:tab/>
        <w:t xml:space="preserve">Wright RJ, Langille MGI. PICRUSt2-SC: an update to the reference database used for functional prediction within PICRUSt2. </w:t>
      </w:r>
      <w:r w:rsidRPr="009E56F5">
        <w:rPr>
          <w:rFonts w:cs="Times New Roman"/>
          <w:i/>
          <w:iCs/>
        </w:rPr>
        <w:t>Bioinformatics</w:t>
      </w:r>
      <w:r w:rsidRPr="009E56F5">
        <w:rPr>
          <w:rFonts w:cs="Times New Roman"/>
        </w:rPr>
        <w:t xml:space="preserve"> 2025;</w:t>
      </w:r>
      <w:r w:rsidRPr="009E56F5">
        <w:rPr>
          <w:rFonts w:cs="Times New Roman"/>
          <w:b/>
          <w:bCs/>
        </w:rPr>
        <w:t>41</w:t>
      </w:r>
      <w:r w:rsidRPr="009E56F5">
        <w:rPr>
          <w:rFonts w:cs="Times New Roman"/>
        </w:rPr>
        <w:t>:btaf269. https://doi.org/10.1093/bioinformatics/btaf269</w:t>
      </w:r>
    </w:p>
    <w:p w14:paraId="36E6AEE3" w14:textId="77777777" w:rsidR="009E56F5" w:rsidRPr="009E56F5" w:rsidRDefault="009E56F5" w:rsidP="009E56F5">
      <w:pPr>
        <w:pStyle w:val="Bibliography"/>
        <w:rPr>
          <w:rFonts w:cs="Times New Roman"/>
        </w:rPr>
      </w:pPr>
      <w:r w:rsidRPr="009E56F5">
        <w:rPr>
          <w:rFonts w:cs="Times New Roman"/>
        </w:rPr>
        <w:t xml:space="preserve">21. </w:t>
      </w:r>
      <w:r w:rsidRPr="009E56F5">
        <w:rPr>
          <w:rFonts w:cs="Times New Roman"/>
        </w:rPr>
        <w:tab/>
        <w:t xml:space="preserve">Douglas GM et al. PICRUSt2 for prediction of metagenome functions. </w:t>
      </w:r>
      <w:r w:rsidRPr="009E56F5">
        <w:rPr>
          <w:rFonts w:cs="Times New Roman"/>
          <w:i/>
          <w:iCs/>
        </w:rPr>
        <w:t>Nat Biotechnol</w:t>
      </w:r>
      <w:r w:rsidRPr="009E56F5">
        <w:rPr>
          <w:rFonts w:cs="Times New Roman"/>
        </w:rPr>
        <w:t xml:space="preserve"> 2020;</w:t>
      </w:r>
      <w:r w:rsidRPr="009E56F5">
        <w:rPr>
          <w:rFonts w:cs="Times New Roman"/>
          <w:b/>
          <w:bCs/>
        </w:rPr>
        <w:t>38</w:t>
      </w:r>
      <w:r w:rsidRPr="009E56F5">
        <w:rPr>
          <w:rFonts w:cs="Times New Roman"/>
        </w:rPr>
        <w:t>:685–688. https://doi.org/10.1038/s41587-020-0548-6</w:t>
      </w:r>
    </w:p>
    <w:p w14:paraId="4AD00E9C" w14:textId="7B86E144" w:rsidR="009E56F5" w:rsidRPr="009E56F5" w:rsidRDefault="009E56F5" w:rsidP="009E56F5">
      <w:pPr>
        <w:pStyle w:val="Bibliography"/>
        <w:rPr>
          <w:rFonts w:cs="Times New Roman"/>
        </w:rPr>
      </w:pPr>
      <w:r w:rsidRPr="009E56F5">
        <w:rPr>
          <w:rFonts w:cs="Times New Roman"/>
        </w:rPr>
        <w:t xml:space="preserve">22. </w:t>
      </w:r>
      <w:r w:rsidRPr="009E56F5">
        <w:rPr>
          <w:rFonts w:cs="Times New Roman"/>
        </w:rPr>
        <w:tab/>
        <w:t xml:space="preserve">Griese M, Lange C, Soppa J. Ploidy in cyanobacteria. </w:t>
      </w:r>
      <w:r w:rsidRPr="009E56F5">
        <w:rPr>
          <w:rFonts w:cs="Times New Roman"/>
          <w:i/>
          <w:iCs/>
        </w:rPr>
        <w:t>FEMS Microbiol Lett</w:t>
      </w:r>
      <w:r w:rsidRPr="009E56F5">
        <w:rPr>
          <w:rFonts w:cs="Times New Roman"/>
        </w:rPr>
        <w:t xml:space="preserve"> 2011;</w:t>
      </w:r>
      <w:r w:rsidRPr="009E56F5">
        <w:rPr>
          <w:rFonts w:cs="Times New Roman"/>
          <w:b/>
          <w:bCs/>
        </w:rPr>
        <w:t>323</w:t>
      </w:r>
      <w:r w:rsidRPr="009E56F5">
        <w:rPr>
          <w:rFonts w:cs="Times New Roman"/>
        </w:rPr>
        <w:t>:124–131. https://doi.org/10.1111/j.1574-6968.2011.02368.x</w:t>
      </w:r>
    </w:p>
    <w:p w14:paraId="2ACD4FD7" w14:textId="77777777" w:rsidR="009E56F5" w:rsidRPr="009E56F5" w:rsidRDefault="009E56F5" w:rsidP="009E56F5">
      <w:pPr>
        <w:pStyle w:val="Bibliography"/>
        <w:rPr>
          <w:rFonts w:cs="Times New Roman"/>
        </w:rPr>
      </w:pPr>
      <w:r w:rsidRPr="009E56F5">
        <w:rPr>
          <w:rFonts w:cs="Times New Roman"/>
        </w:rPr>
        <w:t xml:space="preserve">23. </w:t>
      </w:r>
      <w:r w:rsidRPr="009E56F5">
        <w:rPr>
          <w:rFonts w:cs="Times New Roman"/>
        </w:rPr>
        <w:tab/>
        <w:t xml:space="preserve">Mendell JE et al. Extreme polyploidy in a large bacterium. </w:t>
      </w:r>
      <w:r w:rsidRPr="009E56F5">
        <w:rPr>
          <w:rFonts w:cs="Times New Roman"/>
          <w:i/>
          <w:iCs/>
        </w:rPr>
        <w:t>Proceedings of the National Academy of Sciences</w:t>
      </w:r>
      <w:r w:rsidRPr="009E56F5">
        <w:rPr>
          <w:rFonts w:cs="Times New Roman"/>
        </w:rPr>
        <w:t xml:space="preserve"> 2008;</w:t>
      </w:r>
      <w:r w:rsidRPr="009E56F5">
        <w:rPr>
          <w:rFonts w:cs="Times New Roman"/>
          <w:b/>
          <w:bCs/>
        </w:rPr>
        <w:t>105</w:t>
      </w:r>
      <w:r w:rsidRPr="009E56F5">
        <w:rPr>
          <w:rFonts w:cs="Times New Roman"/>
        </w:rPr>
        <w:t>:6730–6734. https://doi.org/10.1073/pnas.0707522105</w:t>
      </w:r>
    </w:p>
    <w:p w14:paraId="217CA46E" w14:textId="77777777" w:rsidR="009E56F5" w:rsidRPr="009E56F5" w:rsidRDefault="009E56F5" w:rsidP="009E56F5">
      <w:pPr>
        <w:pStyle w:val="Bibliography"/>
        <w:rPr>
          <w:rFonts w:cs="Times New Roman"/>
        </w:rPr>
      </w:pPr>
      <w:r w:rsidRPr="009E56F5">
        <w:rPr>
          <w:rFonts w:cs="Times New Roman"/>
        </w:rPr>
        <w:t xml:space="preserve">24. </w:t>
      </w:r>
      <w:r w:rsidRPr="009E56F5">
        <w:rPr>
          <w:rFonts w:cs="Times New Roman"/>
        </w:rPr>
        <w:tab/>
        <w:t xml:space="preserve">Pecoraro V et al. Quantification of Ploidy in Proteobacteria Revealed the Existence of Monoploid, (Mero-)Oligoploid and Polyploid Species. </w:t>
      </w:r>
      <w:r w:rsidRPr="009E56F5">
        <w:rPr>
          <w:rFonts w:cs="Times New Roman"/>
          <w:i/>
          <w:iCs/>
        </w:rPr>
        <w:t>PLOS ONE</w:t>
      </w:r>
      <w:r w:rsidRPr="009E56F5">
        <w:rPr>
          <w:rFonts w:cs="Times New Roman"/>
        </w:rPr>
        <w:t xml:space="preserve"> 2011;</w:t>
      </w:r>
      <w:r w:rsidRPr="009E56F5">
        <w:rPr>
          <w:rFonts w:cs="Times New Roman"/>
          <w:b/>
          <w:bCs/>
        </w:rPr>
        <w:t>6</w:t>
      </w:r>
      <w:r w:rsidRPr="009E56F5">
        <w:rPr>
          <w:rFonts w:cs="Times New Roman"/>
        </w:rPr>
        <w:t>:e16392. https://doi.org/10.1371/journal.pone.0016392</w:t>
      </w:r>
    </w:p>
    <w:p w14:paraId="45BCC1B7" w14:textId="77777777" w:rsidR="009E56F5" w:rsidRPr="009E56F5" w:rsidRDefault="009E56F5" w:rsidP="009E56F5">
      <w:pPr>
        <w:pStyle w:val="Bibliography"/>
        <w:rPr>
          <w:rFonts w:cs="Times New Roman"/>
        </w:rPr>
      </w:pPr>
      <w:r w:rsidRPr="009E56F5">
        <w:rPr>
          <w:rFonts w:cs="Times New Roman"/>
        </w:rPr>
        <w:lastRenderedPageBreak/>
        <w:t xml:space="preserve">25. </w:t>
      </w:r>
      <w:r w:rsidRPr="009E56F5">
        <w:rPr>
          <w:rFonts w:cs="Times New Roman"/>
        </w:rPr>
        <w:tab/>
        <w:t xml:space="preserve">Shapiro OH, Kushmaro A, Brenner A. Bacteriophage predation regulates microbial abundance and diversity in a full-scale bioreactor treating industrial wastewater. </w:t>
      </w:r>
      <w:r w:rsidRPr="009E56F5">
        <w:rPr>
          <w:rFonts w:cs="Times New Roman"/>
          <w:i/>
          <w:iCs/>
        </w:rPr>
        <w:t>The ISME Journal</w:t>
      </w:r>
      <w:r w:rsidRPr="009E56F5">
        <w:rPr>
          <w:rFonts w:cs="Times New Roman"/>
        </w:rPr>
        <w:t xml:space="preserve"> 2010;</w:t>
      </w:r>
      <w:r w:rsidRPr="009E56F5">
        <w:rPr>
          <w:rFonts w:cs="Times New Roman"/>
          <w:b/>
          <w:bCs/>
        </w:rPr>
        <w:t>4</w:t>
      </w:r>
      <w:r w:rsidRPr="009E56F5">
        <w:rPr>
          <w:rFonts w:cs="Times New Roman"/>
        </w:rPr>
        <w:t>:327–336. https://doi.org/10.1038/ismej.2009.118</w:t>
      </w:r>
    </w:p>
    <w:p w14:paraId="75605455" w14:textId="77777777" w:rsidR="009E56F5" w:rsidRPr="009E56F5" w:rsidRDefault="009E56F5" w:rsidP="009E56F5">
      <w:pPr>
        <w:pStyle w:val="Bibliography"/>
        <w:rPr>
          <w:rFonts w:cs="Times New Roman"/>
        </w:rPr>
      </w:pPr>
      <w:r w:rsidRPr="009E56F5">
        <w:rPr>
          <w:rFonts w:cs="Times New Roman"/>
        </w:rPr>
        <w:t xml:space="preserve">26. </w:t>
      </w:r>
      <w:r w:rsidRPr="009E56F5">
        <w:rPr>
          <w:rFonts w:cs="Times New Roman"/>
        </w:rPr>
        <w:tab/>
        <w:t xml:space="preserve">Wagner S et al. Absolute abundance calculation enhances the significance of microbiome data in antibiotic treatment studies. </w:t>
      </w:r>
      <w:r w:rsidRPr="009E56F5">
        <w:rPr>
          <w:rFonts w:cs="Times New Roman"/>
          <w:i/>
          <w:iCs/>
        </w:rPr>
        <w:t>Front Microbiol</w:t>
      </w:r>
      <w:r w:rsidRPr="009E56F5">
        <w:rPr>
          <w:rFonts w:cs="Times New Roman"/>
        </w:rPr>
        <w:t xml:space="preserve"> 2025;</w:t>
      </w:r>
      <w:r w:rsidRPr="009E56F5">
        <w:rPr>
          <w:rFonts w:cs="Times New Roman"/>
          <w:b/>
          <w:bCs/>
        </w:rPr>
        <w:t>16</w:t>
      </w:r>
      <w:r w:rsidRPr="009E56F5">
        <w:rPr>
          <w:rFonts w:cs="Times New Roman"/>
        </w:rPr>
        <w:t>. https://doi.org/10.3389/fmicb.2025.1481197</w:t>
      </w:r>
    </w:p>
    <w:p w14:paraId="0B902C54" w14:textId="77777777" w:rsidR="009E56F5" w:rsidRPr="009E56F5" w:rsidRDefault="009E56F5" w:rsidP="009E56F5">
      <w:pPr>
        <w:pStyle w:val="Bibliography"/>
        <w:rPr>
          <w:rFonts w:cs="Times New Roman"/>
        </w:rPr>
      </w:pPr>
      <w:r w:rsidRPr="009E56F5">
        <w:rPr>
          <w:rFonts w:cs="Times New Roman"/>
        </w:rPr>
        <w:t xml:space="preserve">27. </w:t>
      </w:r>
      <w:r w:rsidRPr="009E56F5">
        <w:rPr>
          <w:rFonts w:cs="Times New Roman"/>
        </w:rPr>
        <w:tab/>
        <w:t xml:space="preserve">Kers JG, Saccenti E. The Power of Microbiome Studies: Some Considerations on Which Alpha and Beta Metrics to Use and How to Report Results. </w:t>
      </w:r>
      <w:r w:rsidRPr="009E56F5">
        <w:rPr>
          <w:rFonts w:cs="Times New Roman"/>
          <w:i/>
          <w:iCs/>
        </w:rPr>
        <w:t>Front Microbiol</w:t>
      </w:r>
      <w:r w:rsidRPr="009E56F5">
        <w:rPr>
          <w:rFonts w:cs="Times New Roman"/>
        </w:rPr>
        <w:t xml:space="preserve"> 2022;</w:t>
      </w:r>
      <w:r w:rsidRPr="009E56F5">
        <w:rPr>
          <w:rFonts w:cs="Times New Roman"/>
          <w:b/>
          <w:bCs/>
        </w:rPr>
        <w:t>12</w:t>
      </w:r>
      <w:r w:rsidRPr="009E56F5">
        <w:rPr>
          <w:rFonts w:cs="Times New Roman"/>
        </w:rPr>
        <w:t>. https://doi.org/10.3389/fmicb.2021.796025</w:t>
      </w:r>
    </w:p>
    <w:p w14:paraId="1505FB22" w14:textId="35015820" w:rsidR="00E67659" w:rsidRPr="0007048F" w:rsidRDefault="008D202E" w:rsidP="009E56F5">
      <w:pPr>
        <w:pStyle w:val="Bibliography"/>
      </w:pPr>
      <w:r>
        <w:fldChar w:fldCharType="end"/>
      </w:r>
    </w:p>
    <w:sectPr w:rsidR="00E67659" w:rsidRPr="0007048F" w:rsidSect="00AE18EA">
      <w:footerReference w:type="even" r:id="rId12"/>
      <w:footerReference w:type="default" r:id="rId13"/>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34B35" w14:textId="77777777" w:rsidR="008E7226" w:rsidRDefault="008E7226" w:rsidP="00AE18EA">
      <w:pPr>
        <w:spacing w:after="0" w:line="240" w:lineRule="auto"/>
      </w:pPr>
      <w:r>
        <w:separator/>
      </w:r>
    </w:p>
  </w:endnote>
  <w:endnote w:type="continuationSeparator" w:id="0">
    <w:p w14:paraId="6CE29417" w14:textId="77777777" w:rsidR="008E7226" w:rsidRDefault="008E7226"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D8BA6" w14:textId="77777777" w:rsidR="008E7226" w:rsidRDefault="008E7226" w:rsidP="00AE18EA">
      <w:pPr>
        <w:spacing w:after="0" w:line="240" w:lineRule="auto"/>
      </w:pPr>
      <w:r>
        <w:separator/>
      </w:r>
    </w:p>
  </w:footnote>
  <w:footnote w:type="continuationSeparator" w:id="0">
    <w:p w14:paraId="718A6309" w14:textId="77777777" w:rsidR="008E7226" w:rsidRDefault="008E7226" w:rsidP="00AE18E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42DC3"/>
    <w:rsid w:val="00054F5C"/>
    <w:rsid w:val="0007048F"/>
    <w:rsid w:val="000C73B5"/>
    <w:rsid w:val="000E114E"/>
    <w:rsid w:val="000F0D90"/>
    <w:rsid w:val="00100018"/>
    <w:rsid w:val="00153449"/>
    <w:rsid w:val="00161013"/>
    <w:rsid w:val="001839A8"/>
    <w:rsid w:val="00196468"/>
    <w:rsid w:val="001B3C95"/>
    <w:rsid w:val="001B5344"/>
    <w:rsid w:val="001D13C8"/>
    <w:rsid w:val="001E7B35"/>
    <w:rsid w:val="001F4ACE"/>
    <w:rsid w:val="00206EE1"/>
    <w:rsid w:val="00210DF7"/>
    <w:rsid w:val="002D2CA2"/>
    <w:rsid w:val="002F534E"/>
    <w:rsid w:val="00300B7E"/>
    <w:rsid w:val="00327654"/>
    <w:rsid w:val="00340F0D"/>
    <w:rsid w:val="003641B9"/>
    <w:rsid w:val="00384B48"/>
    <w:rsid w:val="003973E9"/>
    <w:rsid w:val="003B0D07"/>
    <w:rsid w:val="003C70B0"/>
    <w:rsid w:val="003D5DF5"/>
    <w:rsid w:val="003E5D44"/>
    <w:rsid w:val="004037DA"/>
    <w:rsid w:val="00406912"/>
    <w:rsid w:val="00425EC1"/>
    <w:rsid w:val="004414CC"/>
    <w:rsid w:val="00444E42"/>
    <w:rsid w:val="004605DF"/>
    <w:rsid w:val="00463496"/>
    <w:rsid w:val="0046418C"/>
    <w:rsid w:val="00475C3E"/>
    <w:rsid w:val="00496696"/>
    <w:rsid w:val="004A30CB"/>
    <w:rsid w:val="004E7360"/>
    <w:rsid w:val="004E7775"/>
    <w:rsid w:val="00533D53"/>
    <w:rsid w:val="00536AE4"/>
    <w:rsid w:val="00556492"/>
    <w:rsid w:val="00596044"/>
    <w:rsid w:val="005B0677"/>
    <w:rsid w:val="005B11F1"/>
    <w:rsid w:val="005C02A0"/>
    <w:rsid w:val="005E5B28"/>
    <w:rsid w:val="00604558"/>
    <w:rsid w:val="0060654F"/>
    <w:rsid w:val="00611B23"/>
    <w:rsid w:val="00620593"/>
    <w:rsid w:val="00622F9C"/>
    <w:rsid w:val="006237CB"/>
    <w:rsid w:val="00643576"/>
    <w:rsid w:val="006767F7"/>
    <w:rsid w:val="00686055"/>
    <w:rsid w:val="00693D9A"/>
    <w:rsid w:val="006A381E"/>
    <w:rsid w:val="006B42C1"/>
    <w:rsid w:val="006B7ABE"/>
    <w:rsid w:val="006D2645"/>
    <w:rsid w:val="006D56C5"/>
    <w:rsid w:val="00760382"/>
    <w:rsid w:val="007652B2"/>
    <w:rsid w:val="008202AF"/>
    <w:rsid w:val="008729F6"/>
    <w:rsid w:val="00876148"/>
    <w:rsid w:val="008830B0"/>
    <w:rsid w:val="008A0D17"/>
    <w:rsid w:val="008A350F"/>
    <w:rsid w:val="008C2426"/>
    <w:rsid w:val="008C369D"/>
    <w:rsid w:val="008D202E"/>
    <w:rsid w:val="008E17D7"/>
    <w:rsid w:val="008E7226"/>
    <w:rsid w:val="0092229D"/>
    <w:rsid w:val="009338FB"/>
    <w:rsid w:val="00944367"/>
    <w:rsid w:val="00977861"/>
    <w:rsid w:val="0099506B"/>
    <w:rsid w:val="009C4CF7"/>
    <w:rsid w:val="009E56F5"/>
    <w:rsid w:val="00A20B2F"/>
    <w:rsid w:val="00A47762"/>
    <w:rsid w:val="00A65FCE"/>
    <w:rsid w:val="00AA1614"/>
    <w:rsid w:val="00AA63C5"/>
    <w:rsid w:val="00AB216F"/>
    <w:rsid w:val="00AE18EA"/>
    <w:rsid w:val="00B172D4"/>
    <w:rsid w:val="00B26FCE"/>
    <w:rsid w:val="00B431C1"/>
    <w:rsid w:val="00B54AFC"/>
    <w:rsid w:val="00B54C61"/>
    <w:rsid w:val="00B64A34"/>
    <w:rsid w:val="00B66B86"/>
    <w:rsid w:val="00B756E3"/>
    <w:rsid w:val="00B838FA"/>
    <w:rsid w:val="00BB1FB4"/>
    <w:rsid w:val="00BB3B64"/>
    <w:rsid w:val="00BB7799"/>
    <w:rsid w:val="00BE0623"/>
    <w:rsid w:val="00C150F6"/>
    <w:rsid w:val="00C31D77"/>
    <w:rsid w:val="00C35DC4"/>
    <w:rsid w:val="00C45617"/>
    <w:rsid w:val="00C65332"/>
    <w:rsid w:val="00C82EF0"/>
    <w:rsid w:val="00C91CAF"/>
    <w:rsid w:val="00CA4E44"/>
    <w:rsid w:val="00CB102E"/>
    <w:rsid w:val="00CB1466"/>
    <w:rsid w:val="00CC3C53"/>
    <w:rsid w:val="00CE2ACD"/>
    <w:rsid w:val="00CF5AB8"/>
    <w:rsid w:val="00CF6E2D"/>
    <w:rsid w:val="00D12EEF"/>
    <w:rsid w:val="00D554C0"/>
    <w:rsid w:val="00D6699E"/>
    <w:rsid w:val="00D73FD0"/>
    <w:rsid w:val="00DB4875"/>
    <w:rsid w:val="00DC522E"/>
    <w:rsid w:val="00E13411"/>
    <w:rsid w:val="00E30A58"/>
    <w:rsid w:val="00E32F80"/>
    <w:rsid w:val="00E35EC3"/>
    <w:rsid w:val="00E67659"/>
    <w:rsid w:val="00E85AC8"/>
    <w:rsid w:val="00EE4F86"/>
    <w:rsid w:val="00EF00D4"/>
    <w:rsid w:val="00EF1BA1"/>
    <w:rsid w:val="00F106B6"/>
    <w:rsid w:val="00F2781F"/>
    <w:rsid w:val="00F81530"/>
    <w:rsid w:val="00F86279"/>
    <w:rsid w:val="00FA3797"/>
    <w:rsid w:val="00FA6FED"/>
    <w:rsid w:val="00FE2461"/>
    <w:rsid w:val="00FF313F"/>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19</Pages>
  <Words>24891</Words>
  <Characters>141880</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Augustus Raymond Pendleton</cp:lastModifiedBy>
  <cp:revision>10</cp:revision>
  <cp:lastPrinted>2025-11-03T18:56:00Z</cp:lastPrinted>
  <dcterms:created xsi:type="dcterms:W3CDTF">2025-11-03T18:56:00Z</dcterms:created>
  <dcterms:modified xsi:type="dcterms:W3CDTF">2025-11-20T20:07:00Z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id="izsN5JqH"/&gt;&lt;style id="http://www.zotero.org/styles/the-isme-journal" hasBibliography="1" bibliographyStyleHasBeenSet="1"/&gt;&lt;prefs&gt;&lt;pref name="fieldType" value="Field"/&gt;&lt;/prefs&gt;&lt;/data&gt;</vt:lpwstr>
  </property>
</Properties>
</file>