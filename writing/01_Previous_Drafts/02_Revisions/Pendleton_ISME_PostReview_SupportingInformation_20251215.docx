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47DD2">
        <w:t xml:space="preserve">Corresponding Authors: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pPr>
        <w:rPr>
          <w:ins w:id="3" w:author="Augustus Raymond Pendleton" w:date="2025-11-21T14:55:00Z" w16du:dateUtc="2025-11-21T19:55:00Z"/>
        </w:rPr>
      </w:pPr>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5F4DC10D" w:rsidR="006E7F10" w:rsidRDefault="006E7F10">
      <w:ins w:id="4" w:author="Augustus Raymond Pendleton" w:date="2025-11-21T14:55:00Z" w16du:dateUtc="2025-11-21T19:55:00Z">
        <w:r>
          <w:tab/>
        </w:r>
      </w:ins>
      <w:ins w:id="5" w:author="Augustus Raymond Pendleton" w:date="2025-12-15T14:55:00Z" w16du:dateUtc="2025-12-15T19:55:00Z">
        <w:r w:rsidR="003207B7">
          <w:t xml:space="preserve">For the analysis of rarefaction itself (Fig. S4), datasets were rarefied to multiple sequencing depths (250, 500, 1000, 5000, 10,000 reads per sample), as well as the minimum sequencing depth observed in each dataset (ranging from 1,086 reads per sample in the cooling reactor dataset to 48,601 reads per sample in the soil dataset). In addition, a non-rarefied control from each dataset was generated as a control. Absolute abundance normalization and </w:t>
        </w:r>
        <w:r w:rsidR="003207B7">
          <w:rPr>
            <w:i/>
            <w:iCs/>
          </w:rPr>
          <w:t>GU</w:t>
        </w:r>
        <w:r w:rsidR="003207B7">
          <w:rPr>
            <w:i/>
            <w:iCs/>
            <w:vertAlign w:val="superscript"/>
          </w:rPr>
          <w:t>A</w:t>
        </w:r>
        <w:r w:rsidR="003207B7">
          <w:rPr>
            <w:i/>
            <w:iCs/>
          </w:rPr>
          <w:t xml:space="preserve"> </w:t>
        </w:r>
        <w:r w:rsidR="003207B7">
          <w:t>calculation were then performed as described above.</w:t>
        </w:r>
      </w:ins>
    </w:p>
    <w:p w14:paraId="69ACD6C9" w14:textId="38E58A6D" w:rsidR="009147AC" w:rsidRDefault="009147AC">
      <w:pPr>
        <w:rPr>
          <w:i/>
          <w:iCs/>
        </w:rPr>
      </w:pPr>
      <w:r>
        <w:t xml:space="preserve"> </w:t>
      </w:r>
      <w:r>
        <w:rPr>
          <w:i/>
          <w:iCs/>
        </w:rPr>
        <w:t>PERMANOVAs</w:t>
      </w:r>
      <w:ins w:id="6" w:author="Augustus Raymond Pendleton" w:date="2025-11-21T15:08:00Z" w16du:dateUtc="2025-11-21T20:08:00Z">
        <w:r w:rsidR="00871CDA">
          <w:rPr>
            <w:i/>
            <w:iCs/>
          </w:rPr>
          <w:t>,</w:t>
        </w:r>
      </w:ins>
      <w:del w:id="7" w:author="Augustus Raymond Pendleton" w:date="2025-11-21T15:08:00Z" w16du:dateUtc="2025-11-21T20:08:00Z">
        <w:r w:rsidDel="00871CDA">
          <w:rPr>
            <w:i/>
            <w:iCs/>
          </w:rPr>
          <w:delText xml:space="preserve"> and</w:delText>
        </w:r>
      </w:del>
      <w:r>
        <w:rPr>
          <w:i/>
          <w:iCs/>
        </w:rPr>
        <w:t xml:space="preserve"> Ordinations</w:t>
      </w:r>
      <w:ins w:id="8" w:author="Augustus Raymond Pendleton" w:date="2025-11-21T15:08:00Z" w16du:dateUtc="2025-11-21T20:08:00Z">
        <w:r w:rsidR="00871CDA">
          <w:rPr>
            <w:i/>
            <w:iCs/>
          </w:rPr>
          <w:t>, and Mantel Tests</w:t>
        </w:r>
      </w:ins>
    </w:p>
    <w:p w14:paraId="7AD40E06" w14:textId="0DBAFDB5" w:rsidR="00A805AC" w:rsidRDefault="009147AC">
      <w:pPr>
        <w:rPr>
          <w:ins w:id="9" w:author="Augustus Raymond Pendleton" w:date="2025-11-21T15:08:00Z" w16du:dateUtc="2025-11-21T20:08:00Z"/>
        </w:rPr>
      </w:pPr>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ins w:id="10" w:author="Augustus Raymond Pendleton" w:date="2025-11-21T15:08:00Z" w16du:dateUtc="2025-11-21T20:08:00Z">
        <w:r w:rsidR="00871CDA">
          <w:t>When estimating the correlation be</w:t>
        </w:r>
      </w:ins>
      <w:ins w:id="11" w:author="Augustus Raymond Pendleton" w:date="2025-11-21T15:09:00Z" w16du:dateUtc="2025-11-21T20:09:00Z">
        <w:r w:rsidR="00871CDA">
          <w:t>tween distance matrices, we used the mantel function from the vegan package with 999 permutations.</w:t>
        </w:r>
      </w:ins>
    </w:p>
    <w:p w14:paraId="3CC8BAA8" w14:textId="77777777" w:rsidR="00871CDA" w:rsidRDefault="00871CDA">
      <w:pPr>
        <w:rPr>
          <w:ins w:id="12" w:author="Augustus Raymond Pendleton" w:date="2025-11-21T14:54:00Z" w16du:dateUtc="2025-11-21T19:54:00Z"/>
        </w:rPr>
      </w:pPr>
    </w:p>
    <w:p w14:paraId="5DC98648" w14:textId="69046003" w:rsidR="006E7F10" w:rsidRPr="006E7F10" w:rsidDel="006E7F10" w:rsidRDefault="006E7F10">
      <w:pPr>
        <w:rPr>
          <w:del w:id="13" w:author="Augustus Raymond Pendleton" w:date="2025-11-21T14:55:00Z" w16du:dateUtc="2025-11-21T19:55:00Z"/>
        </w:rPr>
      </w:pPr>
    </w:p>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pPr>
        <w:rPr>
          <w:ins w:id="14" w:author="Augustus Raymond Pendleton" w:date="2025-11-21T14:58:00Z" w16du:dateUtc="2025-11-21T19:58:00Z"/>
        </w:rPr>
      </w:pPr>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ns w:id="15" w:author="Augustus Raymond Pendleton" w:date="2025-11-21T14:59:00Z" w16du:dateUtc="2025-11-21T19:59:00Z"/>
          <w:i/>
          <w:iCs/>
        </w:rPr>
      </w:pPr>
      <w:ins w:id="16" w:author="Augustus Raymond Pendleton" w:date="2025-11-21T14:58:00Z" w16du:dateUtc="2025-11-21T19:58:00Z">
        <w:r>
          <w:rPr>
            <w:i/>
            <w:iCs/>
          </w:rPr>
          <w:t>Copy Number Normalization</w:t>
        </w:r>
      </w:ins>
    </w:p>
    <w:p w14:paraId="47CE0DD2" w14:textId="3809E601" w:rsidR="006E7F10" w:rsidRPr="006E7F10" w:rsidDel="006E7F10" w:rsidRDefault="006E7F10">
      <w:pPr>
        <w:rPr>
          <w:del w:id="17" w:author="Augustus Raymond Pendleton" w:date="2025-11-21T15:02:00Z" w16du:dateUtc="2025-11-21T20:02:00Z"/>
          <w:rPrChange w:id="18" w:author="Augustus Raymond Pendleton" w:date="2025-11-21T15:02:00Z" w16du:dateUtc="2025-11-21T20:02:00Z">
            <w:rPr>
              <w:del w:id="19" w:author="Augustus Raymond Pendleton" w:date="2025-11-21T15:02:00Z" w16du:dateUtc="2025-11-21T20:02:00Z"/>
              <w:i/>
              <w:iCs/>
              <w:vertAlign w:val="superscript"/>
            </w:rPr>
          </w:rPrChange>
        </w:rPr>
      </w:pPr>
      <w:ins w:id="20" w:author="Augustus Raymond Pendleton" w:date="2025-11-21T14:59:00Z" w16du:dateUtc="2025-11-21T19:59:00Z">
        <w:r>
          <w:tab/>
        </w:r>
      </w:ins>
      <w:ins w:id="21" w:author="Augustus Raymond Pendleton" w:date="2025-11-21T15:07:00Z" w16du:dateUtc="2025-11-21T20:07:00Z">
        <w:r w:rsidR="00871CDA">
          <w:t xml:space="preserve">We used </w:t>
        </w:r>
      </w:ins>
      <w:ins w:id="22" w:author="Augustus Raymond Pendleton" w:date="2025-11-21T14:59:00Z" w16du:dateUtc="2025-11-21T19:59:00Z">
        <w:r>
          <w:t>PICRUSt2 (v2.6, with the updated PICRUSt2-SC database)</w:t>
        </w:r>
      </w:ins>
      <w:ins w:id="23" w:author="Augustus Raymond Pendleton" w:date="2025-11-21T15:07:00Z" w16du:dateUtc="2025-11-21T20:07:00Z">
        <w:r w:rsidR="00871CDA">
          <w:t xml:space="preserve"> </w:t>
        </w:r>
      </w:ins>
      <w:ins w:id="24" w:author="Augustus Raymond Pendleton" w:date="2025-11-21T14:59:00Z" w16du:dateUtc="2025-11-21T19:59:00Z">
        <w:r>
          <w:t>to normalize ASV abundances</w:t>
        </w:r>
      </w:ins>
      <w:ins w:id="25" w:author="Augustus Raymond Pendleton" w:date="2025-11-21T15:00:00Z" w16du:dateUtc="2025-11-21T20:00:00Z">
        <w:r>
          <w:t xml:space="preserve"> for each dataset, using the default settings (NSTI =</w:t>
        </w:r>
      </w:ins>
      <w:ins w:id="26" w:author="Augustus Raymond Pendleton" w:date="2025-11-21T15:01:00Z" w16du:dateUtc="2025-11-21T20:01:00Z">
        <w:r>
          <w:t xml:space="preserve"> 2) in the </w:t>
        </w:r>
        <w:r w:rsidRPr="006E7F10">
          <w:t xml:space="preserve">picrust2_pipeline.py </w:t>
        </w:r>
        <w:r>
          <w:t xml:space="preserve"> function</w:t>
        </w:r>
      </w:ins>
      <w:ins w:id="27" w:author="Augustus Raymond Pendleton" w:date="2025-11-21T15:04:00Z" w16du:dateUtc="2025-11-21T20:04:00Z">
        <w:r w:rsidR="00FE44D6">
          <w:t xml:space="preserve"> </w:t>
        </w:r>
      </w:ins>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ins w:id="28" w:author="Augustus Raymond Pendleton" w:date="2025-11-21T15:01:00Z" w16du:dateUtc="2025-11-21T20:01:00Z">
        <w:r>
          <w:t>. These normalized ASV tables</w:t>
        </w:r>
      </w:ins>
      <w:ins w:id="29" w:author="Augustus Raymond Pendleton" w:date="2025-11-21T15:02:00Z" w16du:dateUtc="2025-11-21T20:02:00Z">
        <w:r>
          <w:t xml:space="preserve"> (in /</w:t>
        </w:r>
        <w:proofErr w:type="spellStart"/>
        <w:r>
          <w:t>EC_metagenome_out</w:t>
        </w:r>
        <w:proofErr w:type="spellEnd"/>
        <w:r>
          <w:t>/</w:t>
        </w:r>
      </w:ins>
      <w:ins w:id="30" w:author="Augustus Raymond Pendleton" w:date="2025-11-21T15:03:00Z" w16du:dateUtc="2025-11-21T20:03:00Z">
        <w:r>
          <w:t>seqtab_norm.tsv.gz)</w:t>
        </w:r>
      </w:ins>
      <w:ins w:id="31" w:author="Augustus Raymond Pendleton" w:date="2025-11-21T15:01:00Z" w16du:dateUtc="2025-11-21T20:01:00Z">
        <w:r>
          <w:t xml:space="preserve"> were then used to calculate </w:t>
        </w:r>
        <w:bookmarkStart w:id="32" w:name="_Hlk214629917"/>
        <w:r w:rsidRPr="0029000C">
          <w:rPr>
            <w:i/>
            <w:iCs/>
          </w:rPr>
          <w:t>GU</w:t>
        </w:r>
        <w:r w:rsidRPr="0029000C">
          <w:rPr>
            <w:i/>
            <w:iCs/>
            <w:vertAlign w:val="superscript"/>
          </w:rPr>
          <w:t>A</w:t>
        </w:r>
        <w:bookmarkEnd w:id="32"/>
        <w:r>
          <w:rPr>
            <w:i/>
            <w:iCs/>
            <w:vertAlign w:val="superscript"/>
          </w:rPr>
          <w:t xml:space="preserve"> </w:t>
        </w:r>
        <w:r>
          <w:t>using our standard pipeline, including rarefaction to the minimum sequencing depth (across 10 iterations), normalization b</w:t>
        </w:r>
      </w:ins>
      <w:ins w:id="33" w:author="Augustus Raymond Pendleton" w:date="2025-11-21T15:02:00Z" w16du:dateUtc="2025-11-21T20:02:00Z">
        <w:r>
          <w:t xml:space="preserve">y absolute abundance, and averaging </w:t>
        </w:r>
      </w:ins>
      <w:ins w:id="34" w:author="Augustus Raymond Pendleton" w:date="2025-11-21T15:05:00Z" w16du:dateUtc="2025-11-21T20:05:00Z">
        <w:r w:rsidR="001833A1">
          <w:t xml:space="preserve">of </w:t>
        </w:r>
      </w:ins>
      <w:ins w:id="35" w:author="Augustus Raymond Pendleton" w:date="2025-11-21T15:02:00Z" w16du:dateUtc="2025-11-21T20:02:00Z">
        <w:r w:rsidRPr="0029000C">
          <w:rPr>
            <w:i/>
            <w:iCs/>
          </w:rPr>
          <w:t>GU</w:t>
        </w:r>
        <w:r w:rsidRPr="0029000C">
          <w:rPr>
            <w:i/>
            <w:iCs/>
            <w:vertAlign w:val="superscript"/>
          </w:rPr>
          <w:t>A</w:t>
        </w:r>
        <w:r>
          <w:rPr>
            <w:i/>
            <w:iCs/>
            <w:vertAlign w:val="superscript"/>
          </w:rPr>
          <w:t xml:space="preserve"> </w:t>
        </w:r>
        <w:r>
          <w:t>across iterations.</w:t>
        </w:r>
      </w:ins>
      <w:ins w:id="36" w:author="Augustus Raymond Pendleton" w:date="2025-11-21T15:03:00Z" w16du:dateUtc="2025-11-21T20:03:00Z">
        <w:r>
          <w:t xml:space="preserve"> The predicted </w:t>
        </w:r>
      </w:ins>
      <w:ins w:id="37" w:author="Augustus Raymond Pendleton" w:date="2025-12-15T14:55:00Z" w16du:dateUtc="2025-12-15T19:55:00Z">
        <w:r w:rsidR="003207B7">
          <w:t>16S rRNA g</w:t>
        </w:r>
      </w:ins>
      <w:ins w:id="38" w:author="Augustus Raymond Pendleton" w:date="2025-12-15T14:56:00Z" w16du:dateUtc="2025-12-15T19:56:00Z">
        <w:r w:rsidR="003207B7">
          <w:t xml:space="preserve">ene </w:t>
        </w:r>
      </w:ins>
      <w:ins w:id="39" w:author="Augustus Raymond Pendleton" w:date="2025-11-21T15:03:00Z" w16du:dateUtc="2025-11-21T20:03:00Z">
        <w:r>
          <w:t xml:space="preserve">copy number of each ASV </w:t>
        </w:r>
      </w:ins>
      <w:ins w:id="40" w:author="Augustus Raymond Pendleton" w:date="2025-11-21T15:04:00Z" w16du:dateUtc="2025-11-21T20:04:00Z">
        <w:r>
          <w:t xml:space="preserve">(for Fig. S6) </w:t>
        </w:r>
      </w:ins>
      <w:ins w:id="41" w:author="Augustus Raymond Pendleton" w:date="2025-11-21T15:03:00Z" w16du:dateUtc="2025-11-21T20:03:00Z">
        <w:r>
          <w:t>was accessed from combined_marker</w:t>
        </w:r>
      </w:ins>
      <w:ins w:id="42" w:author="Augustus Raymond Pendleton" w:date="2025-11-21T15:04:00Z" w16du:dateUtc="2025-11-21T20:04:00Z">
        <w:r>
          <w:t>_predicted_and_nsti.tsv.gz.</w:t>
        </w:r>
      </w:ins>
    </w:p>
    <w:p w14:paraId="40AF3B50" w14:textId="77777777" w:rsidR="006E7F10" w:rsidRPr="006E7F10" w:rsidRDefault="006E7F10">
      <w:pPr>
        <w:rPr>
          <w:ins w:id="43" w:author="Augustus Raymond Pendleton" w:date="2025-11-21T15:02:00Z" w16du:dateUtc="2025-11-21T20:02:00Z"/>
        </w:rPr>
      </w:pP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ins w:id="44" w:author="Augustus Raymond Pendleton" w:date="2025-11-21T15:05:00Z" w16du:dateUtc="2025-11-21T20:05:00Z">
        <w:r w:rsidR="001833A1">
          <w:t>biomformat</w:t>
        </w:r>
        <w:proofErr w:type="spellEnd"/>
        <w:r w:rsidR="001833A1">
          <w:t xml:space="preserve">, </w:t>
        </w:r>
      </w:ins>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9"/>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644F582D">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73FFFEAD" w14:textId="1A354643" w:rsidR="009F47C7" w:rsidRDefault="00000000" w:rsidP="00147DD2">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FB4A5E6" w14:textId="77777777" w:rsidR="00FE5A7D" w:rsidRDefault="00FE5A7D" w:rsidP="00147DD2"/>
    <w:p w14:paraId="14701721" w14:textId="11004090" w:rsidR="00FE5A7D" w:rsidRDefault="00FE5A7D">
      <w:r>
        <w:br w:type="page"/>
      </w:r>
    </w:p>
    <w:p w14:paraId="51B99FFD" w14:textId="3BE6E841"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02CF4323">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75E392F5" w14:textId="77777777" w:rsidR="003207B7" w:rsidRDefault="003207B7" w:rsidP="003207B7">
      <w:pPr>
        <w:rPr>
          <w:ins w:id="45" w:author="Augustus Raymond Pendleton" w:date="2025-12-15T14:57:00Z" w16du:dateUtc="2025-12-15T19:57:00Z"/>
        </w:rPr>
      </w:pPr>
      <w:ins w:id="46" w:author="Augustus Raymond Pendleton" w:date="2025-12-15T14:57:00Z" w16du:dateUtc="2025-12-15T19:57:00Z">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w:ins>
      <m:oMath>
        <m:r>
          <w:ins w:id="47" w:author="Augustus Raymond Pendleton" w:date="2025-12-15T14:57:00Z" w16du:dateUtc="2025-12-15T19:57:00Z">
            <w:rPr>
              <w:rFonts w:ascii="Cambria Math" w:hAnsi="Cambria Math"/>
            </w:rPr>
            <m:t>α</m:t>
          </w:ins>
        </m:r>
      </m:oMath>
      <w:ins w:id="48" w:author="Augustus Raymond Pendleton" w:date="2025-12-15T14:57:00Z" w16du:dateUtc="2025-12-15T19:57:00Z">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ins>
    </w:p>
    <w:p w14:paraId="02D1D734" w14:textId="156F14D8" w:rsidR="004928FB" w:rsidDel="003207B7" w:rsidRDefault="004928FB">
      <w:pPr>
        <w:rPr>
          <w:del w:id="49" w:author="Augustus Raymond Pendleton" w:date="2025-12-15T14:57:00Z" w16du:dateUtc="2025-12-15T19:57:00Z"/>
        </w:rPr>
      </w:pPr>
      <w:del w:id="50" w:author="Augustus Raymond Pendleton" w:date="2025-12-15T14:57:00Z" w16du:dateUtc="2025-12-15T19:57:00Z">
        <w:r w:rsidDel="003207B7">
          <w:rPr>
            <w:i/>
            <w:iCs/>
          </w:rPr>
          <w:delText>Figure S4. Effect of rarefaction on GU</w:delText>
        </w:r>
        <w:r w:rsidDel="003207B7">
          <w:rPr>
            <w:i/>
            <w:iCs/>
            <w:vertAlign w:val="superscript"/>
          </w:rPr>
          <w:delText>A</w:delText>
        </w:r>
        <w:r w:rsidDel="003207B7">
          <w:rPr>
            <w:i/>
            <w:iCs/>
          </w:rPr>
          <w:delText>.</w:delText>
        </w:r>
        <w:r w:rsidDel="003207B7">
          <w:delText xml:space="preserve"> </w:delText>
        </w:r>
        <w:r w:rsidDel="003207B7">
          <w:rPr>
            <w:i/>
            <w:iCs/>
          </w:rPr>
          <w:delText>GU</w:delText>
        </w:r>
        <w:r w:rsidDel="003207B7">
          <w:rPr>
            <w:i/>
            <w:iCs/>
            <w:vertAlign w:val="superscript"/>
          </w:rPr>
          <w:delText>A</w:delText>
        </w:r>
        <w:r w:rsidDel="003207B7">
          <w:rPr>
            <w:i/>
            <w:iCs/>
          </w:rPr>
          <w:delText xml:space="preserve"> </w:delText>
        </w:r>
        <w:r w:rsidDel="003207B7">
          <w:delText xml:space="preserve">was calculated across </w:delText>
        </w:r>
      </w:del>
      <m:oMath>
        <m:r>
          <w:del w:id="51" w:author="Augustus Raymond Pendleton" w:date="2025-12-15T14:57:00Z" w16du:dateUtc="2025-12-15T19:57:00Z">
            <w:rPr>
              <w:rFonts w:ascii="Cambria Math" w:hAnsi="Cambria Math"/>
            </w:rPr>
            <m:t>α</m:t>
          </w:del>
        </m:r>
      </m:oMath>
      <w:del w:id="52" w:author="Augustus Raymond Pendleton" w:date="2025-12-15T14:57:00Z" w16du:dateUtc="2025-12-15T19:57:00Z">
        <w:r w:rsidDel="003207B7">
          <w:delTex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delText>
        </w:r>
        <w:r w:rsidDel="003207B7">
          <w:rPr>
            <w:i/>
            <w:iCs/>
          </w:rPr>
          <w:delText>GU</w:delText>
        </w:r>
        <w:r w:rsidDel="003207B7">
          <w:rPr>
            <w:i/>
            <w:iCs/>
            <w:vertAlign w:val="superscript"/>
          </w:rPr>
          <w:delText>A</w:delText>
        </w:r>
        <w:r w:rsidDel="003207B7">
          <w:delText xml:space="preserve"> distance matrices compared to </w:delText>
        </w:r>
        <w:r w:rsidDel="003207B7">
          <w:rPr>
            <w:i/>
            <w:iCs/>
          </w:rPr>
          <w:delText>GU</w:delText>
        </w:r>
        <w:r w:rsidDel="003207B7">
          <w:rPr>
            <w:i/>
            <w:iCs/>
            <w:vertAlign w:val="superscript"/>
          </w:rPr>
          <w:delText>A</w:delText>
        </w:r>
        <w:r w:rsidDel="003207B7">
          <w:delText xml:space="preserve"> calculated on the non-rarefied control. Each rarefaction depth was calculated across 10 iterations.</w:delText>
        </w:r>
      </w:del>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0F6F15F2" w14:textId="77777777" w:rsidR="003207B7" w:rsidRDefault="003207B7" w:rsidP="003207B7">
      <w:pPr>
        <w:rPr>
          <w:ins w:id="53" w:author="Augustus Raymond Pendleton" w:date="2025-12-15T14:56:00Z" w16du:dateUtc="2025-12-15T19:56:00Z"/>
        </w:rPr>
      </w:pPr>
      <w:ins w:id="54" w:author="Augustus Raymond Pendleton" w:date="2025-12-15T14:56:00Z" w16du:dateUtc="2025-12-15T19:56:00Z">
        <w:r>
          <w:rPr>
            <w:i/>
            <w:iCs/>
          </w:rPr>
          <w:t>Figure S6. 16S rRNA gene copy number-normalization had a negligible effect on GU</w:t>
        </w:r>
        <w:r>
          <w:rPr>
            <w:i/>
            <w:iCs/>
            <w:vertAlign w:val="superscript"/>
          </w:rPr>
          <w:t>A</w:t>
        </w:r>
        <w:r>
          <w:rPr>
            <w:i/>
            <w:iCs/>
          </w:rPr>
          <w:t>.</w:t>
        </w:r>
        <w:r>
          <w:t xml:space="preserve"> A) PICRUSt2 (v2.6) was used to normalize sequencing reads within each sample by the predicted 16S rRNA gene copy number </w:t>
        </w:r>
        <w:r>
          <w:fldChar w:fldCharType="begin"/>
        </w:r>
        <w:r>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fldChar w:fldCharType="separate"/>
        </w:r>
        <w:r>
          <w:rPr>
            <w:noProof/>
          </w:rPr>
          <w:t>[15]</w:t>
        </w:r>
        <w:r>
          <w:fldChar w:fldCharType="end"/>
        </w:r>
        <w:r>
          <w:t xml:space="preserve">. </w:t>
        </w:r>
        <w:r>
          <w:rPr>
            <w:i/>
            <w:iCs/>
          </w:rPr>
          <w:t>GU</w:t>
        </w:r>
        <w:r>
          <w:rPr>
            <w:i/>
            <w:iCs/>
            <w:vertAlign w:val="superscript"/>
          </w:rPr>
          <w:t>A</w:t>
        </w:r>
        <w:r>
          <w:rPr>
            <w:i/>
            <w:iCs/>
          </w:rPr>
          <w:t xml:space="preserve"> </w:t>
        </w:r>
        <w:r>
          <w:t xml:space="preserve">was then calculated across </w:t>
        </w:r>
      </w:ins>
      <m:oMath>
        <m:r>
          <w:ins w:id="55" w:author="Augustus Raymond Pendleton" w:date="2025-12-15T14:56:00Z" w16du:dateUtc="2025-12-15T19:56:00Z">
            <w:rPr>
              <w:rFonts w:ascii="Cambria Math" w:hAnsi="Cambria Math"/>
            </w:rPr>
            <m:t>α</m:t>
          </w:ins>
        </m:r>
      </m:oMath>
      <w:ins w:id="56" w:author="Augustus Raymond Pendleton" w:date="2025-12-15T14:56:00Z" w16du:dateUtc="2025-12-15T19:56:00Z">
        <w:r>
          <w:t xml:space="preserve"> values from 0 to 1. Mantel tests were used to assess correlations between the </w:t>
        </w:r>
        <w:r>
          <w:rPr>
            <w:i/>
            <w:iCs/>
          </w:rPr>
          <w:t>GU</w:t>
        </w:r>
        <w:r>
          <w:rPr>
            <w:i/>
            <w:iCs/>
            <w:vertAlign w:val="superscript"/>
          </w:rPr>
          <w:t>A</w:t>
        </w:r>
        <w:r>
          <w:t xml:space="preserve"> distance matrices calculated from copy number-normalized dataset and those calculated from non-normalized controls. For both analyses, rarefaction was carried out to the minimum sequencing depth for each dataset across 10 iterations. The y-axis is truncated to highlight the differences among correlations, all of which exceed a Mantel’s R of 0.98. B) Percentage of total reads assigned to ASVs at each predicted 16S copy number. Predicted copy numbers extended up to 27 copies per genome, however, categories with negligible representation are not shown. In the mouse gut dataset, ASVs (and reads) with seven predicted 16S copies per genome primarily belonged to the genus </w:t>
        </w:r>
        <w:proofErr w:type="spellStart"/>
        <w:r w:rsidRPr="00D51502">
          <w:rPr>
            <w:i/>
            <w:iCs/>
          </w:rPr>
          <w:t>Faecalibaculum</w:t>
        </w:r>
        <w:proofErr w:type="spellEnd"/>
        <w:r>
          <w:t xml:space="preserve">, with one ASV assigned to </w:t>
        </w:r>
        <w:r>
          <w:rPr>
            <w:i/>
            <w:iCs/>
          </w:rPr>
          <w:t xml:space="preserve">Escherichia-Shigella </w:t>
        </w:r>
        <w:r>
          <w:t>and one to the class Clostridia.</w:t>
        </w:r>
      </w:ins>
    </w:p>
    <w:p w14:paraId="2A8913A0" w14:textId="71DB07A5" w:rsidR="001F48B6" w:rsidDel="003207B7" w:rsidRDefault="001F48B6" w:rsidP="001F48B6">
      <w:pPr>
        <w:rPr>
          <w:del w:id="57" w:author="Augustus Raymond Pendleton" w:date="2025-12-15T14:56:00Z" w16du:dateUtc="2025-12-15T19:56:00Z"/>
        </w:rPr>
      </w:pPr>
      <w:del w:id="58" w:author="Augustus Raymond Pendleton" w:date="2025-12-15T14:56:00Z" w16du:dateUtc="2025-12-15T19:56:00Z">
        <w:r w:rsidDel="003207B7">
          <w:rPr>
            <w:i/>
            <w:iCs/>
          </w:rPr>
          <w:delText>Figure S6. Effect of copy number normalization on GU</w:delText>
        </w:r>
        <w:r w:rsidDel="003207B7">
          <w:rPr>
            <w:i/>
            <w:iCs/>
            <w:vertAlign w:val="superscript"/>
          </w:rPr>
          <w:delText>A</w:delText>
        </w:r>
        <w:r w:rsidDel="003207B7">
          <w:rPr>
            <w:i/>
            <w:iCs/>
          </w:rPr>
          <w:delText>.</w:delText>
        </w:r>
        <w:r w:rsidDel="003207B7">
          <w:delText xml:space="preserve"> </w:delText>
        </w:r>
        <w:r w:rsidR="00D51502" w:rsidDel="003207B7">
          <w:delText xml:space="preserve">A) </w:delText>
        </w:r>
        <w:r w:rsidDel="003207B7">
          <w:delText>PICRUSt2 (v2.6) was used to normalize sequencing reads within each sample by predicted copy number</w:delText>
        </w:r>
        <w:r w:rsidR="00E71EDF" w:rsidDel="003207B7">
          <w:delText xml:space="preserve"> </w:delText>
        </w:r>
        <w:r w:rsidR="00E71EDF" w:rsidDel="003207B7">
          <w:fldChar w:fldCharType="begin"/>
        </w:r>
        <w:r w:rsidR="00B60C77" w:rsidDel="003207B7">
          <w:del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delInstrText>
        </w:r>
        <w:r w:rsidR="00E71EDF" w:rsidDel="003207B7">
          <w:fldChar w:fldCharType="separate"/>
        </w:r>
        <w:r w:rsidR="00B60C77" w:rsidDel="003207B7">
          <w:rPr>
            <w:noProof/>
          </w:rPr>
          <w:delText>[15]</w:delText>
        </w:r>
        <w:r w:rsidR="00E71EDF" w:rsidDel="003207B7">
          <w:fldChar w:fldCharType="end"/>
        </w:r>
        <w:r w:rsidDel="003207B7">
          <w:delText xml:space="preserve">. </w:delText>
        </w:r>
        <w:r w:rsidDel="003207B7">
          <w:rPr>
            <w:i/>
            <w:iCs/>
          </w:rPr>
          <w:delText>GU</w:delText>
        </w:r>
        <w:r w:rsidDel="003207B7">
          <w:rPr>
            <w:i/>
            <w:iCs/>
            <w:vertAlign w:val="superscript"/>
          </w:rPr>
          <w:delText>A</w:delText>
        </w:r>
        <w:r w:rsidDel="003207B7">
          <w:rPr>
            <w:i/>
            <w:iCs/>
          </w:rPr>
          <w:delText xml:space="preserve"> </w:delText>
        </w:r>
        <w:r w:rsidDel="003207B7">
          <w:delText xml:space="preserve">was then calculated at </w:delText>
        </w:r>
      </w:del>
      <m:oMath>
        <m:r>
          <w:del w:id="59" w:author="Augustus Raymond Pendleton" w:date="2025-12-15T14:56:00Z" w16du:dateUtc="2025-12-15T19:56:00Z">
            <w:rPr>
              <w:rFonts w:ascii="Cambria Math" w:hAnsi="Cambria Math"/>
            </w:rPr>
            <m:t>α</m:t>
          </w:del>
        </m:r>
      </m:oMath>
      <w:del w:id="60" w:author="Augustus Raymond Pendleton" w:date="2025-12-15T14:56:00Z" w16du:dateUtc="2025-12-15T19:56:00Z">
        <w:r w:rsidDel="003207B7">
          <w:delText xml:space="preserve"> values from 0 up to 1</w:delText>
        </w:r>
        <w:r w:rsidR="00D51502" w:rsidDel="003207B7">
          <w:delText xml:space="preserve">. Mantel tests were used to calculate the correlation between the copy-number normalized </w:delText>
        </w:r>
        <w:r w:rsidR="00D51502" w:rsidDel="003207B7">
          <w:rPr>
            <w:i/>
            <w:iCs/>
          </w:rPr>
          <w:delText>GU</w:delText>
        </w:r>
        <w:r w:rsidR="00D51502" w:rsidDel="003207B7">
          <w:rPr>
            <w:i/>
            <w:iCs/>
            <w:vertAlign w:val="superscript"/>
          </w:rPr>
          <w:delText>A</w:delText>
        </w:r>
        <w:r w:rsidR="00D51502" w:rsidDel="003207B7">
          <w:delText xml:space="preserve"> distance matrices compared to </w:delText>
        </w:r>
        <w:r w:rsidR="00D51502" w:rsidDel="003207B7">
          <w:rPr>
            <w:i/>
            <w:iCs/>
          </w:rPr>
          <w:delText>GU</w:delText>
        </w:r>
        <w:r w:rsidR="00D51502" w:rsidDel="003207B7">
          <w:rPr>
            <w:i/>
            <w:iCs/>
            <w:vertAlign w:val="superscript"/>
          </w:rPr>
          <w:delText>A</w:delText>
        </w:r>
        <w:r w:rsidR="00D51502" w:rsidDel="003207B7">
          <w:delText xml:space="preserve"> calculated on the non-normalized control. For both, rarefaction was carried out to the minimum sequencing depth for each dataset across 10 iterations. B) Percentage of total reads assigned to ASVs at each level of predicted 16S copy number. While predicted copy numbers did extend up to 27 copies/genome, these bars represented percentages too low to be seen and so are excluded from visualization. ASVs (and reads) in the mouse gut dataset with 7 predicted 16S copies/genome primarily belong to the genus </w:delText>
        </w:r>
        <w:r w:rsidR="00D51502" w:rsidRPr="00D51502" w:rsidDel="003207B7">
          <w:rPr>
            <w:i/>
            <w:iCs/>
          </w:rPr>
          <w:delText>Faecalibaculum</w:delText>
        </w:r>
        <w:r w:rsidR="00D51502" w:rsidDel="003207B7">
          <w:delText xml:space="preserve">, though one ASV was assigned to genus </w:delText>
        </w:r>
        <w:r w:rsidR="00D51502" w:rsidDel="003207B7">
          <w:rPr>
            <w:i/>
            <w:iCs/>
          </w:rPr>
          <w:delText xml:space="preserve">Escherichia-Shigella </w:delText>
        </w:r>
        <w:r w:rsidR="00D51502" w:rsidDel="003207B7">
          <w:delText>and another ASV to class Clostridia.</w:delText>
        </w:r>
      </w:del>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rPr>
          <w:ins w:id="61" w:author="Augustus Raymond Pendleton" w:date="2025-11-21T15:05:00Z"/>
        </w:trPr>
        <w:tc>
          <w:tcPr>
            <w:tcW w:w="2341" w:type="dxa"/>
          </w:tcPr>
          <w:p w14:paraId="4395DF94" w14:textId="1E975193" w:rsidR="001833A1" w:rsidRDefault="001833A1" w:rsidP="00147DD2">
            <w:pPr>
              <w:rPr>
                <w:ins w:id="62" w:author="Augustus Raymond Pendleton" w:date="2025-11-21T15:05:00Z" w16du:dateUtc="2025-11-21T20:05:00Z"/>
              </w:rPr>
            </w:pPr>
            <w:proofErr w:type="spellStart"/>
            <w:ins w:id="63" w:author="Augustus Raymond Pendleton" w:date="2025-11-21T15:05:00Z" w16du:dateUtc="2025-11-21T20:05:00Z">
              <w:r>
                <w:t>biomformat</w:t>
              </w:r>
              <w:proofErr w:type="spellEnd"/>
            </w:ins>
          </w:p>
        </w:tc>
        <w:tc>
          <w:tcPr>
            <w:tcW w:w="2210" w:type="dxa"/>
          </w:tcPr>
          <w:p w14:paraId="67AF152B" w14:textId="08457E1B" w:rsidR="001833A1" w:rsidRDefault="001833A1" w:rsidP="00147DD2">
            <w:pPr>
              <w:rPr>
                <w:ins w:id="64" w:author="Augustus Raymond Pendleton" w:date="2025-11-21T15:05:00Z" w16du:dateUtc="2025-11-21T20:05:00Z"/>
              </w:rPr>
            </w:pPr>
            <w:ins w:id="65" w:author="Augustus Raymond Pendleton" w:date="2025-11-21T15:07:00Z" w16du:dateUtc="2025-11-21T20:07:00Z">
              <w:r>
                <w:t>1.30.0</w:t>
              </w:r>
            </w:ins>
          </w:p>
        </w:tc>
        <w:tc>
          <w:tcPr>
            <w:tcW w:w="4809" w:type="dxa"/>
          </w:tcPr>
          <w:p w14:paraId="42CBFBBF" w14:textId="1DEC9A6B" w:rsidR="001833A1" w:rsidRDefault="001833A1" w:rsidP="00147DD2">
            <w:pPr>
              <w:rPr>
                <w:ins w:id="66" w:author="Augustus Raymond Pendleton" w:date="2025-11-21T15:05:00Z" w16du:dateUtc="2025-11-21T20:05:00Z"/>
              </w:rPr>
            </w:pPr>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5">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67"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2"/>
      <w:bookmarkEnd w:id="67"/>
    </w:p>
    <w:sectPr w:rsidR="00230C54" w:rsidRPr="00230C54" w:rsidSect="00147DD2">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C4042" w14:textId="77777777" w:rsidR="0019286C" w:rsidRDefault="0019286C" w:rsidP="00147DD2">
      <w:pPr>
        <w:spacing w:after="0"/>
      </w:pPr>
      <w:r>
        <w:separator/>
      </w:r>
    </w:p>
  </w:endnote>
  <w:endnote w:type="continuationSeparator" w:id="0">
    <w:p w14:paraId="2579DDEE" w14:textId="77777777" w:rsidR="0019286C" w:rsidRDefault="0019286C"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C27F" w14:textId="77777777" w:rsidR="0019286C" w:rsidRDefault="0019286C" w:rsidP="00147DD2">
      <w:pPr>
        <w:spacing w:after="0"/>
      </w:pPr>
      <w:r>
        <w:separator/>
      </w:r>
    </w:p>
  </w:footnote>
  <w:footnote w:type="continuationSeparator" w:id="0">
    <w:p w14:paraId="4170BC05" w14:textId="77777777" w:rsidR="0019286C" w:rsidRDefault="0019286C"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130372"/>
    <w:rsid w:val="00140A51"/>
    <w:rsid w:val="0014771B"/>
    <w:rsid w:val="00147DD2"/>
    <w:rsid w:val="0016397E"/>
    <w:rsid w:val="00171171"/>
    <w:rsid w:val="001833A1"/>
    <w:rsid w:val="0018719C"/>
    <w:rsid w:val="0019286C"/>
    <w:rsid w:val="001C27F1"/>
    <w:rsid w:val="001E41F9"/>
    <w:rsid w:val="001F48B6"/>
    <w:rsid w:val="00230C54"/>
    <w:rsid w:val="00264D3A"/>
    <w:rsid w:val="00280F5F"/>
    <w:rsid w:val="0029000C"/>
    <w:rsid w:val="003207B7"/>
    <w:rsid w:val="00360A10"/>
    <w:rsid w:val="003F2CE2"/>
    <w:rsid w:val="003F4E19"/>
    <w:rsid w:val="00473F55"/>
    <w:rsid w:val="00484B8C"/>
    <w:rsid w:val="004928FB"/>
    <w:rsid w:val="00536AE4"/>
    <w:rsid w:val="00541927"/>
    <w:rsid w:val="00575928"/>
    <w:rsid w:val="0059681F"/>
    <w:rsid w:val="005A1920"/>
    <w:rsid w:val="005E5B28"/>
    <w:rsid w:val="006346B8"/>
    <w:rsid w:val="006D66FB"/>
    <w:rsid w:val="006E7F10"/>
    <w:rsid w:val="00754431"/>
    <w:rsid w:val="00776077"/>
    <w:rsid w:val="007A655D"/>
    <w:rsid w:val="007C3321"/>
    <w:rsid w:val="007C375A"/>
    <w:rsid w:val="007D6A7F"/>
    <w:rsid w:val="00816B36"/>
    <w:rsid w:val="00871CDA"/>
    <w:rsid w:val="00876148"/>
    <w:rsid w:val="008D3DD3"/>
    <w:rsid w:val="009147AC"/>
    <w:rsid w:val="009633F0"/>
    <w:rsid w:val="009F47C7"/>
    <w:rsid w:val="00A14351"/>
    <w:rsid w:val="00A4105D"/>
    <w:rsid w:val="00A805AC"/>
    <w:rsid w:val="00AF4B4B"/>
    <w:rsid w:val="00B60C77"/>
    <w:rsid w:val="00BA32DD"/>
    <w:rsid w:val="00BC6D15"/>
    <w:rsid w:val="00C41F60"/>
    <w:rsid w:val="00C45825"/>
    <w:rsid w:val="00C90095"/>
    <w:rsid w:val="00D4082A"/>
    <w:rsid w:val="00D51502"/>
    <w:rsid w:val="00E06C19"/>
    <w:rsid w:val="00E2118A"/>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rschmiLab/GUniFrac"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2058</Words>
  <Characters>12075</Characters>
  <Application>Microsoft Office Word</Application>
  <DocSecurity>0</DocSecurity>
  <Lines>267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Augustus Raymond Pendleton</cp:lastModifiedBy>
  <cp:revision>2</cp:revision>
  <cp:lastPrinted>2025-12-15T20:14:00Z</cp:lastPrinted>
  <dcterms:created xsi:type="dcterms:W3CDTF">2025-12-15T20:14:00Z</dcterms:created>
  <dcterms:modified xsi:type="dcterms:W3CDTF">2025-12-15T20:14:00Z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